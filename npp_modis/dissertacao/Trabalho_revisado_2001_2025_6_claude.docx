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6118" w14:textId="77777777" w:rsidR="00424DB9" w:rsidRDefault="00B854DD" w:rsidP="00C276ED">
      <w:pPr>
        <w:ind w:firstLine="0"/>
        <w:jc w:val="center"/>
      </w:pPr>
      <w:r>
        <w:rPr>
          <w:rFonts w:ascii="Calibri" w:eastAsia="Calibri" w:hAnsi="Calibri" w:cs="Calibri"/>
          <w:noProof/>
          <w:sz w:val="22"/>
        </w:rPr>
        <mc:AlternateContent>
          <mc:Choice Requires="wpg">
            <w:drawing>
              <wp:inline distT="0" distB="0" distL="0" distR="0" wp14:anchorId="35EC36E8" wp14:editId="420345C9">
                <wp:extent cx="2759761" cy="558682"/>
                <wp:effectExtent l="0" t="0" r="0" b="0"/>
                <wp:docPr id="27533" name="Group 27533"/>
                <wp:cNvGraphicFramePr/>
                <a:graphic xmlns:a="http://schemas.openxmlformats.org/drawingml/2006/main">
                  <a:graphicData uri="http://schemas.microsoft.com/office/word/2010/wordprocessingGroup">
                    <wpg:wgp>
                      <wpg:cNvGrpSpPr/>
                      <wpg:grpSpPr>
                        <a:xfrm>
                          <a:off x="0" y="0"/>
                          <a:ext cx="2759761" cy="558682"/>
                          <a:chOff x="0" y="0"/>
                          <a:chExt cx="2759761" cy="558682"/>
                        </a:xfrm>
                      </wpg:grpSpPr>
                      <wps:wsp>
                        <wps:cNvPr id="7" name="Rectangle 7"/>
                        <wps:cNvSpPr/>
                        <wps:spPr>
                          <a:xfrm>
                            <a:off x="1217549" y="420048"/>
                            <a:ext cx="456057" cy="184382"/>
                          </a:xfrm>
                          <a:prstGeom prst="rect">
                            <a:avLst/>
                          </a:prstGeom>
                          <a:ln>
                            <a:noFill/>
                          </a:ln>
                        </wps:spPr>
                        <wps:txbx>
                          <w:txbxContent>
                            <w:p w14:paraId="553057A9" w14:textId="77777777" w:rsidR="0029389C" w:rsidRDefault="0029389C">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10" name="Picture 10"/>
                          <pic:cNvPicPr/>
                        </pic:nvPicPr>
                        <pic:blipFill>
                          <a:blip r:embed="rId8"/>
                          <a:stretch>
                            <a:fillRect/>
                          </a:stretch>
                        </pic:blipFill>
                        <pic:spPr>
                          <a:xfrm>
                            <a:off x="0" y="0"/>
                            <a:ext cx="1216470" cy="524320"/>
                          </a:xfrm>
                          <a:prstGeom prst="rect">
                            <a:avLst/>
                          </a:prstGeom>
                        </pic:spPr>
                      </pic:pic>
                      <pic:pic xmlns:pic="http://schemas.openxmlformats.org/drawingml/2006/picture">
                        <pic:nvPicPr>
                          <pic:cNvPr id="12" name="Picture 12"/>
                          <pic:cNvPicPr/>
                        </pic:nvPicPr>
                        <pic:blipFill>
                          <a:blip r:embed="rId9"/>
                          <a:stretch>
                            <a:fillRect/>
                          </a:stretch>
                        </pic:blipFill>
                        <pic:spPr>
                          <a:xfrm>
                            <a:off x="1559941" y="40221"/>
                            <a:ext cx="1199820" cy="483210"/>
                          </a:xfrm>
                          <a:prstGeom prst="rect">
                            <a:avLst/>
                          </a:prstGeom>
                        </pic:spPr>
                      </pic:pic>
                    </wpg:wgp>
                  </a:graphicData>
                </a:graphic>
              </wp:inline>
            </w:drawing>
          </mc:Choice>
          <mc:Fallback>
            <w:pict>
              <v:group w14:anchorId="35EC36E8" id="Group 27533" o:spid="_x0000_s1026" style="width:217.3pt;height:44pt;mso-position-horizontal-relative:char;mso-position-vertical-relative:line" coordsize="27597,5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">
                <v:rect id="Rectangle 7" o:spid="_x0000_s1027" style="position:absolute;left:12175;top:4200;width:4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53057A9" w14:textId="77777777" w:rsidR="0029389C" w:rsidRDefault="0029389C">
                        <w:pPr>
                          <w:spacing w:after="160" w:line="259" w:lineRule="auto"/>
                          <w:ind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12164;height: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">
                  <v:imagedata r:id="rId10" o:title=""/>
                </v:shape>
                <v:shape id="Picture 12" o:spid="_x0000_s1029" type="#_x0000_t75" style="position:absolute;left:15599;top:402;width:11998;height:4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">
                  <v:imagedata r:id="rId11" o:title=""/>
                </v:shape>
                <w10:anchorlock/>
              </v:group>
            </w:pict>
          </mc:Fallback>
        </mc:AlternateContent>
      </w:r>
    </w:p>
    <w:p w14:paraId="40F8BF11" w14:textId="77777777" w:rsidR="00C276ED" w:rsidRDefault="00C276ED" w:rsidP="00C276ED">
      <w:pPr>
        <w:jc w:val="center"/>
      </w:pPr>
    </w:p>
    <w:p w14:paraId="21C6D7DA" w14:textId="77777777" w:rsidR="00424DB9" w:rsidRDefault="00B854DD" w:rsidP="00C276ED">
      <w:pPr>
        <w:spacing w:after="112"/>
        <w:ind w:firstLine="0"/>
        <w:jc w:val="center"/>
      </w:pPr>
      <w:r>
        <w:t>UNIVERSIDADE FEDERAL DO SUL DA BAHIA</w:t>
      </w:r>
    </w:p>
    <w:p w14:paraId="64539684" w14:textId="77777777" w:rsidR="00424DB9" w:rsidRDefault="00B854DD" w:rsidP="00C276ED">
      <w:pPr>
        <w:spacing w:after="115"/>
        <w:ind w:hanging="10"/>
        <w:jc w:val="center"/>
      </w:pPr>
      <w:r>
        <w:t>INSTITUTO FEDERAL DE EDUCAÇÃO, CIÊNCIA E TECNOLOGIA DA BAHIA</w:t>
      </w:r>
    </w:p>
    <w:p w14:paraId="75C23B5D" w14:textId="77777777" w:rsidR="00424DB9" w:rsidRDefault="00B854DD" w:rsidP="00C276ED">
      <w:pPr>
        <w:spacing w:after="112"/>
        <w:jc w:val="center"/>
      </w:pPr>
      <w:r>
        <w:t>PROGRAMA DE PÓS-GRADUAÇÃO EM CIÊNCIAS E TECNOLOGIAS</w:t>
      </w:r>
    </w:p>
    <w:p w14:paraId="376C50D4" w14:textId="77777777" w:rsidR="00424DB9" w:rsidRDefault="00B854DD" w:rsidP="00C276ED">
      <w:pPr>
        <w:spacing w:after="112"/>
        <w:ind w:hanging="10"/>
        <w:jc w:val="center"/>
      </w:pPr>
      <w:r>
        <w:t>AMBIENTAIS</w:t>
      </w:r>
    </w:p>
    <w:p w14:paraId="51659A2C" w14:textId="77777777" w:rsidR="00424DB9" w:rsidRDefault="00B854DD" w:rsidP="00635654">
      <w:pPr>
        <w:spacing w:after="112" w:line="259" w:lineRule="auto"/>
        <w:jc w:val="center"/>
      </w:pPr>
      <w:r>
        <w:t xml:space="preserve"> </w:t>
      </w:r>
    </w:p>
    <w:p w14:paraId="41D87CED" w14:textId="77777777" w:rsidR="00424DB9" w:rsidRDefault="00B854DD" w:rsidP="00635654">
      <w:pPr>
        <w:spacing w:after="115" w:line="259" w:lineRule="auto"/>
        <w:jc w:val="center"/>
      </w:pPr>
      <w:r>
        <w:t xml:space="preserve"> </w:t>
      </w:r>
    </w:p>
    <w:p w14:paraId="293D5C00" w14:textId="77777777" w:rsidR="00424DB9" w:rsidRDefault="00B854DD" w:rsidP="00635654">
      <w:pPr>
        <w:spacing w:after="112" w:line="259" w:lineRule="auto"/>
        <w:jc w:val="center"/>
      </w:pPr>
      <w:r>
        <w:t xml:space="preserve"> </w:t>
      </w:r>
    </w:p>
    <w:p w14:paraId="31FF45EA" w14:textId="77777777" w:rsidR="00424DB9" w:rsidRDefault="00B854DD" w:rsidP="00635654">
      <w:pPr>
        <w:spacing w:after="115" w:line="259" w:lineRule="auto"/>
        <w:jc w:val="center"/>
      </w:pPr>
      <w:r>
        <w:t xml:space="preserve"> </w:t>
      </w:r>
    </w:p>
    <w:p w14:paraId="2929FAA6" w14:textId="77777777" w:rsidR="00424DB9" w:rsidRDefault="00B854DD" w:rsidP="00635654">
      <w:pPr>
        <w:spacing w:after="113" w:line="259" w:lineRule="auto"/>
        <w:jc w:val="center"/>
      </w:pPr>
      <w:r>
        <w:t xml:space="preserve"> </w:t>
      </w:r>
    </w:p>
    <w:p w14:paraId="4A818793" w14:textId="77777777" w:rsidR="00424DB9" w:rsidRDefault="00B854DD" w:rsidP="00635654">
      <w:pPr>
        <w:spacing w:after="112" w:line="259" w:lineRule="auto"/>
        <w:ind w:hanging="10"/>
        <w:jc w:val="center"/>
      </w:pPr>
      <w:r>
        <w:t>YGOR AUGUSTO DOS SANTOS OLIVEIRA</w:t>
      </w:r>
    </w:p>
    <w:p w14:paraId="663AE100" w14:textId="77777777" w:rsidR="00424DB9" w:rsidRDefault="00B854DD" w:rsidP="00635654">
      <w:pPr>
        <w:spacing w:after="112" w:line="259" w:lineRule="auto"/>
        <w:jc w:val="center"/>
      </w:pPr>
      <w:r>
        <w:t xml:space="preserve"> </w:t>
      </w:r>
    </w:p>
    <w:p w14:paraId="7BD6AB97" w14:textId="77777777" w:rsidR="00424DB9" w:rsidRDefault="00B854DD" w:rsidP="00635654">
      <w:pPr>
        <w:spacing w:after="115" w:line="259" w:lineRule="auto"/>
        <w:jc w:val="center"/>
      </w:pPr>
      <w:r>
        <w:t xml:space="preserve"> </w:t>
      </w:r>
    </w:p>
    <w:p w14:paraId="7581C3F3" w14:textId="77777777" w:rsidR="00424DB9" w:rsidRDefault="00B854DD" w:rsidP="00635654">
      <w:pPr>
        <w:spacing w:after="115" w:line="259" w:lineRule="auto"/>
        <w:jc w:val="center"/>
      </w:pPr>
      <w:r>
        <w:t xml:space="preserve"> </w:t>
      </w:r>
    </w:p>
    <w:p w14:paraId="0E474A79" w14:textId="77777777" w:rsidR="00424DB9" w:rsidRDefault="00B854DD" w:rsidP="00635654">
      <w:pPr>
        <w:spacing w:after="113" w:line="259" w:lineRule="auto"/>
        <w:jc w:val="center"/>
      </w:pPr>
      <w:r>
        <w:t xml:space="preserve"> </w:t>
      </w:r>
    </w:p>
    <w:p w14:paraId="6000CDE9" w14:textId="77777777" w:rsidR="00424DB9" w:rsidRDefault="00B854DD" w:rsidP="00635654">
      <w:pPr>
        <w:spacing w:after="112" w:line="259" w:lineRule="auto"/>
        <w:jc w:val="center"/>
      </w:pPr>
      <w:r>
        <w:t xml:space="preserve"> </w:t>
      </w:r>
    </w:p>
    <w:p w14:paraId="19E84833" w14:textId="77777777" w:rsidR="00424DB9" w:rsidRDefault="00B854DD" w:rsidP="00635654">
      <w:pPr>
        <w:spacing w:after="115" w:line="259" w:lineRule="auto"/>
        <w:jc w:val="center"/>
      </w:pPr>
      <w:r>
        <w:t xml:space="preserve"> </w:t>
      </w:r>
    </w:p>
    <w:p w14:paraId="7F269D39" w14:textId="77777777" w:rsidR="00424DB9" w:rsidRDefault="00B854DD" w:rsidP="00635654">
      <w:pPr>
        <w:spacing w:after="187" w:line="259" w:lineRule="auto"/>
        <w:jc w:val="center"/>
      </w:pPr>
      <w:r>
        <w:t xml:space="preserve"> </w:t>
      </w:r>
    </w:p>
    <w:p w14:paraId="076A859A" w14:textId="77777777" w:rsidR="00424DB9" w:rsidRDefault="00B854DD" w:rsidP="00635654">
      <w:pPr>
        <w:spacing w:after="153" w:line="259" w:lineRule="auto"/>
        <w:ind w:hanging="10"/>
        <w:jc w:val="center"/>
      </w:pPr>
      <w:bookmarkStart w:id="0" w:name="_Hlk230129379"/>
      <w:r>
        <w:rPr>
          <w:sz w:val="32"/>
        </w:rPr>
        <w:t>DESENVOLVIMENTO DE UM MODELO DE REGRESSÃO</w:t>
      </w:r>
    </w:p>
    <w:p w14:paraId="1C941C05" w14:textId="77777777" w:rsidR="00424DB9" w:rsidRDefault="00B854DD" w:rsidP="00635654">
      <w:pPr>
        <w:spacing w:after="153" w:line="259" w:lineRule="auto"/>
        <w:ind w:hanging="10"/>
        <w:jc w:val="center"/>
      </w:pPr>
      <w:r>
        <w:rPr>
          <w:sz w:val="32"/>
        </w:rPr>
        <w:t>MÚLTIPLA POLINOMIAL DE ORDEM N PARA ANÁLISE DE</w:t>
      </w:r>
    </w:p>
    <w:p w14:paraId="7903B2B2" w14:textId="77777777" w:rsidR="00424DB9" w:rsidRDefault="00B854DD" w:rsidP="00635654">
      <w:pPr>
        <w:spacing w:after="78" w:line="259" w:lineRule="auto"/>
        <w:ind w:hanging="10"/>
        <w:jc w:val="center"/>
      </w:pPr>
      <w:r>
        <w:rPr>
          <w:sz w:val="32"/>
        </w:rPr>
        <w:t>VARIÁVEIS AMBIENTAIS NA BAHIA</w:t>
      </w:r>
      <w:bookmarkEnd w:id="0"/>
    </w:p>
    <w:p w14:paraId="1DEB506D" w14:textId="77777777" w:rsidR="00424DB9" w:rsidRDefault="00B854DD">
      <w:pPr>
        <w:spacing w:after="115" w:line="259" w:lineRule="auto"/>
        <w:jc w:val="center"/>
      </w:pPr>
      <w:r>
        <w:t xml:space="preserve"> </w:t>
      </w:r>
    </w:p>
    <w:p w14:paraId="67791F84" w14:textId="77777777" w:rsidR="00424DB9" w:rsidRDefault="00B854DD">
      <w:pPr>
        <w:spacing w:after="113" w:line="259" w:lineRule="auto"/>
        <w:jc w:val="center"/>
      </w:pPr>
      <w:r>
        <w:t xml:space="preserve"> </w:t>
      </w:r>
    </w:p>
    <w:p w14:paraId="2CBAF474" w14:textId="77777777" w:rsidR="00424DB9" w:rsidRDefault="00B854DD">
      <w:pPr>
        <w:spacing w:after="115" w:line="259" w:lineRule="auto"/>
        <w:jc w:val="center"/>
      </w:pPr>
      <w:r>
        <w:t xml:space="preserve"> </w:t>
      </w:r>
    </w:p>
    <w:p w14:paraId="1B40D664" w14:textId="77777777" w:rsidR="00424DB9" w:rsidRDefault="00B854DD">
      <w:pPr>
        <w:spacing w:after="112" w:line="259" w:lineRule="auto"/>
        <w:jc w:val="center"/>
      </w:pPr>
      <w:r>
        <w:t xml:space="preserve"> </w:t>
      </w:r>
    </w:p>
    <w:p w14:paraId="216D8269" w14:textId="77777777" w:rsidR="00424DB9" w:rsidRDefault="00B854DD">
      <w:pPr>
        <w:spacing w:after="115" w:line="259" w:lineRule="auto"/>
        <w:jc w:val="center"/>
      </w:pPr>
      <w:r>
        <w:t xml:space="preserve"> </w:t>
      </w:r>
    </w:p>
    <w:p w14:paraId="0130C5F3" w14:textId="77777777" w:rsidR="00424DB9" w:rsidRDefault="00B854DD" w:rsidP="00635654">
      <w:pPr>
        <w:spacing w:after="115" w:line="259" w:lineRule="auto"/>
        <w:jc w:val="center"/>
      </w:pPr>
      <w:r>
        <w:t xml:space="preserve">  </w:t>
      </w:r>
    </w:p>
    <w:p w14:paraId="4726998C" w14:textId="77777777" w:rsidR="00424DB9" w:rsidRDefault="00B854DD" w:rsidP="00635654">
      <w:pPr>
        <w:spacing w:after="112" w:line="259" w:lineRule="auto"/>
        <w:ind w:hanging="10"/>
        <w:jc w:val="center"/>
      </w:pPr>
      <w:r>
        <w:t xml:space="preserve">PORTO SEGURO </w:t>
      </w:r>
    </w:p>
    <w:p w14:paraId="2EDD7863" w14:textId="77777777" w:rsidR="00424DB9" w:rsidRDefault="00B854DD" w:rsidP="00635654">
      <w:pPr>
        <w:spacing w:after="112" w:line="259" w:lineRule="auto"/>
        <w:ind w:hanging="10"/>
        <w:jc w:val="center"/>
      </w:pPr>
      <w:r>
        <w:t>2026</w:t>
      </w:r>
    </w:p>
    <w:p w14:paraId="01603BD2" w14:textId="77777777" w:rsidR="00424DB9" w:rsidRDefault="00B854DD" w:rsidP="00635654">
      <w:pPr>
        <w:spacing w:after="694" w:line="259" w:lineRule="auto"/>
        <w:ind w:firstLine="0"/>
      </w:pPr>
      <w:r>
        <w:lastRenderedPageBreak/>
        <w:t xml:space="preserve"> </w:t>
      </w:r>
    </w:p>
    <w:p w14:paraId="63E39033" w14:textId="77777777" w:rsidR="00424DB9" w:rsidRDefault="00B854DD" w:rsidP="00635654">
      <w:pPr>
        <w:spacing w:after="112" w:line="259" w:lineRule="auto"/>
        <w:ind w:hanging="10"/>
        <w:jc w:val="center"/>
      </w:pPr>
      <w:r>
        <w:t>YGOR AUGUSTO DOS SANTOS OLIVEIRA</w:t>
      </w:r>
    </w:p>
    <w:p w14:paraId="2C1FD51D" w14:textId="77777777" w:rsidR="00424DB9" w:rsidRDefault="00B854DD" w:rsidP="00635654">
      <w:pPr>
        <w:spacing w:after="115" w:line="259" w:lineRule="auto"/>
        <w:jc w:val="center"/>
      </w:pPr>
      <w:r>
        <w:t xml:space="preserve"> </w:t>
      </w:r>
    </w:p>
    <w:p w14:paraId="5C3F7DA5" w14:textId="77777777" w:rsidR="00424DB9" w:rsidRDefault="00B854DD" w:rsidP="00635654">
      <w:pPr>
        <w:spacing w:after="112" w:line="259" w:lineRule="auto"/>
        <w:jc w:val="center"/>
      </w:pPr>
      <w:r>
        <w:t xml:space="preserve"> </w:t>
      </w:r>
    </w:p>
    <w:p w14:paraId="0AC4010E" w14:textId="77777777" w:rsidR="00424DB9" w:rsidRDefault="00B854DD" w:rsidP="00635654">
      <w:pPr>
        <w:spacing w:after="115" w:line="259" w:lineRule="auto"/>
        <w:jc w:val="center"/>
      </w:pPr>
      <w:r>
        <w:t xml:space="preserve"> </w:t>
      </w:r>
    </w:p>
    <w:p w14:paraId="1C692EF6" w14:textId="77777777" w:rsidR="00424DB9" w:rsidRDefault="00B854DD" w:rsidP="00635654">
      <w:pPr>
        <w:spacing w:after="112" w:line="259" w:lineRule="auto"/>
        <w:jc w:val="center"/>
      </w:pPr>
      <w:r>
        <w:t xml:space="preserve"> </w:t>
      </w:r>
    </w:p>
    <w:p w14:paraId="0A3B41AD" w14:textId="77777777" w:rsidR="00424DB9" w:rsidRDefault="00B854DD" w:rsidP="00635654">
      <w:pPr>
        <w:spacing w:after="189" w:line="259" w:lineRule="auto"/>
        <w:jc w:val="center"/>
      </w:pPr>
      <w:r>
        <w:t xml:space="preserve"> </w:t>
      </w:r>
    </w:p>
    <w:p w14:paraId="1E534711" w14:textId="77777777" w:rsidR="00424DB9" w:rsidRDefault="00B854DD" w:rsidP="00635654">
      <w:pPr>
        <w:spacing w:after="153" w:line="259" w:lineRule="auto"/>
        <w:ind w:hanging="10"/>
        <w:jc w:val="center"/>
      </w:pPr>
      <w:r>
        <w:rPr>
          <w:sz w:val="32"/>
        </w:rPr>
        <w:t>DESENVOLVIMENTO DE UM MODELO DE REGRESSÃO</w:t>
      </w:r>
    </w:p>
    <w:p w14:paraId="7BDA1A02" w14:textId="77777777" w:rsidR="00424DB9" w:rsidRDefault="00B854DD" w:rsidP="00635654">
      <w:pPr>
        <w:spacing w:after="153" w:line="259" w:lineRule="auto"/>
        <w:ind w:hanging="10"/>
        <w:jc w:val="center"/>
      </w:pPr>
      <w:r>
        <w:rPr>
          <w:sz w:val="32"/>
        </w:rPr>
        <w:t>MÚLTIPLA POLINOMIAL DE ORDEM N PARA ANÁLISE DE</w:t>
      </w:r>
    </w:p>
    <w:p w14:paraId="7924BFD3" w14:textId="77777777" w:rsidR="00424DB9" w:rsidRDefault="00B854DD" w:rsidP="00635654">
      <w:pPr>
        <w:spacing w:after="78" w:line="259" w:lineRule="auto"/>
        <w:ind w:hanging="10"/>
        <w:jc w:val="center"/>
      </w:pPr>
      <w:r>
        <w:rPr>
          <w:sz w:val="32"/>
        </w:rPr>
        <w:t>VARIÁVEIS AMBIENTAIS NA BAHIA</w:t>
      </w:r>
    </w:p>
    <w:p w14:paraId="11E000A9" w14:textId="77777777" w:rsidR="00424DB9" w:rsidRDefault="00424DB9" w:rsidP="00635654">
      <w:pPr>
        <w:spacing w:after="112" w:line="259" w:lineRule="auto"/>
        <w:jc w:val="center"/>
      </w:pPr>
    </w:p>
    <w:p w14:paraId="59860260" w14:textId="77777777" w:rsidR="00424DB9" w:rsidRDefault="00B854DD" w:rsidP="00635654">
      <w:pPr>
        <w:spacing w:after="115" w:line="259" w:lineRule="auto"/>
        <w:jc w:val="center"/>
      </w:pPr>
      <w:r>
        <w:t xml:space="preserve"> </w:t>
      </w:r>
    </w:p>
    <w:p w14:paraId="0515F272" w14:textId="77777777" w:rsidR="00424DB9" w:rsidRDefault="00B854DD" w:rsidP="00635654">
      <w:pPr>
        <w:spacing w:after="112" w:line="259" w:lineRule="auto"/>
        <w:jc w:val="center"/>
      </w:pPr>
      <w:r>
        <w:t xml:space="preserve"> </w:t>
      </w:r>
    </w:p>
    <w:p w14:paraId="3602C386" w14:textId="77777777" w:rsidR="00424DB9" w:rsidRDefault="00B854DD" w:rsidP="00635654">
      <w:pPr>
        <w:spacing w:after="115" w:line="259" w:lineRule="auto"/>
        <w:jc w:val="center"/>
      </w:pPr>
      <w:r>
        <w:t xml:space="preserve"> </w:t>
      </w:r>
    </w:p>
    <w:p w14:paraId="2313C9CB" w14:textId="77777777" w:rsidR="00424DB9" w:rsidRDefault="00B854DD" w:rsidP="00635654">
      <w:pPr>
        <w:spacing w:after="112" w:line="259" w:lineRule="auto"/>
        <w:jc w:val="center"/>
      </w:pPr>
      <w:r>
        <w:t xml:space="preserve"> </w:t>
      </w:r>
    </w:p>
    <w:p w14:paraId="4931299E" w14:textId="77777777" w:rsidR="00424DB9" w:rsidRDefault="00B854DD" w:rsidP="00635654">
      <w:pPr>
        <w:spacing w:after="79" w:line="259" w:lineRule="auto"/>
        <w:jc w:val="center"/>
      </w:pPr>
      <w:r>
        <w:t xml:space="preserve"> </w:t>
      </w:r>
    </w:p>
    <w:p w14:paraId="7E166710" w14:textId="77777777" w:rsidR="00424DB9" w:rsidRDefault="00B854DD" w:rsidP="00635654">
      <w:pPr>
        <w:spacing w:after="1"/>
        <w:ind w:left="4536" w:firstLine="708"/>
      </w:pPr>
      <w:r>
        <w:rPr>
          <w:sz w:val="20"/>
        </w:rPr>
        <w:t>Projeto de dissertação submetido ao Programa de Pós-graduação em Ciências e Tecnologias Ambientais da Universidade Federal do Sul da Bahia e do Instituto Federal de Educação, Ciência e Tecnologia da Bahia, como parte dos requisitos necessários à qualificação.</w:t>
      </w:r>
    </w:p>
    <w:p w14:paraId="3C7CDAC2" w14:textId="77777777" w:rsidR="00424DB9" w:rsidRDefault="00B854DD" w:rsidP="00635654">
      <w:pPr>
        <w:spacing w:after="96" w:line="259" w:lineRule="auto"/>
        <w:ind w:left="4536"/>
        <w:jc w:val="center"/>
      </w:pPr>
      <w:r>
        <w:rPr>
          <w:sz w:val="20"/>
        </w:rPr>
        <w:t xml:space="preserve"> </w:t>
      </w:r>
    </w:p>
    <w:p w14:paraId="1CE10764" w14:textId="77777777" w:rsidR="00D70432" w:rsidRPr="00D70432" w:rsidRDefault="00D70432" w:rsidP="00D70432">
      <w:pPr>
        <w:spacing w:after="94" w:line="259" w:lineRule="auto"/>
        <w:ind w:left="4536" w:firstLine="0"/>
        <w:rPr>
          <w:sz w:val="20"/>
        </w:rPr>
      </w:pPr>
      <w:r>
        <w:rPr>
          <w:sz w:val="20"/>
        </w:rPr>
        <w:t>Orientador: Prof. Dr. Fabrício Berton Zanchi</w:t>
      </w:r>
    </w:p>
    <w:p w14:paraId="7FE542AB" w14:textId="77777777" w:rsidR="00424DB9" w:rsidRPr="00D70432" w:rsidRDefault="00D70432" w:rsidP="00D70432">
      <w:pPr>
        <w:spacing w:after="94" w:line="259" w:lineRule="auto"/>
        <w:ind w:left="4536" w:firstLine="0"/>
        <w:rPr>
          <w:sz w:val="20"/>
        </w:rPr>
      </w:pPr>
      <w:r>
        <w:rPr>
          <w:sz w:val="20"/>
        </w:rPr>
        <w:t>Coorientadora: Profa. Dra. Nayanne Silva Benfica</w:t>
      </w:r>
    </w:p>
    <w:p w14:paraId="193B94EE" w14:textId="77777777" w:rsidR="00424DB9" w:rsidRDefault="00B854DD" w:rsidP="00635654">
      <w:pPr>
        <w:spacing w:after="113" w:line="259" w:lineRule="auto"/>
        <w:jc w:val="center"/>
      </w:pPr>
      <w:r>
        <w:t xml:space="preserve"> </w:t>
      </w:r>
    </w:p>
    <w:p w14:paraId="1DCD3D37" w14:textId="77777777" w:rsidR="00424DB9" w:rsidRDefault="00B854DD" w:rsidP="00635654">
      <w:pPr>
        <w:spacing w:after="115" w:line="259" w:lineRule="auto"/>
        <w:jc w:val="center"/>
      </w:pPr>
      <w:r>
        <w:t xml:space="preserve"> </w:t>
      </w:r>
    </w:p>
    <w:p w14:paraId="65B216C8" w14:textId="77777777" w:rsidR="00424DB9" w:rsidRDefault="00B854DD" w:rsidP="00635654">
      <w:pPr>
        <w:spacing w:after="112" w:line="259" w:lineRule="auto"/>
        <w:jc w:val="center"/>
      </w:pPr>
      <w:r>
        <w:t xml:space="preserve"> </w:t>
      </w:r>
    </w:p>
    <w:p w14:paraId="7C20F282" w14:textId="77777777" w:rsidR="00AD1754" w:rsidRDefault="00AD1754" w:rsidP="00635654">
      <w:pPr>
        <w:spacing w:after="115" w:line="259" w:lineRule="auto"/>
        <w:jc w:val="center"/>
      </w:pPr>
    </w:p>
    <w:p w14:paraId="17046F19" w14:textId="77777777" w:rsidR="00424DB9" w:rsidRDefault="00B854DD" w:rsidP="00635654">
      <w:pPr>
        <w:spacing w:after="115" w:line="259" w:lineRule="auto"/>
        <w:jc w:val="center"/>
      </w:pPr>
      <w:r>
        <w:t xml:space="preserve"> </w:t>
      </w:r>
    </w:p>
    <w:p w14:paraId="2026CDF4" w14:textId="77777777" w:rsidR="00424DB9" w:rsidRDefault="00B854DD" w:rsidP="00635654">
      <w:pPr>
        <w:spacing w:after="115" w:line="259" w:lineRule="auto"/>
        <w:jc w:val="center"/>
      </w:pPr>
      <w:r>
        <w:t xml:space="preserve"> </w:t>
      </w:r>
    </w:p>
    <w:p w14:paraId="0BB7C224" w14:textId="77777777" w:rsidR="00424DB9" w:rsidRDefault="00B854DD" w:rsidP="00635654">
      <w:pPr>
        <w:spacing w:after="115" w:line="259" w:lineRule="auto"/>
        <w:jc w:val="center"/>
      </w:pPr>
      <w:r>
        <w:t xml:space="preserve"> PORTO SEGURO </w:t>
      </w:r>
    </w:p>
    <w:p w14:paraId="239F90E8" w14:textId="77777777" w:rsidR="00424DB9" w:rsidRDefault="00B854DD" w:rsidP="00635654">
      <w:pPr>
        <w:spacing w:after="115" w:line="259" w:lineRule="auto"/>
        <w:jc w:val="center"/>
      </w:pPr>
      <w:r>
        <w:t>2026</w:t>
      </w:r>
    </w:p>
    <w:p w14:paraId="3B86E61B" w14:textId="77777777" w:rsidR="00424DB9" w:rsidRDefault="00B854DD" w:rsidP="00AD1754">
      <w:pPr>
        <w:spacing w:line="259" w:lineRule="auto"/>
        <w:ind w:firstLine="0"/>
      </w:pPr>
      <w:r>
        <w:lastRenderedPageBreak/>
        <w:t xml:space="preserve"> OLIVEIRA, Ygor Augusto dos Santos. </w:t>
      </w:r>
      <w:r>
        <w:rPr>
          <w:b/>
        </w:rPr>
        <w:t>Desenvolvimento de um modelo de regressão múltipla polinomial de ordem N para análise de variáveis ambientais na Bahia</w:t>
      </w:r>
      <w:r>
        <w:t xml:space="preserve">. Orientador: Fabrício Berton Zanchi. Coorientadora: Nayanne Silva Benfica. 2026. Dissertação (Mestrado em Ciências e Tecnologias Ambientais) – Universidade Federal do Sul da Bahia; Instituto Federal de Educação, Ciência e Tecnologia da Bahia, Porto Seguro, 2026. </w:t>
      </w:r>
    </w:p>
    <w:p w14:paraId="41365AC6" w14:textId="77777777" w:rsidR="00424DB9" w:rsidRDefault="00B854DD" w:rsidP="00635654">
      <w:pPr>
        <w:spacing w:after="115" w:line="259" w:lineRule="auto"/>
        <w:ind w:firstLine="0"/>
      </w:pPr>
      <w:r>
        <w:t xml:space="preserve"> </w:t>
      </w:r>
    </w:p>
    <w:p w14:paraId="5D4523E9" w14:textId="77777777" w:rsidR="00424DB9" w:rsidRDefault="00B854DD" w:rsidP="00635654">
      <w:pPr>
        <w:spacing w:after="112" w:line="259" w:lineRule="auto"/>
        <w:jc w:val="center"/>
      </w:pPr>
      <w:r>
        <w:t xml:space="preserve"> </w:t>
      </w:r>
    </w:p>
    <w:p w14:paraId="407F9483" w14:textId="77777777" w:rsidR="00424DB9" w:rsidRPr="00757D04" w:rsidRDefault="00B854DD" w:rsidP="00757D04">
      <w:pPr>
        <w:spacing w:after="119" w:line="259" w:lineRule="auto"/>
        <w:ind w:firstLine="0"/>
        <w:jc w:val="center"/>
      </w:pPr>
      <w:r>
        <w:rPr>
          <w:b/>
          <w:bCs/>
        </w:rPr>
        <w:t>RESUMO</w:t>
      </w:r>
    </w:p>
    <w:p w14:paraId="79712A85" w14:textId="77777777" w:rsidR="00424DB9" w:rsidRDefault="00B854DD" w:rsidP="00635654">
      <w:pPr>
        <w:spacing w:after="115" w:line="259" w:lineRule="auto"/>
        <w:ind w:firstLine="0"/>
      </w:pPr>
      <w:r>
        <w:t xml:space="preserve"> </w:t>
      </w:r>
    </w:p>
    <w:p w14:paraId="057934B8" w14:textId="6D451807" w:rsidR="009131D2" w:rsidRPr="009131D2" w:rsidRDefault="00CF5984" w:rsidP="009131D2">
      <w:pPr>
        <w:spacing w:after="112" w:line="259" w:lineRule="auto"/>
        <w:ind w:firstLine="0"/>
      </w:pPr>
      <w:r>
        <w:t>Modelos lineares convencionais podem ser insuficientes para representar relações ecológicas não lineares e interações entre variáveis ambientais. Este estudo desenvolveu e validou um Modelo de Regressão Múltipla Polinomial de ordem N (MRMP-N), estimado por Regressão Ridge, para analisar a Fotossíntese Líquida (PSN) nos biomas Mata Atlântica, Cerrado e Caatinga da Bahia, entre janeiro de 2001 e setembro de 2025. Foram utilizados dados mensais de sensoriamento remoto e variáveis climáticas, totalizando 297 observações por bioma. O grau polinomial e o conjunto de variáveis preditoras foram determinados empiricamente, e o desempenho foi avaliado por validação cruzada repetida, validação temporal e teste de Y-randomization. O modelo de grau 2 explicou 96,7</w:t>
      </w:r>
      <w:r>
        <w:t>%  da</w:t>
      </w:r>
      <w:r>
        <w:t xml:space="preserve"> variância da PSN no Cerrado, 94,2</w:t>
      </w:r>
      <w:r>
        <w:t>%  na</w:t>
      </w:r>
      <w:r>
        <w:t xml:space="preserve"> Caatinga e 73,7</w:t>
      </w:r>
      <w:r>
        <w:t>%  na</w:t>
      </w:r>
      <w:r>
        <w:t xml:space="preserve"> Mata Atlântica. Em escala mensal e com agregação espacial por bioma, o RMSE de teste variou de 6,69 a 7,97 gC·m⁻²·mês⁻¹ e o MAE de 5,08 a 6,29 gC·m⁻²·mês⁻¹, com a multicolinearidade (VIF) atenuada pela regularização Ridge. Os resultados evidenciaram regimes ecológicos distintos de controle da produtividade primária: limitação hídrica sazonal no Cerrado, resposta pulsada à precipitação na Caatinga e controle multifatorial na Mata Atlântica. </w:t>
      </w:r>
      <w:del w:id="90171" w:author="Claude (revisão de dados)" w:date="2026-09-21T01:01:57Z">
        <w:r>
          <w:delText xml:space="preserve">A análise do El Niño–Oscilação Sul (ENSO) indicou influência predominantemente indireta sobre a produtividade, com efeito direto sobre a PSN detectado apenas na Caatinga.</w:delText>
        </w:r>
      </w:del>
      <w:ins w:id="90172" w:author="Claude (revisão de dados)" w:date="2026-09-21T01:01:57Z">
        <w:r>
          <w:t xml:space="preserve">A análise do El Niño–Oscilação Sul (ENSO), conduzida sobre anomalias mensais, indicou influência indireta e defasada sobre a produtividade: a La Niña elevou a PSN típica em 10% a 12% no Cerrado e na Caatinga, mediada pela evapotranspiração, com persistência de até nove meses no Cerrado; na Mata Atlântica, o El Niño não alterou a produtividade típica, mas quadruplicou a frequência de meses de produtividade extremamente baixa, mediado pelo aquecimento da superfície.</w:t>
        </w:r>
      </w:ins>
      <w:r>
        <w:t xml:space="preserve"> Os resultados demonstram a viabilidade da regressão polinomial regularizada para representar relações ambientais complexas e reforçam a importância de abordagens diferenciadas para o monitoramento dos biomas baianos.</w:t>
      </w:r>
    </w:p>
    <w:p w14:paraId="15E828D3" w14:textId="77777777" w:rsidR="00424DB9" w:rsidRDefault="00424DB9" w:rsidP="00635654">
      <w:pPr>
        <w:spacing w:after="112" w:line="259" w:lineRule="auto"/>
        <w:ind w:firstLine="0"/>
      </w:pPr>
    </w:p>
    <w:p w14:paraId="0672E00D" w14:textId="77777777" w:rsidR="00424DB9" w:rsidRDefault="009131D2" w:rsidP="00635654">
      <w:pPr>
        <w:spacing w:after="115" w:line="259" w:lineRule="auto"/>
        <w:ind w:firstLine="0"/>
      </w:pPr>
      <w:r>
        <w:rPr>
          <w:b/>
          <w:bCs/>
        </w:rPr>
        <w:t>Palavras-chave:</w:t>
      </w:r>
      <w:r>
        <w:t xml:space="preserve"> Modelagem ambiental; Regressão Ridge Polinomial; PSN; Bahia; Sensoriamento remoto.</w:t>
      </w:r>
    </w:p>
    <w:p w14:paraId="000A0B73" w14:textId="77777777" w:rsidR="00424DB9" w:rsidRDefault="00B854DD" w:rsidP="00635654">
      <w:pPr>
        <w:spacing w:line="259" w:lineRule="auto"/>
        <w:ind w:firstLine="0"/>
      </w:pPr>
      <w:r>
        <w:t xml:space="preserve"> </w:t>
      </w:r>
    </w:p>
    <w:p w14:paraId="1C65DB26" w14:textId="77777777" w:rsidR="00424DB9" w:rsidRDefault="00424DB9" w:rsidP="00635654">
      <w:pPr>
        <w:sectPr w:rsidR="00424DB9" w:rsidSect="00E87B8D">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cols w:space="720"/>
          <w:titlePg/>
        </w:sectPr>
      </w:pPr>
    </w:p>
    <w:p w14:paraId="0A950645" w14:textId="77777777" w:rsidR="00424DB9" w:rsidRDefault="00A34992" w:rsidP="00A34992">
      <w:pPr>
        <w:spacing w:after="115" w:line="259" w:lineRule="auto"/>
        <w:ind w:firstLine="0"/>
      </w:pPr>
      <w:r>
        <w:lastRenderedPageBreak/>
        <w:t xml:space="preserve">OLIVEIRA, Ygor Augusto dos Santos. </w:t>
      </w:r>
      <w:r>
        <w:rPr>
          <w:b/>
          <w:bCs/>
          <w:lang w:val="en-US"/>
        </w:rPr>
        <w:t>Development of a polynomial multiple regression model of order N for the analysis of environmental variables in the state of Bahia</w:t>
      </w:r>
      <w:r>
        <w:rPr>
          <w:lang w:val="en-US"/>
        </w:rPr>
        <w:t xml:space="preserve">. </w:t>
      </w:r>
      <w:r>
        <w:t>Advisor: Fabrício Berton Zanchi. Co-advisor: Nayanne Silva Benfica. 2026. Master's Thesis (Master in Environmental Sciences and Technologies) – Universidade Federal do Sul da Bahia; Instituto Federal de Educação, Ciência e Tecnologia da Bahia, Porto Seguro, 2026</w:t>
      </w:r>
    </w:p>
    <w:p w14:paraId="121E2E6E" w14:textId="77777777" w:rsidR="00424DB9" w:rsidRDefault="00B854DD" w:rsidP="00635654">
      <w:pPr>
        <w:spacing w:after="116" w:line="259" w:lineRule="auto"/>
        <w:jc w:val="center"/>
      </w:pPr>
      <w:r>
        <w:t xml:space="preserve"> </w:t>
      </w:r>
    </w:p>
    <w:p w14:paraId="2AE7EFA1" w14:textId="77777777" w:rsidR="00424DB9" w:rsidRPr="00EA605F" w:rsidRDefault="00B854DD" w:rsidP="005B754E">
      <w:pPr>
        <w:jc w:val="center"/>
        <w:rPr>
          <w:b/>
          <w:bCs/>
          <w:lang w:val="en-US"/>
        </w:rPr>
      </w:pPr>
      <w:r>
        <w:rPr>
          <w:b/>
          <w:bCs/>
          <w:lang w:val="en-US"/>
        </w:rPr>
        <w:t>ABSTRACT</w:t>
      </w:r>
    </w:p>
    <w:p w14:paraId="1EE0B9C6" w14:textId="77777777" w:rsidR="00424DB9" w:rsidRPr="00EA605F" w:rsidRDefault="00B854DD" w:rsidP="00635654">
      <w:pPr>
        <w:spacing w:after="113" w:line="259" w:lineRule="auto"/>
        <w:ind w:firstLine="0"/>
        <w:rPr>
          <w:lang w:val="en-US"/>
        </w:rPr>
      </w:pPr>
      <w:r>
        <w:rPr>
          <w:lang w:val="en-US"/>
        </w:rPr>
        <w:t xml:space="preserve"> </w:t>
      </w:r>
    </w:p>
    <w:p w14:paraId="2E43A2F1" w14:textId="77777777" w:rsidR="00424DB9" w:rsidRPr="00EA605F" w:rsidRDefault="00B854DD" w:rsidP="00635654">
      <w:pPr>
        <w:spacing w:after="115" w:line="259" w:lineRule="auto"/>
        <w:ind w:firstLine="0"/>
        <w:rPr>
          <w:lang w:val="en-US"/>
        </w:rPr>
      </w:pPr>
      <w:r>
        <w:rPr>
          <w:lang w:val="en-US"/>
        </w:rPr>
        <w:t xml:space="preserve"> </w:t>
      </w:r>
    </w:p>
    <w:p w14:paraId="73CED25C" w14:textId="343323EF" w:rsidR="009131D2" w:rsidRPr="00EA605F" w:rsidRDefault="009131D2" w:rsidP="009131D2">
      <w:pPr>
        <w:spacing w:after="115" w:line="259" w:lineRule="auto"/>
        <w:ind w:firstLine="0"/>
        <w:rPr>
          <w:lang w:val="en-US"/>
        </w:rPr>
      </w:pPr>
      <w:r>
        <w:rPr>
          <w:lang w:val="en-US"/>
        </w:rPr>
        <w:t xml:space="preserve">Conventional linear models may be insufficient to represent non-linear ecological relationships and interactions among environmental variables. This study developed and validated a Multiple Polynomial Regression Model of order N (MRMP-N), estimated by Ridge Regression, to analyze </w:t>
      </w:r>
      <w:r>
        <w:rPr>
          <w:i/>
          <w:lang w:val="en-US"/>
        </w:rPr>
        <w:t>Net Photosynthesis</w:t>
      </w:r>
      <w:r>
        <w:rPr>
          <w:lang w:val="en-US"/>
        </w:rPr>
        <w:t xml:space="preserve"> (PSN) in the Atlantic Forest, Cerrado and Caatinga biomes of Bahia, Brazil, between January 2001 and September 2025. Monthly remote sensing data and climate variables were used, totaling 297 observations per biome. The polynomial degree and the set of predictor variables were determined empirically, and performance was assessed by repeated cross-validation, temporal validation and a Y-randomization test. The degree-2 model explained 96.7</w:t>
      </w:r>
      <w:r>
        <w:rPr>
          <w:lang w:val="en-US"/>
        </w:rPr>
        <w:t>%  of</w:t>
      </w:r>
      <w:r>
        <w:rPr>
          <w:lang w:val="en-US"/>
        </w:rPr>
        <w:t xml:space="preserve"> PSN variance in the Cerrado, 94.2</w:t>
      </w:r>
      <w:r>
        <w:rPr>
          <w:lang w:val="en-US"/>
        </w:rPr>
        <w:t>%  in</w:t>
      </w:r>
      <w:r>
        <w:rPr>
          <w:lang w:val="en-US"/>
        </w:rPr>
        <w:t xml:space="preserve"> the Caatinga and 73.7</w:t>
      </w:r>
      <w:r>
        <w:rPr>
          <w:lang w:val="en-US"/>
        </w:rPr>
        <w:t>%  in</w:t>
      </w:r>
      <w:r>
        <w:rPr>
          <w:lang w:val="en-US"/>
        </w:rPr>
        <w:t xml:space="preserve"> the Atlantic Forest. At a monthly scale and with spatial aggregation by biome, test RMSE ranged from 6.69 to 7.97 gC·m⁻²·month⁻¹ and MAE from 5.08 to 6.29 gC·m⁻²·month⁻¹, with multicollinearity (VIF) mitigated by Ridge regularization. The results revealed distinct ecological regimes of primary productivity control: seasonal water limitation in the Cerrado, pulsed response to rainfall in the Caatinga and multifactorial control in the Atlantic Forest. </w:t>
      </w:r>
      <w:del w:id="90173" w:author="Claude (revisão de dados)" w:date="2026-09-21T01:01:57Z">
        <w:r>
          <w:rPr>
            <w:lang w:val="en-US"/>
          </w:rPr>
          <w:delText xml:space="preserve">The analysis of the </w:delText>
        </w:r>
      </w:del>
      <w:ins w:id="90174" w:author="Claude (revisão de dados)" w:date="2026-09-21T01:01:57Z">
        <w:r>
          <w:rPr>
            <w:lang w:val="en-US"/>
          </w:rPr>
          <w:t xml:space="preserve">The analysis of the El Niño–Southern Oscillation (ENSO), performed on monthly anomalies, indicated an indirect and lagged influence on productivity: La Niña raised typical PSN by 10–12% in the Cerrado and Caatinga, mediated by evapotranspiration, with persistence of up to nine months in the Cerrado; in the Atlantic Forest, El Niño did not change typical productivity but quadrupled the frequency of months with extremely low productivity, mediated by surface warming.</w:t>
        </w:r>
      </w:ins>
      <w:del w:id="90175" w:author="Claude (revisão de dados)" w:date="2026-09-21T01:01:57Z">
        <w:r>
          <w:rPr>
            <w:i/>
            <w:lang w:val="en-US"/>
          </w:rPr>
          <w:delText xml:space="preserve">El Niño–Southern Oscillation</w:delText>
        </w:r>
      </w:del>
      <w:del w:id="90176" w:author="Claude (revisão de dados)" w:date="2026-09-21T01:01:57Z">
        <w:r>
          <w:rPr>
            <w:lang w:val="en-US"/>
          </w:rPr>
          <w:delText xml:space="preserve"> (ENSO) indicated a predominantly indirect influence on productivity, with a direct effect on PSN detected only in the Caatinga.</w:delText>
        </w:r>
      </w:del>
      <w:r>
        <w:rPr>
          <w:lang w:val="en-US"/>
        </w:rPr>
        <w:t xml:space="preserve"> The results demonstrate the feasibility of regularized polynomial regression to represent complex environmental relationships and reinforce the importance of differentiated approaches for monitoring the biomes of Bahia.</w:t>
      </w:r>
    </w:p>
    <w:p w14:paraId="60691951" w14:textId="77777777" w:rsidR="009131D2" w:rsidRPr="00EA605F" w:rsidRDefault="009131D2" w:rsidP="009131D2">
      <w:pPr>
        <w:spacing w:after="115" w:line="259" w:lineRule="auto"/>
        <w:ind w:firstLine="0"/>
        <w:rPr>
          <w:lang w:val="en-US"/>
        </w:rPr>
      </w:pPr>
      <w:r>
        <w:rPr>
          <w:b/>
          <w:bCs/>
          <w:lang w:val="en-US"/>
        </w:rPr>
        <w:t>Keywords:</w:t>
      </w:r>
      <w:r>
        <w:rPr>
          <w:lang w:val="en-US"/>
        </w:rPr>
        <w:t xml:space="preserve"> Environmental modeling; Polynomial Ridge Regression; PSN; Bahia; Remote sensing.</w:t>
      </w:r>
    </w:p>
    <w:p w14:paraId="3AFD290B" w14:textId="77777777" w:rsidR="00424DB9" w:rsidRPr="00EA605F" w:rsidRDefault="00424DB9" w:rsidP="00635654">
      <w:pPr>
        <w:spacing w:after="115" w:line="259" w:lineRule="auto"/>
        <w:ind w:firstLine="0"/>
        <w:rPr>
          <w:lang w:val="en-US"/>
        </w:rPr>
      </w:pPr>
    </w:p>
    <w:p w14:paraId="1D1C6510" w14:textId="77777777" w:rsidR="00424DB9" w:rsidRPr="00EA605F" w:rsidRDefault="00B854DD" w:rsidP="00635654">
      <w:pPr>
        <w:spacing w:after="113" w:line="259" w:lineRule="auto"/>
        <w:ind w:firstLine="0"/>
        <w:rPr>
          <w:lang w:val="en-US"/>
        </w:rPr>
      </w:pPr>
      <w:r>
        <w:rPr>
          <w:lang w:val="en-US"/>
        </w:rPr>
        <w:t xml:space="preserve"> </w:t>
      </w:r>
    </w:p>
    <w:p w14:paraId="655DD706" w14:textId="77777777" w:rsidR="00424DB9" w:rsidRPr="00EA605F" w:rsidRDefault="00B854DD" w:rsidP="00635654">
      <w:pPr>
        <w:spacing w:after="115" w:line="259" w:lineRule="auto"/>
        <w:ind w:firstLine="0"/>
        <w:rPr>
          <w:lang w:val="en-US"/>
        </w:rPr>
      </w:pPr>
      <w:r>
        <w:rPr>
          <w:lang w:val="en-US"/>
        </w:rPr>
        <w:t xml:space="preserve"> </w:t>
      </w:r>
    </w:p>
    <w:p w14:paraId="5C0EF491" w14:textId="77777777" w:rsidR="00424DB9" w:rsidRPr="00EA605F" w:rsidRDefault="00B854DD" w:rsidP="00635654">
      <w:pPr>
        <w:spacing w:after="112" w:line="259" w:lineRule="auto"/>
        <w:ind w:firstLine="0"/>
        <w:rPr>
          <w:lang w:val="en-US"/>
        </w:rPr>
      </w:pPr>
      <w:r>
        <w:rPr>
          <w:lang w:val="en-US"/>
        </w:rPr>
        <w:t xml:space="preserve"> </w:t>
      </w:r>
    </w:p>
    <w:p w14:paraId="44C95463" w14:textId="77777777" w:rsidR="00424DB9" w:rsidRPr="00EA605F" w:rsidRDefault="00B854DD" w:rsidP="00635654">
      <w:pPr>
        <w:spacing w:after="115" w:line="259" w:lineRule="auto"/>
        <w:ind w:firstLine="0"/>
        <w:rPr>
          <w:lang w:val="en-US"/>
        </w:rPr>
      </w:pPr>
      <w:r>
        <w:rPr>
          <w:lang w:val="en-US"/>
        </w:rPr>
        <w:t xml:space="preserve"> </w:t>
      </w:r>
    </w:p>
    <w:p w14:paraId="7AB74183" w14:textId="77777777" w:rsidR="00424DB9" w:rsidRPr="00EA605F" w:rsidRDefault="00B854DD" w:rsidP="00635654">
      <w:pPr>
        <w:spacing w:after="112" w:line="259" w:lineRule="auto"/>
        <w:ind w:firstLine="0"/>
        <w:rPr>
          <w:lang w:val="en-US"/>
        </w:rPr>
      </w:pPr>
      <w:r>
        <w:rPr>
          <w:lang w:val="en-US"/>
        </w:rPr>
        <w:t xml:space="preserve"> </w:t>
      </w:r>
    </w:p>
    <w:p w14:paraId="63593FD7" w14:textId="77777777" w:rsidR="00424DB9" w:rsidRPr="00EA605F" w:rsidRDefault="00B854DD" w:rsidP="00635654">
      <w:pPr>
        <w:spacing w:after="115" w:line="259" w:lineRule="auto"/>
        <w:ind w:firstLine="0"/>
        <w:rPr>
          <w:lang w:val="en-US"/>
        </w:rPr>
      </w:pPr>
      <w:r>
        <w:rPr>
          <w:lang w:val="en-US"/>
        </w:rPr>
        <w:t xml:space="preserve"> </w:t>
      </w:r>
    </w:p>
    <w:p w14:paraId="71F301AE" w14:textId="77777777" w:rsidR="006B6E26" w:rsidRPr="00EA605F" w:rsidRDefault="006B6E26" w:rsidP="00635654">
      <w:pPr>
        <w:spacing w:after="115" w:line="259" w:lineRule="auto"/>
        <w:ind w:firstLine="0"/>
        <w:rPr>
          <w:lang w:val="en-US"/>
        </w:rPr>
      </w:pPr>
    </w:p>
    <w:p w14:paraId="1294639B" w14:textId="77777777" w:rsidR="00424DB9" w:rsidRPr="00EA605F" w:rsidRDefault="00B854DD" w:rsidP="00635654">
      <w:pPr>
        <w:spacing w:after="112" w:line="259" w:lineRule="auto"/>
        <w:ind w:firstLine="0"/>
        <w:rPr>
          <w:lang w:val="en-US"/>
        </w:rPr>
      </w:pPr>
      <w:r>
        <w:rPr>
          <w:lang w:val="en-US"/>
        </w:rPr>
        <w:t xml:space="preserve"> </w:t>
      </w:r>
    </w:p>
    <w:p w14:paraId="61BDDA4B" w14:textId="77777777" w:rsidR="00245FC6" w:rsidRPr="00EA605F" w:rsidRDefault="00245FC6" w:rsidP="00635654">
      <w:pPr>
        <w:spacing w:after="112" w:line="259" w:lineRule="auto"/>
        <w:ind w:firstLine="0"/>
        <w:rPr>
          <w:lang w:val="en-US"/>
        </w:rPr>
      </w:pPr>
    </w:p>
    <w:p w14:paraId="4B6C56CC" w14:textId="77777777" w:rsidR="00245FC6" w:rsidRPr="00EA605F" w:rsidRDefault="00245FC6" w:rsidP="00635654">
      <w:pPr>
        <w:spacing w:after="112" w:line="259" w:lineRule="auto"/>
        <w:ind w:firstLine="0"/>
        <w:rPr>
          <w:lang w:val="en-US"/>
        </w:rPr>
      </w:pPr>
    </w:p>
    <w:p w14:paraId="164AAB00" w14:textId="77777777" w:rsidR="00424DB9" w:rsidRPr="005B754E" w:rsidRDefault="00B854DD" w:rsidP="005B754E">
      <w:pPr>
        <w:spacing w:after="240"/>
        <w:jc w:val="center"/>
        <w:rPr>
          <w:b/>
          <w:bCs/>
        </w:rPr>
      </w:pPr>
      <w:r>
        <w:rPr>
          <w:b/>
          <w:bCs/>
        </w:rPr>
        <w:t>LISTA DE SIGLAS</w:t>
      </w:r>
    </w:p>
    <w:p w14:paraId="498EDF23" w14:textId="77777777" w:rsidR="00BA51D2" w:rsidRDefault="00B854DD" w:rsidP="00AD1754">
      <w:pPr>
        <w:ind w:firstLine="0"/>
        <w:jc w:val="left"/>
      </w:pPr>
      <w:r>
        <w:t>BURN – Área queimada (</w:t>
      </w:r>
      <w:r>
        <w:rPr>
          <w:i/>
        </w:rPr>
        <w:t>Burned Area</w:t>
      </w:r>
      <w:r>
        <w:t>), derivada do produto MODIS MCD64A1</w:t>
      </w:r>
    </w:p>
    <w:p w14:paraId="09132E24" w14:textId="77777777" w:rsidR="006D1256" w:rsidRDefault="00000000">
      <w:pPr>
        <w:ind w:firstLine="0"/>
        <w:jc w:val="left"/>
      </w:pPr>
      <w:r>
        <w:t>ACF – Função de Autocorrelação (Autocorrelation Function)</w:t>
      </w:r>
    </w:p>
    <w:p w14:paraId="3FDDC82F" w14:textId="77777777" w:rsidR="00BA51D2" w:rsidRDefault="00AD1754" w:rsidP="00AD1754">
      <w:pPr>
        <w:ind w:firstLine="0"/>
        <w:jc w:val="left"/>
      </w:pPr>
      <w:bookmarkStart w:id="1" w:name="_Hlk234793296"/>
      <w:bookmarkEnd w:id="1"/>
      <w:del w:id="90001" w:author="Claude (revisão de dados)" w:date="2026-09-21T01:01:57Z">
        <w:r>
          <w:delText xml:space="preserve">CHIRPS – </w:delText>
        </w:r>
      </w:del>
      <w:ins w:id="90002" w:author="Claude (revisão de dados)" w:date="2026-09-21T01:01:57Z">
        <w:r>
          <w:t xml:space="preserve">GEE – Google Earth Engine; IMERG – Integrated Multi-satellitE Retrievals for GPM (Global Precipitation Measurement)</w:t>
        </w:r>
      </w:ins>
      <w:del w:id="90003" w:author="Claude (revisão de dados)" w:date="2026-09-21T01:01:57Z">
        <w:r>
          <w:rPr>
            <w:i/>
          </w:rPr>
          <w:delText xml:space="preserve">Climate Hazards Group InfraRed Precipitation with Station data</w:delText>
        </w:r>
      </w:del>
      <w:r>
        <w:br/>
        <w:t>ETP – Evapotranspiração Potencial</w:t>
      </w:r>
      <w:r>
        <w:br/>
        <w:t>ETR – Evapotranspiração Real</w:t>
      </w:r>
      <w:r>
        <w:br/>
        <w:t>ENSO – El Niño-Oscilação Sul (</w:t>
      </w:r>
      <w:r>
        <w:rPr>
          <w:i/>
        </w:rPr>
        <w:t>El Niño–Southern Oscillation</w:t>
      </w:r>
      <w:r>
        <w:t>)</w:t>
      </w:r>
    </w:p>
    <w:p w14:paraId="3A559A40" w14:textId="77777777" w:rsidR="006D1256" w:rsidRDefault="00000000">
      <w:pPr>
        <w:ind w:firstLine="0"/>
        <w:jc w:val="left"/>
      </w:pPr>
      <w:r>
        <w:t>CPC – Centro de Previsão Climática da NOAA (</w:t>
      </w:r>
      <w:r>
        <w:rPr>
          <w:i/>
        </w:rPr>
        <w:t>Climate Prediction Center</w:t>
      </w:r>
      <w:r>
        <w:t>)</w:t>
      </w:r>
    </w:p>
    <w:p w14:paraId="010B67AA" w14:textId="77777777" w:rsidR="00BA51D2" w:rsidRDefault="00B854DD" w:rsidP="00AD1754">
      <w:pPr>
        <w:ind w:firstLine="0"/>
        <w:jc w:val="left"/>
      </w:pPr>
      <w:r>
        <w:t>EV – Evapotranspiração</w:t>
      </w:r>
    </w:p>
    <w:p w14:paraId="2D949324" w14:textId="77777777" w:rsidR="00AD1754" w:rsidRDefault="00AD1754" w:rsidP="00AD1754">
      <w:pPr>
        <w:ind w:firstLine="0"/>
        <w:jc w:val="left"/>
      </w:pPr>
      <w:r>
        <w:t>GPP – Produtividade Primária Bruta (</w:t>
      </w:r>
      <w:r>
        <w:rPr>
          <w:i/>
        </w:rPr>
        <w:t>Gross Primary Production</w:t>
      </w:r>
      <w:r>
        <w:t>)</w:t>
      </w:r>
    </w:p>
    <w:p w14:paraId="37DD9044" w14:textId="77777777" w:rsidR="00BA51D2" w:rsidRDefault="00B854DD" w:rsidP="00AD1754">
      <w:pPr>
        <w:ind w:firstLine="0"/>
        <w:jc w:val="left"/>
      </w:pPr>
      <w:r>
        <w:t>INPE – Instituto Nacional de Pesquisas Espaciais</w:t>
      </w:r>
    </w:p>
    <w:p w14:paraId="49F44AEB" w14:textId="77777777" w:rsidR="00BA51D2" w:rsidRDefault="00B854DD" w:rsidP="00AD1754">
      <w:pPr>
        <w:ind w:firstLine="0"/>
        <w:jc w:val="left"/>
      </w:pPr>
      <w:r>
        <w:t>IPCC – Painel Intergovernamental sobre Mudanças Climáticas (</w:t>
      </w:r>
      <w:r>
        <w:rPr>
          <w:i/>
        </w:rPr>
        <w:t>Intergovernmental Panel on Climate Change</w:t>
      </w:r>
      <w:r>
        <w:t>)</w:t>
      </w:r>
    </w:p>
    <w:p w14:paraId="3BEB032C" w14:textId="77777777" w:rsidR="00BA51D2" w:rsidRDefault="00B854DD" w:rsidP="00AD1754">
      <w:pPr>
        <w:ind w:firstLine="0"/>
        <w:jc w:val="left"/>
      </w:pPr>
      <w:r>
        <w:t>MAE – Erro Absoluto Médio (</w:t>
      </w:r>
      <w:r>
        <w:rPr>
          <w:i/>
        </w:rPr>
        <w:t>Mean Absolute Error</w:t>
      </w:r>
      <w:r>
        <w:t>)</w:t>
      </w:r>
    </w:p>
    <w:p w14:paraId="41E574BE" w14:textId="77777777" w:rsidR="00BA51D2" w:rsidRDefault="00B854DD" w:rsidP="00AD1754">
      <w:pPr>
        <w:ind w:firstLine="0"/>
        <w:jc w:val="left"/>
      </w:pPr>
      <w:r>
        <w:t>MCD64A1 – Produto MODIS de mapeamento de área queimada</w:t>
      </w:r>
    </w:p>
    <w:p w14:paraId="1ABC7AFC" w14:textId="77777777" w:rsidR="00BA51D2" w:rsidRDefault="00B854DD" w:rsidP="00AD1754">
      <w:pPr>
        <w:ind w:firstLine="0"/>
        <w:jc w:val="left"/>
      </w:pPr>
      <w:r>
        <w:t>MODIS – Espectrorradiômetro de Imagem de Resolução Moderada (</w:t>
      </w:r>
      <w:r>
        <w:rPr>
          <w:i/>
        </w:rPr>
        <w:t>Moderate Resolution Imaging Spectroradiometer</w:t>
      </w:r>
      <w:r>
        <w:t>)</w:t>
      </w:r>
    </w:p>
    <w:p w14:paraId="4BC6E6D8" w14:textId="77777777" w:rsidR="006D1256" w:rsidRDefault="00000000">
      <w:pPr>
        <w:ind w:firstLine="0"/>
        <w:jc w:val="left"/>
      </w:pPr>
      <w:r>
        <w:t>NASA – Administração Nacional de Aeronáutica e Espaço dos Estados Unidos (</w:t>
      </w:r>
      <w:r>
        <w:rPr>
          <w:i/>
        </w:rPr>
        <w:t>National Aeronautics and Space Administration</w:t>
      </w:r>
      <w:r>
        <w:t>)</w:t>
      </w:r>
    </w:p>
    <w:p w14:paraId="2892C962" w14:textId="77777777" w:rsidR="00BA51D2" w:rsidRDefault="00B854DD" w:rsidP="00AD1754">
      <w:pPr>
        <w:ind w:firstLine="0"/>
        <w:jc w:val="left"/>
      </w:pPr>
      <w:r>
        <w:t>MOD11A2 – Produto MODIS de temperatura da superfície terrestre</w:t>
      </w:r>
    </w:p>
    <w:p w14:paraId="22447112" w14:textId="77777777" w:rsidR="00BA51D2" w:rsidRDefault="00B854DD" w:rsidP="00AD1754">
      <w:pPr>
        <w:ind w:firstLine="0"/>
        <w:jc w:val="left"/>
      </w:pPr>
      <w:r>
        <w:t>MOD16 – Produto MODIS de evapotranspiração</w:t>
      </w:r>
    </w:p>
    <w:p w14:paraId="36B2896B" w14:textId="77777777" w:rsidR="00BA51D2" w:rsidRDefault="00B854DD" w:rsidP="00AD1754">
      <w:pPr>
        <w:ind w:firstLine="0"/>
        <w:jc w:val="left"/>
      </w:pPr>
      <w:r>
        <w:t>MOD17 – Produto MODIS de Fotossíntese Líquida</w:t>
      </w:r>
    </w:p>
    <w:p w14:paraId="7A4EAB74" w14:textId="77777777" w:rsidR="00BA51D2" w:rsidRDefault="00B854DD" w:rsidP="00AD1754">
      <w:pPr>
        <w:ind w:firstLine="0"/>
        <w:jc w:val="left"/>
      </w:pPr>
      <w:r>
        <w:t>MQO – Mínimos Quadrados Ordinários</w:t>
      </w:r>
    </w:p>
    <w:p w14:paraId="37147C53" w14:textId="77777777" w:rsidR="00BA51D2" w:rsidRDefault="00B854DD" w:rsidP="00AD1754">
      <w:pPr>
        <w:ind w:firstLine="0"/>
        <w:jc w:val="left"/>
      </w:pPr>
      <w:r>
        <w:t>MRMP-N – Modelo de Regressão Múltipla Polinomial de ordem N</w:t>
      </w:r>
    </w:p>
    <w:p w14:paraId="27F2474F" w14:textId="77777777" w:rsidR="00AD1754" w:rsidRDefault="00AD1754" w:rsidP="00AD1754">
      <w:pPr>
        <w:ind w:firstLine="0"/>
        <w:jc w:val="left"/>
      </w:pPr>
      <w:r>
        <w:t>NPP – Produtividade Primária Líquida (</w:t>
      </w:r>
      <w:r>
        <w:rPr>
          <w:i/>
        </w:rPr>
        <w:t>Net Primary Production</w:t>
      </w:r>
      <w:r>
        <w:t>)</w:t>
      </w:r>
    </w:p>
    <w:p w14:paraId="14A65C4C" w14:textId="77777777" w:rsidR="006D1256" w:rsidRDefault="00000000">
      <w:pPr>
        <w:ind w:firstLine="0"/>
        <w:jc w:val="left"/>
      </w:pPr>
      <w:r>
        <w:t>NOAA – Administração Nacional Oceânica e Atmosférica dos Estados Unidos (</w:t>
      </w:r>
      <w:r>
        <w:rPr>
          <w:i/>
        </w:rPr>
        <w:t>National Oceanic and Atmospheric Administration</w:t>
      </w:r>
      <w:r>
        <w:t>)</w:t>
      </w:r>
    </w:p>
    <w:p w14:paraId="4D2F84BC" w14:textId="77777777" w:rsidR="00AD1754" w:rsidRDefault="00AD1754" w:rsidP="00AD1754">
      <w:pPr>
        <w:ind w:firstLine="0"/>
        <w:jc w:val="left"/>
      </w:pPr>
      <w:r>
        <w:t>ONI – Índice Oceânico Niño (</w:t>
      </w:r>
      <w:r>
        <w:rPr>
          <w:i/>
        </w:rPr>
        <w:t>Oceanic Niño Index</w:t>
      </w:r>
      <w:r>
        <w:t>)</w:t>
      </w:r>
    </w:p>
    <w:p w14:paraId="3303F1D2" w14:textId="77777777" w:rsidR="00BA51D2" w:rsidRDefault="00CF5984" w:rsidP="00AD1754">
      <w:pPr>
        <w:ind w:firstLine="0"/>
        <w:jc w:val="left"/>
      </w:pPr>
      <w:r>
        <w:t>PSN – Fotossíntese Líquida (</w:t>
      </w:r>
      <w:r>
        <w:rPr>
          <w:i/>
        </w:rPr>
        <w:t>Net Photosynthesis</w:t>
      </w:r>
      <w:r>
        <w:t>)</w:t>
      </w:r>
    </w:p>
    <w:p w14:paraId="3960D0BE" w14:textId="77777777" w:rsidR="00AD1754" w:rsidRDefault="00AD1754" w:rsidP="00AD1754">
      <w:pPr>
        <w:ind w:firstLine="0"/>
        <w:jc w:val="left"/>
      </w:pPr>
      <w:r>
        <w:t>QSAR – Relação Quantitativa Estrutura-Atividade (</w:t>
      </w:r>
      <w:r>
        <w:rPr>
          <w:i/>
        </w:rPr>
        <w:t>Quantitative Structure-Activity Relationship</w:t>
      </w:r>
      <w:r>
        <w:t>)</w:t>
      </w:r>
    </w:p>
    <w:p w14:paraId="5234DF7D" w14:textId="77777777" w:rsidR="00BA51D2" w:rsidRDefault="00B854DD" w:rsidP="00AD1754">
      <w:pPr>
        <w:ind w:firstLine="0"/>
        <w:jc w:val="left"/>
      </w:pPr>
      <w:r>
        <w:lastRenderedPageBreak/>
        <w:t>PRE – Precipitação</w:t>
      </w:r>
    </w:p>
    <w:p w14:paraId="516EAFC7" w14:textId="77777777" w:rsidR="00BA51D2" w:rsidRDefault="00B854DD" w:rsidP="00AD1754">
      <w:pPr>
        <w:ind w:firstLine="0"/>
        <w:jc w:val="left"/>
      </w:pPr>
      <w:r>
        <w:t>R² – Coeficiente de Determinação</w:t>
      </w:r>
    </w:p>
    <w:p w14:paraId="1E5A3851" w14:textId="77777777" w:rsidR="00BA51D2" w:rsidRDefault="00B854DD" w:rsidP="00AD1754">
      <w:pPr>
        <w:ind w:firstLine="0"/>
        <w:jc w:val="left"/>
      </w:pPr>
      <w:r>
        <w:t>RMSE – Raiz do Erro Quadrático Médio (</w:t>
      </w:r>
      <w:r>
        <w:rPr>
          <w:i/>
        </w:rPr>
        <w:t>Root Mean Square Error</w:t>
      </w:r>
      <w:r>
        <w:t>)</w:t>
      </w:r>
    </w:p>
    <w:p w14:paraId="062F38CC" w14:textId="77777777" w:rsidR="00BA51D2" w:rsidRDefault="00B854DD" w:rsidP="00AD1754">
      <w:pPr>
        <w:ind w:firstLine="0"/>
        <w:jc w:val="left"/>
      </w:pPr>
      <w:r>
        <w:t>TST – Temperatura da Superfície Terrestre</w:t>
      </w:r>
    </w:p>
    <w:p w14:paraId="5CA29484" w14:textId="77777777" w:rsidR="00BA51D2" w:rsidRDefault="00B854DD" w:rsidP="00AD1754">
      <w:pPr>
        <w:ind w:firstLine="0"/>
        <w:jc w:val="left"/>
      </w:pPr>
      <w:r>
        <w:t>VIF – Fator de Inflação da Variância (</w:t>
      </w:r>
      <w:r>
        <w:rPr>
          <w:i/>
        </w:rPr>
        <w:t>Variance Inflation Factor</w:t>
      </w:r>
      <w:r>
        <w:t>)</w:t>
      </w:r>
    </w:p>
    <w:p w14:paraId="642884D0" w14:textId="77777777" w:rsidR="00BA51D2" w:rsidRDefault="00B854DD" w:rsidP="00AD1754">
      <w:pPr>
        <w:ind w:firstLine="0"/>
        <w:jc w:val="left"/>
      </w:pPr>
      <w:r>
        <w:t>WAI – Índice de Disponibilidade Hídrica (</w:t>
      </w:r>
      <w:r>
        <w:rPr>
          <w:i/>
        </w:rPr>
        <w:t>Water Availability Index</w:t>
      </w:r>
      <w:r>
        <w:t>)</w:t>
      </w:r>
    </w:p>
    <w:p w14:paraId="017BF8E2" w14:textId="77777777" w:rsidR="00424DB9" w:rsidRDefault="00B854DD" w:rsidP="00635654">
      <w:pPr>
        <w:jc w:val="center"/>
        <w:rPr>
          <w:b/>
        </w:rPr>
      </w:pPr>
      <w:r>
        <w:rPr>
          <w:b/>
        </w:rPr>
        <w:t xml:space="preserve">    </w:t>
      </w:r>
    </w:p>
    <w:p w14:paraId="0C079700" w14:textId="77777777" w:rsidR="00901DAB" w:rsidRDefault="00901DAB" w:rsidP="00635654">
      <w:pPr>
        <w:jc w:val="center"/>
        <w:rPr>
          <w:b/>
        </w:rPr>
      </w:pPr>
    </w:p>
    <w:p w14:paraId="1A388484" w14:textId="77777777" w:rsidR="006B6E26" w:rsidRDefault="006B6E26" w:rsidP="00635654">
      <w:pPr>
        <w:jc w:val="center"/>
        <w:rPr>
          <w:b/>
        </w:rPr>
      </w:pPr>
    </w:p>
    <w:p w14:paraId="05406CB3" w14:textId="77777777" w:rsidR="006B6E26" w:rsidRDefault="006B6E26" w:rsidP="00635654">
      <w:pPr>
        <w:jc w:val="center"/>
        <w:rPr>
          <w:b/>
        </w:rPr>
      </w:pPr>
    </w:p>
    <w:p w14:paraId="1396B55B" w14:textId="77777777" w:rsidR="006B6E26" w:rsidRDefault="006B6E26" w:rsidP="006B6E26">
      <w:pPr>
        <w:jc w:val="center"/>
        <w:rPr>
          <w:b/>
        </w:rPr>
      </w:pPr>
      <w:r>
        <w:rPr>
          <w:b/>
        </w:rPr>
        <w:t>LISTA DE FIGURAS</w:t>
      </w:r>
    </w:p>
    <w:tbl>
      <w:tblPr>
        <w:tblStyle w:val="Tabelacomgrade"/>
        <w:tblW w:w="9072" w:type="dxa"/>
        <w:tblBorders>
          <w:top w:val="nil"/>
          <w:left w:val="nil"/>
          <w:bottom w:val="nil"/>
          <w:right w:val="nil"/>
          <w:insideH w:val="nil"/>
          <w:insideV w:val="nil"/>
        </w:tblBorders>
        <w:tblLayout w:type="fixed"/>
        <w:tblLook w:val="04A0" w:firstRow="1" w:lastRow="0" w:firstColumn="1" w:lastColumn="0" w:noHBand="0" w:noVBand="1"/>
      </w:tblPr>
      <w:tblGrid>
        <w:gridCol w:w="1474"/>
        <w:gridCol w:w="6464"/>
        <w:gridCol w:w="1134"/>
      </w:tblGrid>
      <w:tr w:rsidR="006B6E26" w14:paraId="64075BC1" w14:textId="77777777" w:rsidTr="007B59AC">
        <w:tc>
          <w:tcPr>
            <w:tcW w:w="1474" w:type="dxa"/>
            <w:tcBorders>
              <w:top w:val="nil"/>
              <w:left w:val="nil"/>
              <w:bottom w:val="nil"/>
              <w:right w:val="nil"/>
            </w:tcBorders>
          </w:tcPr>
          <w:p w14:paraId="17B8273C" w14:textId="77777777" w:rsidR="006B6E26" w:rsidRPr="007B59AC" w:rsidRDefault="007B59AC" w:rsidP="006B6E26">
            <w:pPr>
              <w:ind w:firstLine="0"/>
              <w:jc w:val="center"/>
              <w:rPr>
                <w:b/>
              </w:rPr>
            </w:pPr>
            <w:r>
              <w:rPr>
                <w:b/>
              </w:rPr>
              <w:t>N°</w:t>
            </w:r>
          </w:p>
        </w:tc>
        <w:tc>
          <w:tcPr>
            <w:tcW w:w="6463" w:type="dxa"/>
            <w:tcBorders>
              <w:top w:val="nil"/>
              <w:left w:val="nil"/>
              <w:bottom w:val="nil"/>
              <w:right w:val="nil"/>
            </w:tcBorders>
          </w:tcPr>
          <w:p w14:paraId="0EC5E95A" w14:textId="77777777" w:rsidR="006B6E26" w:rsidRPr="007B59AC" w:rsidRDefault="007B59AC" w:rsidP="006B6E26">
            <w:pPr>
              <w:ind w:firstLine="0"/>
              <w:jc w:val="center"/>
              <w:rPr>
                <w:b/>
              </w:rPr>
            </w:pPr>
            <w:r>
              <w:rPr>
                <w:b/>
              </w:rPr>
              <w:t>Titulo</w:t>
            </w:r>
          </w:p>
        </w:tc>
        <w:tc>
          <w:tcPr>
            <w:tcW w:w="1134" w:type="dxa"/>
            <w:tcBorders>
              <w:top w:val="nil"/>
              <w:left w:val="nil"/>
              <w:bottom w:val="nil"/>
              <w:right w:val="nil"/>
            </w:tcBorders>
          </w:tcPr>
          <w:p w14:paraId="5995D488" w14:textId="77777777" w:rsidR="006B6E26" w:rsidRPr="007B59AC" w:rsidRDefault="007B59AC" w:rsidP="006B6E26">
            <w:pPr>
              <w:ind w:firstLine="0"/>
              <w:jc w:val="center"/>
              <w:rPr>
                <w:b/>
              </w:rPr>
            </w:pPr>
            <w:r>
              <w:rPr>
                <w:b/>
              </w:rPr>
              <w:t>Página</w:t>
            </w:r>
          </w:p>
        </w:tc>
      </w:tr>
      <w:tr w:rsidR="006D1256" w14:paraId="3C7B3DEF" w14:textId="77777777">
        <w:tc>
          <w:tcPr>
            <w:tcW w:w="1474" w:type="dxa"/>
            <w:tcBorders>
              <w:top w:val="nil"/>
              <w:left w:val="nil"/>
              <w:bottom w:val="nil"/>
              <w:right w:val="nil"/>
            </w:tcBorders>
          </w:tcPr>
          <w:p w14:paraId="0957E451" w14:textId="77777777" w:rsidR="006D1256" w:rsidRDefault="00000000">
            <w:pPr>
              <w:spacing w:after="0"/>
              <w:ind w:firstLine="0"/>
            </w:pPr>
            <w:r>
              <w:rPr>
                <w:sz w:val="22"/>
              </w:rPr>
              <w:t>Figura 1</w:t>
            </w:r>
          </w:p>
        </w:tc>
        <w:tc>
          <w:tcPr>
            <w:tcW w:w="6463" w:type="dxa"/>
            <w:tcBorders>
              <w:top w:val="nil"/>
              <w:left w:val="nil"/>
              <w:bottom w:val="nil"/>
              <w:right w:val="nil"/>
            </w:tcBorders>
          </w:tcPr>
          <w:p w14:paraId="0BDEABCE" w14:textId="77777777" w:rsidR="006D1256" w:rsidRDefault="00000000">
            <w:pPr>
              <w:spacing w:after="0"/>
              <w:ind w:firstLine="0"/>
            </w:pPr>
            <w:r>
              <w:rPr>
                <w:sz w:val="22"/>
              </w:rPr>
              <w:t>Fluxos de carbono estimados pelo algoritmo MODIS/MOD17: relação entre GPP, PSN e NPP</w:t>
            </w:r>
          </w:p>
        </w:tc>
        <w:tc>
          <w:tcPr>
            <w:tcW w:w="1134" w:type="dxa"/>
            <w:tcBorders>
              <w:top w:val="nil"/>
              <w:left w:val="nil"/>
              <w:bottom w:val="nil"/>
              <w:right w:val="nil"/>
            </w:tcBorders>
          </w:tcPr>
          <w:p w14:paraId="7871B009" w14:textId="77777777" w:rsidR="006D1256" w:rsidRDefault="00000000">
            <w:pPr>
              <w:spacing w:after="0"/>
              <w:ind w:firstLine="0"/>
            </w:pPr>
            <w:r>
              <w:rPr>
                <w:sz w:val="22"/>
              </w:rPr>
              <w:t>12</w:t>
            </w:r>
          </w:p>
        </w:tc>
      </w:tr>
      <w:tr w:rsidR="006D1256" w14:paraId="65B5BADC" w14:textId="77777777">
        <w:tc>
          <w:tcPr>
            <w:tcW w:w="1474" w:type="dxa"/>
            <w:tcBorders>
              <w:top w:val="nil"/>
              <w:left w:val="nil"/>
              <w:bottom w:val="nil"/>
              <w:right w:val="nil"/>
            </w:tcBorders>
          </w:tcPr>
          <w:p w14:paraId="5F03CC9E" w14:textId="77777777" w:rsidR="006D1256" w:rsidRDefault="00000000">
            <w:pPr>
              <w:spacing w:after="0"/>
              <w:ind w:firstLine="0"/>
            </w:pPr>
            <w:r>
              <w:rPr>
                <w:sz w:val="22"/>
              </w:rPr>
              <w:t>Figura 2</w:t>
            </w:r>
          </w:p>
        </w:tc>
        <w:tc>
          <w:tcPr>
            <w:tcW w:w="6463" w:type="dxa"/>
            <w:tcBorders>
              <w:top w:val="nil"/>
              <w:left w:val="nil"/>
              <w:bottom w:val="nil"/>
              <w:right w:val="nil"/>
            </w:tcBorders>
          </w:tcPr>
          <w:p w14:paraId="2FCDBE96" w14:textId="77777777" w:rsidR="006D1256" w:rsidRDefault="00000000">
            <w:pPr>
              <w:spacing w:after="0"/>
              <w:ind w:firstLine="0"/>
            </w:pPr>
            <w:r>
              <w:rPr>
                <w:sz w:val="22"/>
              </w:rPr>
              <w:t>Mapa de localização e distribuição dos biomas na área de estudo</w:t>
            </w:r>
          </w:p>
        </w:tc>
        <w:tc>
          <w:tcPr>
            <w:tcW w:w="1134" w:type="dxa"/>
            <w:tcBorders>
              <w:top w:val="nil"/>
              <w:left w:val="nil"/>
              <w:bottom w:val="nil"/>
              <w:right w:val="nil"/>
            </w:tcBorders>
          </w:tcPr>
          <w:p w14:paraId="03155DA2" w14:textId="77777777" w:rsidR="006D1256" w:rsidRDefault="00000000">
            <w:pPr>
              <w:spacing w:after="0"/>
              <w:ind w:firstLine="0"/>
            </w:pPr>
            <w:r>
              <w:rPr>
                <w:sz w:val="22"/>
              </w:rPr>
              <w:t>20</w:t>
            </w:r>
          </w:p>
        </w:tc>
      </w:tr>
      <w:tr w:rsidR="006D1256" w14:paraId="11417E04" w14:textId="77777777">
        <w:tc>
          <w:tcPr>
            <w:tcW w:w="1474" w:type="dxa"/>
            <w:tcBorders>
              <w:top w:val="nil"/>
              <w:left w:val="nil"/>
              <w:bottom w:val="nil"/>
              <w:right w:val="nil"/>
            </w:tcBorders>
          </w:tcPr>
          <w:p w14:paraId="07CE6DCF" w14:textId="77777777" w:rsidR="006D1256" w:rsidRDefault="00000000">
            <w:pPr>
              <w:spacing w:after="0"/>
              <w:ind w:firstLine="0"/>
            </w:pPr>
            <w:r>
              <w:rPr>
                <w:sz w:val="22"/>
              </w:rPr>
              <w:t>Figura 3</w:t>
            </w:r>
          </w:p>
        </w:tc>
        <w:tc>
          <w:tcPr>
            <w:tcW w:w="6463" w:type="dxa"/>
            <w:tcBorders>
              <w:top w:val="nil"/>
              <w:left w:val="nil"/>
              <w:bottom w:val="nil"/>
              <w:right w:val="nil"/>
            </w:tcBorders>
          </w:tcPr>
          <w:p w14:paraId="15574730" w14:textId="77777777" w:rsidR="006D1256" w:rsidRDefault="00000000">
            <w:pPr>
              <w:spacing w:after="0"/>
              <w:ind w:firstLine="0"/>
            </w:pPr>
            <w:r>
              <w:rPr>
                <w:sz w:val="22"/>
              </w:rPr>
              <w:t>Fluxo metodológico do modelo MRMP-N</w:t>
            </w:r>
          </w:p>
        </w:tc>
        <w:tc>
          <w:tcPr>
            <w:tcW w:w="1134" w:type="dxa"/>
            <w:tcBorders>
              <w:top w:val="nil"/>
              <w:left w:val="nil"/>
              <w:bottom w:val="nil"/>
              <w:right w:val="nil"/>
            </w:tcBorders>
          </w:tcPr>
          <w:p w14:paraId="5052BDA0" w14:textId="77777777" w:rsidR="006D1256" w:rsidRDefault="00000000">
            <w:pPr>
              <w:spacing w:after="0"/>
              <w:ind w:firstLine="0"/>
            </w:pPr>
            <w:r>
              <w:rPr>
                <w:sz w:val="22"/>
              </w:rPr>
              <w:t>21</w:t>
            </w:r>
          </w:p>
        </w:tc>
      </w:tr>
      <w:tr w:rsidR="006D1256" w14:paraId="2F3E7C84" w14:textId="77777777">
        <w:tc>
          <w:tcPr>
            <w:tcW w:w="1474" w:type="dxa"/>
            <w:tcBorders>
              <w:top w:val="nil"/>
              <w:left w:val="nil"/>
              <w:bottom w:val="nil"/>
              <w:right w:val="nil"/>
            </w:tcBorders>
          </w:tcPr>
          <w:p w14:paraId="188C1F98" w14:textId="77777777" w:rsidR="006D1256" w:rsidRDefault="00000000">
            <w:pPr>
              <w:spacing w:after="0"/>
              <w:ind w:firstLine="0"/>
            </w:pPr>
            <w:r>
              <w:rPr>
                <w:sz w:val="22"/>
              </w:rPr>
              <w:t>Figura 4</w:t>
            </w:r>
          </w:p>
        </w:tc>
        <w:tc>
          <w:tcPr>
            <w:tcW w:w="6463" w:type="dxa"/>
            <w:tcBorders>
              <w:top w:val="nil"/>
              <w:left w:val="nil"/>
              <w:bottom w:val="nil"/>
              <w:right w:val="nil"/>
            </w:tcBorders>
          </w:tcPr>
          <w:p w14:paraId="52A4D047" w14:textId="77777777" w:rsidR="006D1256" w:rsidRDefault="00000000">
            <w:pPr>
              <w:spacing w:after="0"/>
              <w:ind w:firstLine="0"/>
            </w:pPr>
            <w:r>
              <w:rPr>
                <w:sz w:val="22"/>
              </w:rPr>
              <w:t>Esquemas de particionamento treino/teste (RepeatedKFold, GroupKFold por ano e TimeSeriesSplit)</w:t>
            </w:r>
          </w:p>
        </w:tc>
        <w:tc>
          <w:tcPr>
            <w:tcW w:w="1134" w:type="dxa"/>
            <w:tcBorders>
              <w:top w:val="nil"/>
              <w:left w:val="nil"/>
              <w:bottom w:val="nil"/>
              <w:right w:val="nil"/>
            </w:tcBorders>
          </w:tcPr>
          <w:p w14:paraId="17D70744" w14:textId="77777777" w:rsidR="006D1256" w:rsidRDefault="00000000">
            <w:pPr>
              <w:spacing w:after="0"/>
              <w:ind w:firstLine="0"/>
            </w:pPr>
            <w:r>
              <w:rPr>
                <w:sz w:val="22"/>
              </w:rPr>
              <w:t>30</w:t>
            </w:r>
          </w:p>
        </w:tc>
      </w:tr>
      <w:tr w:rsidR="006D1256" w14:paraId="399E54EF" w14:textId="77777777">
        <w:tc>
          <w:tcPr>
            <w:tcW w:w="1474" w:type="dxa"/>
            <w:tcBorders>
              <w:top w:val="nil"/>
              <w:left w:val="nil"/>
              <w:bottom w:val="nil"/>
              <w:right w:val="nil"/>
            </w:tcBorders>
          </w:tcPr>
          <w:p w14:paraId="0B3BB25E" w14:textId="77777777" w:rsidR="006D1256" w:rsidRDefault="00000000">
            <w:pPr>
              <w:spacing w:after="0"/>
              <w:ind w:firstLine="0"/>
            </w:pPr>
            <w:r>
              <w:rPr>
                <w:sz w:val="22"/>
              </w:rPr>
              <w:t>Figura 5</w:t>
            </w:r>
          </w:p>
        </w:tc>
        <w:tc>
          <w:tcPr>
            <w:tcW w:w="6463" w:type="dxa"/>
            <w:tcBorders>
              <w:top w:val="nil"/>
              <w:left w:val="nil"/>
              <w:bottom w:val="nil"/>
              <w:right w:val="nil"/>
            </w:tcBorders>
          </w:tcPr>
          <w:p w14:paraId="0C366E88" w14:textId="77777777" w:rsidR="006D1256" w:rsidRDefault="00000000">
            <w:pPr>
              <w:spacing w:after="0"/>
              <w:ind w:firstLine="0"/>
            </w:pPr>
            <w:r>
              <w:rPr>
                <w:sz w:val="22"/>
              </w:rPr>
              <w:t>Regressão linear simples entre a PSN e cada variável ambiental nos três biomas</w:t>
            </w:r>
          </w:p>
        </w:tc>
        <w:tc>
          <w:tcPr>
            <w:tcW w:w="1134" w:type="dxa"/>
            <w:tcBorders>
              <w:top w:val="nil"/>
              <w:left w:val="nil"/>
              <w:bottom w:val="nil"/>
              <w:right w:val="nil"/>
            </w:tcBorders>
          </w:tcPr>
          <w:p w14:paraId="1F3B1B98" w14:textId="77777777" w:rsidR="006D1256" w:rsidRDefault="00000000">
            <w:pPr>
              <w:spacing w:after="0"/>
              <w:ind w:firstLine="0"/>
            </w:pPr>
            <w:r>
              <w:rPr>
                <w:sz w:val="22"/>
              </w:rPr>
              <w:t>33</w:t>
            </w:r>
          </w:p>
        </w:tc>
      </w:tr>
      <w:tr w:rsidR="006D1256" w14:paraId="7BB3485E" w14:textId="77777777">
        <w:tc>
          <w:tcPr>
            <w:tcW w:w="1474" w:type="dxa"/>
            <w:tcBorders>
              <w:top w:val="nil"/>
              <w:left w:val="nil"/>
              <w:bottom w:val="nil"/>
              <w:right w:val="nil"/>
            </w:tcBorders>
          </w:tcPr>
          <w:p w14:paraId="0A2D2FF1" w14:textId="77777777" w:rsidR="006D1256" w:rsidRDefault="00000000">
            <w:pPr>
              <w:spacing w:after="0"/>
              <w:ind w:firstLine="0"/>
            </w:pPr>
            <w:r>
              <w:rPr>
                <w:sz w:val="22"/>
              </w:rPr>
              <w:t>Figura 6</w:t>
            </w:r>
          </w:p>
        </w:tc>
        <w:tc>
          <w:tcPr>
            <w:tcW w:w="6463" w:type="dxa"/>
            <w:tcBorders>
              <w:top w:val="nil"/>
              <w:left w:val="nil"/>
              <w:bottom w:val="nil"/>
              <w:right w:val="nil"/>
            </w:tcBorders>
          </w:tcPr>
          <w:p w14:paraId="0294DF3C" w14:textId="77777777" w:rsidR="006D1256" w:rsidRDefault="00000000">
            <w:pPr>
              <w:spacing w:after="0"/>
              <w:ind w:firstLine="0"/>
            </w:pPr>
            <w:r>
              <w:rPr>
                <w:sz w:val="22"/>
              </w:rPr>
              <w:t>Observado vs. predito do MRMP-N nos três biomas</w:t>
            </w:r>
          </w:p>
        </w:tc>
        <w:tc>
          <w:tcPr>
            <w:tcW w:w="1134" w:type="dxa"/>
            <w:tcBorders>
              <w:top w:val="nil"/>
              <w:left w:val="nil"/>
              <w:bottom w:val="nil"/>
              <w:right w:val="nil"/>
            </w:tcBorders>
          </w:tcPr>
          <w:p w14:paraId="2444BA7E" w14:textId="77777777" w:rsidR="006D1256" w:rsidRDefault="00000000">
            <w:pPr>
              <w:spacing w:after="0"/>
              <w:ind w:firstLine="0"/>
            </w:pPr>
            <w:r>
              <w:rPr>
                <w:sz w:val="22"/>
              </w:rPr>
              <w:t>34</w:t>
            </w:r>
          </w:p>
        </w:tc>
      </w:tr>
      <w:tr w:rsidR="006D1256" w14:paraId="0EE08B30" w14:textId="77777777">
        <w:tc>
          <w:tcPr>
            <w:tcW w:w="1474" w:type="dxa"/>
            <w:tcBorders>
              <w:top w:val="nil"/>
              <w:left w:val="nil"/>
              <w:bottom w:val="nil"/>
              <w:right w:val="nil"/>
            </w:tcBorders>
          </w:tcPr>
          <w:p w14:paraId="27EC31C4" w14:textId="77777777" w:rsidR="006D1256" w:rsidRDefault="00000000">
            <w:pPr>
              <w:spacing w:after="0"/>
              <w:ind w:firstLine="0"/>
            </w:pPr>
            <w:r>
              <w:rPr>
                <w:sz w:val="22"/>
              </w:rPr>
              <w:t>Figura 7</w:t>
            </w:r>
          </w:p>
        </w:tc>
        <w:tc>
          <w:tcPr>
            <w:tcW w:w="6463" w:type="dxa"/>
            <w:tcBorders>
              <w:top w:val="nil"/>
              <w:left w:val="nil"/>
              <w:bottom w:val="nil"/>
              <w:right w:val="nil"/>
            </w:tcBorders>
          </w:tcPr>
          <w:p w14:paraId="2B3DEA2C" w14:textId="77777777" w:rsidR="006D1256" w:rsidRDefault="00000000">
            <w:pPr>
              <w:spacing w:after="0"/>
              <w:ind w:firstLine="0"/>
            </w:pPr>
            <w:r>
              <w:rPr>
                <w:sz w:val="22"/>
              </w:rPr>
              <w:t>Seleção do grau polinomial do MRMP-N nos três biomas</w:t>
            </w:r>
          </w:p>
        </w:tc>
        <w:tc>
          <w:tcPr>
            <w:tcW w:w="1134" w:type="dxa"/>
            <w:tcBorders>
              <w:top w:val="nil"/>
              <w:left w:val="nil"/>
              <w:bottom w:val="nil"/>
              <w:right w:val="nil"/>
            </w:tcBorders>
          </w:tcPr>
          <w:p w14:paraId="014D55C8" w14:textId="77777777" w:rsidR="006D1256" w:rsidRDefault="00000000">
            <w:pPr>
              <w:spacing w:after="0"/>
              <w:ind w:firstLine="0"/>
            </w:pPr>
            <w:r>
              <w:rPr>
                <w:sz w:val="22"/>
              </w:rPr>
              <w:t>37</w:t>
            </w:r>
          </w:p>
        </w:tc>
      </w:tr>
      <w:tr w:rsidR="006D1256" w14:paraId="76944403" w14:textId="77777777">
        <w:tc>
          <w:tcPr>
            <w:tcW w:w="1474" w:type="dxa"/>
            <w:tcBorders>
              <w:top w:val="nil"/>
              <w:left w:val="nil"/>
              <w:bottom w:val="nil"/>
              <w:right w:val="nil"/>
            </w:tcBorders>
          </w:tcPr>
          <w:p w14:paraId="57486663" w14:textId="77777777" w:rsidR="006D1256" w:rsidRDefault="00000000">
            <w:pPr>
              <w:spacing w:after="0"/>
              <w:ind w:firstLine="0"/>
            </w:pPr>
            <w:r>
              <w:rPr>
                <w:sz w:val="22"/>
              </w:rPr>
              <w:t>Figura 8</w:t>
            </w:r>
          </w:p>
        </w:tc>
        <w:tc>
          <w:tcPr>
            <w:tcW w:w="6463" w:type="dxa"/>
            <w:tcBorders>
              <w:top w:val="nil"/>
              <w:left w:val="nil"/>
              <w:bottom w:val="nil"/>
              <w:right w:val="nil"/>
            </w:tcBorders>
          </w:tcPr>
          <w:p w14:paraId="0F8CC0EB" w14:textId="77777777" w:rsidR="006D1256" w:rsidRDefault="00000000">
            <w:pPr>
              <w:spacing w:after="0"/>
              <w:ind w:firstLine="0"/>
            </w:pPr>
            <w:r>
              <w:rPr>
                <w:sz w:val="22"/>
              </w:rPr>
              <w:t>Importância relativa das variáveis preditoras no modelo MRMP-N nos três biomas</w:t>
            </w:r>
          </w:p>
        </w:tc>
        <w:tc>
          <w:tcPr>
            <w:tcW w:w="1134" w:type="dxa"/>
            <w:tcBorders>
              <w:top w:val="nil"/>
              <w:left w:val="nil"/>
              <w:bottom w:val="nil"/>
              <w:right w:val="nil"/>
            </w:tcBorders>
          </w:tcPr>
          <w:p w14:paraId="25D1A42E" w14:textId="77777777" w:rsidR="006D1256" w:rsidRDefault="00000000">
            <w:pPr>
              <w:spacing w:after="0"/>
              <w:ind w:firstLine="0"/>
            </w:pPr>
            <w:r>
              <w:rPr>
                <w:sz w:val="22"/>
              </w:rPr>
              <w:t>38</w:t>
            </w:r>
          </w:p>
        </w:tc>
      </w:tr>
      <w:tr w:rsidR="006D1256" w14:paraId="66DF3939" w14:textId="77777777">
        <w:tc>
          <w:tcPr>
            <w:tcW w:w="1474" w:type="dxa"/>
            <w:tcBorders>
              <w:top w:val="nil"/>
              <w:left w:val="nil"/>
              <w:bottom w:val="nil"/>
              <w:right w:val="nil"/>
            </w:tcBorders>
          </w:tcPr>
          <w:p w14:paraId="310215FC" w14:textId="77777777" w:rsidR="006D1256" w:rsidRDefault="00000000">
            <w:pPr>
              <w:spacing w:after="0"/>
              <w:ind w:firstLine="0"/>
            </w:pPr>
            <w:r>
              <w:rPr>
                <w:sz w:val="22"/>
              </w:rPr>
              <w:t>Figura 9</w:t>
            </w:r>
          </w:p>
        </w:tc>
        <w:tc>
          <w:tcPr>
            <w:tcW w:w="6463" w:type="dxa"/>
            <w:tcBorders>
              <w:top w:val="nil"/>
              <w:left w:val="nil"/>
              <w:bottom w:val="nil"/>
              <w:right w:val="nil"/>
            </w:tcBorders>
          </w:tcPr>
          <w:p w14:paraId="381237CB" w14:textId="77777777" w:rsidR="006D1256" w:rsidRDefault="00000000">
            <w:pPr>
              <w:spacing w:after="0"/>
              <w:ind w:firstLine="0"/>
            </w:pPr>
            <w:r>
              <w:rPr>
                <w:sz w:val="22"/>
              </w:rPr>
              <w:t>Diagnóstico de resíduos do MRMP-N nos três biomas</w:t>
            </w:r>
          </w:p>
        </w:tc>
        <w:tc>
          <w:tcPr>
            <w:tcW w:w="1134" w:type="dxa"/>
            <w:tcBorders>
              <w:top w:val="nil"/>
              <w:left w:val="nil"/>
              <w:bottom w:val="nil"/>
              <w:right w:val="nil"/>
            </w:tcBorders>
          </w:tcPr>
          <w:p w14:paraId="2DF33905" w14:textId="77777777" w:rsidR="006D1256" w:rsidRDefault="00000000">
            <w:pPr>
              <w:spacing w:after="0"/>
              <w:ind w:firstLine="0"/>
            </w:pPr>
            <w:r>
              <w:rPr>
                <w:sz w:val="22"/>
              </w:rPr>
              <w:t>43</w:t>
            </w:r>
          </w:p>
        </w:tc>
      </w:tr>
      <w:tr w:rsidR="006D1256" w14:paraId="76988251" w14:textId="77777777">
        <w:tc>
          <w:tcPr>
            <w:tcW w:w="1474" w:type="dxa"/>
            <w:tcBorders>
              <w:top w:val="nil"/>
              <w:left w:val="nil"/>
              <w:bottom w:val="nil"/>
              <w:right w:val="nil"/>
            </w:tcBorders>
          </w:tcPr>
          <w:p w14:paraId="1CA339B1" w14:textId="77777777" w:rsidR="006D1256" w:rsidRDefault="00000000">
            <w:pPr>
              <w:spacing w:after="0"/>
              <w:ind w:firstLine="0"/>
            </w:pPr>
            <w:r>
              <w:rPr>
                <w:sz w:val="22"/>
              </w:rPr>
              <w:t>Figura 10</w:t>
            </w:r>
          </w:p>
        </w:tc>
        <w:tc>
          <w:tcPr>
            <w:tcW w:w="6463" w:type="dxa"/>
            <w:tcBorders>
              <w:top w:val="nil"/>
              <w:left w:val="nil"/>
              <w:bottom w:val="nil"/>
              <w:right w:val="nil"/>
            </w:tcBorders>
          </w:tcPr>
          <w:p w14:paraId="3CE90A0D" w14:textId="77777777" w:rsidR="006D1256" w:rsidRDefault="00000000">
            <w:pPr>
              <w:spacing w:after="0"/>
              <w:ind w:firstLine="0"/>
            </w:pPr>
            <w:r>
              <w:rPr>
                <w:sz w:val="22"/>
              </w:rPr>
              <w:t>Y-randomization do MRMP-N nos três biomas</w:t>
            </w:r>
          </w:p>
        </w:tc>
        <w:tc>
          <w:tcPr>
            <w:tcW w:w="1134" w:type="dxa"/>
            <w:tcBorders>
              <w:top w:val="nil"/>
              <w:left w:val="nil"/>
              <w:bottom w:val="nil"/>
              <w:right w:val="nil"/>
            </w:tcBorders>
          </w:tcPr>
          <w:p w14:paraId="53336AE4" w14:textId="77777777" w:rsidR="006D1256" w:rsidRDefault="00000000">
            <w:pPr>
              <w:spacing w:after="0"/>
              <w:ind w:firstLine="0"/>
            </w:pPr>
            <w:r>
              <w:rPr>
                <w:sz w:val="22"/>
              </w:rPr>
              <w:t>44</w:t>
            </w:r>
          </w:p>
        </w:tc>
      </w:tr>
      <w:tr w:rsidR="006D1256" w14:paraId="037841E8" w14:textId="77777777">
        <w:tc>
          <w:tcPr>
            <w:tcW w:w="1474" w:type="dxa"/>
            <w:tcBorders>
              <w:top w:val="nil"/>
              <w:left w:val="nil"/>
              <w:bottom w:val="nil"/>
              <w:right w:val="nil"/>
            </w:tcBorders>
          </w:tcPr>
          <w:p w14:paraId="53CC674B" w14:textId="77777777" w:rsidR="006D1256" w:rsidRDefault="00000000">
            <w:pPr>
              <w:spacing w:after="0"/>
              <w:ind w:firstLine="0"/>
            </w:pPr>
            <w:r>
              <w:rPr>
                <w:sz w:val="22"/>
              </w:rPr>
              <w:t>Figura 11</w:t>
            </w:r>
          </w:p>
        </w:tc>
        <w:tc>
          <w:tcPr>
            <w:tcW w:w="6463" w:type="dxa"/>
            <w:tcBorders>
              <w:top w:val="nil"/>
              <w:left w:val="nil"/>
              <w:bottom w:val="nil"/>
              <w:right w:val="nil"/>
            </w:tcBorders>
          </w:tcPr>
          <w:p w14:paraId="63A38A7A" w14:textId="77777777" w:rsidR="006D1256" w:rsidRDefault="00000000">
            <w:pPr>
              <w:spacing w:after="0"/>
              <w:ind w:firstLine="0"/>
            </w:pPr>
            <w:r>
              <w:rPr>
                <w:sz w:val="22"/>
              </w:rPr>
              <w:t>Distribuição das variáveis ambientais por fase ENSO na Mata Atlântica</w:t>
            </w:r>
          </w:p>
        </w:tc>
        <w:tc>
          <w:tcPr>
            <w:tcW w:w="1134" w:type="dxa"/>
            <w:tcBorders>
              <w:top w:val="nil"/>
              <w:left w:val="nil"/>
              <w:bottom w:val="nil"/>
              <w:right w:val="nil"/>
            </w:tcBorders>
          </w:tcPr>
          <w:p w14:paraId="1404492F" w14:textId="77777777" w:rsidR="006D1256" w:rsidRDefault="00000000">
            <w:pPr>
              <w:spacing w:after="0"/>
              <w:ind w:firstLine="0"/>
            </w:pPr>
            <w:r>
              <w:rPr>
                <w:sz w:val="22"/>
              </w:rPr>
              <w:t>46</w:t>
            </w:r>
          </w:p>
        </w:tc>
      </w:tr>
      <w:tr w:rsidR="006D1256" w14:paraId="36FEADB2" w14:textId="77777777">
        <w:tc>
          <w:tcPr>
            <w:tcW w:w="1474" w:type="dxa"/>
            <w:tcBorders>
              <w:top w:val="nil"/>
              <w:left w:val="nil"/>
              <w:bottom w:val="nil"/>
              <w:right w:val="nil"/>
            </w:tcBorders>
          </w:tcPr>
          <w:p w14:paraId="37850CBE" w14:textId="77777777" w:rsidR="006D1256" w:rsidRDefault="00000000">
            <w:pPr>
              <w:spacing w:after="0"/>
              <w:ind w:firstLine="0"/>
            </w:pPr>
            <w:r>
              <w:rPr>
                <w:sz w:val="22"/>
              </w:rPr>
              <w:t>Figura 12</w:t>
            </w:r>
          </w:p>
        </w:tc>
        <w:tc>
          <w:tcPr>
            <w:tcW w:w="6463" w:type="dxa"/>
            <w:tcBorders>
              <w:top w:val="nil"/>
              <w:left w:val="nil"/>
              <w:bottom w:val="nil"/>
              <w:right w:val="nil"/>
            </w:tcBorders>
          </w:tcPr>
          <w:p w14:paraId="064695FD" w14:textId="77777777" w:rsidR="006D1256" w:rsidRDefault="00000000">
            <w:pPr>
              <w:spacing w:after="0"/>
              <w:ind w:firstLine="0"/>
            </w:pPr>
            <w:r>
              <w:rPr>
                <w:sz w:val="22"/>
              </w:rPr>
              <w:t>Distribuição das variáveis ambientais por fase ENSO no Cerrado</w:t>
            </w:r>
          </w:p>
        </w:tc>
        <w:tc>
          <w:tcPr>
            <w:tcW w:w="1134" w:type="dxa"/>
            <w:tcBorders>
              <w:top w:val="nil"/>
              <w:left w:val="nil"/>
              <w:bottom w:val="nil"/>
              <w:right w:val="nil"/>
            </w:tcBorders>
          </w:tcPr>
          <w:p w14:paraId="5CF4D0E4" w14:textId="77777777" w:rsidR="006D1256" w:rsidRDefault="00000000">
            <w:pPr>
              <w:spacing w:after="0"/>
              <w:ind w:firstLine="0"/>
            </w:pPr>
            <w:r>
              <w:rPr>
                <w:sz w:val="22"/>
              </w:rPr>
              <w:t>46</w:t>
            </w:r>
          </w:p>
        </w:tc>
      </w:tr>
      <w:tr w:rsidR="006D1256" w14:paraId="0CB5788D" w14:textId="77777777">
        <w:tc>
          <w:tcPr>
            <w:tcW w:w="1474" w:type="dxa"/>
            <w:tcBorders>
              <w:top w:val="nil"/>
              <w:left w:val="nil"/>
              <w:bottom w:val="nil"/>
              <w:right w:val="nil"/>
            </w:tcBorders>
          </w:tcPr>
          <w:p w14:paraId="635A4A99" w14:textId="77777777" w:rsidR="006D1256" w:rsidRDefault="00000000">
            <w:pPr>
              <w:spacing w:after="0"/>
              <w:ind w:firstLine="0"/>
            </w:pPr>
            <w:r>
              <w:rPr>
                <w:sz w:val="22"/>
              </w:rPr>
              <w:t>Figura 13</w:t>
            </w:r>
          </w:p>
        </w:tc>
        <w:tc>
          <w:tcPr>
            <w:tcW w:w="6463" w:type="dxa"/>
            <w:tcBorders>
              <w:top w:val="nil"/>
              <w:left w:val="nil"/>
              <w:bottom w:val="nil"/>
              <w:right w:val="nil"/>
            </w:tcBorders>
          </w:tcPr>
          <w:p w14:paraId="19ECAD9F" w14:textId="77777777" w:rsidR="006D1256" w:rsidRDefault="00000000">
            <w:pPr>
              <w:spacing w:after="0"/>
              <w:ind w:firstLine="0"/>
            </w:pPr>
            <w:r>
              <w:rPr>
                <w:sz w:val="22"/>
              </w:rPr>
              <w:t>Distribuição das variáveis ambientais por fase ENSO na Caatinga</w:t>
            </w:r>
          </w:p>
        </w:tc>
        <w:tc>
          <w:tcPr>
            <w:tcW w:w="1134" w:type="dxa"/>
            <w:tcBorders>
              <w:top w:val="nil"/>
              <w:left w:val="nil"/>
              <w:bottom w:val="nil"/>
              <w:right w:val="nil"/>
            </w:tcBorders>
          </w:tcPr>
          <w:p w14:paraId="27CD5EAA" w14:textId="77777777" w:rsidR="006D1256" w:rsidRDefault="00000000">
            <w:pPr>
              <w:spacing w:after="0"/>
              <w:ind w:firstLine="0"/>
            </w:pPr>
            <w:r>
              <w:rPr>
                <w:sz w:val="22"/>
              </w:rPr>
              <w:t>47</w:t>
            </w:r>
          </w:p>
        </w:tc>
      </w:tr>
      <w:tr w:rsidR="006D1256" w14:textId="77777777">
        <w:trPr>
          <w:ins w:id="95007" w:author="Claude (revisão de dados)" w:date="2026-09-21T01:03:41Z"/>
        </w:trPr>
        <w:tc>
          <w:tcPr>
            <w:tcW w:w="1474" w:type="dxa"/>
            <w:tcBorders>
              <w:top w:val="nil"/>
              <w:left w:val="nil"/>
              <w:bottom w:val="nil"/>
              <w:right w:val="nil"/>
            </w:tcBorders>
          </w:tcPr>
          <w:p w:rsidR="006D1256" w:rsidRDefault="00000000">
            <w:pPr>
              <w:spacing w:after="0"/>
              <w:ind w:firstLine="0"/>
              <w:rPr>
                <w:ins w:id="95002" w:author="Claude (revisão de dados)" w:date="2026-09-21T01:03:41Z"/>
              </w:rPr>
            </w:pPr>
            <w:ins w:id="95001" w:author="Claude (revisão de dados)" w:date="2026-09-21T01:03:41Z">
              <w:r>
                <w:rPr>
                  <w:sz w:val="22"/>
                </w:rPr>
                <w:t xml:space="preserve">Figura 14</w:t>
              </w:r>
            </w:ins>
          </w:p>
        </w:tc>
        <w:tc>
          <w:tcPr>
            <w:tcW w:w="6463" w:type="dxa"/>
            <w:tcBorders>
              <w:top w:val="nil"/>
              <w:left w:val="nil"/>
              <w:bottom w:val="nil"/>
              <w:right w:val="nil"/>
            </w:tcBorders>
          </w:tcPr>
          <w:p w:rsidR="006D1256" w:rsidRDefault="00000000">
            <w:pPr>
              <w:spacing w:after="0"/>
              <w:ind w:firstLine="0"/>
              <w:rPr>
                <w:ins w:id="95004" w:author="Claude (revisão de dados)" w:date="2026-09-21T01:03:41Z"/>
              </w:rPr>
            </w:pPr>
            <w:ins w:id="95003" w:author="Claude (revisão de dados)" w:date="2026-09-21T01:03:41Z">
              <w:r>
                <w:rPr>
                  <w:sz w:val="22"/>
                </w:rPr>
                <w:t xml:space="preserve">Anomalia média da PSN (%) durante e após meses de El Niño e de La Niña, por defasagem de 0 a 12 meses, nos três biomas</w:t>
              </w:r>
            </w:ins>
          </w:p>
        </w:tc>
        <w:tc>
          <w:tcPr>
            <w:tcW w:w="1134" w:type="dxa"/>
            <w:tcBorders>
              <w:top w:val="nil"/>
              <w:left w:val="nil"/>
              <w:bottom w:val="nil"/>
              <w:right w:val="nil"/>
            </w:tcBorders>
          </w:tcPr>
          <w:p w:rsidR="006D1256" w:rsidRDefault="00000000">
            <w:pPr>
              <w:spacing w:after="0"/>
              <w:ind w:firstLine="0"/>
              <w:rPr>
                <w:ins w:id="95006" w:author="Claude (revisão de dados)" w:date="2026-09-21T01:03:41Z"/>
              </w:rPr>
            </w:pPr>
            <w:ins w:id="95005" w:author="Claude (revisão de dados)" w:date="2026-09-21T01:03:41Z">
              <w:r>
                <w:rPr>
                  <w:sz w:val="22"/>
                </w:rPr>
                <w:t xml:space="preserve"/>
              </w:r>
            </w:ins>
          </w:p>
        </w:tc>
      </w:tr>
    </w:tbl>
    <w:p w14:paraId="28DE7611" w14:textId="77777777" w:rsidR="006B6E26" w:rsidRDefault="006B6E26" w:rsidP="00635654">
      <w:pPr>
        <w:jc w:val="center"/>
        <w:rPr>
          <w:b/>
        </w:rPr>
      </w:pPr>
    </w:p>
    <w:p w14:paraId="79643088" w14:textId="77777777" w:rsidR="007B59AC" w:rsidRDefault="007B59AC" w:rsidP="007B59AC">
      <w:pPr>
        <w:jc w:val="center"/>
        <w:rPr>
          <w:b/>
        </w:rPr>
      </w:pPr>
      <w:r>
        <w:rPr>
          <w:b/>
        </w:rPr>
        <w:t>LISTA DE TABELAS</w:t>
      </w:r>
    </w:p>
    <w:p w14:paraId="13A6C0C1" w14:textId="77777777" w:rsidR="006B6E26" w:rsidRDefault="006B6E26" w:rsidP="00635654">
      <w:pPr>
        <w:jc w:val="center"/>
        <w:rPr>
          <w:b/>
        </w:rPr>
      </w:pPr>
    </w:p>
    <w:tbl>
      <w:tblPr>
        <w:tblStyle w:val="Tabelacomgrade"/>
        <w:tblW w:w="9072" w:type="dxa"/>
        <w:tblBorders>
          <w:top w:val="nil"/>
          <w:left w:val="nil"/>
          <w:bottom w:val="nil"/>
          <w:right w:val="nil"/>
          <w:insideH w:val="nil"/>
          <w:insideV w:val="nil"/>
        </w:tblBorders>
        <w:tblLayout w:type="fixed"/>
        <w:tblLook w:val="04A0" w:firstRow="1" w:lastRow="0" w:firstColumn="1" w:lastColumn="0" w:noHBand="0" w:noVBand="1"/>
      </w:tblPr>
      <w:tblGrid>
        <w:gridCol w:w="1474"/>
        <w:gridCol w:w="6464"/>
        <w:gridCol w:w="1134"/>
      </w:tblGrid>
      <w:tr w:rsidR="007B59AC" w:rsidRPr="007B59AC" w14:paraId="1E9C4942" w14:textId="77777777" w:rsidTr="007B59AC">
        <w:tc>
          <w:tcPr>
            <w:tcW w:w="1474" w:type="dxa"/>
            <w:tcBorders>
              <w:top w:val="nil"/>
              <w:left w:val="nil"/>
              <w:bottom w:val="nil"/>
              <w:right w:val="nil"/>
            </w:tcBorders>
          </w:tcPr>
          <w:p w14:paraId="7F3D5C97" w14:textId="77777777" w:rsidR="007B59AC" w:rsidRPr="007B59AC" w:rsidRDefault="007B59AC" w:rsidP="0029389C">
            <w:pPr>
              <w:ind w:firstLine="0"/>
              <w:jc w:val="center"/>
              <w:rPr>
                <w:b/>
              </w:rPr>
            </w:pPr>
            <w:r>
              <w:rPr>
                <w:b/>
              </w:rPr>
              <w:t>N°</w:t>
            </w:r>
          </w:p>
        </w:tc>
        <w:tc>
          <w:tcPr>
            <w:tcW w:w="6463" w:type="dxa"/>
            <w:tcBorders>
              <w:top w:val="nil"/>
              <w:left w:val="nil"/>
              <w:bottom w:val="nil"/>
              <w:right w:val="nil"/>
            </w:tcBorders>
          </w:tcPr>
          <w:p w14:paraId="7015FAB3" w14:textId="77777777" w:rsidR="007B59AC" w:rsidRPr="007B59AC" w:rsidRDefault="007B59AC" w:rsidP="0029389C">
            <w:pPr>
              <w:ind w:firstLine="0"/>
              <w:jc w:val="center"/>
              <w:rPr>
                <w:b/>
              </w:rPr>
            </w:pPr>
            <w:r>
              <w:rPr>
                <w:b/>
              </w:rPr>
              <w:t>Titulo</w:t>
            </w:r>
          </w:p>
        </w:tc>
        <w:tc>
          <w:tcPr>
            <w:tcW w:w="1134" w:type="dxa"/>
            <w:tcBorders>
              <w:top w:val="nil"/>
              <w:left w:val="nil"/>
              <w:bottom w:val="nil"/>
              <w:right w:val="nil"/>
            </w:tcBorders>
          </w:tcPr>
          <w:p w14:paraId="163F89F5" w14:textId="77777777" w:rsidR="007B59AC" w:rsidRPr="007B59AC" w:rsidRDefault="007B59AC" w:rsidP="0029389C">
            <w:pPr>
              <w:ind w:firstLine="0"/>
              <w:jc w:val="center"/>
              <w:rPr>
                <w:b/>
              </w:rPr>
            </w:pPr>
            <w:r>
              <w:rPr>
                <w:b/>
              </w:rPr>
              <w:t>Página</w:t>
            </w:r>
          </w:p>
        </w:tc>
      </w:tr>
      <w:tr w:rsidR="006D1256" w14:paraId="11F5D5ED" w14:textId="77777777">
        <w:tc>
          <w:tcPr>
            <w:tcW w:w="1474" w:type="dxa"/>
            <w:tcBorders>
              <w:top w:val="nil"/>
              <w:left w:val="nil"/>
              <w:bottom w:val="nil"/>
              <w:right w:val="nil"/>
            </w:tcBorders>
          </w:tcPr>
          <w:p w14:paraId="6CB326DD" w14:textId="77777777" w:rsidR="006D1256" w:rsidRDefault="00000000">
            <w:pPr>
              <w:spacing w:after="0"/>
              <w:ind w:firstLine="0"/>
            </w:pPr>
            <w:r>
              <w:rPr>
                <w:sz w:val="22"/>
              </w:rPr>
              <w:t>Tabela 1</w:t>
            </w:r>
          </w:p>
        </w:tc>
        <w:tc>
          <w:tcPr>
            <w:tcW w:w="6463" w:type="dxa"/>
            <w:tcBorders>
              <w:top w:val="nil"/>
              <w:left w:val="nil"/>
              <w:bottom w:val="nil"/>
              <w:right w:val="nil"/>
            </w:tcBorders>
          </w:tcPr>
          <w:p w14:paraId="2FE6EDD6" w14:textId="77777777" w:rsidR="006D1256" w:rsidRDefault="00000000">
            <w:pPr>
              <w:spacing w:after="0"/>
              <w:ind w:firstLine="0"/>
            </w:pPr>
            <w:r>
              <w:rPr>
                <w:sz w:val="22"/>
              </w:rPr>
              <w:t>Variáveis para predição da Fotossíntese Líquida (PSN)</w:t>
            </w:r>
          </w:p>
        </w:tc>
        <w:tc>
          <w:tcPr>
            <w:tcW w:w="1134" w:type="dxa"/>
            <w:tcBorders>
              <w:top w:val="nil"/>
              <w:left w:val="nil"/>
              <w:bottom w:val="nil"/>
              <w:right w:val="nil"/>
            </w:tcBorders>
          </w:tcPr>
          <w:p w14:paraId="493F06D4" w14:textId="77777777" w:rsidR="006D1256" w:rsidRDefault="00000000">
            <w:pPr>
              <w:spacing w:after="0"/>
              <w:ind w:firstLine="0"/>
            </w:pPr>
            <w:r>
              <w:rPr>
                <w:sz w:val="22"/>
              </w:rPr>
              <w:t>22</w:t>
            </w:r>
          </w:p>
        </w:tc>
      </w:tr>
      <w:tr w:rsidR="006D1256" w14:paraId="62527623" w14:textId="77777777">
        <w:tc>
          <w:tcPr>
            <w:tcW w:w="1474" w:type="dxa"/>
            <w:tcBorders>
              <w:top w:val="nil"/>
              <w:left w:val="nil"/>
              <w:bottom w:val="nil"/>
              <w:right w:val="nil"/>
            </w:tcBorders>
          </w:tcPr>
          <w:p w14:paraId="1F1C8F96" w14:textId="77777777" w:rsidR="006D1256" w:rsidRDefault="00000000">
            <w:pPr>
              <w:spacing w:after="0"/>
              <w:ind w:firstLine="0"/>
            </w:pPr>
            <w:r>
              <w:rPr>
                <w:sz w:val="22"/>
              </w:rPr>
              <w:lastRenderedPageBreak/>
              <w:t>Tabela 2</w:t>
            </w:r>
          </w:p>
        </w:tc>
        <w:tc>
          <w:tcPr>
            <w:tcW w:w="6463" w:type="dxa"/>
            <w:tcBorders>
              <w:top w:val="nil"/>
              <w:left w:val="nil"/>
              <w:bottom w:val="nil"/>
              <w:right w:val="nil"/>
            </w:tcBorders>
          </w:tcPr>
          <w:p w14:paraId="25BD2098" w14:textId="77777777" w:rsidR="006D1256" w:rsidRDefault="00000000">
            <w:pPr>
              <w:spacing w:after="0"/>
              <w:ind w:firstLine="0"/>
            </w:pPr>
            <w:r>
              <w:rPr>
                <w:sz w:val="22"/>
              </w:rPr>
              <w:t>Desempenho preditivo do MRMP-N nos biomas Mata Atlântica, Cerrado e Caatinga na Bahia</w:t>
            </w:r>
          </w:p>
        </w:tc>
        <w:tc>
          <w:tcPr>
            <w:tcW w:w="1134" w:type="dxa"/>
            <w:tcBorders>
              <w:top w:val="nil"/>
              <w:left w:val="nil"/>
              <w:bottom w:val="nil"/>
              <w:right w:val="nil"/>
            </w:tcBorders>
          </w:tcPr>
          <w:p w14:paraId="63983C69" w14:textId="77777777" w:rsidR="006D1256" w:rsidRDefault="00000000">
            <w:pPr>
              <w:spacing w:after="0"/>
              <w:ind w:firstLine="0"/>
            </w:pPr>
            <w:r>
              <w:rPr>
                <w:sz w:val="22"/>
              </w:rPr>
              <w:t>34</w:t>
            </w:r>
          </w:p>
        </w:tc>
      </w:tr>
      <w:tr w:rsidR="006D1256" w14:paraId="5F84FFB1" w14:textId="77777777">
        <w:tc>
          <w:tcPr>
            <w:tcW w:w="1474" w:type="dxa"/>
            <w:tcBorders>
              <w:top w:val="nil"/>
              <w:left w:val="nil"/>
              <w:bottom w:val="nil"/>
              <w:right w:val="nil"/>
            </w:tcBorders>
          </w:tcPr>
          <w:p w14:paraId="108B0F6F" w14:textId="77777777" w:rsidR="006D1256" w:rsidRDefault="00000000">
            <w:pPr>
              <w:spacing w:after="0"/>
              <w:ind w:firstLine="0"/>
            </w:pPr>
            <w:r>
              <w:rPr>
                <w:sz w:val="22"/>
              </w:rPr>
              <w:t>Tabela 3</w:t>
            </w:r>
          </w:p>
        </w:tc>
        <w:tc>
          <w:tcPr>
            <w:tcW w:w="6463" w:type="dxa"/>
            <w:tcBorders>
              <w:top w:val="nil"/>
              <w:left w:val="nil"/>
              <w:bottom w:val="nil"/>
              <w:right w:val="nil"/>
            </w:tcBorders>
          </w:tcPr>
          <w:p w14:paraId="41DBCC52" w14:textId="77777777" w:rsidR="006D1256" w:rsidRDefault="00000000">
            <w:pPr>
              <w:spacing w:after="0"/>
              <w:ind w:firstLine="0"/>
            </w:pPr>
            <w:r>
              <w:rPr>
                <w:sz w:val="22"/>
              </w:rPr>
              <w:t>Comparação do desempenho preditivo (R²) dos modelos sob diferentes estratégias de validação</w:t>
            </w:r>
          </w:p>
        </w:tc>
        <w:tc>
          <w:tcPr>
            <w:tcW w:w="1134" w:type="dxa"/>
            <w:tcBorders>
              <w:top w:val="nil"/>
              <w:left w:val="nil"/>
              <w:bottom w:val="nil"/>
              <w:right w:val="nil"/>
            </w:tcBorders>
          </w:tcPr>
          <w:p w14:paraId="283A4C11" w14:textId="77777777" w:rsidR="006D1256" w:rsidRDefault="00000000">
            <w:pPr>
              <w:spacing w:after="0"/>
              <w:ind w:firstLine="0"/>
            </w:pPr>
            <w:r>
              <w:rPr>
                <w:sz w:val="22"/>
              </w:rPr>
              <w:t>35</w:t>
            </w:r>
          </w:p>
        </w:tc>
      </w:tr>
      <w:tr w:rsidR="006D1256" w14:paraId="74C07B86" w14:textId="77777777">
        <w:tc>
          <w:tcPr>
            <w:tcW w:w="1474" w:type="dxa"/>
            <w:tcBorders>
              <w:top w:val="nil"/>
              <w:left w:val="nil"/>
              <w:bottom w:val="nil"/>
              <w:right w:val="nil"/>
            </w:tcBorders>
          </w:tcPr>
          <w:p w14:paraId="0C520923" w14:textId="77777777" w:rsidR="006D1256" w:rsidRDefault="00000000">
            <w:pPr>
              <w:spacing w:after="0"/>
              <w:ind w:firstLine="0"/>
            </w:pPr>
            <w:r>
              <w:rPr>
                <w:sz w:val="22"/>
              </w:rPr>
              <w:t>Tabela 4</w:t>
            </w:r>
          </w:p>
        </w:tc>
        <w:tc>
          <w:tcPr>
            <w:tcW w:w="6463" w:type="dxa"/>
            <w:tcBorders>
              <w:top w:val="nil"/>
              <w:left w:val="nil"/>
              <w:bottom w:val="nil"/>
              <w:right w:val="nil"/>
            </w:tcBorders>
          </w:tcPr>
          <w:p w14:paraId="42354367" w14:textId="77777777" w:rsidR="006D1256" w:rsidRDefault="00000000">
            <w:pPr>
              <w:spacing w:after="0"/>
              <w:ind w:firstLine="0"/>
            </w:pPr>
            <w:r>
              <w:rPr>
                <w:sz w:val="22"/>
              </w:rPr>
              <w:t>Tipologia ecológica dos regimes de produtividade primária na Bahia</w:t>
            </w:r>
          </w:p>
        </w:tc>
        <w:tc>
          <w:tcPr>
            <w:tcW w:w="1134" w:type="dxa"/>
            <w:tcBorders>
              <w:top w:val="nil"/>
              <w:left w:val="nil"/>
              <w:bottom w:val="nil"/>
              <w:right w:val="nil"/>
            </w:tcBorders>
          </w:tcPr>
          <w:p w14:paraId="1067AF65" w14:textId="77777777" w:rsidR="006D1256" w:rsidRDefault="00000000">
            <w:pPr>
              <w:spacing w:after="0"/>
              <w:ind w:firstLine="0"/>
            </w:pPr>
            <w:r>
              <w:rPr>
                <w:sz w:val="22"/>
              </w:rPr>
              <w:t>41</w:t>
            </w:r>
          </w:p>
        </w:tc>
      </w:tr>
      <w:tr w:rsidR="006D1256" w14:paraId="64CEFF19" w14:textId="77777777">
        <w:tc>
          <w:tcPr>
            <w:tcW w:w="1474" w:type="dxa"/>
            <w:tcBorders>
              <w:top w:val="nil"/>
              <w:left w:val="nil"/>
              <w:bottom w:val="nil"/>
              <w:right w:val="nil"/>
            </w:tcBorders>
          </w:tcPr>
          <w:p w14:paraId="174FA89C" w14:textId="77777777" w:rsidR="006D1256" w:rsidRDefault="00000000">
            <w:pPr>
              <w:spacing w:after="0"/>
              <w:ind w:firstLine="0"/>
            </w:pPr>
            <w:r>
              <w:rPr>
                <w:sz w:val="22"/>
              </w:rPr>
              <w:t>Tabela 5</w:t>
            </w:r>
          </w:p>
        </w:tc>
        <w:tc>
          <w:tcPr>
            <w:tcW w:w="6463" w:type="dxa"/>
            <w:tcBorders>
              <w:top w:val="nil"/>
              <w:left w:val="nil"/>
              <w:bottom w:val="nil"/>
              <w:right w:val="nil"/>
            </w:tcBorders>
          </w:tcPr>
          <w:p w14:paraId="660435EC" w14:textId="77777777" w:rsidR="006D1256" w:rsidRDefault="00000000">
            <w:pPr>
              <w:spacing w:after="0"/>
              <w:ind w:firstLine="0"/>
            </w:pPr>
            <w:r>
              <w:rPr>
                <w:sz w:val="22"/>
              </w:rPr>
              <w:t>Fator de Inflação da Variância (VIF) das variáveis preditoras por bioma</w:t>
            </w:r>
          </w:p>
        </w:tc>
        <w:tc>
          <w:tcPr>
            <w:tcW w:w="1134" w:type="dxa"/>
            <w:tcBorders>
              <w:top w:val="nil"/>
              <w:left w:val="nil"/>
              <w:bottom w:val="nil"/>
              <w:right w:val="nil"/>
            </w:tcBorders>
          </w:tcPr>
          <w:p w14:paraId="4A9582FD" w14:textId="77777777" w:rsidR="006D1256" w:rsidRDefault="00000000">
            <w:pPr>
              <w:spacing w:after="0"/>
              <w:ind w:firstLine="0"/>
            </w:pPr>
            <w:r>
              <w:rPr>
                <w:sz w:val="22"/>
              </w:rPr>
              <w:t>45</w:t>
            </w:r>
          </w:p>
        </w:tc>
      </w:tr>
      <w:tr w:rsidR="006D1256" w14:textId="77777777">
        <w:trPr>
          <w:ins w:id="95014" w:author="Claude (revisão de dados)" w:date="2026-09-21T01:03:41Z"/>
        </w:trPr>
        <w:tc>
          <w:tcPr>
            <w:tcW w:w="1474" w:type="dxa"/>
            <w:tcBorders>
              <w:top w:val="nil"/>
              <w:left w:val="nil"/>
              <w:bottom w:val="nil"/>
              <w:right w:val="nil"/>
            </w:tcBorders>
          </w:tcPr>
          <w:p w:rsidR="006D1256" w:rsidRDefault="00000000">
            <w:pPr>
              <w:spacing w:after="0"/>
              <w:ind w:firstLine="0"/>
              <w:rPr>
                <w:ins w:id="95009" w:author="Claude (revisão de dados)" w:date="2026-09-21T01:03:41Z"/>
              </w:rPr>
            </w:pPr>
            <w:ins w:id="95008" w:author="Claude (revisão de dados)" w:date="2026-09-21T01:03:41Z">
              <w:r>
                <w:rPr>
                  <w:sz w:val="22"/>
                </w:rPr>
                <w:t xml:space="preserve">Tabela 6</w:t>
              </w:r>
            </w:ins>
          </w:p>
        </w:tc>
        <w:tc>
          <w:tcPr>
            <w:tcW w:w="6463" w:type="dxa"/>
            <w:tcBorders>
              <w:top w:val="nil"/>
              <w:left w:val="nil"/>
              <w:bottom w:val="nil"/>
              <w:right w:val="nil"/>
            </w:tcBorders>
          </w:tcPr>
          <w:p w:rsidR="006D1256" w:rsidRDefault="00000000">
            <w:pPr>
              <w:spacing w:after="0"/>
              <w:ind w:firstLine="0"/>
              <w:rPr>
                <w:ins w:id="95011" w:author="Claude (revisão de dados)" w:date="2026-09-21T01:03:41Z"/>
              </w:rPr>
            </w:pPr>
            <w:ins w:id="95010" w:author="Claude (revisão de dados)" w:date="2026-09-21T01:03:41Z">
              <w:r>
                <w:rPr>
                  <w:sz w:val="22"/>
                </w:rPr>
                <w:t xml:space="preserve">Anomalias médias das variáveis por fase ENSO e testes de posição, dispersão e extremos</w:t>
              </w:r>
            </w:ins>
          </w:p>
        </w:tc>
        <w:tc>
          <w:tcPr>
            <w:tcW w:w="1134" w:type="dxa"/>
            <w:tcBorders>
              <w:top w:val="nil"/>
              <w:left w:val="nil"/>
              <w:bottom w:val="nil"/>
              <w:right w:val="nil"/>
            </w:tcBorders>
          </w:tcPr>
          <w:p w:rsidR="006D1256" w:rsidRDefault="00000000">
            <w:pPr>
              <w:spacing w:after="0"/>
              <w:ind w:firstLine="0"/>
              <w:rPr>
                <w:ins w:id="95013" w:author="Claude (revisão de dados)" w:date="2026-09-21T01:03:41Z"/>
              </w:rPr>
            </w:pPr>
            <w:ins w:id="95012" w:author="Claude (revisão de dados)" w:date="2026-09-21T01:03:41Z">
              <w:r>
                <w:rPr>
                  <w:sz w:val="22"/>
                </w:rPr>
                <w:t xml:space="preserve"/>
              </w:r>
            </w:ins>
          </w:p>
        </w:tc>
      </w:tr>
      <w:tr w:rsidR="006D1256" w14:paraId="44BBBCF6" w14:textId="77777777">
        <w:tc>
          <w:tcPr>
            <w:tcW w:w="1474" w:type="dxa"/>
            <w:tcBorders>
              <w:top w:val="nil"/>
              <w:left w:val="nil"/>
              <w:bottom w:val="nil"/>
              <w:right w:val="nil"/>
            </w:tcBorders>
          </w:tcPr>
          <w:p w14:paraId="741D3E17" w14:textId="77777777" w:rsidR="006D1256" w:rsidRDefault="00000000">
            <w:pPr>
              <w:spacing w:after="0"/>
              <w:ind w:firstLine="0"/>
            </w:pPr>
            <w:r>
              <w:rPr>
                <w:sz w:val="22"/>
              </w:rPr>
              <w:t>Tabela A1</w:t>
            </w:r>
          </w:p>
        </w:tc>
        <w:tc>
          <w:tcPr>
            <w:tcW w:w="6463" w:type="dxa"/>
            <w:tcBorders>
              <w:top w:val="nil"/>
              <w:left w:val="nil"/>
              <w:bottom w:val="nil"/>
              <w:right w:val="nil"/>
            </w:tcBorders>
          </w:tcPr>
          <w:p w14:paraId="20E3FAA8" w14:textId="77777777" w:rsidR="006D1256" w:rsidRDefault="00000000">
            <w:pPr>
              <w:spacing w:after="0"/>
              <w:ind w:firstLine="0"/>
            </w:pPr>
            <w:r>
              <w:rPr>
                <w:sz w:val="22"/>
              </w:rPr>
              <w:t>Base de dados mensal dos três biomas (2001–2025)</w:t>
            </w:r>
          </w:p>
        </w:tc>
        <w:tc>
          <w:tcPr>
            <w:tcW w:w="1134" w:type="dxa"/>
            <w:tcBorders>
              <w:top w:val="nil"/>
              <w:left w:val="nil"/>
              <w:bottom w:val="nil"/>
              <w:right w:val="nil"/>
            </w:tcBorders>
          </w:tcPr>
          <w:p w14:paraId="6513D413" w14:textId="77777777" w:rsidR="006D1256" w:rsidRDefault="00000000">
            <w:pPr>
              <w:spacing w:after="0"/>
              <w:ind w:firstLine="0"/>
            </w:pPr>
            <w:r>
              <w:rPr>
                <w:sz w:val="22"/>
              </w:rPr>
              <w:t>53</w:t>
            </w:r>
          </w:p>
        </w:tc>
      </w:tr>
      <w:tr w:rsidR="006D1256" w14:paraId="7100C570" w14:textId="77777777">
        <w:tc>
          <w:tcPr>
            <w:tcW w:w="1474" w:type="dxa"/>
            <w:tcBorders>
              <w:top w:val="nil"/>
              <w:left w:val="nil"/>
              <w:bottom w:val="nil"/>
              <w:right w:val="nil"/>
            </w:tcBorders>
          </w:tcPr>
          <w:p w14:paraId="714CFDF5" w14:textId="77777777" w:rsidR="006D1256" w:rsidRDefault="00000000">
            <w:pPr>
              <w:spacing w:after="0"/>
              <w:ind w:firstLine="0"/>
            </w:pPr>
            <w:r>
              <w:rPr>
                <w:sz w:val="22"/>
              </w:rPr>
              <w:t>Tabela A2</w:t>
            </w:r>
          </w:p>
        </w:tc>
        <w:tc>
          <w:tcPr>
            <w:tcW w:w="6463" w:type="dxa"/>
            <w:tcBorders>
              <w:top w:val="nil"/>
              <w:left w:val="nil"/>
              <w:bottom w:val="nil"/>
              <w:right w:val="nil"/>
            </w:tcBorders>
          </w:tcPr>
          <w:p w14:paraId="31B7A2FB" w14:textId="77777777" w:rsidR="006D1256" w:rsidRDefault="00000000">
            <w:pPr>
              <w:spacing w:after="0"/>
              <w:ind w:firstLine="0"/>
            </w:pPr>
            <w:r>
              <w:rPr>
                <w:sz w:val="22"/>
              </w:rPr>
              <w:t>Desempenho das 10 combinações de variáveis ambientais por bioma</w:t>
            </w:r>
          </w:p>
        </w:tc>
        <w:tc>
          <w:tcPr>
            <w:tcW w:w="1134" w:type="dxa"/>
            <w:tcBorders>
              <w:top w:val="nil"/>
              <w:left w:val="nil"/>
              <w:bottom w:val="nil"/>
              <w:right w:val="nil"/>
            </w:tcBorders>
          </w:tcPr>
          <w:p w14:paraId="6CF43E23" w14:textId="77777777" w:rsidR="006D1256" w:rsidRDefault="00000000">
            <w:pPr>
              <w:spacing w:after="0"/>
              <w:ind w:firstLine="0"/>
            </w:pPr>
            <w:r>
              <w:rPr>
                <w:sz w:val="22"/>
              </w:rPr>
              <w:t>63</w:t>
            </w:r>
          </w:p>
        </w:tc>
      </w:tr>
      <w:tr w:rsidR="006D1256" w14:paraId="6F548D6E" w14:textId="77777777">
        <w:tc>
          <w:tcPr>
            <w:tcW w:w="1474" w:type="dxa"/>
            <w:tcBorders>
              <w:top w:val="nil"/>
              <w:left w:val="nil"/>
              <w:bottom w:val="nil"/>
              <w:right w:val="nil"/>
            </w:tcBorders>
          </w:tcPr>
          <w:p w14:paraId="45A35C4A" w14:textId="77777777" w:rsidR="006D1256" w:rsidRDefault="00000000">
            <w:pPr>
              <w:spacing w:after="0"/>
              <w:ind w:firstLine="0"/>
            </w:pPr>
            <w:r>
              <w:rPr>
                <w:sz w:val="22"/>
              </w:rPr>
              <w:t>Tabela A3</w:t>
            </w:r>
          </w:p>
        </w:tc>
        <w:tc>
          <w:tcPr>
            <w:tcW w:w="6463" w:type="dxa"/>
            <w:tcBorders>
              <w:top w:val="nil"/>
              <w:left w:val="nil"/>
              <w:bottom w:val="nil"/>
              <w:right w:val="nil"/>
            </w:tcBorders>
          </w:tcPr>
          <w:p w14:paraId="27184D70" w14:textId="77777777" w:rsidR="006D1256" w:rsidRDefault="00000000">
            <w:pPr>
              <w:spacing w:after="0"/>
              <w:ind w:firstLine="0"/>
            </w:pPr>
            <w:r>
              <w:rPr>
                <w:sz w:val="22"/>
              </w:rPr>
              <w:t>Efeito da remoção das componentes de sazonalidade harmônica no desempenho do MRMP-N</w:t>
            </w:r>
          </w:p>
        </w:tc>
        <w:tc>
          <w:tcPr>
            <w:tcW w:w="1134" w:type="dxa"/>
            <w:tcBorders>
              <w:top w:val="nil"/>
              <w:left w:val="nil"/>
              <w:bottom w:val="nil"/>
              <w:right w:val="nil"/>
            </w:tcBorders>
          </w:tcPr>
          <w:p w14:paraId="6A5F9142" w14:textId="77777777" w:rsidR="006D1256" w:rsidRDefault="00000000">
            <w:pPr>
              <w:spacing w:after="0"/>
              <w:ind w:firstLine="0"/>
            </w:pPr>
            <w:r>
              <w:rPr>
                <w:sz w:val="22"/>
              </w:rPr>
              <w:t>65</w:t>
            </w:r>
          </w:p>
        </w:tc>
      </w:tr>
      <w:tr w:rsidR="006D1256" w14:paraId="4C1E46CD" w14:textId="77777777">
        <w:tc>
          <w:tcPr>
            <w:tcW w:w="1474" w:type="dxa"/>
            <w:tcBorders>
              <w:top w:val="nil"/>
              <w:left w:val="nil"/>
              <w:bottom w:val="nil"/>
              <w:right w:val="nil"/>
            </w:tcBorders>
          </w:tcPr>
          <w:p w14:paraId="19C2A9DA" w14:textId="77777777" w:rsidR="006D1256" w:rsidRDefault="00000000">
            <w:pPr>
              <w:spacing w:after="0"/>
              <w:ind w:firstLine="0"/>
            </w:pPr>
            <w:r>
              <w:rPr>
                <w:sz w:val="22"/>
              </w:rPr>
              <w:t>Tabela A4</w:t>
            </w:r>
          </w:p>
        </w:tc>
        <w:tc>
          <w:tcPr>
            <w:tcW w:w="6463" w:type="dxa"/>
            <w:tcBorders>
              <w:top w:val="nil"/>
              <w:left w:val="nil"/>
              <w:bottom w:val="nil"/>
              <w:right w:val="nil"/>
            </w:tcBorders>
          </w:tcPr>
          <w:p w14:paraId="5BFAD175" w14:textId="77777777" w:rsidR="006D1256" w:rsidRDefault="00000000">
            <w:pPr>
              <w:spacing w:after="0"/>
              <w:ind w:firstLine="0"/>
            </w:pPr>
            <w:r>
              <w:rPr>
                <w:sz w:val="22"/>
              </w:rPr>
              <w:t>Proporção da variância das variáveis climáticas explicada pelo ciclo anual</w:t>
            </w:r>
          </w:p>
        </w:tc>
        <w:tc>
          <w:tcPr>
            <w:tcW w:w="1134" w:type="dxa"/>
            <w:tcBorders>
              <w:top w:val="nil"/>
              <w:left w:val="nil"/>
              <w:bottom w:val="nil"/>
              <w:right w:val="nil"/>
            </w:tcBorders>
          </w:tcPr>
          <w:p w14:paraId="4042575C" w14:textId="77777777" w:rsidR="006D1256" w:rsidRDefault="00000000">
            <w:pPr>
              <w:spacing w:after="0"/>
              <w:ind w:firstLine="0"/>
            </w:pPr>
            <w:r>
              <w:rPr>
                <w:sz w:val="22"/>
              </w:rPr>
              <w:t>65</w:t>
            </w:r>
          </w:p>
        </w:tc>
      </w:tr>
      <w:tr w:rsidR="006D1256" w14:textId="77777777">
        <w:trPr>
          <w:ins w:id="95021" w:author="Claude (revisão de dados)" w:date="2026-09-21T01:03:41Z"/>
        </w:trPr>
        <w:tc>
          <w:tcPr>
            <w:tcW w:w="1474" w:type="dxa"/>
            <w:tcBorders>
              <w:top w:val="nil"/>
              <w:left w:val="nil"/>
              <w:bottom w:val="nil"/>
              <w:right w:val="nil"/>
            </w:tcBorders>
          </w:tcPr>
          <w:p w:rsidR="006D1256" w:rsidRDefault="00000000">
            <w:pPr>
              <w:spacing w:after="0"/>
              <w:ind w:firstLine="0"/>
              <w:rPr>
                <w:ins w:id="95016" w:author="Claude (revisão de dados)" w:date="2026-09-21T01:03:41Z"/>
              </w:rPr>
            </w:pPr>
            <w:ins w:id="95015" w:author="Claude (revisão de dados)" w:date="2026-09-21T01:03:41Z">
              <w:r>
                <w:rPr>
                  <w:sz w:val="22"/>
                </w:rPr>
                <w:t xml:space="preserve">Tabela A5</w:t>
              </w:r>
            </w:ins>
          </w:p>
        </w:tc>
        <w:tc>
          <w:tcPr>
            <w:tcW w:w="6463" w:type="dxa"/>
            <w:tcBorders>
              <w:top w:val="nil"/>
              <w:left w:val="nil"/>
              <w:bottom w:val="nil"/>
              <w:right w:val="nil"/>
            </w:tcBorders>
          </w:tcPr>
          <w:p w:rsidR="006D1256" w:rsidRDefault="00000000">
            <w:pPr>
              <w:spacing w:after="0"/>
              <w:ind w:firstLine="0"/>
              <w:rPr>
                <w:ins w:id="95018" w:author="Claude (revisão de dados)" w:date="2026-09-21T01:03:41Z"/>
              </w:rPr>
            </w:pPr>
            <w:ins w:id="95017" w:author="Claude (revisão de dados)" w:date="2026-09-21T01:03:41Z">
              <w:r>
                <w:rPr>
                  <w:sz w:val="22"/>
                </w:rPr>
                <w:t xml:space="preserve">Valores dos diagramas de caixa das Figuras 11 a 13 por fase ENSO</w:t>
              </w:r>
            </w:ins>
          </w:p>
        </w:tc>
        <w:tc>
          <w:tcPr>
            <w:tcW w:w="1134" w:type="dxa"/>
            <w:tcBorders>
              <w:top w:val="nil"/>
              <w:left w:val="nil"/>
              <w:bottom w:val="nil"/>
              <w:right w:val="nil"/>
            </w:tcBorders>
          </w:tcPr>
          <w:p w:rsidR="006D1256" w:rsidRDefault="00000000">
            <w:pPr>
              <w:spacing w:after="0"/>
              <w:ind w:firstLine="0"/>
              <w:rPr>
                <w:ins w:id="95020" w:author="Claude (revisão de dados)" w:date="2026-09-21T01:03:41Z"/>
              </w:rPr>
            </w:pPr>
            <w:ins w:id="95019" w:author="Claude (revisão de dados)" w:date="2026-09-21T01:03:41Z">
              <w:r>
                <w:rPr>
                  <w:sz w:val="22"/>
                </w:rPr>
                <w:t xml:space="preserve"/>
              </w:r>
            </w:ins>
          </w:p>
        </w:tc>
      </w:tr>
    </w:tbl>
    <w:p w14:paraId="408F1345" w14:textId="77777777" w:rsidR="006B6E26" w:rsidRDefault="006B6E26" w:rsidP="00635654">
      <w:pPr>
        <w:jc w:val="center"/>
        <w:rPr>
          <w:b/>
        </w:rPr>
      </w:pPr>
    </w:p>
    <w:p w14:paraId="4BE30E04" w14:textId="77777777" w:rsidR="006B6E26" w:rsidRDefault="006B6E26" w:rsidP="00635654">
      <w:pPr>
        <w:jc w:val="center"/>
        <w:rPr>
          <w:b/>
        </w:rPr>
      </w:pPr>
    </w:p>
    <w:sdt>
      <w:sdtPr>
        <w:rPr>
          <w:rFonts w:ascii="Times New Roman" w:eastAsia="Times New Roman" w:hAnsi="Times New Roman" w:cs="Times New Roman"/>
          <w:color w:val="000000"/>
          <w:kern w:val="2"/>
          <w:sz w:val="24"/>
          <w:szCs w:val="24"/>
          <w14:ligatures w14:val="standardContextual"/>
        </w:rPr>
        <w:id w:val="-1326963097"/>
        <w:docPartObj>
          <w:docPartGallery w:val="Table of Contents"/>
          <w:docPartUnique/>
        </w:docPartObj>
      </w:sdtPr>
      <w:sdtEndPr>
        <w:rPr>
          <w:b/>
          <w:bCs/>
        </w:rPr>
      </w:sdtEndPr>
      <w:sdtContent>
        <w:p w14:paraId="609D8206" w14:textId="77777777" w:rsidR="005B754E" w:rsidRPr="005B754E" w:rsidRDefault="005B754E" w:rsidP="005B754E">
          <w:pPr>
            <w:pStyle w:val="CabealhodoSumrio"/>
            <w:spacing w:after="240"/>
            <w:jc w:val="center"/>
            <w:rPr>
              <w:b/>
              <w:bCs/>
              <w:color w:val="000000" w:themeColor="text1"/>
            </w:rPr>
          </w:pPr>
          <w:r>
            <w:rPr>
              <w:b/>
              <w:bCs/>
              <w:color w:val="000000" w:themeColor="text1"/>
            </w:rPr>
            <w:t>SUMÁRIO</w:t>
          </w:r>
        </w:p>
        <w:p w14:paraId="15920077" w14:textId="77777777" w:rsidR="00260FC0" w:rsidRDefault="005B754E">
          <w:pPr>
            <w:pStyle w:val="Sumrio1"/>
            <w:tabs>
              <w:tab w:val="left" w:pos="1200"/>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5276043" w:history="1">
            <w:r w:rsidR="00260FC0" w:rsidRPr="00E12C86">
              <w:rPr>
                <w:rStyle w:val="Hyperlink"/>
                <w:noProof/>
              </w:rPr>
              <w:t>1</w:t>
            </w:r>
            <w:r w:rsidR="00260FC0">
              <w:rPr>
                <w:rFonts w:asciiTheme="minorHAnsi" w:eastAsiaTheme="minorEastAsia" w:hAnsiTheme="minorHAnsi" w:cstheme="minorBidi"/>
                <w:noProof/>
                <w:color w:val="auto"/>
              </w:rPr>
              <w:tab/>
            </w:r>
            <w:r w:rsidR="00260FC0" w:rsidRPr="00E12C86">
              <w:rPr>
                <w:rStyle w:val="Hyperlink"/>
                <w:noProof/>
              </w:rPr>
              <w:t>APRESENTAÇÃO E JUSTIFICATIVA</w:t>
            </w:r>
            <w:r w:rsidR="00260FC0">
              <w:rPr>
                <w:noProof/>
                <w:webHidden/>
              </w:rPr>
              <w:tab/>
            </w:r>
            <w:r w:rsidR="00260FC0">
              <w:rPr>
                <w:noProof/>
                <w:webHidden/>
              </w:rPr>
              <w:fldChar w:fldCharType="begin"/>
            </w:r>
            <w:r w:rsidR="00260FC0">
              <w:rPr>
                <w:noProof/>
                <w:webHidden/>
              </w:rPr>
              <w:instrText xml:space="preserve"> PAGEREF _Toc235276043 \h </w:instrText>
            </w:r>
            <w:r w:rsidR="00260FC0">
              <w:rPr>
                <w:noProof/>
                <w:webHidden/>
              </w:rPr>
            </w:r>
            <w:r w:rsidR="00260FC0">
              <w:rPr>
                <w:noProof/>
                <w:webHidden/>
              </w:rPr>
              <w:fldChar w:fldCharType="separate"/>
            </w:r>
            <w:r w:rsidR="00881667">
              <w:rPr>
                <w:noProof/>
                <w:webHidden/>
              </w:rPr>
              <w:t>9</w:t>
            </w:r>
            <w:r w:rsidR="00260FC0">
              <w:rPr>
                <w:noProof/>
                <w:webHidden/>
              </w:rPr>
              <w:fldChar w:fldCharType="end"/>
            </w:r>
          </w:hyperlink>
        </w:p>
        <w:p w14:paraId="1D28985E"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44" w:history="1">
            <w:r w:rsidRPr="00E12C86">
              <w:rPr>
                <w:rStyle w:val="Hyperlink"/>
                <w:noProof/>
              </w:rPr>
              <w:t>2</w:t>
            </w:r>
            <w:r>
              <w:rPr>
                <w:rFonts w:asciiTheme="minorHAnsi" w:eastAsiaTheme="minorEastAsia" w:hAnsiTheme="minorHAnsi" w:cstheme="minorBidi"/>
                <w:noProof/>
                <w:color w:val="auto"/>
              </w:rPr>
              <w:tab/>
            </w:r>
            <w:r w:rsidRPr="00E12C86">
              <w:rPr>
                <w:rStyle w:val="Hyperlink"/>
                <w:noProof/>
              </w:rPr>
              <w:t>FUNDAMENTAÇÃO TEÓRICA</w:t>
            </w:r>
            <w:r>
              <w:rPr>
                <w:noProof/>
                <w:webHidden/>
              </w:rPr>
              <w:tab/>
            </w:r>
            <w:r>
              <w:rPr>
                <w:noProof/>
                <w:webHidden/>
              </w:rPr>
              <w:fldChar w:fldCharType="begin"/>
            </w:r>
            <w:r>
              <w:rPr>
                <w:noProof/>
                <w:webHidden/>
              </w:rPr>
              <w:instrText xml:space="preserve"> PAGEREF _Toc235276044 \h </w:instrText>
            </w:r>
            <w:r>
              <w:rPr>
                <w:noProof/>
                <w:webHidden/>
              </w:rPr>
            </w:r>
            <w:r>
              <w:rPr>
                <w:noProof/>
                <w:webHidden/>
              </w:rPr>
              <w:fldChar w:fldCharType="separate"/>
            </w:r>
            <w:r w:rsidR="00881667">
              <w:rPr>
                <w:noProof/>
                <w:webHidden/>
              </w:rPr>
              <w:t>10</w:t>
            </w:r>
            <w:r>
              <w:rPr>
                <w:noProof/>
                <w:webHidden/>
              </w:rPr>
              <w:fldChar w:fldCharType="end"/>
            </w:r>
          </w:hyperlink>
        </w:p>
        <w:p w14:paraId="396A1E66"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45" w:history="1">
            <w:r w:rsidRPr="00E12C86">
              <w:rPr>
                <w:rStyle w:val="Hyperlink"/>
                <w:noProof/>
              </w:rPr>
              <w:t>3</w:t>
            </w:r>
            <w:r>
              <w:rPr>
                <w:rFonts w:asciiTheme="minorHAnsi" w:eastAsiaTheme="minorEastAsia" w:hAnsiTheme="minorHAnsi" w:cstheme="minorBidi"/>
                <w:noProof/>
                <w:color w:val="auto"/>
              </w:rPr>
              <w:tab/>
            </w:r>
            <w:r w:rsidRPr="00E12C86">
              <w:rPr>
                <w:rStyle w:val="Hyperlink"/>
                <w:noProof/>
              </w:rPr>
              <w:t>QUESTÃO CENTRAL E HIPÓTESES</w:t>
            </w:r>
            <w:r>
              <w:rPr>
                <w:noProof/>
                <w:webHidden/>
              </w:rPr>
              <w:tab/>
            </w:r>
            <w:r>
              <w:rPr>
                <w:noProof/>
                <w:webHidden/>
              </w:rPr>
              <w:fldChar w:fldCharType="begin"/>
            </w:r>
            <w:r>
              <w:rPr>
                <w:noProof/>
                <w:webHidden/>
              </w:rPr>
              <w:instrText xml:space="preserve"> PAGEREF _Toc235276045 \h </w:instrText>
            </w:r>
            <w:r>
              <w:rPr>
                <w:noProof/>
                <w:webHidden/>
              </w:rPr>
            </w:r>
            <w:r>
              <w:rPr>
                <w:noProof/>
                <w:webHidden/>
              </w:rPr>
              <w:fldChar w:fldCharType="separate"/>
            </w:r>
            <w:r w:rsidR="00881667">
              <w:rPr>
                <w:noProof/>
                <w:webHidden/>
              </w:rPr>
              <w:t>17</w:t>
            </w:r>
            <w:r>
              <w:rPr>
                <w:noProof/>
                <w:webHidden/>
              </w:rPr>
              <w:fldChar w:fldCharType="end"/>
            </w:r>
          </w:hyperlink>
        </w:p>
        <w:p w14:paraId="371CF723"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46" w:history="1">
            <w:r w:rsidRPr="00E12C86">
              <w:rPr>
                <w:rStyle w:val="Hyperlink"/>
                <w:noProof/>
              </w:rPr>
              <w:t>3.1</w:t>
            </w:r>
            <w:r>
              <w:rPr>
                <w:rFonts w:asciiTheme="minorHAnsi" w:eastAsiaTheme="minorEastAsia" w:hAnsiTheme="minorHAnsi" w:cstheme="minorBidi"/>
                <w:noProof/>
                <w:color w:val="auto"/>
              </w:rPr>
              <w:tab/>
            </w:r>
            <w:r w:rsidRPr="00E12C86">
              <w:rPr>
                <w:rStyle w:val="Hyperlink"/>
                <w:noProof/>
              </w:rPr>
              <w:t>Questão central</w:t>
            </w:r>
            <w:r>
              <w:rPr>
                <w:noProof/>
                <w:webHidden/>
              </w:rPr>
              <w:tab/>
            </w:r>
            <w:r>
              <w:rPr>
                <w:noProof/>
                <w:webHidden/>
              </w:rPr>
              <w:fldChar w:fldCharType="begin"/>
            </w:r>
            <w:r>
              <w:rPr>
                <w:noProof/>
                <w:webHidden/>
              </w:rPr>
              <w:instrText xml:space="preserve"> PAGEREF _Toc235276046 \h </w:instrText>
            </w:r>
            <w:r>
              <w:rPr>
                <w:noProof/>
                <w:webHidden/>
              </w:rPr>
            </w:r>
            <w:r>
              <w:rPr>
                <w:noProof/>
                <w:webHidden/>
              </w:rPr>
              <w:fldChar w:fldCharType="separate"/>
            </w:r>
            <w:r w:rsidR="00881667">
              <w:rPr>
                <w:noProof/>
                <w:webHidden/>
              </w:rPr>
              <w:t>17</w:t>
            </w:r>
            <w:r>
              <w:rPr>
                <w:noProof/>
                <w:webHidden/>
              </w:rPr>
              <w:fldChar w:fldCharType="end"/>
            </w:r>
          </w:hyperlink>
        </w:p>
        <w:p w14:paraId="6D41C983"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47" w:history="1">
            <w:r w:rsidRPr="00E12C86">
              <w:rPr>
                <w:rStyle w:val="Hyperlink"/>
                <w:noProof/>
              </w:rPr>
              <w:t>3.2</w:t>
            </w:r>
            <w:r>
              <w:rPr>
                <w:rFonts w:asciiTheme="minorHAnsi" w:eastAsiaTheme="minorEastAsia" w:hAnsiTheme="minorHAnsi" w:cstheme="minorBidi"/>
                <w:noProof/>
                <w:color w:val="auto"/>
              </w:rPr>
              <w:tab/>
            </w:r>
            <w:r w:rsidRPr="00E12C86">
              <w:rPr>
                <w:rStyle w:val="Hyperlink"/>
                <w:noProof/>
              </w:rPr>
              <w:t>Hipóteses</w:t>
            </w:r>
            <w:r>
              <w:rPr>
                <w:noProof/>
                <w:webHidden/>
              </w:rPr>
              <w:tab/>
            </w:r>
            <w:r>
              <w:rPr>
                <w:noProof/>
                <w:webHidden/>
              </w:rPr>
              <w:fldChar w:fldCharType="begin"/>
            </w:r>
            <w:r>
              <w:rPr>
                <w:noProof/>
                <w:webHidden/>
              </w:rPr>
              <w:instrText xml:space="preserve"> PAGEREF _Toc235276047 \h </w:instrText>
            </w:r>
            <w:r>
              <w:rPr>
                <w:noProof/>
                <w:webHidden/>
              </w:rPr>
            </w:r>
            <w:r>
              <w:rPr>
                <w:noProof/>
                <w:webHidden/>
              </w:rPr>
              <w:fldChar w:fldCharType="separate"/>
            </w:r>
            <w:r w:rsidR="00881667">
              <w:rPr>
                <w:noProof/>
                <w:webHidden/>
              </w:rPr>
              <w:t>17</w:t>
            </w:r>
            <w:r>
              <w:rPr>
                <w:noProof/>
                <w:webHidden/>
              </w:rPr>
              <w:fldChar w:fldCharType="end"/>
            </w:r>
          </w:hyperlink>
        </w:p>
        <w:p w14:paraId="0FDC9197"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48" w:history="1">
            <w:r w:rsidRPr="00E12C86">
              <w:rPr>
                <w:rStyle w:val="Hyperlink"/>
                <w:noProof/>
              </w:rPr>
              <w:t>4</w:t>
            </w:r>
            <w:r>
              <w:rPr>
                <w:rFonts w:asciiTheme="minorHAnsi" w:eastAsiaTheme="minorEastAsia" w:hAnsiTheme="minorHAnsi" w:cstheme="minorBidi"/>
                <w:noProof/>
                <w:color w:val="auto"/>
              </w:rPr>
              <w:tab/>
            </w:r>
            <w:r w:rsidRPr="00E12C86">
              <w:rPr>
                <w:rStyle w:val="Hyperlink"/>
                <w:noProof/>
              </w:rPr>
              <w:t>OBJETIVOS</w:t>
            </w:r>
            <w:r>
              <w:rPr>
                <w:noProof/>
                <w:webHidden/>
              </w:rPr>
              <w:tab/>
            </w:r>
            <w:r>
              <w:rPr>
                <w:noProof/>
                <w:webHidden/>
              </w:rPr>
              <w:fldChar w:fldCharType="begin"/>
            </w:r>
            <w:r>
              <w:rPr>
                <w:noProof/>
                <w:webHidden/>
              </w:rPr>
              <w:instrText xml:space="preserve"> PAGEREF _Toc235276048 \h </w:instrText>
            </w:r>
            <w:r>
              <w:rPr>
                <w:noProof/>
                <w:webHidden/>
              </w:rPr>
            </w:r>
            <w:r>
              <w:rPr>
                <w:noProof/>
                <w:webHidden/>
              </w:rPr>
              <w:fldChar w:fldCharType="separate"/>
            </w:r>
            <w:r w:rsidR="00881667">
              <w:rPr>
                <w:noProof/>
                <w:webHidden/>
              </w:rPr>
              <w:t>17</w:t>
            </w:r>
            <w:r>
              <w:rPr>
                <w:noProof/>
                <w:webHidden/>
              </w:rPr>
              <w:fldChar w:fldCharType="end"/>
            </w:r>
          </w:hyperlink>
        </w:p>
        <w:p w14:paraId="1BCA1005"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49" w:history="1">
            <w:r w:rsidRPr="00E12C86">
              <w:rPr>
                <w:rStyle w:val="Hyperlink"/>
                <w:noProof/>
              </w:rPr>
              <w:t>4.1</w:t>
            </w:r>
            <w:r>
              <w:rPr>
                <w:rFonts w:asciiTheme="minorHAnsi" w:eastAsiaTheme="minorEastAsia" w:hAnsiTheme="minorHAnsi" w:cstheme="minorBidi"/>
                <w:noProof/>
                <w:color w:val="auto"/>
              </w:rPr>
              <w:tab/>
            </w:r>
            <w:r w:rsidRPr="00E12C86">
              <w:rPr>
                <w:rStyle w:val="Hyperlink"/>
                <w:noProof/>
              </w:rPr>
              <w:t>Objetivo geral</w:t>
            </w:r>
            <w:r>
              <w:rPr>
                <w:noProof/>
                <w:webHidden/>
              </w:rPr>
              <w:tab/>
            </w:r>
            <w:r>
              <w:rPr>
                <w:noProof/>
                <w:webHidden/>
              </w:rPr>
              <w:fldChar w:fldCharType="begin"/>
            </w:r>
            <w:r>
              <w:rPr>
                <w:noProof/>
                <w:webHidden/>
              </w:rPr>
              <w:instrText xml:space="preserve"> PAGEREF _Toc235276049 \h </w:instrText>
            </w:r>
            <w:r>
              <w:rPr>
                <w:noProof/>
                <w:webHidden/>
              </w:rPr>
            </w:r>
            <w:r>
              <w:rPr>
                <w:noProof/>
                <w:webHidden/>
              </w:rPr>
              <w:fldChar w:fldCharType="separate"/>
            </w:r>
            <w:r w:rsidR="00881667">
              <w:rPr>
                <w:noProof/>
                <w:webHidden/>
              </w:rPr>
              <w:t>17</w:t>
            </w:r>
            <w:r>
              <w:rPr>
                <w:noProof/>
                <w:webHidden/>
              </w:rPr>
              <w:fldChar w:fldCharType="end"/>
            </w:r>
          </w:hyperlink>
        </w:p>
        <w:p w14:paraId="31D55234"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0" w:history="1">
            <w:r w:rsidRPr="00E12C86">
              <w:rPr>
                <w:rStyle w:val="Hyperlink"/>
                <w:noProof/>
              </w:rPr>
              <w:t>4.2</w:t>
            </w:r>
            <w:r>
              <w:rPr>
                <w:rFonts w:asciiTheme="minorHAnsi" w:eastAsiaTheme="minorEastAsia" w:hAnsiTheme="minorHAnsi" w:cstheme="minorBidi"/>
                <w:noProof/>
                <w:color w:val="auto"/>
              </w:rPr>
              <w:tab/>
            </w:r>
            <w:r w:rsidRPr="00E12C86">
              <w:rPr>
                <w:rStyle w:val="Hyperlink"/>
                <w:noProof/>
              </w:rPr>
              <w:t>Objetivos específicos</w:t>
            </w:r>
            <w:r>
              <w:rPr>
                <w:noProof/>
                <w:webHidden/>
              </w:rPr>
              <w:tab/>
            </w:r>
            <w:r>
              <w:rPr>
                <w:noProof/>
                <w:webHidden/>
              </w:rPr>
              <w:fldChar w:fldCharType="begin"/>
            </w:r>
            <w:r>
              <w:rPr>
                <w:noProof/>
                <w:webHidden/>
              </w:rPr>
              <w:instrText xml:space="preserve"> PAGEREF _Toc235276050 \h </w:instrText>
            </w:r>
            <w:r>
              <w:rPr>
                <w:noProof/>
                <w:webHidden/>
              </w:rPr>
            </w:r>
            <w:r>
              <w:rPr>
                <w:noProof/>
                <w:webHidden/>
              </w:rPr>
              <w:fldChar w:fldCharType="separate"/>
            </w:r>
            <w:r w:rsidR="00881667">
              <w:rPr>
                <w:noProof/>
                <w:webHidden/>
              </w:rPr>
              <w:t>18</w:t>
            </w:r>
            <w:r>
              <w:rPr>
                <w:noProof/>
                <w:webHidden/>
              </w:rPr>
              <w:fldChar w:fldCharType="end"/>
            </w:r>
          </w:hyperlink>
        </w:p>
        <w:p w14:paraId="5FBF6C2E"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51" w:history="1">
            <w:r w:rsidRPr="00E12C86">
              <w:rPr>
                <w:rStyle w:val="Hyperlink"/>
                <w:noProof/>
              </w:rPr>
              <w:t>5</w:t>
            </w:r>
            <w:r>
              <w:rPr>
                <w:rFonts w:asciiTheme="minorHAnsi" w:eastAsiaTheme="minorEastAsia" w:hAnsiTheme="minorHAnsi" w:cstheme="minorBidi"/>
                <w:noProof/>
                <w:color w:val="auto"/>
              </w:rPr>
              <w:tab/>
            </w:r>
            <w:r w:rsidRPr="00E12C86">
              <w:rPr>
                <w:rStyle w:val="Hyperlink"/>
                <w:noProof/>
              </w:rPr>
              <w:t>MATERIAL E MÉTODOS</w:t>
            </w:r>
            <w:r>
              <w:rPr>
                <w:noProof/>
                <w:webHidden/>
              </w:rPr>
              <w:tab/>
            </w:r>
            <w:r>
              <w:rPr>
                <w:noProof/>
                <w:webHidden/>
              </w:rPr>
              <w:fldChar w:fldCharType="begin"/>
            </w:r>
            <w:r>
              <w:rPr>
                <w:noProof/>
                <w:webHidden/>
              </w:rPr>
              <w:instrText xml:space="preserve"> PAGEREF _Toc235276051 \h </w:instrText>
            </w:r>
            <w:r>
              <w:rPr>
                <w:noProof/>
                <w:webHidden/>
              </w:rPr>
            </w:r>
            <w:r>
              <w:rPr>
                <w:noProof/>
                <w:webHidden/>
              </w:rPr>
              <w:fldChar w:fldCharType="separate"/>
            </w:r>
            <w:r w:rsidR="00881667">
              <w:rPr>
                <w:noProof/>
                <w:webHidden/>
              </w:rPr>
              <w:t>18</w:t>
            </w:r>
            <w:r>
              <w:rPr>
                <w:noProof/>
                <w:webHidden/>
              </w:rPr>
              <w:fldChar w:fldCharType="end"/>
            </w:r>
          </w:hyperlink>
        </w:p>
        <w:p w14:paraId="4DA61201"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2" w:history="1">
            <w:r w:rsidRPr="00E12C86">
              <w:rPr>
                <w:rStyle w:val="Hyperlink"/>
                <w:noProof/>
              </w:rPr>
              <w:t>5.1</w:t>
            </w:r>
            <w:r>
              <w:rPr>
                <w:rFonts w:asciiTheme="minorHAnsi" w:eastAsiaTheme="minorEastAsia" w:hAnsiTheme="minorHAnsi" w:cstheme="minorBidi"/>
                <w:noProof/>
                <w:color w:val="auto"/>
              </w:rPr>
              <w:tab/>
            </w:r>
            <w:r w:rsidRPr="00E12C86">
              <w:rPr>
                <w:rStyle w:val="Hyperlink"/>
                <w:noProof/>
              </w:rPr>
              <w:t>Área de Estudo</w:t>
            </w:r>
            <w:r>
              <w:rPr>
                <w:noProof/>
                <w:webHidden/>
              </w:rPr>
              <w:tab/>
            </w:r>
            <w:r>
              <w:rPr>
                <w:noProof/>
                <w:webHidden/>
              </w:rPr>
              <w:fldChar w:fldCharType="begin"/>
            </w:r>
            <w:r>
              <w:rPr>
                <w:noProof/>
                <w:webHidden/>
              </w:rPr>
              <w:instrText xml:space="preserve"> PAGEREF _Toc235276052 \h </w:instrText>
            </w:r>
            <w:r>
              <w:rPr>
                <w:noProof/>
                <w:webHidden/>
              </w:rPr>
            </w:r>
            <w:r>
              <w:rPr>
                <w:noProof/>
                <w:webHidden/>
              </w:rPr>
              <w:fldChar w:fldCharType="separate"/>
            </w:r>
            <w:r w:rsidR="00881667">
              <w:rPr>
                <w:noProof/>
                <w:webHidden/>
              </w:rPr>
              <w:t>18</w:t>
            </w:r>
            <w:r>
              <w:rPr>
                <w:noProof/>
                <w:webHidden/>
              </w:rPr>
              <w:fldChar w:fldCharType="end"/>
            </w:r>
          </w:hyperlink>
        </w:p>
        <w:p w14:paraId="770D7C6A"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3" w:history="1">
            <w:r w:rsidRPr="00E12C86">
              <w:rPr>
                <w:rStyle w:val="Hyperlink"/>
                <w:noProof/>
              </w:rPr>
              <w:t>5.2</w:t>
            </w:r>
            <w:r>
              <w:rPr>
                <w:rFonts w:asciiTheme="minorHAnsi" w:eastAsiaTheme="minorEastAsia" w:hAnsiTheme="minorHAnsi" w:cstheme="minorBidi"/>
                <w:noProof/>
                <w:color w:val="auto"/>
              </w:rPr>
              <w:tab/>
            </w:r>
            <w:r w:rsidRPr="00E12C86">
              <w:rPr>
                <w:rStyle w:val="Hyperlink"/>
                <w:noProof/>
              </w:rPr>
              <w:t>Dados e Pré-processamento</w:t>
            </w:r>
            <w:r>
              <w:rPr>
                <w:noProof/>
                <w:webHidden/>
              </w:rPr>
              <w:tab/>
            </w:r>
            <w:r>
              <w:rPr>
                <w:noProof/>
                <w:webHidden/>
              </w:rPr>
              <w:fldChar w:fldCharType="begin"/>
            </w:r>
            <w:r>
              <w:rPr>
                <w:noProof/>
                <w:webHidden/>
              </w:rPr>
              <w:instrText xml:space="preserve"> PAGEREF _Toc235276053 \h </w:instrText>
            </w:r>
            <w:r>
              <w:rPr>
                <w:noProof/>
                <w:webHidden/>
              </w:rPr>
            </w:r>
            <w:r>
              <w:rPr>
                <w:noProof/>
                <w:webHidden/>
              </w:rPr>
              <w:fldChar w:fldCharType="separate"/>
            </w:r>
            <w:r w:rsidR="00881667">
              <w:rPr>
                <w:noProof/>
                <w:webHidden/>
              </w:rPr>
              <w:t>21</w:t>
            </w:r>
            <w:r>
              <w:rPr>
                <w:noProof/>
                <w:webHidden/>
              </w:rPr>
              <w:fldChar w:fldCharType="end"/>
            </w:r>
          </w:hyperlink>
        </w:p>
        <w:p w14:paraId="5B6AD65B"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4" w:history="1">
            <w:r w:rsidRPr="00E12C86">
              <w:rPr>
                <w:rStyle w:val="Hyperlink"/>
                <w:noProof/>
              </w:rPr>
              <w:t>5.3</w:t>
            </w:r>
            <w:r>
              <w:rPr>
                <w:rFonts w:asciiTheme="minorHAnsi" w:eastAsiaTheme="minorEastAsia" w:hAnsiTheme="minorHAnsi" w:cstheme="minorBidi"/>
                <w:noProof/>
                <w:color w:val="auto"/>
              </w:rPr>
              <w:tab/>
            </w:r>
            <w:r w:rsidRPr="00E12C86">
              <w:rPr>
                <w:rStyle w:val="Hyperlink"/>
                <w:noProof/>
              </w:rPr>
              <w:t>Especificação do Modelo (MRMP-N)</w:t>
            </w:r>
            <w:r>
              <w:rPr>
                <w:noProof/>
                <w:webHidden/>
              </w:rPr>
              <w:tab/>
            </w:r>
            <w:r>
              <w:rPr>
                <w:noProof/>
                <w:webHidden/>
              </w:rPr>
              <w:fldChar w:fldCharType="begin"/>
            </w:r>
            <w:r>
              <w:rPr>
                <w:noProof/>
                <w:webHidden/>
              </w:rPr>
              <w:instrText xml:space="preserve"> PAGEREF _Toc235276054 \h </w:instrText>
            </w:r>
            <w:r>
              <w:rPr>
                <w:noProof/>
                <w:webHidden/>
              </w:rPr>
            </w:r>
            <w:r>
              <w:rPr>
                <w:noProof/>
                <w:webHidden/>
              </w:rPr>
              <w:fldChar w:fldCharType="separate"/>
            </w:r>
            <w:r w:rsidR="00881667">
              <w:rPr>
                <w:noProof/>
                <w:webHidden/>
              </w:rPr>
              <w:t>25</w:t>
            </w:r>
            <w:r>
              <w:rPr>
                <w:noProof/>
                <w:webHidden/>
              </w:rPr>
              <w:fldChar w:fldCharType="end"/>
            </w:r>
          </w:hyperlink>
        </w:p>
        <w:p w14:paraId="2CAE57F9"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5" w:history="1">
            <w:r w:rsidRPr="00E12C86">
              <w:rPr>
                <w:rStyle w:val="Hyperlink"/>
                <w:noProof/>
              </w:rPr>
              <w:t>5.4</w:t>
            </w:r>
            <w:r>
              <w:rPr>
                <w:rFonts w:asciiTheme="minorHAnsi" w:eastAsiaTheme="minorEastAsia" w:hAnsiTheme="minorHAnsi" w:cstheme="minorBidi"/>
                <w:noProof/>
                <w:color w:val="auto"/>
              </w:rPr>
              <w:tab/>
            </w:r>
            <w:r w:rsidRPr="00E12C86">
              <w:rPr>
                <w:rStyle w:val="Hyperlink"/>
                <w:noProof/>
              </w:rPr>
              <w:t>Análise estatística</w:t>
            </w:r>
            <w:r>
              <w:rPr>
                <w:noProof/>
                <w:webHidden/>
              </w:rPr>
              <w:tab/>
            </w:r>
            <w:r>
              <w:rPr>
                <w:noProof/>
                <w:webHidden/>
              </w:rPr>
              <w:fldChar w:fldCharType="begin"/>
            </w:r>
            <w:r>
              <w:rPr>
                <w:noProof/>
                <w:webHidden/>
              </w:rPr>
              <w:instrText xml:space="preserve"> PAGEREF _Toc235276055 \h </w:instrText>
            </w:r>
            <w:r>
              <w:rPr>
                <w:noProof/>
                <w:webHidden/>
              </w:rPr>
            </w:r>
            <w:r>
              <w:rPr>
                <w:noProof/>
                <w:webHidden/>
              </w:rPr>
              <w:fldChar w:fldCharType="separate"/>
            </w:r>
            <w:r w:rsidR="00881667">
              <w:rPr>
                <w:noProof/>
                <w:webHidden/>
              </w:rPr>
              <w:t>27</w:t>
            </w:r>
            <w:r>
              <w:rPr>
                <w:noProof/>
                <w:webHidden/>
              </w:rPr>
              <w:fldChar w:fldCharType="end"/>
            </w:r>
          </w:hyperlink>
        </w:p>
        <w:p w14:paraId="3771A90D"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6" w:history="1">
            <w:r w:rsidRPr="00E12C86">
              <w:rPr>
                <w:rStyle w:val="Hyperlink"/>
                <w:noProof/>
              </w:rPr>
              <w:t>5.5</w:t>
            </w:r>
            <w:r>
              <w:rPr>
                <w:rFonts w:asciiTheme="minorHAnsi" w:eastAsiaTheme="minorEastAsia" w:hAnsiTheme="minorHAnsi" w:cstheme="minorBidi"/>
                <w:noProof/>
                <w:color w:val="auto"/>
              </w:rPr>
              <w:tab/>
            </w:r>
            <w:r w:rsidRPr="00E12C86">
              <w:rPr>
                <w:rStyle w:val="Hyperlink"/>
                <w:noProof/>
              </w:rPr>
              <w:t>Validação do Modelo</w:t>
            </w:r>
            <w:r>
              <w:rPr>
                <w:noProof/>
                <w:webHidden/>
              </w:rPr>
              <w:tab/>
            </w:r>
            <w:r>
              <w:rPr>
                <w:noProof/>
                <w:webHidden/>
              </w:rPr>
              <w:fldChar w:fldCharType="begin"/>
            </w:r>
            <w:r>
              <w:rPr>
                <w:noProof/>
                <w:webHidden/>
              </w:rPr>
              <w:instrText xml:space="preserve"> PAGEREF _Toc235276056 \h </w:instrText>
            </w:r>
            <w:r>
              <w:rPr>
                <w:noProof/>
                <w:webHidden/>
              </w:rPr>
            </w:r>
            <w:r>
              <w:rPr>
                <w:noProof/>
                <w:webHidden/>
              </w:rPr>
              <w:fldChar w:fldCharType="separate"/>
            </w:r>
            <w:r w:rsidR="00881667">
              <w:rPr>
                <w:noProof/>
                <w:webHidden/>
              </w:rPr>
              <w:t>28</w:t>
            </w:r>
            <w:r>
              <w:rPr>
                <w:noProof/>
                <w:webHidden/>
              </w:rPr>
              <w:fldChar w:fldCharType="end"/>
            </w:r>
          </w:hyperlink>
        </w:p>
        <w:p w14:paraId="1E6F170A"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7" w:history="1">
            <w:r w:rsidRPr="00E12C86">
              <w:rPr>
                <w:rStyle w:val="Hyperlink"/>
                <w:noProof/>
              </w:rPr>
              <w:t>5.6</w:t>
            </w:r>
            <w:r>
              <w:rPr>
                <w:rFonts w:asciiTheme="minorHAnsi" w:eastAsiaTheme="minorEastAsia" w:hAnsiTheme="minorHAnsi" w:cstheme="minorBidi"/>
                <w:noProof/>
                <w:color w:val="auto"/>
              </w:rPr>
              <w:tab/>
            </w:r>
            <w:r w:rsidRPr="00E12C86">
              <w:rPr>
                <w:rStyle w:val="Hyperlink"/>
                <w:noProof/>
              </w:rPr>
              <w:t>Ferramentas Computacionais e Reprodutibilidade</w:t>
            </w:r>
            <w:r>
              <w:rPr>
                <w:noProof/>
                <w:webHidden/>
              </w:rPr>
              <w:tab/>
            </w:r>
            <w:r>
              <w:rPr>
                <w:noProof/>
                <w:webHidden/>
              </w:rPr>
              <w:fldChar w:fldCharType="begin"/>
            </w:r>
            <w:r>
              <w:rPr>
                <w:noProof/>
                <w:webHidden/>
              </w:rPr>
              <w:instrText xml:space="preserve"> PAGEREF _Toc235276057 \h </w:instrText>
            </w:r>
            <w:r>
              <w:rPr>
                <w:noProof/>
                <w:webHidden/>
              </w:rPr>
            </w:r>
            <w:r>
              <w:rPr>
                <w:noProof/>
                <w:webHidden/>
              </w:rPr>
              <w:fldChar w:fldCharType="separate"/>
            </w:r>
            <w:r w:rsidR="00881667">
              <w:rPr>
                <w:noProof/>
                <w:webHidden/>
              </w:rPr>
              <w:t>31</w:t>
            </w:r>
            <w:r>
              <w:rPr>
                <w:noProof/>
                <w:webHidden/>
              </w:rPr>
              <w:fldChar w:fldCharType="end"/>
            </w:r>
          </w:hyperlink>
        </w:p>
        <w:p w14:paraId="26D3A0C4"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58" w:history="1">
            <w:r w:rsidRPr="00E12C86">
              <w:rPr>
                <w:rStyle w:val="Hyperlink"/>
                <w:noProof/>
              </w:rPr>
              <w:t>6</w:t>
            </w:r>
            <w:r>
              <w:rPr>
                <w:rFonts w:asciiTheme="minorHAnsi" w:eastAsiaTheme="minorEastAsia" w:hAnsiTheme="minorHAnsi" w:cstheme="minorBidi"/>
                <w:noProof/>
                <w:color w:val="auto"/>
              </w:rPr>
              <w:tab/>
            </w:r>
            <w:r w:rsidRPr="00E12C86">
              <w:rPr>
                <w:rStyle w:val="Hyperlink"/>
                <w:noProof/>
              </w:rPr>
              <w:t>RESULTADOS E DISCUSSÃO</w:t>
            </w:r>
            <w:r>
              <w:rPr>
                <w:noProof/>
                <w:webHidden/>
              </w:rPr>
              <w:tab/>
            </w:r>
            <w:r>
              <w:rPr>
                <w:noProof/>
                <w:webHidden/>
              </w:rPr>
              <w:fldChar w:fldCharType="begin"/>
            </w:r>
            <w:r>
              <w:rPr>
                <w:noProof/>
                <w:webHidden/>
              </w:rPr>
              <w:instrText xml:space="preserve"> PAGEREF _Toc235276058 \h </w:instrText>
            </w:r>
            <w:r>
              <w:rPr>
                <w:noProof/>
                <w:webHidden/>
              </w:rPr>
            </w:r>
            <w:r>
              <w:rPr>
                <w:noProof/>
                <w:webHidden/>
              </w:rPr>
              <w:fldChar w:fldCharType="separate"/>
            </w:r>
            <w:r w:rsidR="00881667">
              <w:rPr>
                <w:noProof/>
                <w:webHidden/>
              </w:rPr>
              <w:t>32</w:t>
            </w:r>
            <w:r>
              <w:rPr>
                <w:noProof/>
                <w:webHidden/>
              </w:rPr>
              <w:fldChar w:fldCharType="end"/>
            </w:r>
          </w:hyperlink>
        </w:p>
        <w:p w14:paraId="1FCB59A5"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9" w:history="1">
            <w:r w:rsidRPr="00E12C86">
              <w:rPr>
                <w:rStyle w:val="Hyperlink"/>
                <w:noProof/>
              </w:rPr>
              <w:t>6.1</w:t>
            </w:r>
            <w:r>
              <w:rPr>
                <w:rFonts w:asciiTheme="minorHAnsi" w:eastAsiaTheme="minorEastAsia" w:hAnsiTheme="minorHAnsi" w:cstheme="minorBidi"/>
                <w:noProof/>
                <w:color w:val="auto"/>
              </w:rPr>
              <w:tab/>
            </w:r>
            <w:r w:rsidRPr="00E12C86">
              <w:rPr>
                <w:rStyle w:val="Hyperlink"/>
                <w:noProof/>
              </w:rPr>
              <w:t>Desempenho preditivo do modelo por bioma</w:t>
            </w:r>
            <w:r>
              <w:rPr>
                <w:noProof/>
                <w:webHidden/>
              </w:rPr>
              <w:tab/>
            </w:r>
            <w:r>
              <w:rPr>
                <w:noProof/>
                <w:webHidden/>
              </w:rPr>
              <w:fldChar w:fldCharType="begin"/>
            </w:r>
            <w:r>
              <w:rPr>
                <w:noProof/>
                <w:webHidden/>
              </w:rPr>
              <w:instrText xml:space="preserve"> PAGEREF _Toc235276059 \h </w:instrText>
            </w:r>
            <w:r>
              <w:rPr>
                <w:noProof/>
                <w:webHidden/>
              </w:rPr>
            </w:r>
            <w:r>
              <w:rPr>
                <w:noProof/>
                <w:webHidden/>
              </w:rPr>
              <w:fldChar w:fldCharType="separate"/>
            </w:r>
            <w:r w:rsidR="00881667">
              <w:rPr>
                <w:noProof/>
                <w:webHidden/>
              </w:rPr>
              <w:t>32</w:t>
            </w:r>
            <w:r>
              <w:rPr>
                <w:noProof/>
                <w:webHidden/>
              </w:rPr>
              <w:fldChar w:fldCharType="end"/>
            </w:r>
          </w:hyperlink>
        </w:p>
        <w:p w14:paraId="573ACBA2"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0" w:history="1">
            <w:r w:rsidRPr="00E12C86">
              <w:rPr>
                <w:rStyle w:val="Hyperlink"/>
                <w:noProof/>
              </w:rPr>
              <w:t>6.2</w:t>
            </w:r>
            <w:r>
              <w:rPr>
                <w:rFonts w:asciiTheme="minorHAnsi" w:eastAsiaTheme="minorEastAsia" w:hAnsiTheme="minorHAnsi" w:cstheme="minorBidi"/>
                <w:noProof/>
                <w:color w:val="auto"/>
              </w:rPr>
              <w:tab/>
            </w:r>
            <w:r w:rsidRPr="00E12C86">
              <w:rPr>
                <w:rStyle w:val="Hyperlink"/>
                <w:noProof/>
              </w:rPr>
              <w:t>Seleção do grau polinomial e variáveis preditoras</w:t>
            </w:r>
            <w:r>
              <w:rPr>
                <w:noProof/>
                <w:webHidden/>
              </w:rPr>
              <w:tab/>
            </w:r>
            <w:r>
              <w:rPr>
                <w:noProof/>
                <w:webHidden/>
              </w:rPr>
              <w:fldChar w:fldCharType="begin"/>
            </w:r>
            <w:r>
              <w:rPr>
                <w:noProof/>
                <w:webHidden/>
              </w:rPr>
              <w:instrText xml:space="preserve"> PAGEREF _Toc235276060 \h </w:instrText>
            </w:r>
            <w:r>
              <w:rPr>
                <w:noProof/>
                <w:webHidden/>
              </w:rPr>
            </w:r>
            <w:r>
              <w:rPr>
                <w:noProof/>
                <w:webHidden/>
              </w:rPr>
              <w:fldChar w:fldCharType="separate"/>
            </w:r>
            <w:r w:rsidR="00881667">
              <w:rPr>
                <w:noProof/>
                <w:webHidden/>
              </w:rPr>
              <w:t>36</w:t>
            </w:r>
            <w:r>
              <w:rPr>
                <w:noProof/>
                <w:webHidden/>
              </w:rPr>
              <w:fldChar w:fldCharType="end"/>
            </w:r>
          </w:hyperlink>
        </w:p>
        <w:p w14:paraId="05A2E4A4"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1" w:history="1">
            <w:r w:rsidRPr="00E12C86">
              <w:rPr>
                <w:rStyle w:val="Hyperlink"/>
                <w:noProof/>
              </w:rPr>
              <w:t>6.3</w:t>
            </w:r>
            <w:r>
              <w:rPr>
                <w:rFonts w:asciiTheme="minorHAnsi" w:eastAsiaTheme="minorEastAsia" w:hAnsiTheme="minorHAnsi" w:cstheme="minorBidi"/>
                <w:noProof/>
                <w:color w:val="auto"/>
              </w:rPr>
              <w:tab/>
            </w:r>
            <w:r w:rsidRPr="00E12C86">
              <w:rPr>
                <w:rStyle w:val="Hyperlink"/>
                <w:noProof/>
              </w:rPr>
              <w:t>Papel da disponibilidade hídrica no Cerrado e os regimes de produtividade primária dos biomas da Bahia</w:t>
            </w:r>
            <w:r>
              <w:rPr>
                <w:noProof/>
                <w:webHidden/>
              </w:rPr>
              <w:tab/>
            </w:r>
            <w:r>
              <w:rPr>
                <w:noProof/>
                <w:webHidden/>
              </w:rPr>
              <w:fldChar w:fldCharType="begin"/>
            </w:r>
            <w:r>
              <w:rPr>
                <w:noProof/>
                <w:webHidden/>
              </w:rPr>
              <w:instrText xml:space="preserve"> PAGEREF _Toc235276061 \h </w:instrText>
            </w:r>
            <w:r>
              <w:rPr>
                <w:noProof/>
                <w:webHidden/>
              </w:rPr>
            </w:r>
            <w:r>
              <w:rPr>
                <w:noProof/>
                <w:webHidden/>
              </w:rPr>
              <w:fldChar w:fldCharType="separate"/>
            </w:r>
            <w:r w:rsidR="00881667">
              <w:rPr>
                <w:noProof/>
                <w:webHidden/>
              </w:rPr>
              <w:t>39</w:t>
            </w:r>
            <w:r>
              <w:rPr>
                <w:noProof/>
                <w:webHidden/>
              </w:rPr>
              <w:fldChar w:fldCharType="end"/>
            </w:r>
          </w:hyperlink>
        </w:p>
        <w:p w14:paraId="552A1270"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2" w:history="1">
            <w:r w:rsidRPr="00E12C86">
              <w:rPr>
                <w:rStyle w:val="Hyperlink"/>
                <w:noProof/>
              </w:rPr>
              <w:t>6.4</w:t>
            </w:r>
            <w:r>
              <w:rPr>
                <w:rFonts w:asciiTheme="minorHAnsi" w:eastAsiaTheme="minorEastAsia" w:hAnsiTheme="minorHAnsi" w:cstheme="minorBidi"/>
                <w:noProof/>
                <w:color w:val="auto"/>
              </w:rPr>
              <w:tab/>
            </w:r>
            <w:r w:rsidRPr="00E12C86">
              <w:rPr>
                <w:rStyle w:val="Hyperlink"/>
                <w:noProof/>
              </w:rPr>
              <w:t>Diagnóstico estatístico do modelo</w:t>
            </w:r>
            <w:r>
              <w:rPr>
                <w:noProof/>
                <w:webHidden/>
              </w:rPr>
              <w:tab/>
            </w:r>
            <w:r>
              <w:rPr>
                <w:noProof/>
                <w:webHidden/>
              </w:rPr>
              <w:fldChar w:fldCharType="begin"/>
            </w:r>
            <w:r>
              <w:rPr>
                <w:noProof/>
                <w:webHidden/>
              </w:rPr>
              <w:instrText xml:space="preserve"> PAGEREF _Toc235276062 \h </w:instrText>
            </w:r>
            <w:r>
              <w:rPr>
                <w:noProof/>
                <w:webHidden/>
              </w:rPr>
            </w:r>
            <w:r>
              <w:rPr>
                <w:noProof/>
                <w:webHidden/>
              </w:rPr>
              <w:fldChar w:fldCharType="separate"/>
            </w:r>
            <w:r w:rsidR="00881667">
              <w:rPr>
                <w:noProof/>
                <w:webHidden/>
              </w:rPr>
              <w:t>42</w:t>
            </w:r>
            <w:r>
              <w:rPr>
                <w:noProof/>
                <w:webHidden/>
              </w:rPr>
              <w:fldChar w:fldCharType="end"/>
            </w:r>
          </w:hyperlink>
        </w:p>
        <w:p w14:paraId="4A1228A1"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3" w:history="1">
            <w:r w:rsidRPr="00E12C86">
              <w:rPr>
                <w:rStyle w:val="Hyperlink"/>
                <w:noProof/>
              </w:rPr>
              <w:t>6.5</w:t>
            </w:r>
            <w:r>
              <w:rPr>
                <w:rFonts w:asciiTheme="minorHAnsi" w:eastAsiaTheme="minorEastAsia" w:hAnsiTheme="minorHAnsi" w:cstheme="minorBidi"/>
                <w:noProof/>
                <w:color w:val="auto"/>
              </w:rPr>
              <w:tab/>
            </w:r>
            <w:r w:rsidRPr="00E12C86">
              <w:rPr>
                <w:rStyle w:val="Hyperlink"/>
                <w:noProof/>
              </w:rPr>
              <w:t>Influência do ENSO sobre a produtividade dos biomas</w:t>
            </w:r>
            <w:r>
              <w:rPr>
                <w:noProof/>
                <w:webHidden/>
              </w:rPr>
              <w:tab/>
            </w:r>
            <w:r>
              <w:rPr>
                <w:noProof/>
                <w:webHidden/>
              </w:rPr>
              <w:fldChar w:fldCharType="begin"/>
            </w:r>
            <w:r>
              <w:rPr>
                <w:noProof/>
                <w:webHidden/>
              </w:rPr>
              <w:instrText xml:space="preserve"> PAGEREF _Toc235276063 \h </w:instrText>
            </w:r>
            <w:r>
              <w:rPr>
                <w:noProof/>
                <w:webHidden/>
              </w:rPr>
            </w:r>
            <w:r>
              <w:rPr>
                <w:noProof/>
                <w:webHidden/>
              </w:rPr>
              <w:fldChar w:fldCharType="separate"/>
            </w:r>
            <w:r w:rsidR="00881667">
              <w:rPr>
                <w:noProof/>
                <w:webHidden/>
              </w:rPr>
              <w:t>45</w:t>
            </w:r>
            <w:r>
              <w:rPr>
                <w:noProof/>
                <w:webHidden/>
              </w:rPr>
              <w:fldChar w:fldCharType="end"/>
            </w:r>
          </w:hyperlink>
        </w:p>
        <w:p w14:paraId="35AD8F71" w14:textId="777777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4" w:history="1">
            <w:r w:rsidRPr="00E12C86">
              <w:rPr>
                <w:rStyle w:val="Hyperlink"/>
                <w:noProof/>
              </w:rPr>
              <w:t>6.6</w:t>
            </w:r>
            <w:r>
              <w:rPr>
                <w:rFonts w:asciiTheme="minorHAnsi" w:eastAsiaTheme="minorEastAsia" w:hAnsiTheme="minorHAnsi" w:cstheme="minorBidi"/>
                <w:noProof/>
                <w:color w:val="auto"/>
              </w:rPr>
              <w:tab/>
            </w:r>
            <w:r w:rsidRPr="00E12C86">
              <w:rPr>
                <w:rStyle w:val="Hyperlink"/>
                <w:noProof/>
              </w:rPr>
              <w:t>Implicações ambientais e para o planejamento regional</w:t>
            </w:r>
            <w:r>
              <w:rPr>
                <w:noProof/>
                <w:webHidden/>
              </w:rPr>
              <w:tab/>
            </w:r>
            <w:r>
              <w:rPr>
                <w:noProof/>
                <w:webHidden/>
              </w:rPr>
              <w:fldChar w:fldCharType="begin"/>
            </w:r>
            <w:r>
              <w:rPr>
                <w:noProof/>
                <w:webHidden/>
              </w:rPr>
              <w:instrText xml:space="preserve"> PAGEREF _Toc235276064 \h </w:instrText>
            </w:r>
            <w:r>
              <w:rPr>
                <w:noProof/>
                <w:webHidden/>
              </w:rPr>
            </w:r>
            <w:r>
              <w:rPr>
                <w:noProof/>
                <w:webHidden/>
              </w:rPr>
              <w:fldChar w:fldCharType="separate"/>
            </w:r>
            <w:r w:rsidR="00881667">
              <w:rPr>
                <w:noProof/>
                <w:webHidden/>
              </w:rPr>
              <w:t>48</w:t>
            </w:r>
            <w:r>
              <w:rPr>
                <w:noProof/>
                <w:webHidden/>
              </w:rPr>
              <w:fldChar w:fldCharType="end"/>
            </w:r>
          </w:hyperlink>
        </w:p>
        <w:p w14:paraId="5E64AB8E"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65" w:history="1">
            <w:r w:rsidRPr="00E12C86">
              <w:rPr>
                <w:rStyle w:val="Hyperlink"/>
                <w:noProof/>
              </w:rPr>
              <w:t>7</w:t>
            </w:r>
            <w:r>
              <w:rPr>
                <w:rFonts w:asciiTheme="minorHAnsi" w:eastAsiaTheme="minorEastAsia" w:hAnsiTheme="minorHAnsi" w:cstheme="minorBidi"/>
                <w:noProof/>
                <w:color w:val="auto"/>
              </w:rPr>
              <w:tab/>
            </w:r>
            <w:r w:rsidRPr="00E12C86">
              <w:rPr>
                <w:rStyle w:val="Hyperlink"/>
                <w:noProof/>
              </w:rPr>
              <w:t>CONSIDERAÇÕES FINAIS</w:t>
            </w:r>
            <w:r>
              <w:rPr>
                <w:noProof/>
                <w:webHidden/>
              </w:rPr>
              <w:tab/>
            </w:r>
            <w:r>
              <w:rPr>
                <w:noProof/>
                <w:webHidden/>
              </w:rPr>
              <w:fldChar w:fldCharType="begin"/>
            </w:r>
            <w:r>
              <w:rPr>
                <w:noProof/>
                <w:webHidden/>
              </w:rPr>
              <w:instrText xml:space="preserve"> PAGEREF _Toc235276065 \h </w:instrText>
            </w:r>
            <w:r>
              <w:rPr>
                <w:noProof/>
                <w:webHidden/>
              </w:rPr>
            </w:r>
            <w:r>
              <w:rPr>
                <w:noProof/>
                <w:webHidden/>
              </w:rPr>
              <w:fldChar w:fldCharType="separate"/>
            </w:r>
            <w:r w:rsidR="00881667">
              <w:rPr>
                <w:noProof/>
                <w:webHidden/>
              </w:rPr>
              <w:t>49</w:t>
            </w:r>
            <w:r>
              <w:rPr>
                <w:noProof/>
                <w:webHidden/>
              </w:rPr>
              <w:fldChar w:fldCharType="end"/>
            </w:r>
          </w:hyperlink>
        </w:p>
        <w:p w14:paraId="571647B1" w14:textId="77777777"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66" w:history="1">
            <w:r w:rsidRPr="00E12C86">
              <w:rPr>
                <w:rStyle w:val="Hyperlink"/>
                <w:noProof/>
              </w:rPr>
              <w:t>8</w:t>
            </w:r>
            <w:r>
              <w:rPr>
                <w:rFonts w:asciiTheme="minorHAnsi" w:eastAsiaTheme="minorEastAsia" w:hAnsiTheme="minorHAnsi" w:cstheme="minorBidi"/>
                <w:noProof/>
                <w:color w:val="auto"/>
              </w:rPr>
              <w:tab/>
            </w:r>
            <w:r w:rsidRPr="00E12C86">
              <w:rPr>
                <w:rStyle w:val="Hyperlink"/>
                <w:noProof/>
              </w:rPr>
              <w:t>REFERÊNCIAS</w:t>
            </w:r>
            <w:r>
              <w:rPr>
                <w:noProof/>
                <w:webHidden/>
              </w:rPr>
              <w:tab/>
            </w:r>
            <w:r>
              <w:rPr>
                <w:noProof/>
                <w:webHidden/>
              </w:rPr>
              <w:fldChar w:fldCharType="begin"/>
            </w:r>
            <w:r>
              <w:rPr>
                <w:noProof/>
                <w:webHidden/>
              </w:rPr>
              <w:instrText xml:space="preserve"> PAGEREF _Toc235276066 \h </w:instrText>
            </w:r>
            <w:r>
              <w:rPr>
                <w:noProof/>
                <w:webHidden/>
              </w:rPr>
            </w:r>
            <w:r>
              <w:rPr>
                <w:noProof/>
                <w:webHidden/>
              </w:rPr>
              <w:fldChar w:fldCharType="separate"/>
            </w:r>
            <w:r w:rsidR="00881667">
              <w:rPr>
                <w:noProof/>
                <w:webHidden/>
              </w:rPr>
              <w:t>66</w:t>
            </w:r>
            <w:r>
              <w:rPr>
                <w:noProof/>
                <w:webHidden/>
              </w:rPr>
              <w:fldChar w:fldCharType="end"/>
            </w:r>
          </w:hyperlink>
        </w:p>
        <w:p w14:paraId="0CC93ABA" w14:textId="77777777" w:rsidR="005B754E" w:rsidRDefault="005B754E">
          <w:r>
            <w:rPr>
              <w:b/>
              <w:bCs/>
            </w:rPr>
            <w:fldChar w:fldCharType="end"/>
          </w:r>
        </w:p>
      </w:sdtContent>
    </w:sdt>
    <w:p w14:paraId="1EDEBADA" w14:textId="77777777" w:rsidR="00424DB9" w:rsidRDefault="00B854DD" w:rsidP="0018172F">
      <w:pPr>
        <w:pStyle w:val="Ttulo1"/>
        <w:pageBreakBefore/>
      </w:pPr>
      <w:bookmarkStart w:id="2" w:name="_Toc235276043"/>
      <w:r>
        <w:lastRenderedPageBreak/>
        <w:t>APRESENTAÇÃO E JUSTIFICATIVA</w:t>
      </w:r>
      <w:bookmarkEnd w:id="2"/>
      <w:r>
        <w:t xml:space="preserve"> </w:t>
      </w:r>
    </w:p>
    <w:p w14:paraId="61B30965" w14:textId="77777777" w:rsidR="007D2CF3" w:rsidRDefault="00CE3A28" w:rsidP="007D2CF3">
      <w:r>
        <w:t>A Fotossíntese Líquida (PSN) constitui um importante indicador da atividade fotossintética dos ecossistemas terrestres, representando o carbono assimilado pela vegetação após o desconto da respiração de manutenção de folhas e raízes finas. Por refletir diretamente a resposta fisiológica da cobertura vegetal às condições ambientais, a PSN é amplamente utilizada para monitorar a dinâmica dos ecossistemas e avaliar alterações decorrentes de fatores climáticos e antrópicos. No contexto das mudanças climáticas globais, sua relevância é amplificada, pois a Fotossíntese Líquida atua tanto como um componente chave no ciclo global do carbono quanto como um indicador sensível às alterações de temperatura, precipitação e radiação solar. Portanto, a modelagem precisa dos fatores que influenciam a Fotossíntese Líquida é imperativa para a ciência ambiental e para a formulação de políticas públicas eficazes.</w:t>
      </w:r>
    </w:p>
    <w:p w14:paraId="2C7C5D7B" w14:textId="77777777" w:rsidR="007D2CF3" w:rsidRDefault="007D2CF3" w:rsidP="007D2CF3">
      <w:r>
        <w:t>O estado da Bahia apresenta um sistema ambiental de notável complexidade, onde fatores climáticos, geográficos e antrópicos interagem de maneira sinérgica e não linear. O estado reúne três importantes biomas brasileiros, a saber, Mata Atlântica, Cerrado e Caatinga, caracterizados por diferentes regimes climáticos, formações vegetacionais e níveis de pressão antrópica, que variam da intensa fragmentação e urbanização na Mata Atlântica, passando pela expansão da fronteira agrícola no Cerrado, até os processos de degradação e desertificação na Caatinga. Essa heterogeneidade ambiental produz padrões distintos de resposta da vegetação, dificultando a representação dos processos ecológicos por modelos lineares convencionais. Abordagens de modelagem tradicionais, baseadas em regressão linear simples, podem ser inadequadas para capturar tais dinâmicas, resultando frequentemente em representações distorcidas que subestimam a complexidade das interações. A incapacidade de modelar as relações não lineares e os efeitos de interação entre preditores leva a uma compreensão incompleta dos processos ecológicos e, consequentemente, a decisões de gestão ambiental menos eficazes do que poderiam ser.</w:t>
      </w:r>
    </w:p>
    <w:p w14:paraId="3A1AFFD7" w14:textId="77777777" w:rsidR="007D2CF3" w:rsidRDefault="007D2CF3" w:rsidP="007D2CF3">
      <w:r>
        <w:t xml:space="preserve">Para superar essas limitações metodológicas, este estudo emprega um Modelo de Regressão Múltipla Polinomial de ordem N (MRMP-N). Esta abordagem foi selecionada por sua capacidade de representar relações não lineares e efeitos de interação entre variáveis ambientais, permitindo capturar padrões ecológicos que dificilmente seriam descritos por modelos lineares convencionais. Modelos de regressão polinomial com seleção sistemática de termos têm sido aplicados tanto na predição quantitativa estrutura-atividade em química medicinal (Guimarães et al., 2024) quanto, em sentido mais amplo, na modelagem de respostas ecológicas não lineares, para as quais abordagens flexíveis superam consistentemente as </w:t>
      </w:r>
      <w:r>
        <w:lastRenderedPageBreak/>
        <w:t>estritamente lineares (Hao et al., 2019). O MRMP-N permite uma representação mais fiel da complexa realidade ambiental, na qual a resposta da Fotossíntese Líquida a um determinado fator pode depender do nível de outro. A especificação do modelo seguiu um protocolo sistemático e reprodutível, que inclui a padronização do conjunto de dados, a adição gradual de termos polinomiais e de interação, a seleção e validação dos modelos com base em critérios estatísticos e métricas de desempenho preditivo, e a avaliação rigorosa do desempenho do modelo final por meio de métricas consagradas, como o coeficiente de determinação (R²), a raiz do erro quadrático médio (RMSE) e a análise de resíduos.</w:t>
      </w:r>
    </w:p>
    <w:p w14:paraId="38D5B1E0" w14:textId="77777777" w:rsidR="007D2CF3" w:rsidRDefault="007D2CF3" w:rsidP="007D2CF3">
      <w:r>
        <w:t xml:space="preserve">A escolha do modelo de regressão múltipla polinomial (MRMP-N) é estratégica, pois permite avaliar a contribuição relativa das variáveis preditoras para o desempenho do modelo, como precipitação, temperatura, evapotranspiração e disponibilidade hídrica, sobre a Fotossíntese Líquida (PSN). O estudo desenvolveu e validou um modelo preditivo capaz de estimar a PSN a partir de variáveis climáticas e ambientais. Buscou-se identificar os fatores de maior influência sobre a dinâmica da PSN nos ecossistemas baianos, bem como quantificar sua contribuição relativa por meio de métricas estatísticas e análises de sensibilidade, com validação por </w:t>
      </w:r>
      <w:r>
        <w:rPr>
          <w:i/>
          <w:iCs/>
        </w:rPr>
        <w:t>RepeatedKFold</w:t>
      </w:r>
      <w:r>
        <w:t>, esquemas complementares de validação temporal (</w:t>
      </w:r>
      <w:r>
        <w:rPr>
          <w:i/>
          <w:iCs/>
        </w:rPr>
        <w:t>GroupKFold</w:t>
      </w:r>
      <w:r>
        <w:t xml:space="preserve"> por ano e </w:t>
      </w:r>
      <w:r>
        <w:rPr>
          <w:i/>
          <w:iCs/>
        </w:rPr>
        <w:t>TimeSeriesSplit</w:t>
      </w:r>
      <w:r>
        <w:t xml:space="preserve"> com janela expansível) e teste de Y-randomization. Os resultados poderão subsidiar ações de monitoramento ambiental, avaliação dos impactos das mudanças climáticas e planejamento da gestão dos recursos naturais na Bahia, contribuindo para uma melhor compreensão dos fatores que controlam a dinâmica da PSN nos diferentes biomas do estado. Por sua abordagem quantitativa na análise de processos ecológicos, este projeto está alinhado à Área de Concentração em Ciências e Tecnologias Ambientais e se vincula à Linha de Pesquisa em Tecnologias Ambientais do PPGCTA.</w:t>
      </w:r>
    </w:p>
    <w:p w14:paraId="79159EE3" w14:textId="77777777" w:rsidR="00424DB9" w:rsidRDefault="00B854DD" w:rsidP="0018172F">
      <w:pPr>
        <w:pStyle w:val="Ttulo1"/>
      </w:pPr>
      <w:bookmarkStart w:id="3" w:name="_Toc235276044"/>
      <w:r>
        <w:t>FUNDAMENTAÇÃO TEÓRICA</w:t>
      </w:r>
      <w:bookmarkEnd w:id="3"/>
      <w:r>
        <w:t xml:space="preserve"> </w:t>
      </w:r>
    </w:p>
    <w:p w14:paraId="4D7D535D" w14:textId="77777777" w:rsidR="006045D3" w:rsidRDefault="006045D3" w:rsidP="006045D3">
      <w:r>
        <w:t xml:space="preserve">A compreensão do funcionamento ambiental requer abordagens capazes de lidar com sistemas complexos, nos quais múltiplos fatores atuam de forma conjunta e frequentemente não linear. As avaliações mais recentes do Painel Intergovernamental sobre Mudanças Climáticas (IPCC, 2022) ressaltam que as respostas dos ecossistemas a essas pressões podem apresentar limiares e efeitos combinados, variando entre regiões e escalas. Essa perspectiva foi consolidada pela ecologia teórica desde o trabalho seminal de Levin (1998), que descreve os ecossistemas como sistemas adaptativos complexos, nos quais padrões de larga escala emergem de interações locais. Evidências recentes reforçam essa visão: Flores et al. (2024), ao analisarem </w:t>
      </w:r>
      <w:r>
        <w:lastRenderedPageBreak/>
        <w:t>transições críticas no sistema florestal amazônico, demonstram que ecossistemas tropicais podem cruzar limiares a partir dos quais a resposta deixa de ser proporcional à forçante (o fator externo que a provoca, como o aumento da temperatura ou a redução da chuva), evidenciando a necessidade de modelos que acomodem dependência de contexto e comportamento não linear, dinâmica igualmente relevante para os biomas analisados neste estudo Mata Atlântica, Cerrado e Caatinga.</w:t>
      </w:r>
    </w:p>
    <w:p w14:paraId="5BF3FC03" w14:textId="77777777" w:rsidR="006045D3" w:rsidRDefault="006045D3" w:rsidP="006045D3">
      <w:r>
        <w:t xml:space="preserve">Nesse cenário, a fotossíntese líquida (PSN, </w:t>
      </w:r>
      <w:r>
        <w:rPr>
          <w:i/>
        </w:rPr>
        <w:t>net photosynthesis</w:t>
      </w:r>
      <w:r>
        <w:t>) constitui uma variável-síntese particularmente informativa do funcionamento ecológico terrestre. A fonte dessa variável é o sensor MODIS (</w:t>
      </w:r>
      <w:r>
        <w:rPr>
          <w:i/>
        </w:rPr>
        <w:t>Moderate Resolution Imaging Spectroradiometer</w:t>
      </w:r>
      <w:r>
        <w:t xml:space="preserve">), instrumento orbital da agência espacial norte-americana NASA a bordo dos satélites </w:t>
      </w:r>
      <w:r>
        <w:rPr>
          <w:i/>
        </w:rPr>
        <w:t>Terra</w:t>
      </w:r>
      <w:r>
        <w:t xml:space="preserve"> (lançado em 1999) e </w:t>
      </w:r>
      <w:r>
        <w:rPr>
          <w:i/>
        </w:rPr>
        <w:t>Aqua</w:t>
      </w:r>
      <w:r>
        <w:t xml:space="preserve"> (2002). O MODIS observa toda a superfície terrestre a cada um ou dois dias, em 36 bandas espectrais e resoluções de 250 m a 1 km; a partir dessas imagens, a NASA gera produtos derivados identificados por códigos, como o MOD17 (produtividade da vegetação), o MOD16 (evapotranspiração), o MOD11 (temperatura da superfície) e o MCD64 (área queimada), todos distribuídos gratuitamente. O algoritmo MOD17 (Running et al., 2004; Running; Zhao, 2021) estima três níveis de fluxo de carbono, cuja relação está esquematizada na Figura 1. A Produtividade Primária Bruta (GPP) corresponde a todo o carbono retirado da atmosfera pela fotossíntese. Parte desse carbono é consumida imediatamente pela respiração de manutenção das folhas e das raízes finas, isto é, o custo de manter vivos os tecidos de vida curta; o que sobra é a Fotossíntese Líquida (PSN), o carbono que a vegetação efetivamente acumula em escala de dias a semanas. Se, além disso, forem descontadas a respiração de manutenção dos demais tecidos vivos (lenho e raízes grossas) e a respiração de crescimento, o custo de construir biomassa nova, chega-se à Produtividade Primária Líquida (NPP), calculada por agregação anual (Zhao et al., 2005; Running; Zhao, 2021). Em termos de equações, PSN = GPP − Rm(folhas) − Rm(raízes finas) e NPP = PSN − Rm(lenho e raízes grossas) − Rg, em que Rm é a respiração de manutenção e Rg a respiração de crescimento. A PSN é, portanto, um saldo intermediário entre a GPP e a NPP.</w:t>
      </w:r>
    </w:p>
    <w:p w14:paraId="3A17E824" w14:textId="77777777" w:rsidR="006D1256" w:rsidRDefault="00000000">
      <w:pPr>
        <w:keepNext/>
        <w:spacing w:before="240" w:after="40"/>
        <w:ind w:firstLine="0"/>
        <w:jc w:val="center"/>
        <w:rPr>
          <w:b/>
          <w:bCs/>
          <w:sz w:val="22"/>
          <w:szCs w:val="22"/>
        </w:rPr>
      </w:pPr>
      <w:r>
        <w:rPr>
          <w:b/>
          <w:sz w:val="22"/>
          <w:szCs w:val="22"/>
        </w:rPr>
        <w:lastRenderedPageBreak/>
        <w:t>Figura 1 - Fluxos de carbono estimados pelo algoritmo MODIS/MOD17: relação entre GPP, PSN e NPP.</w:t>
      </w:r>
    </w:p>
    <w:p w14:paraId="423179E1" w14:textId="77777777" w:rsidR="006D1256" w:rsidRDefault="00000000">
      <w:pPr>
        <w:spacing w:before="40" w:after="40"/>
        <w:ind w:firstLine="0"/>
        <w:jc w:val="center"/>
      </w:pPr>
      <w:r>
        <w:rPr>
          <w:noProof/>
        </w:rPr>
        <w:drawing>
          <wp:inline distT="0" distB="0" distL="0" distR="0" wp14:anchorId="12991241" wp14:editId="155E001D">
            <wp:extent cx="5760000" cy="2271846"/>
            <wp:effectExtent l="0" t="0" r="0" b="0"/>
            <wp:docPr id="1543641620" name="Picture 154364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sn_conceito.png"/>
                    <pic:cNvPicPr/>
                  </pic:nvPicPr>
                  <pic:blipFill>
                    <a:blip r:embed="rId18"/>
                    <a:stretch>
                      <a:fillRect/>
                    </a:stretch>
                  </pic:blipFill>
                  <pic:spPr>
                    <a:xfrm>
                      <a:off x="0" y="0"/>
                      <a:ext cx="5760000" cy="2271846"/>
                    </a:xfrm>
                    <a:prstGeom prst="rect">
                      <a:avLst/>
                    </a:prstGeom>
                  </pic:spPr>
                </pic:pic>
              </a:graphicData>
            </a:graphic>
          </wp:inline>
        </w:drawing>
      </w:r>
    </w:p>
    <w:p w14:paraId="7F1D8D8B" w14:textId="77777777" w:rsidR="006045D3" w:rsidRDefault="006045D3" w:rsidP="006045D3">
      <w:r>
        <w:t xml:space="preserve">A PSN representa o saldo líquido de carbono assimilado em escala subanual, sendo um indicador direto da atividade fotossintética da vegetação e um </w:t>
      </w:r>
      <w:r>
        <w:rPr>
          <w:i/>
        </w:rPr>
        <w:t>proxy</w:t>
      </w:r>
      <w:r>
        <w:t xml:space="preserve"> robusto da resposta do ecossistema às condições ambientais. A adoção da PSN como variável-resposta deste estudo justifica-se por sua resolução temporal compatível com a escala mensal de análise e por capturar a dinâmica fisiológica da vegetação sem a defasagem inerente à integração anual da NPP. As características do produto que a fornece (resolução espacial e temporal, agregação mensal e por bioma) estão descritas na seção Dados e Pré-processamento.</w:t>
      </w:r>
    </w:p>
    <w:p w14:paraId="2BCC0169" w14:textId="77777777" w:rsidR="006045D3" w:rsidRDefault="006045D3" w:rsidP="006045D3">
      <w:r>
        <w:t>A dependência da produtividade vegetal em relação ao clima é um princípio consolidado. Nemani et al. (2003) demonstraram, em escala global, que a produtividade terrestre é amplamente controlada por temperatura, disponibilidade de água e radiação, com a limitação dominante variando geograficamente.</w:t>
      </w:r>
    </w:p>
    <w:p w14:paraId="4C5EF2FC" w14:textId="77777777" w:rsidR="006045D3" w:rsidRDefault="006045D3" w:rsidP="006045D3">
      <w:r>
        <w:t xml:space="preserve">Em ecossistemas tropicais sazonais, o balanço hídrico assume papel central. Vourlitis et al. (2022), em estudos de fluxo por </w:t>
      </w:r>
      <w:r>
        <w:rPr>
          <w:i/>
        </w:rPr>
        <w:t>eddy covariance</w:t>
      </w:r>
      <w:r>
        <w:t xml:space="preserve"> no Cerrado brasileiro, estimaram GPP entre 16,3 e 18,4 MgC ha⁻¹ ano⁻¹, evidenciando o forte controle exercido pela alternância entre estação seca e chuvosa sobre a evapotranspiração e a assimilação de carbono. O Cerrado, com precipitação anual entre 800 e 1.800 mm e marcada sazonalidade, exemplifica um regime em que a oferta hídrica exerce forte controle sobre o ritmo da atividade fotossintética. Essa dependência fisiológica direta da produtividade em relação às condições ambientais é o fundamento que permite usar variáveis climáticas para estimar a PSN. Nos dados deste estudo esse controle é direto: no Cerrado baiano, a evapotranspiração explica sozinha 74,8% da variância mensal da PSN e o índice de disponibilidade hídrica (WAI) 74,1% (regressões lineares simples, n = 297, p &lt; 0,001), contra 59,2% da temperatura e 7,7% da precipitação do mesmo </w:t>
      </w:r>
      <w:r>
        <w:lastRenderedPageBreak/>
        <w:t>mês (Figura 5, no Capítulo de Resultados). Na Mata Atlântica, por contraste, a evapotranspiração explica apenas 12,5% da variância da PSN.</w:t>
      </w:r>
    </w:p>
    <w:p w14:paraId="719C7F37" w14:textId="77777777" w:rsidR="006045D3" w:rsidRDefault="006045D3" w:rsidP="006045D3">
      <w:r>
        <w:t>Contudo, essa relação raramente é linear. A literatura ecológica documenta que a produtividade aumenta com a precipitação apenas até determinado ponto, a partir do qual os retornos decrescem ou saturam, configurando respostas em platô ou em “U”. Hao et al. (2019), em revisão sobre modelagem ecológica, mostram que modelos capazes de representar formas de resposta não lineares superam consistentemente abordagens estritamente lineares. Estudos empíricos quantificam esses limiares: em florestas tropicais sazonais, Linger et al. (2020) identificaram efeito de limiar da precipitação sobre a produtividade, com a NPP respondendo mais intensamente abaixo de cerca de 229 mm mensais; em florestas subtropicais, Mwangi et al. (2025) observaram redução não linear da GPP abaixo de um limiar de aproximadamente 1.200 mm anuais; e experimentos de exclusão de chuva em savanas confirmam reduções significativas da NPP de árvores, arbustos e serapilheira sob déficit hídrico (Jin et al., 2018). A existência desses pontos de inflexão é precisamente o que motiva, do ponto de vista teórico, o emprego de uma estrutura polinomial, capaz de representar curvas de resposta e saturação sem impor uma forma funcional rígida.</w:t>
      </w:r>
    </w:p>
    <w:p w14:paraId="1BC960BC" w14:textId="77777777" w:rsidR="005734FA" w:rsidRDefault="006045D3" w:rsidP="005734FA">
      <w:r>
        <w:t xml:space="preserve">Além do controle climático, os ecossistemas estão submetidos a pressões antrópicas que atuam por mecanismos distintos e que devem ser claramente diferenciadas das forçantes climáticas. Enquanto o clima modula a produtividade por vias fisiológicas, como disponibilidade hídrica, temperatura e radiação, as pressões humanas alteram diretamente a estrutura e a cobertura da vegetação, introduzindo variabilidade que não é capturável apenas por preditores climáticos. Essas pressões, que incluem desmatamento, expansão agropecuária, silvicultura, fragmentação da paisagem e degradação do solo, </w:t>
      </w:r>
      <w:r w:rsidR="00617857" w:rsidRPr="00617857">
        <w:t>elas apresentam magnitudes expressivas e bem documentadas</w:t>
      </w:r>
      <w:r w:rsidR="00617857">
        <w:rPr>
          <w:b/>
          <w:bCs/>
        </w:rPr>
        <w:t xml:space="preserve">. </w:t>
      </w:r>
      <w:r>
        <w:t>No Cerrado, segundo a Coleção 10 do MapBiomas (2025), foram desmatados cerca de 40,5 milhões de hectares de vegetação nativa entre 1985 e 2024, uma redução de aproximadamente 28% da cobertura; nesse período, a área ocupada pela agropecuária cresceu 74% (cerca de 39,9 milhões de hectares), de modo que, em 2024, aproximadamente 47,9% do bioma correspondia a áreas de uso antrópico. O Cerrado consolidou-se, nos anos recentes, como um dos biomas que mais perderam vegetação nativa no país, com a fronteira agrícola MATOPIBA, que inclui o oeste da Bahia, concentrando a maior parte dessa conversão.</w:t>
      </w:r>
    </w:p>
    <w:p w14:paraId="1790DA9A" w14:textId="77777777" w:rsidR="006045D3" w:rsidRDefault="006045D3" w:rsidP="006045D3">
      <w:r>
        <w:t xml:space="preserve"> Na Mata Atlântica, a perda recente foi de cerca de 4,4 milhões de hectares (-11%) entre 1985 e 2024 (MapBiomas, 2025), mas o quadro mais crítico é estrutural: restam apenas cerca </w:t>
      </w:r>
      <w:r>
        <w:lastRenderedPageBreak/>
        <w:t>de 12 a 16% da cobertura florestal original, com mais de 80% dos fragmentos remanescentes menores que 50 ha e elevada distância média entre eles, o que intensifica os efeitos de borda e compromete a conectividade (Ribeiro et al., 2009). Na Bahia, esse quadro soma-se à expansão da silvicultura de eucalipto e ao mosaico histórico com a cacauicultura-cabruca, fatores que reconfiguram a paisagem e a produtividade regional.</w:t>
      </w:r>
    </w:p>
    <w:p w14:paraId="2B1EF24E" w14:textId="77777777" w:rsidR="006045D3" w:rsidRDefault="002F72FD" w:rsidP="006045D3">
      <w:r>
        <w:t>Na Caatinga, a Coleção 10 do MapBiomas (2025) registra perda de cerca de 9,2 milhões de hectares de vegetação nativa entre 1985 e 2024 (-15%), enquanto cerca de 37% do bioma (aproximadamente 32,3 milhões de hectares) passou a corresponder a uso agropecuário em 2024, tendo a pastagem se expandido 106% e a agricultura 1636% desde 1985; paralelamente, cerca de 100.000 km² do semiárido encontram-se em processo de desertificação. Esse contraste entre biomas foi documentado regionalmente por Benfica et al. (2022), que demonstraram, na Bahia, que a produtividade responde não apenas a variações de precipitação e temperatura, mas também a mudanças no uso e cobertura da terra e à ocorrência de queimadas, com diferenças nítidas entre Mata Atlântica, Cerrado e Caatinga.</w:t>
      </w:r>
    </w:p>
    <w:p w14:paraId="5D426231" w14:textId="77777777" w:rsidR="006045D3" w:rsidRDefault="006045D3" w:rsidP="006045D3">
      <w:r>
        <w:t xml:space="preserve">Esses vetores de pressão não apenas alteram a paisagem, mas reduzem de forma mensurável a capacidade fotossintética da vegetação, atuando sobre a PSN por mecanismos específicos. Na Mata Atlântica, a fragmentação opera principalmente pelo efeito de borda: a exposição das margens dos fragmentos altera o microclima, eleva a mortalidade de árvores e favorece a substituição de espécies de dossel por pioneiras de menor densidade de carbono, reduzindo progressivamente a biomassa fotossinteticamente ativa. A partir de 1.819 inventários florestais, Lima et al. (2020) estimaram que os fragmentos do bioma apresentam, em média, de 25% a 32% menos biomassa do que áreas de baixa perturbação, perda equivalente à destruição de 55 a 70 mil km² de floresta; Broggio et al. (2024) demonstraram que essa degradação de borda constitui um fluxo contínuo de perda de carbono ao longo de 35 anos no bioma. No Cerrado e na sua fronteira agrícola no oeste da Bahia, a conversão da vegetação nativa em pastagem e lavoura reduz a evapotranspiração e a fixação de carbono, alterando os estoques e os fluxos do ecossistema (Dionizio et al., 2020). A redução ocorre porque as gramíneas das pastagens têm sistema radicular raso e perdem grande parte da área foliar na estação seca, enquanto a vegetação nativa, com raízes profundas, continua acessando a água do subsolo e transpirando ao longo do ano; assim, embora o pasto possa ter índice de área foliar comparável no auge da estação chuvosa, sua evapotranspiração anual é menor, sobretudo nos meses secos. Por fim, as queimadas removem a cobertura vegetal e, somadas ao corte raso e ao sobrepastejo, podem empurrar ecossistemas semiáridos como a Caatinga para além de seus limiares de </w:t>
      </w:r>
      <w:r>
        <w:lastRenderedPageBreak/>
        <w:t>resiliência, comprometendo a recuperação da produtividade (Benfica et al., 2022; Silva et al., 2026). Em conjunto, esses mecanismos explicam por que a variabilidade da PSN nas áreas sob forte pressão antrópica não é integralmente capturada por preditores climáticos.</w:t>
      </w:r>
    </w:p>
    <w:p w14:paraId="56BDD30F" w14:textId="77777777" w:rsidR="006045D3" w:rsidRDefault="006045D3" w:rsidP="006045D3">
      <w:r>
        <w:t>A relevância dessa distinção é evidenciada por trabalhos que decompõem os controladores da produtividade. Silva et al. (2026), analisando os fatores determinantes da produtividade na Caatinga por meio do modelo CASA, identificaram que a precipitação domina a resposta em 56,4% do bioma, o estresse térmico em 26,1% e a mudança de uso e cobertura da terra em 17,4%, quantificando, portanto, o peso relativo entre forçantes climáticas e pressão antrópica.</w:t>
      </w:r>
    </w:p>
    <w:p w14:paraId="4B56B772" w14:textId="77777777" w:rsidR="006045D3" w:rsidRDefault="006045D3" w:rsidP="006045D3">
      <w:r>
        <w:t>Esse mesmo estudo evidencia a sensibilidade da produtividade a eventos climáticos de larga escala: anos de El Niño contribuem para reduções da produtividade, enquanto anos de La Niña associam-se a maior produtividade, refletindo a resposta do bioma aos pulsos induzidos pelo El Niño-Oscilação Sul (ENSO). Esse padrão é coerente com a compreensão de que o ENSO não atua de forma direta sobre a vegetação, mas modula variáveis intermediárias, sobretudo temperatura e precipitação, que, por sua vez, condicionam a produtividade, configurando um padrão compatível com um mecanismo de influência indireta (do Índice Oceânico Niño, ONI, medida oficial da NOAA para o ENSO que corresponde à anomalia média de três meses da temperatura da superfície do mar no Pacífico equatorial central, para a temperatura e a precipitação regionais, e destas para a PSN).</w:t>
      </w:r>
    </w:p>
    <w:p w14:paraId="58C877D0" w14:textId="77777777" w:rsidR="006045D3" w:rsidRDefault="006045D3" w:rsidP="006045D3">
      <w:r>
        <w:t xml:space="preserve">Do ponto de vista dos dados, o sensoriamento remoto fornece a base empírica para tais análises. Os produtos MODIS/MOD17, centrais para este estudo, são disponibilizados já processados e submetidos a controle de qualidade pelo próprio algoritmo, que inclui camadas de </w:t>
      </w:r>
      <w:r>
        <w:rPr>
          <w:i/>
          <w:iCs/>
        </w:rPr>
        <w:t>Quality Control</w:t>
      </w:r>
      <w:r>
        <w:t xml:space="preserve"> e versões com preenchimento de falhas (Running; Zhao, 2021). Essa característica reduz a necessidade de etapas adicionais de pré-processamento e controle de qualidade, constituindo uma vantagem operacional relevante frente a produtos de outros sensores que exigem etapas extensas de correção, e permite que o esforço analítico se concentre na modelagem estatística das relações ecológicas, conforme já explorado em escala regional por Benfica et al. (2022).</w:t>
      </w:r>
    </w:p>
    <w:p w14:paraId="1DA959E1" w14:textId="77777777" w:rsidR="006045D3" w:rsidRDefault="006045D3" w:rsidP="006045D3">
      <w:r>
        <w:t xml:space="preserve">Nesse enquadramento, a regressão múltipla com termos polinomiais surge como alternativa metodológica coerente para representar as relações não lineares descritas. A estrutura adotada neste trabalho inspira-se na abordagem de modelagem polinomial sistemática desenvolvida por Guimarães et al. (2024), originalmente aplicada à predição quantitativa estrutura-atividade (QSAR), isto é, a modelos que preveem a atividade biológica de uma </w:t>
      </w:r>
      <w:r>
        <w:lastRenderedPageBreak/>
        <w:t>molécula (no caso, o índice de inibição da atividade celular de compostos antimaláricos) a partir de características estruturais de moléculas sabidamente inibidoras e não inibidoras, cuja contribuição metodológica relevante reside na construção incremental do modelo e na ênfase em reprodutibilidade e rastreabilidade. No presente estudo, essa lógica é transposta ao contexto ambiental e adaptada por meio de duas decisões metodológicas fundamentadas.</w:t>
      </w:r>
    </w:p>
    <w:p w14:paraId="04E9D51F" w14:textId="77777777" w:rsidR="006045D3" w:rsidRDefault="006045D3" w:rsidP="006045D3">
      <w:r>
        <w:t>A primeira é o uso da regressão Ridge no lugar dos mínimos quadrados ordinários. Quando se criam termos quadráticos e de interação a partir de variáveis que já são correlacionadas entre si (por exemplo, evapotranspiração e disponibilidade hídrica), o modelo passa a conter muitas variáveis que carregam quase a mesma informação. Na regressão clássica isso torna os coeficientes instáveis: pequenas mudanças nos dados produzem coeficientes muito diferentes. A regressão Ridge acrescenta uma penalidade (chamada L2) que impede os coeficientes de crescerem demais, trocando um pequeno viés por muito mais estabilidade, o que a torna adequada a preditores correlacionados.</w:t>
      </w:r>
    </w:p>
    <w:p w14:paraId="19A1CB93" w14:textId="77777777" w:rsidR="006045D3" w:rsidRDefault="006045D3" w:rsidP="006045D3">
      <w:r>
        <w:t>A segunda é a determinação empírica do grau polinomial ótimo, em substituição à fixação prévia de um grau, garantindo que a complexidade do modelo seja calibrada pelos próprios dados. Assim, ao adotar a regressão polinomial regularizada, segue-se uma abordagem justificada simultaneamente pela complexidade teórica dos ecossistemas (Levin, 1998; Flores et al., 2024), pela evidência empírica de que respostas ecológicas são frequentemente não lineares e sujeitas a limiares (Hao et al., 2019), e pela necessidade de controle estatístico da multicolinearidade inerente à expansão polinomial.</w:t>
      </w:r>
    </w:p>
    <w:p w14:paraId="6F0B7A8D" w14:textId="77777777" w:rsidR="006045D3" w:rsidRDefault="006045D3" w:rsidP="006045D3">
      <w:r>
        <w:t>Por fim, a escolha das escalas temporal e espacial constitui um eixo metodológico decisivo. A agregação temporal, neste caso mensal, deve equilibrar a estabilidade do sinal e o objetivo analítico, evitando o sobreajuste a flutuações transitórias e mantendo resolução suficiente para captar a dinâmica sazonal da PSN. Da mesma forma, a compatibilização espacial das camadas de dados, com sistema de referência e resolução coerentes, é um procedimento constitutivo que sustenta a qualidade inferencial do modelo. Esses cuidados permitem que a análise se concentre na estrutura ecológica das relações, traduzindo em linguagem estatística os padrões que a ecologia sugere: curvas de resposta, pontos de inflexão e efeitos combinados entre clima e pressões antrópicas sobre a fotossíntese líquida.</w:t>
      </w:r>
    </w:p>
    <w:p w14:paraId="26695D40" w14:textId="77777777" w:rsidR="00424DB9" w:rsidRDefault="00B854DD" w:rsidP="0018172F">
      <w:pPr>
        <w:pStyle w:val="Ttulo1"/>
      </w:pPr>
      <w:bookmarkStart w:id="4" w:name="_Toc235276045"/>
      <w:bookmarkEnd w:id="4"/>
      <w:r>
        <w:lastRenderedPageBreak/>
        <w:t>QUESTÃO CENTRAL E HIPÓTESES</w:t>
      </w:r>
    </w:p>
    <w:p w14:paraId="332B14A0" w14:textId="77777777" w:rsidR="00424DB9" w:rsidRDefault="00B854DD" w:rsidP="0018172F">
      <w:pPr>
        <w:spacing w:after="120"/>
        <w:ind w:left="621" w:right="454" w:firstLine="0"/>
      </w:pPr>
      <w:r>
        <w:t xml:space="preserve">A presente pesquisa é guiada por uma questão central que desdobra a relação entre as condições ambientais e a produtividade primária, medida pela Fotossíntese Líquida, dos biomas na Bahia. </w:t>
      </w:r>
    </w:p>
    <w:p w14:paraId="16C316B1" w14:textId="77777777" w:rsidR="00424DB9" w:rsidRDefault="00B854DD" w:rsidP="0018172F">
      <w:pPr>
        <w:pStyle w:val="Ttulo2"/>
      </w:pPr>
      <w:bookmarkStart w:id="5" w:name="_Toc235276046"/>
      <w:r>
        <w:t>Questão central</w:t>
      </w:r>
      <w:bookmarkEnd w:id="5"/>
      <w:r>
        <w:t xml:space="preserve"> </w:t>
      </w:r>
    </w:p>
    <w:p w14:paraId="554A529A" w14:textId="77777777" w:rsidR="00424DB9" w:rsidRDefault="00E84CC4" w:rsidP="00280280">
      <w:pPr>
        <w:pStyle w:val="PargrafodaLista"/>
        <w:spacing w:after="256"/>
        <w:ind w:right="454" w:firstLine="0"/>
      </w:pPr>
      <w:r>
        <w:t>Em que medida um modelo de regressão polinomial, aplicado à Bahia, é capaz de explicar e quantificar a influência de preditores ambientais e climáticos sobre a variação da Fotossíntese Líquida (PSN)?</w:t>
      </w:r>
    </w:p>
    <w:p w14:paraId="1F4FB0AB" w14:textId="77777777" w:rsidR="00424DB9" w:rsidRDefault="00B854DD" w:rsidP="0018172F">
      <w:pPr>
        <w:pStyle w:val="Ttulo2"/>
      </w:pPr>
      <w:bookmarkStart w:id="6" w:name="_Toc235276047"/>
      <w:r>
        <w:t>Hipótese</w:t>
      </w:r>
      <w:bookmarkEnd w:id="6"/>
      <w:r w:rsidR="00F826C8">
        <w:t>s</w:t>
      </w:r>
      <w:r>
        <w:t xml:space="preserve"> </w:t>
      </w:r>
    </w:p>
    <w:p w14:paraId="4F3957FA" w14:textId="77777777" w:rsidR="00424DB9" w:rsidRDefault="00170C19" w:rsidP="00170C19">
      <w:pPr>
        <w:pStyle w:val="PargrafodaLista"/>
        <w:spacing w:after="240"/>
        <w:ind w:left="714" w:right="454" w:firstLine="0"/>
      </w:pPr>
      <w:r>
        <w:t>H1: A expansão polinomial não linear apresentará melhor desempenho preditivo em relação ao modelo linear de grau 1, mantendo nível controlado de sobreajuste, com o grau ótimo definido, entre os graus 1 a 5, como aquele que maximiza o R² de teste mantendo a diferença entre o R² de treino e o de teste abaixo de 10 pontos percentuais.</w:t>
      </w:r>
    </w:p>
    <w:p w14:paraId="65F0F313" w14:textId="77777777" w:rsidR="00424DB9" w:rsidRDefault="00170C19" w:rsidP="00170C19">
      <w:pPr>
        <w:pStyle w:val="PargrafodaLista"/>
        <w:spacing w:after="240"/>
        <w:ind w:left="714" w:right="454" w:firstLine="0"/>
      </w:pPr>
      <w:r>
        <w:t>H2: O conjunto de variáveis ambientais, associado aos componentes harmônicos de sazonalidade, explicará pelo menos 60% da variância mensal da PSN em cada bioma, com diferenças na composição do conjunto ótimo de preditores entre os biomas.</w:t>
      </w:r>
    </w:p>
    <w:p w14:paraId="67AA1743" w14:textId="77777777" w:rsidR="00424DB9" w:rsidRDefault="00170C19" w:rsidP="00170C19">
      <w:pPr>
        <w:pStyle w:val="PargrafodaLista"/>
        <w:spacing w:after="240"/>
        <w:ind w:left="714" w:right="454" w:firstLine="0"/>
      </w:pPr>
      <w:r>
        <w:rPr>
          <w:b/>
          <w:bCs/>
        </w:rPr>
        <w:t>H3:</w:t>
      </w:r>
      <w:r>
        <w:t xml:space="preserve"> O Índice Oceânico Niño (ONI) não atuará como preditor direto da PSN, mas exercerá influência indireta por meio da modulação de variáveis climáticas intermediárias, como temperatura e precipitação, sugerindo um mecanismo de influência indireta mediado por variáveis climáticas regionais.</w:t>
      </w:r>
    </w:p>
    <w:p w14:paraId="034B4CBF" w14:textId="77777777" w:rsidR="00424DB9" w:rsidRDefault="00B854DD" w:rsidP="0018172F">
      <w:pPr>
        <w:pStyle w:val="Ttulo1"/>
      </w:pPr>
      <w:bookmarkStart w:id="7" w:name="_Toc235276048"/>
      <w:r>
        <w:t>OBJETIVOS</w:t>
      </w:r>
      <w:bookmarkEnd w:id="7"/>
      <w:r>
        <w:t xml:space="preserve"> </w:t>
      </w:r>
    </w:p>
    <w:p w14:paraId="7ACBE1F9" w14:textId="77777777" w:rsidR="00424DB9" w:rsidRDefault="00B854DD" w:rsidP="0018172F">
      <w:pPr>
        <w:pStyle w:val="Ttulo2"/>
      </w:pPr>
      <w:bookmarkStart w:id="8" w:name="_Toc235276049"/>
      <w:r>
        <w:t>Objetivo geral</w:t>
      </w:r>
      <w:bookmarkEnd w:id="8"/>
      <w:r>
        <w:t xml:space="preserve"> </w:t>
      </w:r>
    </w:p>
    <w:p w14:paraId="7AA8FC33" w14:textId="77777777" w:rsidR="00424DB9" w:rsidRDefault="00B854DD" w:rsidP="00D92005">
      <w:pPr>
        <w:spacing w:before="240"/>
      </w:pPr>
      <w:r>
        <w:t>Desenvolver e validar um Modelo de Regressão Múltipla Polinomial de ordem N (MRMP-N), estimado por Regressão Ridge, para quantificar a influência de variáveis ambientais sobre a Fotossíntese Líquida (PSN) nos biomas Mata Atlântica, Cerrado e Caatinga da Bahia.</w:t>
      </w:r>
    </w:p>
    <w:p w14:paraId="3FE03347" w14:textId="77777777" w:rsidR="00424DB9" w:rsidRDefault="00B854DD" w:rsidP="0018172F">
      <w:pPr>
        <w:pStyle w:val="Ttulo2"/>
      </w:pPr>
      <w:bookmarkStart w:id="9" w:name="_Toc235276050"/>
      <w:r>
        <w:lastRenderedPageBreak/>
        <w:t>Objetivos específicos</w:t>
      </w:r>
      <w:bookmarkEnd w:id="9"/>
      <w:r>
        <w:t xml:space="preserve"> </w:t>
      </w:r>
    </w:p>
    <w:p w14:paraId="171C0349" w14:textId="77777777" w:rsidR="005B5260" w:rsidRPr="00573DF0" w:rsidRDefault="005B5260" w:rsidP="00573DF0">
      <w:pPr>
        <w:pStyle w:val="PargrafodaLista"/>
        <w:numPr>
          <w:ilvl w:val="0"/>
          <w:numId w:val="17"/>
        </w:numPr>
        <w:rPr>
          <w:b/>
          <w:bCs/>
          <w:color w:val="auto"/>
        </w:rPr>
      </w:pPr>
      <w:r w:rsidRPr="00573DF0">
        <w:rPr>
          <w:rStyle w:val="Forte"/>
          <w:b w:val="0"/>
          <w:bCs w:val="0"/>
        </w:rPr>
        <w:t>Determinar empiricamente o grau polinomial e o conjunto de variáveis ambientais de melhor desempenho preditivo em cada bioma.</w:t>
      </w:r>
    </w:p>
    <w:p w14:paraId="28B6CEDA" w14:textId="77777777" w:rsidR="006D1256" w:rsidRPr="00573DF0" w:rsidRDefault="00000000" w:rsidP="00573DF0">
      <w:pPr>
        <w:pStyle w:val="PargrafodaLista"/>
        <w:numPr>
          <w:ilvl w:val="0"/>
          <w:numId w:val="17"/>
        </w:numPr>
        <w:rPr>
          <w:b/>
          <w:bCs/>
          <w:color w:val="auto"/>
        </w:rPr>
      </w:pPr>
      <w:r w:rsidRPr="00573DF0">
        <w:rPr>
          <w:rStyle w:val="Forte"/>
          <w:b w:val="0"/>
          <w:bCs w:val="0"/>
        </w:rPr>
        <w:t>Avaliar a robustez e a capacidade de generalização do modelo, inclusive sob validação que respeita a ordem cronológica dos dados.</w:t>
      </w:r>
    </w:p>
    <w:p w14:paraId="082A580A" w14:textId="77777777" w:rsidR="005B5260" w:rsidRPr="00573DF0" w:rsidRDefault="005B5260" w:rsidP="00573DF0">
      <w:pPr>
        <w:pStyle w:val="PargrafodaLista"/>
        <w:numPr>
          <w:ilvl w:val="0"/>
          <w:numId w:val="17"/>
        </w:numPr>
        <w:rPr>
          <w:b/>
          <w:bCs/>
        </w:rPr>
      </w:pPr>
      <w:r w:rsidRPr="00573DF0">
        <w:rPr>
          <w:rStyle w:val="Forte"/>
          <w:b w:val="0"/>
          <w:bCs w:val="0"/>
        </w:rPr>
        <w:t>Comparar o desempenho preditivo e os controles ambientais da PSN entre os três biomas.</w:t>
      </w:r>
    </w:p>
    <w:p w14:paraId="5B803F1D" w14:textId="77777777" w:rsidR="005B5260" w:rsidRPr="00573DF0" w:rsidRDefault="005B5260" w:rsidP="00573DF0">
      <w:pPr>
        <w:pStyle w:val="PargrafodaLista"/>
        <w:numPr>
          <w:ilvl w:val="0"/>
          <w:numId w:val="17"/>
        </w:numPr>
        <w:rPr>
          <w:b/>
          <w:bCs/>
        </w:rPr>
      </w:pPr>
      <w:r w:rsidRPr="00573DF0">
        <w:rPr>
          <w:rStyle w:val="Forte"/>
          <w:b w:val="0"/>
          <w:bCs w:val="0"/>
        </w:rPr>
        <w:t xml:space="preserve">Investigar a influência do El Niño–Oscilação Sul (ENSO) sobre a PSN e sobre as variáveis climáticas intermediárias (EV, PRE </w:t>
      </w:r>
      <w:proofErr w:type="gramStart"/>
      <w:r w:rsidRPr="00573DF0">
        <w:rPr>
          <w:rStyle w:val="Forte"/>
          <w:b w:val="0"/>
          <w:bCs w:val="0"/>
        </w:rPr>
        <w:t>e</w:t>
      </w:r>
      <w:proofErr w:type="gramEnd"/>
      <w:r w:rsidRPr="00573DF0">
        <w:rPr>
          <w:rStyle w:val="Forte"/>
          <w:b w:val="0"/>
          <w:bCs w:val="0"/>
        </w:rPr>
        <w:t xml:space="preserve"> TST) nos três biomas.</w:t>
      </w:r>
    </w:p>
    <w:p w14:paraId="62022050" w14:textId="77777777" w:rsidR="00424DB9" w:rsidRDefault="00B854DD" w:rsidP="0018172F">
      <w:r>
        <w:t xml:space="preserve"> </w:t>
      </w:r>
    </w:p>
    <w:p w14:paraId="069E82AB" w14:textId="77777777" w:rsidR="00424DB9" w:rsidRDefault="00B854DD" w:rsidP="0018172F">
      <w:pPr>
        <w:pStyle w:val="Ttulo1"/>
      </w:pPr>
      <w:bookmarkStart w:id="10" w:name="_Toc235276051"/>
      <w:r>
        <w:t>MATERIAL E MÉTODOS</w:t>
      </w:r>
      <w:bookmarkEnd w:id="10"/>
      <w:r>
        <w:t xml:space="preserve"> </w:t>
      </w:r>
    </w:p>
    <w:p w14:paraId="0A07994A" w14:textId="77777777" w:rsidR="00B33ADB" w:rsidRDefault="00B33ADB" w:rsidP="00D92005">
      <w:pPr>
        <w:spacing w:before="240"/>
        <w:rPr>
          <w:color w:val="auto"/>
        </w:rPr>
      </w:pPr>
      <w:r>
        <w:t>Este capítulo descreve, nesta ordem, a área de estudo, a base de dados e os procedimentos de pré-processamento adotados, e o modelo de regressão polinomial desenvolvido, detalhando sua especificação, a análise estatística, os procedimentos de validação e as ferramentas computacionais empregadas.</w:t>
      </w:r>
    </w:p>
    <w:p w14:paraId="60906414" w14:textId="77777777" w:rsidR="00B33ADB" w:rsidRDefault="00B33ADB" w:rsidP="008E05BE">
      <w:pPr>
        <w:pStyle w:val="Ttulo2"/>
      </w:pPr>
      <w:bookmarkStart w:id="11" w:name="_Toc235276052"/>
      <w:r>
        <w:t>Área de Estudo</w:t>
      </w:r>
      <w:bookmarkEnd w:id="11"/>
    </w:p>
    <w:p w14:paraId="1E5C35F3" w14:textId="77777777" w:rsidR="00B33ADB" w:rsidRDefault="00B33ADB" w:rsidP="00D92005">
      <w:pPr>
        <w:spacing w:before="240"/>
        <w:rPr>
          <w:color w:val="auto"/>
        </w:rPr>
      </w:pPr>
      <w:r>
        <w:t>A área de estudo corresponde ao estado da Bahia, situado na região Nordeste do Brasil, com território de aproximadamente 564.733 km², o que o torna o quinto maior estado do país e a unidade da federação que faz divisa com o maior número de estados. Sua posição intertropical e a extensa faixa litorânea, de cerca de 1.188 km, condicionam uma elevada variabilidade climática e ambiental ao longo do território.</w:t>
      </w:r>
    </w:p>
    <w:p w14:paraId="528E6738" w14:textId="77777777" w:rsidR="00B33ADB" w:rsidRDefault="00E8747C" w:rsidP="00B33ADB">
      <w:r>
        <w:t>A Bahia apresenta elevada diversidade ambiental, abrigando porções expressivas de três biomas brasileiros: Caatinga, Cerrado e Mata Atlântica, que ocupam, respectivamente, cerca de 54%, 27% e 19% do território estadual (IBGE, 2004). Essa coexistência confere à região elevada heterogeneidade de regimes climáticos, formações vegetacionais e padrões de uso do solo, conforme ilustrado na Figura 2.</w:t>
      </w:r>
    </w:p>
    <w:p w14:paraId="3C1AB52C" w14:textId="77777777" w:rsidR="00B33ADB" w:rsidRDefault="00B33ADB" w:rsidP="00B33ADB">
      <w:r>
        <w:t xml:space="preserve">Do ponto de vista climático, segundo a classificação de Köppen para o Brasil (Alvares et al., 2013), o litoral e o leste do estado, onde predomina a Mata Atlântica, apresentam clima tropical úmido, com temperaturas médias elevadas e maiores índices de precipitação. O interior e o Norte, dominados pela Caatinga, caracterizam-se por clima semiárido, mais seco e quente, </w:t>
      </w:r>
      <w:r>
        <w:lastRenderedPageBreak/>
        <w:t>com chuvas escassas e irregulares, podendo a precipitação anual variar de cerca de 240 a 1.500 mm, com ampla porção recebendo menos de 750 mm. O oeste e o sul do estado, sob domínio do Cerrado, apresentam clima tropical sazonal, com estação seca bem definida e papel hidrológico relevante, por abrigarem nascentes de importantes bacias, como a do Rio São Francisco.</w:t>
      </w:r>
    </w:p>
    <w:p w14:paraId="67A52D0D" w14:textId="77777777" w:rsidR="00B33ADB" w:rsidRDefault="00B33ADB" w:rsidP="00B33ADB">
      <w:r>
        <w:t>Cada bioma impõe um regime ecológico distinto à dinâmica da vegetação: a Mata Atlântica, mais úmida, é também a mais fragmentada e pressionada pela expansão urbana, pela silvicultura de eucalipto e pela cacauicultura; o Cerrado é fortemente condicionado pela sazonalidade hídrica e pelo avanço da fronteira agrícola; e a Caatinga, semiárida, responde de forma pulsada às chuvas, isto é, com aumentos rápidos da produtividade logo após cada evento de precipitação seguidos de queda igualmente rápida na estiagem, e encontra-se sujeita a processos de degradação e desertificação. Essa diversidade de controles ambientais justifica a abordagem comparativa entre biomas adotada neste estudo.</w:t>
      </w:r>
    </w:p>
    <w:p w14:paraId="46BE4448" w14:textId="77777777" w:rsidR="006D1256" w:rsidRDefault="00000000">
      <w:r>
        <w:t>Do ponto de vista hidrológico, o Cerrado baiano abriga nascentes que abastecem bacias hidrográficas regionais, entre elas afluentes do Rio São Francisco, sustentando atividades agropecuárias, comunidades rurais e ecossistemas a jusante. A Mata Atlântica do sul da Bahia integra o Corredor Central da Mata Atlântica, um dos eixos prioritários da conservação da biodiversidade no país, e concentra iniciativas de restauração florestal, ainda em fase inicial na maior parte dos casos, alinhadas ao Plano Nacional de Recuperação da Vegetação Nativa (PLANAVEG) e ao Zoneamento Ecológico-Econômico da Bahia.</w:t>
      </w:r>
    </w:p>
    <w:p w14:paraId="0C4E61F7" w14:textId="77777777" w:rsidR="006D1256" w:rsidRDefault="00000000">
      <w:r>
        <w:t>O uso do solo difere entre os biomas: na Mata Atlântica predominam os mosaicos de fragmentos florestais intercalados por pastagens, cacauicultura, silvicultura de eucalipto e áreas urbanas; no oeste do estado, a fronteira agrícola do MATOPIBA converteu extensas áreas de Cerrado em lavouras de grãos e pastagens; e na Caatinga a pecuária extensiva, a agricultura de sequeiro e a extração de lenha respondem pela maior parte da conversão e da degradação da vegetação nativa (MapBiomas, 2025). O estado abriga ainda povos indígenas de diversas etnias (entre elas Pataxó, Pataxó Hã-Hã-Hãe, Tupinambá, Kiriri, Tuxá, Pankararé, Truká e Kaimbé), comunidades quilombolas e agricultores familiares que dependem diretamente dos serviços ecossistêmicos associados à produtividade da vegetação. Essa diversidade de controles ambientais e de pressões antrópicas justifica a abordagem comparativa entre biomas adotada neste estudo.</w:t>
      </w:r>
    </w:p>
    <w:p w14:paraId="3610F21C" w14:textId="77777777" w:rsidR="00777AD1" w:rsidRDefault="00777AD1" w:rsidP="00B33ADB"/>
    <w:p w14:paraId="4324EA8C" w14:textId="77777777" w:rsidR="00777AD1" w:rsidRDefault="00777AD1" w:rsidP="00B33ADB"/>
    <w:p w14:paraId="643BA4B0" w14:textId="77777777" w:rsidR="00777AD1" w:rsidRDefault="00777AD1" w:rsidP="00777AD1">
      <w:pPr>
        <w:keepNext/>
        <w:ind w:firstLine="0"/>
        <w:jc w:val="center"/>
        <w:rPr>
          <w:b/>
          <w:bCs/>
        </w:rPr>
      </w:pPr>
      <w:r>
        <w:rPr>
          <w:b/>
          <w:bCs/>
        </w:rPr>
        <w:lastRenderedPageBreak/>
        <w:t>Figura 2 - Mapa de localização e distribuição dos biomas na área de estudo.</w:t>
      </w:r>
    </w:p>
    <w:p w14:paraId="5F29ED3F" w14:textId="77777777" w:rsidR="00565662" w:rsidRDefault="00565662" w:rsidP="00777AD1">
      <w:pPr>
        <w:ind w:firstLine="0"/>
        <w:jc w:val="center"/>
        <w:rPr>
          <w:b/>
          <w:bCs/>
        </w:rPr>
      </w:pPr>
      <w:r>
        <w:rPr>
          <w:b/>
          <w:bCs/>
          <w:noProof/>
        </w:rPr>
        <w:drawing>
          <wp:inline distT="0" distB="0" distL="114300" distR="114300" wp14:anchorId="52370A5D" wp14:editId="5244115E">
            <wp:extent cx="5760085" cy="3991555"/>
            <wp:effectExtent l="0" t="0" r="0" b="9525"/>
            <wp:docPr id="146046862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8625" name="Imagem 14604686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4475" cy="3994597"/>
                    </a:xfrm>
                    <a:prstGeom prst="rect">
                      <a:avLst/>
                    </a:prstGeom>
                  </pic:spPr>
                </pic:pic>
              </a:graphicData>
            </a:graphic>
          </wp:inline>
        </w:drawing>
      </w:r>
    </w:p>
    <w:p w14:paraId="3126A613" w14:textId="77777777" w:rsidR="00573DF0" w:rsidRDefault="00000000" w:rsidP="00573DF0">
      <w:r>
        <w:t>O fluxo metodológico completo do MRMP-N, da organização da base de dados à validação final, é sintetizado na Figura 3; cada etapa é detalhada nas seções seguintes.</w:t>
      </w:r>
    </w:p>
    <w:p w14:paraId="3DDF59AA" w14:textId="77777777" w:rsidR="00573DF0" w:rsidRDefault="00573DF0" w:rsidP="00573DF0"/>
    <w:p w14:paraId="4091C333" w14:textId="490DCAB7" w:rsidR="00513298" w:rsidRDefault="00513298" w:rsidP="00573DF0">
      <w:pPr>
        <w:jc w:val="center"/>
        <w:rPr>
          <w:sz w:val="22"/>
          <w:szCs w:val="22"/>
        </w:rPr>
      </w:pPr>
      <w:r>
        <w:rPr>
          <w:b/>
          <w:sz w:val="22"/>
          <w:szCs w:val="22"/>
        </w:rPr>
        <w:t>Figura 3 - Fluxo metodológico do modelo MRMP-N.</w:t>
      </w:r>
    </w:p>
    <w:p w14:paraId="32FA4DA6" w14:textId="77777777" w:rsidR="00A748F9" w:rsidRDefault="00513298" w:rsidP="00A748F9">
      <w:pPr>
        <w:pStyle w:val="font-claude-response-body"/>
        <w:jc w:val="center"/>
        <w:rPr>
          <w:sz w:val="22"/>
          <w:szCs w:val="22"/>
        </w:rPr>
      </w:pPr>
      <w:r>
        <w:rPr>
          <w:noProof/>
        </w:rPr>
        <w:drawing>
          <wp:inline distT="0" distB="0" distL="0" distR="0" wp14:anchorId="121B18A3" wp14:editId="2EA6DB9E">
            <wp:extent cx="5751684" cy="2933700"/>
            <wp:effectExtent l="0" t="0" r="1905" b="0"/>
            <wp:docPr id="39448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60" name="Imagem 10"/>
                    <pic:cNvPicPr/>
                  </pic:nvPicPr>
                  <pic:blipFill rotWithShape="1">
                    <a:blip r:embed="rId20" cstate="print">
                      <a:extLst>
                        <a:ext uri="{28A0092B-C50C-407E-A947-70E740481C1C}">
                          <a14:useLocalDpi xmlns:a14="http://schemas.microsoft.com/office/drawing/2010/main" val="0"/>
                        </a:ext>
                      </a:extLst>
                    </a:blip>
                    <a:srcRect t="4480" b="12878"/>
                    <a:stretch>
                      <a:fillRect/>
                    </a:stretch>
                  </pic:blipFill>
                  <pic:spPr bwMode="auto">
                    <a:xfrm>
                      <a:off x="0" y="0"/>
                      <a:ext cx="5753100" cy="2934422"/>
                    </a:xfrm>
                    <a:prstGeom prst="rect">
                      <a:avLst/>
                    </a:prstGeom>
                    <a:ln>
                      <a:noFill/>
                    </a:ln>
                    <a:extLst>
                      <a:ext uri="{53640926-AAD7-44D8-BBD7-CCE9431645EC}">
                        <a14:shadowObscured xmlns:a14="http://schemas.microsoft.com/office/drawing/2010/main"/>
                      </a:ext>
                    </a:extLst>
                  </pic:spPr>
                </pic:pic>
              </a:graphicData>
            </a:graphic>
          </wp:inline>
        </w:drawing>
      </w:r>
    </w:p>
    <w:p w14:paraId="5888118D" w14:textId="77777777" w:rsidR="00424DB9" w:rsidRDefault="00777AD1" w:rsidP="008E05BE">
      <w:pPr>
        <w:pStyle w:val="Ttulo2"/>
      </w:pPr>
      <w:bookmarkStart w:id="12" w:name="_Toc235276053"/>
      <w:r>
        <w:lastRenderedPageBreak/>
        <w:t>Dados e Pré-processamento</w:t>
      </w:r>
      <w:bookmarkEnd w:id="12"/>
      <w:r>
        <w:t xml:space="preserve"> </w:t>
      </w:r>
    </w:p>
    <w:p w14:paraId="77162B6E" w14:textId="77777777" w:rsidR="00C63721" w:rsidRDefault="00C63721" w:rsidP="00D92005">
      <w:pPr>
        <w:spacing w:before="240"/>
      </w:pPr>
      <w:del w:id="90004" w:author="Claude (revisão de dados)" w:date="2026-09-21T01:01:57Z">
        <w:r>
          <w:delText xml:space="preserve">Os dados utilizados neste estudo foram organizados em formato tabular, com uma observação mensal por bioma, a partir de produtos de sensoriamento remoto e de uma base de precipitação, todos de acesso público e gratuito. A variável resposta, a Fotossíntese Líquida (PSN), provém do produto MOD17A2H, e a evapotranspiração real (EV) e a potencial (ETP) do produto MOD16A2, ambos do sensor MODIS a bordo do satélite </w:delText>
        </w:r>
      </w:del>
      <w:del w:id="90005" w:author="Claude (revisão de dados)" w:date="2026-09-21T01:01:57Z">
        <w:r>
          <w:rPr>
            <w:i/>
          </w:rPr>
          <w:delText>Terra</w:delText>
        </w:r>
      </w:del>
      <w:del w:id="90006" w:author="Claude (revisão de dados)" w:date="2026-09-21T01:01:57Z">
        <w:r>
          <w:delText>, da NASA; a temperatura da superfície terrestre (TST) provém do produto MOD11A2 e a área queimada (BURN) do MCD64A1, do mesmo sensor. A precipitação (PRE) provém do produto CHIRPS (</w:delText>
        </w:r>
      </w:del>
      <w:del w:id="90007" w:author="Claude (revisão de dados)" w:date="2026-09-21T01:01:57Z">
        <w:r>
          <w:rPr>
            <w:i/>
          </w:rPr>
          <w:delText>Climate Hazards Group InfraRed Precipitation with Station data</w:delText>
        </w:r>
      </w:del>
      <w:del w:id="90008" w:author="Claude (revisão de dados)" w:date="2026-09-21T01:01:57Z">
        <w:r>
          <w:delText>), que combina estimativas por satélite e estações pluviométricas, e o Índice Oceânico Niño (ONI) da tabela oficial do Centro de Previsão Climática (CPC) da NOAA. O produto MOD17A2H é distribuído em compostos de oito dias com resolução espacial de 500 metros e fornece a PSN como a diferença entre a Produtividade Primária Bruta (GPP) e a respiração de manutenção de folhas e raízes finas; os compostos foram agregados à escala mensal e os pixels de cada bioma dentro dos limites da Bahia foram agregados espacialmente, seguindo o procedimento de Benfica et al. (2022), que organizou a base original de 2001 a 2020, aqui estendida até 2025. Os produtos MODIS podem ser obtidos pelo portal NASA Earthdata ou pelas plataformas AppEEARS e Google Earth Engine, o CHIRPS pelo servidor da Universidade da Califórnia em Santa Bárbara e o ONI pela página do CPC; a base mensal consolidada usada neste estudo está reproduzida integralmente no Apêndice A e o código-fonte está disponível em repositório público, permitindo a reprodução de todos os resultados. As variáveis dependentes e preditoras que compõem o modelo estão detalhadas na Tabela 1.</w:delText>
        </w:r>
      </w:del>
      <w:ins w:id="90009" w:author="Claude (revisão de dados)" w:date="2026-09-21T01:01:57Z">
        <w:r>
          <w:t xml:space="preserve">Os dados utilizados neste estudo foram organizados em formato tabular, com uma observação mensal por bioma, a partir de produtos de sensoriamento remoto e de uma base de precipitação por satélite, todos de acesso público e gratuito, obtidos e processados na plataforma Google Earth Engine (GEE; Gorelick et al., 2017) por meio de sua interface em Python. A variável resposta, a Fotossíntese Líquida (PSN), provém do produto MOD17A2HGF, e a evapotranspiração real (EV) e a potencial (ETP) do produto MOD16A2GF, ambos da Coleção 6.1 do sensor MODIS a bordo do satélite Terra, da NASA, em suas versões com preenchimento de falhas consolidadas ao fim de cada ano (Running; Zhao, 2021; Running et al., 2021); a temperatura da superfície terrestre (TST) provém da banda diurna do produto MOD11A2 (Wan; Hook; Hulley, 2021) e a área queimada (BURN) do MCD64A1 (Giglio et al., 2018), ambos da mesma coleção. A precipitação (PRE) provém do produto GPM IMERG Final Run mensal, versão 07 (Huffman et al., 2023), que combina estimativas de múltiplos satélites calibradas por estações pluviométricas, com resolução espacial de 0,1°; essa versão reprocessou integralmente a série desde 1998 e substituiu a versão 06 utilizada por Benfica et al. (2022). O Índice Oceânico Niño (ONI) foi obtido da tabela oficial do Centro de Previsão Climática (CPC) da NOAA. Os produtos MOD17A2HGF e MOD16A2GF são distribuídos em compostos de oito dias com resolução espacial de 500 m (1 km no MOD11A2), e a PSN corresponde à diferença entre a Produtividade Primária Bruta (GPP) e a respiração de manutenção de folhas e raízes finas. Para cada composto calculou-se a média espacial dos pixels válidos de cada bioma, delimitado pelo mapa de biomas do IBGE na escala 1:250.000 (IBGE, 2019) recortado pelo limite estadual da Bahia, na projeção nativa de cada produto e com os fatores de escala oficiais. Os compostos foram então agregados em períodos mensais de quatro compostos consecutivos, em janelas fixas de dia do ano, reproduzindo a agregação empregada por Benfica et al. (2022): a PSN, a EV e a ETP foram somadas e a TST foi mediada em cada período; o WAI foi calculado como a razão EV/ETP e a área queimada como o número de pixels queimados no mês multiplicado pela área do pixel (25 ha). Toda a série de 2001 a 2025 foi processada de forma homogênea com essas coleções, em vez de se emendar a base original de 2001 a 2020 aos anos recentes; a reprodução da base de Benfica et al. (2022) por esse procedimento apresentou correlação superior a 0,97 com a série original para todas as variáveis, com erro mediano inferior a 3,5%. A base mensal consolidada está reproduzida integralmente no Apêndice A e o código-fonte está disponível em repositório público, permitindo a reprodução de todos os resultados. As variáveis dependentes e preditoras que compõem o modelo estão detalhadas na Tabela 1.</w:t>
        </w:r>
      </w:ins>
    </w:p>
    <w:p w14:paraId="0BBFDF53" w14:textId="77777777" w:rsidR="00573DF0" w:rsidRDefault="00573DF0" w:rsidP="00573DF0"/>
    <w:p w14:paraId="52857CE8" w14:textId="77777777" w:rsidR="00C63721" w:rsidRDefault="00C63721" w:rsidP="00C63721">
      <w:pPr>
        <w:keepNext/>
        <w:spacing w:before="160" w:after="60"/>
        <w:ind w:firstLine="0"/>
        <w:jc w:val="center"/>
      </w:pPr>
      <w:r>
        <w:rPr>
          <w:b/>
          <w:bCs/>
          <w:sz w:val="22"/>
          <w:szCs w:val="22"/>
        </w:rPr>
        <w:lastRenderedPageBreak/>
        <w:t>Tabela 1 - Variáveis para predição da Fotossíntese Líquida (PSN).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2"/>
        <w:gridCol w:w="2891"/>
        <w:gridCol w:w="1587"/>
        <w:gridCol w:w="3402"/>
      </w:tblGrid>
      <w:tr w:rsidR="00C63721" w14:paraId="25C09B8C" w14:textId="77777777" w:rsidTr="00871CEE">
        <w:trPr>
          <w:cantSplit/>
        </w:trPr>
        <w:tc>
          <w:tcPr>
            <w:tcW w:w="1191"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6615B941" w14:textId="77777777" w:rsidR="00C63721" w:rsidRDefault="00C63721" w:rsidP="00D92005">
            <w:pPr>
              <w:keepNext/>
              <w:spacing w:before="240" w:line="276" w:lineRule="auto"/>
              <w:ind w:firstLine="0"/>
            </w:pPr>
            <w:r>
              <w:rPr>
                <w:b/>
                <w:bCs/>
                <w:sz w:val="20"/>
                <w:szCs w:val="20"/>
              </w:rPr>
              <w:t>Variável</w:t>
            </w:r>
          </w:p>
        </w:tc>
        <w:tc>
          <w:tcPr>
            <w:tcW w:w="2891"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6A70DECF" w14:textId="77777777" w:rsidR="00C63721" w:rsidRDefault="00C63721" w:rsidP="00D92005">
            <w:pPr>
              <w:keepNext/>
              <w:spacing w:before="240" w:line="276" w:lineRule="auto"/>
              <w:ind w:firstLine="0"/>
            </w:pPr>
            <w:r>
              <w:rPr>
                <w:b/>
                <w:bCs/>
                <w:sz w:val="20"/>
                <w:szCs w:val="20"/>
              </w:rPr>
              <w:t>Descrição</w:t>
            </w:r>
          </w:p>
        </w:tc>
        <w:tc>
          <w:tcPr>
            <w:tcW w:w="1587"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07209022" w14:textId="77777777" w:rsidR="00C63721" w:rsidRDefault="00C63721" w:rsidP="00D92005">
            <w:pPr>
              <w:keepNext/>
              <w:spacing w:before="240" w:line="276" w:lineRule="auto"/>
              <w:ind w:firstLine="0"/>
            </w:pPr>
            <w:r>
              <w:rPr>
                <w:b/>
                <w:bCs/>
                <w:sz w:val="20"/>
                <w:szCs w:val="20"/>
              </w:rPr>
              <w:t>Unidade</w:t>
            </w:r>
          </w:p>
        </w:tc>
        <w:tc>
          <w:tcPr>
            <w:tcW w:w="3402"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vAlign w:val="center"/>
          </w:tcPr>
          <w:p w14:paraId="07460F2B" w14:textId="77777777" w:rsidR="00C63721" w:rsidRDefault="00C63721" w:rsidP="00D92005">
            <w:pPr>
              <w:keepNext/>
              <w:spacing w:after="0" w:line="276" w:lineRule="auto"/>
              <w:ind w:firstLine="0"/>
            </w:pPr>
            <w:r>
              <w:rPr>
                <w:b/>
                <w:sz w:val="20"/>
                <w:szCs w:val="20"/>
              </w:rPr>
              <w:t>Fonte / acesso</w:t>
            </w:r>
          </w:p>
        </w:tc>
      </w:tr>
      <w:tr w:rsidR="00C63721" w14:paraId="7CBEE595" w14:textId="77777777" w:rsidTr="003E4299">
        <w:trPr>
          <w:cantSplit/>
        </w:trPr>
        <w:tc>
          <w:tcPr>
            <w:tcW w:w="1191" w:type="dxa"/>
            <w:tcBorders>
              <w:top w:val="single" w:sz="4" w:space="0" w:color="auto"/>
              <w:left w:val="nil"/>
              <w:bottom w:val="nil"/>
              <w:right w:val="nil"/>
            </w:tcBorders>
            <w:tcMar>
              <w:top w:w="60" w:type="dxa"/>
              <w:left w:w="100" w:type="dxa"/>
              <w:bottom w:w="60" w:type="dxa"/>
              <w:right w:w="100" w:type="dxa"/>
            </w:tcMar>
            <w:vAlign w:val="center"/>
          </w:tcPr>
          <w:p w14:paraId="691C02CD" w14:textId="77777777" w:rsidR="00C63721" w:rsidRPr="003E4299" w:rsidRDefault="00C63721" w:rsidP="00D92005">
            <w:pPr>
              <w:keepNext/>
              <w:spacing w:before="240" w:line="276" w:lineRule="auto"/>
              <w:ind w:firstLine="0"/>
              <w:rPr>
                <w:b/>
                <w:bCs/>
              </w:rPr>
            </w:pPr>
            <w:r>
              <w:rPr>
                <w:b/>
                <w:bCs/>
                <w:sz w:val="20"/>
                <w:szCs w:val="20"/>
              </w:rPr>
              <w:t>PSN</w:t>
            </w:r>
          </w:p>
        </w:tc>
        <w:tc>
          <w:tcPr>
            <w:tcW w:w="2891" w:type="dxa"/>
            <w:tcBorders>
              <w:top w:val="single" w:sz="4" w:space="0" w:color="auto"/>
              <w:left w:val="nil"/>
              <w:bottom w:val="nil"/>
              <w:right w:val="nil"/>
            </w:tcBorders>
            <w:tcMar>
              <w:top w:w="60" w:type="dxa"/>
              <w:left w:w="100" w:type="dxa"/>
              <w:bottom w:w="60" w:type="dxa"/>
              <w:right w:w="100" w:type="dxa"/>
            </w:tcMar>
            <w:vAlign w:val="center"/>
          </w:tcPr>
          <w:p w14:paraId="72A47478" w14:textId="77777777" w:rsidR="00C63721" w:rsidRDefault="00C63721" w:rsidP="00D92005">
            <w:pPr>
              <w:keepNext/>
              <w:spacing w:before="240" w:line="276" w:lineRule="auto"/>
              <w:ind w:firstLine="0"/>
              <w:jc w:val="center"/>
            </w:pPr>
            <w:r>
              <w:rPr>
                <w:sz w:val="20"/>
                <w:szCs w:val="20"/>
              </w:rPr>
              <w:t>Fotossíntese Líquida (variável resposta)</w:t>
            </w:r>
          </w:p>
        </w:tc>
        <w:tc>
          <w:tcPr>
            <w:tcW w:w="1587" w:type="dxa"/>
            <w:tcBorders>
              <w:top w:val="single" w:sz="4" w:space="0" w:color="auto"/>
              <w:left w:val="nil"/>
              <w:bottom w:val="nil"/>
              <w:right w:val="nil"/>
            </w:tcBorders>
            <w:tcMar>
              <w:top w:w="60" w:type="dxa"/>
              <w:left w:w="100" w:type="dxa"/>
              <w:bottom w:w="60" w:type="dxa"/>
              <w:right w:w="100" w:type="dxa"/>
            </w:tcMar>
            <w:vAlign w:val="center"/>
          </w:tcPr>
          <w:p w14:paraId="2A15256B" w14:textId="77777777" w:rsidR="00C63721" w:rsidRDefault="00C63721" w:rsidP="00D92005">
            <w:pPr>
              <w:keepNext/>
              <w:spacing w:after="0" w:line="276" w:lineRule="auto"/>
              <w:ind w:firstLine="0"/>
            </w:pPr>
            <w:r>
              <w:rPr>
                <w:sz w:val="20"/>
                <w:szCs w:val="20"/>
              </w:rPr>
              <w:t>gC·m⁻²·mês⁻¹</w:t>
            </w:r>
          </w:p>
        </w:tc>
        <w:tc>
          <w:tcPr>
            <w:tcW w:w="3402" w:type="dxa"/>
            <w:tcBorders>
              <w:top w:val="single" w:sz="4" w:space="0" w:color="auto"/>
              <w:left w:val="nil"/>
              <w:bottom w:val="nil"/>
              <w:right w:val="nil"/>
            </w:tcBorders>
            <w:tcMar>
              <w:top w:w="60" w:type="dxa"/>
              <w:left w:w="100" w:type="dxa"/>
              <w:bottom w:w="60" w:type="dxa"/>
              <w:right w:w="100" w:type="dxa"/>
            </w:tcMar>
            <w:vAlign w:val="center"/>
          </w:tcPr>
          <w:p w14:paraId="08493D3C" w14:textId="77777777" w:rsidR="00C63721" w:rsidRDefault="00C63721" w:rsidP="00D92005">
            <w:pPr>
              <w:keepNext/>
              <w:spacing w:after="0" w:line="276" w:lineRule="auto"/>
              <w:ind w:firstLine="0"/>
              <w:jc w:val="left"/>
            </w:pPr>
            <w:del w:id="90010" w:author="Claude (revisão de dados)" w:date="2026-09-21T01:01:57Z">
              <w:r>
                <w:rPr>
                  <w:sz w:val="20"/>
                  <w:szCs w:val="20"/>
                </w:rPr>
                <w:delText>MOD17A2H (NASA Earthdata) / Benfica et al. (2022)</w:delText>
              </w:r>
            </w:del>
            <w:ins w:id="90011" w:author="Claude (revisão de dados)" w:date="2026-09-21T01:01:57Z">
              <w:r>
                <w:rPr>
                  <w:sz w:val="20"/>
                  <w:szCs w:val="20"/>
                </w:rPr>
                <w:t xml:space="preserve">MOD17A2HGF, Coleção 6.1 (NASA), via GEE</w:t>
              </w:r>
            </w:ins>
          </w:p>
        </w:tc>
      </w:tr>
      <w:tr w:rsidR="00C63721" w14:paraId="5B8936E3"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427A8D93" w14:textId="77777777" w:rsidR="00C63721" w:rsidRPr="003E4299" w:rsidRDefault="00C63721" w:rsidP="00D92005">
            <w:pPr>
              <w:keepNext/>
              <w:spacing w:before="240" w:line="276" w:lineRule="auto"/>
              <w:ind w:firstLine="0"/>
              <w:rPr>
                <w:b/>
                <w:bCs/>
              </w:rPr>
            </w:pPr>
            <w:r>
              <w:rPr>
                <w:b/>
                <w:bCs/>
                <w:sz w:val="20"/>
                <w:szCs w:val="20"/>
              </w:rPr>
              <w:t>EV</w:t>
            </w:r>
          </w:p>
        </w:tc>
        <w:tc>
          <w:tcPr>
            <w:tcW w:w="2891" w:type="dxa"/>
            <w:tcBorders>
              <w:top w:val="nil"/>
              <w:left w:val="nil"/>
              <w:bottom w:val="nil"/>
              <w:right w:val="nil"/>
            </w:tcBorders>
            <w:tcMar>
              <w:top w:w="60" w:type="dxa"/>
              <w:left w:w="100" w:type="dxa"/>
              <w:bottom w:w="60" w:type="dxa"/>
              <w:right w:w="100" w:type="dxa"/>
            </w:tcMar>
            <w:vAlign w:val="center"/>
          </w:tcPr>
          <w:p w14:paraId="72961166" w14:textId="77777777" w:rsidR="00C63721" w:rsidRDefault="00C63721" w:rsidP="00D92005">
            <w:pPr>
              <w:keepNext/>
              <w:spacing w:before="240" w:line="276" w:lineRule="auto"/>
              <w:ind w:firstLine="0"/>
              <w:jc w:val="center"/>
            </w:pPr>
            <w:r>
              <w:rPr>
                <w:sz w:val="20"/>
                <w:szCs w:val="20"/>
              </w:rPr>
              <w:t>Evapotranspiração mensal</w:t>
            </w:r>
          </w:p>
        </w:tc>
        <w:tc>
          <w:tcPr>
            <w:tcW w:w="1587" w:type="dxa"/>
            <w:tcBorders>
              <w:top w:val="nil"/>
              <w:left w:val="nil"/>
              <w:bottom w:val="nil"/>
              <w:right w:val="nil"/>
            </w:tcBorders>
            <w:tcMar>
              <w:top w:w="60" w:type="dxa"/>
              <w:left w:w="100" w:type="dxa"/>
              <w:bottom w:w="60" w:type="dxa"/>
              <w:right w:w="100" w:type="dxa"/>
            </w:tcMar>
            <w:vAlign w:val="center"/>
          </w:tcPr>
          <w:p w14:paraId="02265D76" w14:textId="77777777" w:rsidR="00C63721" w:rsidRDefault="00C63721" w:rsidP="00D92005">
            <w:pPr>
              <w:keepNext/>
              <w:spacing w:before="240" w:line="276" w:lineRule="auto"/>
              <w:ind w:firstLine="0"/>
            </w:pPr>
            <w:r>
              <w:rPr>
                <w:sz w:val="20"/>
                <w:szCs w:val="20"/>
              </w:rPr>
              <w:t>mm·mês⁻¹</w:t>
            </w:r>
          </w:p>
        </w:tc>
        <w:tc>
          <w:tcPr>
            <w:tcW w:w="3402" w:type="dxa"/>
            <w:tcBorders>
              <w:top w:val="nil"/>
              <w:left w:val="nil"/>
              <w:bottom w:val="nil"/>
              <w:right w:val="nil"/>
            </w:tcBorders>
            <w:tcMar>
              <w:top w:w="60" w:type="dxa"/>
              <w:left w:w="100" w:type="dxa"/>
              <w:bottom w:w="60" w:type="dxa"/>
              <w:right w:w="100" w:type="dxa"/>
            </w:tcMar>
            <w:vAlign w:val="center"/>
          </w:tcPr>
          <w:p w14:paraId="14DC1E75" w14:textId="77777777" w:rsidR="00C63721" w:rsidRDefault="00C63721" w:rsidP="00D92005">
            <w:pPr>
              <w:keepNext/>
              <w:spacing w:after="0" w:line="276" w:lineRule="auto"/>
              <w:ind w:firstLine="0"/>
              <w:jc w:val="left"/>
            </w:pPr>
            <w:del w:id="90012" w:author="Claude (revisão de dados)" w:date="2026-09-21T01:01:57Z">
              <w:r>
                <w:rPr>
                  <w:sz w:val="20"/>
                  <w:szCs w:val="20"/>
                </w:rPr>
                <w:delText>MOD16A2 (NASA Earthdata) / Benfica et al. (2022)</w:delText>
              </w:r>
            </w:del>
            <w:ins w:id="90013" w:author="Claude (revisão de dados)" w:date="2026-09-21T01:01:57Z">
              <w:r>
                <w:rPr>
                  <w:sz w:val="20"/>
                  <w:szCs w:val="20"/>
                </w:rPr>
                <w:t xml:space="preserve">MOD16A2GF, Coleção 6.1 (NASA), via GEE</w:t>
              </w:r>
            </w:ins>
          </w:p>
        </w:tc>
      </w:tr>
      <w:tr w:rsidR="00C63721" w14:paraId="7E33EF8D"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3A0B7EC7" w14:textId="77777777" w:rsidR="00C63721" w:rsidRPr="003E4299" w:rsidRDefault="00C63721" w:rsidP="00D92005">
            <w:pPr>
              <w:keepNext/>
              <w:spacing w:before="240" w:line="276" w:lineRule="auto"/>
              <w:ind w:firstLine="0"/>
              <w:rPr>
                <w:b/>
                <w:bCs/>
              </w:rPr>
            </w:pPr>
            <w:r>
              <w:rPr>
                <w:b/>
                <w:bCs/>
                <w:sz w:val="20"/>
                <w:szCs w:val="20"/>
              </w:rPr>
              <w:t>PRE</w:t>
            </w:r>
          </w:p>
        </w:tc>
        <w:tc>
          <w:tcPr>
            <w:tcW w:w="2891" w:type="dxa"/>
            <w:tcBorders>
              <w:top w:val="nil"/>
              <w:left w:val="nil"/>
              <w:bottom w:val="nil"/>
              <w:right w:val="nil"/>
            </w:tcBorders>
            <w:tcMar>
              <w:top w:w="60" w:type="dxa"/>
              <w:left w:w="100" w:type="dxa"/>
              <w:bottom w:w="60" w:type="dxa"/>
              <w:right w:w="100" w:type="dxa"/>
            </w:tcMar>
            <w:vAlign w:val="center"/>
          </w:tcPr>
          <w:p w14:paraId="660B69BD" w14:textId="77777777" w:rsidR="00C63721" w:rsidRDefault="00C63721" w:rsidP="00D92005">
            <w:pPr>
              <w:keepNext/>
              <w:spacing w:before="240" w:line="276" w:lineRule="auto"/>
              <w:ind w:firstLine="0"/>
              <w:jc w:val="center"/>
            </w:pPr>
            <w:r>
              <w:rPr>
                <w:sz w:val="20"/>
                <w:szCs w:val="20"/>
              </w:rPr>
              <w:t>Precipitação acumulada mensal</w:t>
            </w:r>
          </w:p>
        </w:tc>
        <w:tc>
          <w:tcPr>
            <w:tcW w:w="1587" w:type="dxa"/>
            <w:tcBorders>
              <w:top w:val="nil"/>
              <w:left w:val="nil"/>
              <w:bottom w:val="nil"/>
              <w:right w:val="nil"/>
            </w:tcBorders>
            <w:tcMar>
              <w:top w:w="60" w:type="dxa"/>
              <w:left w:w="100" w:type="dxa"/>
              <w:bottom w:w="60" w:type="dxa"/>
              <w:right w:w="100" w:type="dxa"/>
            </w:tcMar>
            <w:vAlign w:val="center"/>
          </w:tcPr>
          <w:p w14:paraId="5EE46282" w14:textId="77777777" w:rsidR="00C63721" w:rsidRDefault="00C63721" w:rsidP="00D92005">
            <w:pPr>
              <w:keepNext/>
              <w:spacing w:before="240" w:line="276" w:lineRule="auto"/>
              <w:ind w:firstLine="0"/>
            </w:pPr>
            <w:r>
              <w:rPr>
                <w:sz w:val="20"/>
                <w:szCs w:val="20"/>
              </w:rPr>
              <w:t>mm·mês⁻¹</w:t>
            </w:r>
          </w:p>
        </w:tc>
        <w:tc>
          <w:tcPr>
            <w:tcW w:w="3402" w:type="dxa"/>
            <w:tcBorders>
              <w:top w:val="nil"/>
              <w:left w:val="nil"/>
              <w:bottom w:val="nil"/>
              <w:right w:val="nil"/>
            </w:tcBorders>
            <w:tcMar>
              <w:top w:w="60" w:type="dxa"/>
              <w:left w:w="100" w:type="dxa"/>
              <w:bottom w:w="60" w:type="dxa"/>
              <w:right w:w="100" w:type="dxa"/>
            </w:tcMar>
            <w:vAlign w:val="center"/>
          </w:tcPr>
          <w:p w14:paraId="7AA3EFD0" w14:textId="77777777" w:rsidR="00C63721" w:rsidRDefault="00C63721" w:rsidP="00D92005">
            <w:pPr>
              <w:keepNext/>
              <w:spacing w:after="0" w:line="276" w:lineRule="auto"/>
              <w:ind w:firstLine="0"/>
              <w:jc w:val="left"/>
            </w:pPr>
            <w:del w:id="90014" w:author="Claude (revisão de dados)" w:date="2026-09-21T01:01:57Z">
              <w:r>
                <w:rPr>
                  <w:sz w:val="20"/>
                  <w:szCs w:val="20"/>
                </w:rPr>
                <w:delText>CHIRPS (UCSB) / Benfica et al. (2022)</w:delText>
              </w:r>
            </w:del>
            <w:ins w:id="90015" w:author="Claude (revisão de dados)" w:date="2026-09-21T01:01:57Z">
              <w:r>
                <w:rPr>
                  <w:sz w:val="20"/>
                  <w:szCs w:val="20"/>
                </w:rPr>
                <w:t xml:space="preserve">GPM IMERG Final mensal V07 (NASA GES DISC), via GEE</w:t>
              </w:r>
            </w:ins>
          </w:p>
        </w:tc>
      </w:tr>
      <w:tr w:rsidR="00C63721" w14:paraId="6A0402BA"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2979F121" w14:textId="77777777" w:rsidR="00C63721" w:rsidRPr="003E4299" w:rsidRDefault="00C63721" w:rsidP="00D92005">
            <w:pPr>
              <w:keepNext/>
              <w:spacing w:before="240" w:line="276" w:lineRule="auto"/>
              <w:ind w:firstLine="0"/>
              <w:rPr>
                <w:b/>
                <w:bCs/>
              </w:rPr>
            </w:pPr>
            <w:r>
              <w:rPr>
                <w:b/>
                <w:bCs/>
                <w:sz w:val="20"/>
                <w:szCs w:val="20"/>
              </w:rPr>
              <w:t>TST</w:t>
            </w:r>
          </w:p>
        </w:tc>
        <w:tc>
          <w:tcPr>
            <w:tcW w:w="2891" w:type="dxa"/>
            <w:tcBorders>
              <w:top w:val="nil"/>
              <w:left w:val="nil"/>
              <w:bottom w:val="nil"/>
              <w:right w:val="nil"/>
            </w:tcBorders>
            <w:tcMar>
              <w:top w:w="60" w:type="dxa"/>
              <w:left w:w="100" w:type="dxa"/>
              <w:bottom w:w="60" w:type="dxa"/>
              <w:right w:w="100" w:type="dxa"/>
            </w:tcMar>
            <w:vAlign w:val="center"/>
          </w:tcPr>
          <w:p w14:paraId="46245109" w14:textId="77777777" w:rsidR="00C63721" w:rsidRDefault="00C63721" w:rsidP="00D92005">
            <w:pPr>
              <w:keepNext/>
              <w:spacing w:before="240" w:line="276" w:lineRule="auto"/>
              <w:ind w:firstLine="0"/>
              <w:jc w:val="center"/>
            </w:pPr>
            <w:r>
              <w:rPr>
                <w:sz w:val="20"/>
                <w:szCs w:val="20"/>
              </w:rPr>
              <w:t>Temperatura da Superfície Terrestre</w:t>
            </w:r>
          </w:p>
        </w:tc>
        <w:tc>
          <w:tcPr>
            <w:tcW w:w="1587" w:type="dxa"/>
            <w:tcBorders>
              <w:top w:val="nil"/>
              <w:left w:val="nil"/>
              <w:bottom w:val="nil"/>
              <w:right w:val="nil"/>
            </w:tcBorders>
            <w:tcMar>
              <w:top w:w="60" w:type="dxa"/>
              <w:left w:w="100" w:type="dxa"/>
              <w:bottom w:w="60" w:type="dxa"/>
              <w:right w:w="100" w:type="dxa"/>
            </w:tcMar>
            <w:vAlign w:val="center"/>
          </w:tcPr>
          <w:p w14:paraId="7A459C22" w14:textId="77777777" w:rsidR="00C63721" w:rsidRDefault="00C63721" w:rsidP="00D92005">
            <w:pPr>
              <w:keepNext/>
              <w:spacing w:before="240" w:line="276" w:lineRule="auto"/>
              <w:ind w:firstLine="0"/>
            </w:pPr>
            <w:r>
              <w:rPr>
                <w:sz w:val="20"/>
                <w:szCs w:val="20"/>
              </w:rPr>
              <w:t>°C</w:t>
            </w:r>
          </w:p>
        </w:tc>
        <w:tc>
          <w:tcPr>
            <w:tcW w:w="3402" w:type="dxa"/>
            <w:tcBorders>
              <w:top w:val="nil"/>
              <w:left w:val="nil"/>
              <w:bottom w:val="nil"/>
              <w:right w:val="nil"/>
            </w:tcBorders>
            <w:tcMar>
              <w:top w:w="60" w:type="dxa"/>
              <w:left w:w="100" w:type="dxa"/>
              <w:bottom w:w="60" w:type="dxa"/>
              <w:right w:w="100" w:type="dxa"/>
            </w:tcMar>
            <w:vAlign w:val="center"/>
          </w:tcPr>
          <w:p w14:paraId="5B83CAB2" w14:textId="77777777" w:rsidR="00C63721" w:rsidRDefault="00C63721" w:rsidP="00D92005">
            <w:pPr>
              <w:keepNext/>
              <w:spacing w:after="0" w:line="276" w:lineRule="auto"/>
              <w:ind w:firstLine="0"/>
              <w:jc w:val="left"/>
            </w:pPr>
            <w:del w:id="90016" w:author="Claude (revisão de dados)" w:date="2026-09-21T01:01:57Z">
              <w:r>
                <w:rPr>
                  <w:sz w:val="20"/>
                  <w:szCs w:val="20"/>
                </w:rPr>
                <w:delText>MOD11A2 (NASA Earthdata) / Benfica et al. (2022)</w:delText>
              </w:r>
            </w:del>
            <w:ins w:id="90017" w:author="Claude (revisão de dados)" w:date="2026-09-21T01:01:57Z">
              <w:r>
                <w:rPr>
                  <w:sz w:val="20"/>
                  <w:szCs w:val="20"/>
                </w:rPr>
                <w:t xml:space="preserve">MOD11A2, Coleção 6.1 (NASA), via GEE</w:t>
              </w:r>
            </w:ins>
          </w:p>
        </w:tc>
      </w:tr>
      <w:tr w:rsidR="00C63721" w14:paraId="263669B0"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36E98146" w14:textId="77777777" w:rsidR="00C63721" w:rsidRPr="003E4299" w:rsidRDefault="00C63721" w:rsidP="00D92005">
            <w:pPr>
              <w:keepNext/>
              <w:spacing w:before="240" w:line="276" w:lineRule="auto"/>
              <w:ind w:firstLine="0"/>
              <w:rPr>
                <w:b/>
                <w:bCs/>
              </w:rPr>
            </w:pPr>
            <w:r>
              <w:rPr>
                <w:b/>
                <w:bCs/>
                <w:sz w:val="20"/>
                <w:szCs w:val="20"/>
              </w:rPr>
              <w:t>WAI</w:t>
            </w:r>
          </w:p>
        </w:tc>
        <w:tc>
          <w:tcPr>
            <w:tcW w:w="2891" w:type="dxa"/>
            <w:tcBorders>
              <w:top w:val="nil"/>
              <w:left w:val="nil"/>
              <w:bottom w:val="nil"/>
              <w:right w:val="nil"/>
            </w:tcBorders>
            <w:tcMar>
              <w:top w:w="60" w:type="dxa"/>
              <w:left w:w="100" w:type="dxa"/>
              <w:bottom w:w="60" w:type="dxa"/>
              <w:right w:w="100" w:type="dxa"/>
            </w:tcMar>
            <w:vAlign w:val="center"/>
          </w:tcPr>
          <w:p w14:paraId="37111CE4" w14:textId="77777777" w:rsidR="00C63721" w:rsidRDefault="00C63721" w:rsidP="00D92005">
            <w:pPr>
              <w:keepNext/>
              <w:spacing w:after="0" w:line="276" w:lineRule="auto"/>
              <w:ind w:firstLine="0"/>
              <w:jc w:val="center"/>
            </w:pPr>
            <w:r>
              <w:rPr>
                <w:sz w:val="20"/>
                <w:szCs w:val="20"/>
              </w:rPr>
              <w:t>Índice de Disponibilidade Hídrica (razão ETR/ETP)</w:t>
            </w:r>
          </w:p>
        </w:tc>
        <w:tc>
          <w:tcPr>
            <w:tcW w:w="1587" w:type="dxa"/>
            <w:tcBorders>
              <w:top w:val="nil"/>
              <w:left w:val="nil"/>
              <w:bottom w:val="nil"/>
              <w:right w:val="nil"/>
            </w:tcBorders>
            <w:tcMar>
              <w:top w:w="60" w:type="dxa"/>
              <w:left w:w="100" w:type="dxa"/>
              <w:bottom w:w="60" w:type="dxa"/>
              <w:right w:w="100" w:type="dxa"/>
            </w:tcMar>
            <w:vAlign w:val="center"/>
          </w:tcPr>
          <w:p w14:paraId="268E3517" w14:textId="77777777" w:rsidR="00C63721" w:rsidRDefault="00C63721" w:rsidP="00D92005">
            <w:pPr>
              <w:keepNext/>
              <w:spacing w:before="240" w:line="276" w:lineRule="auto"/>
              <w:ind w:firstLine="0"/>
            </w:pPr>
            <w:r>
              <w:rPr>
                <w:sz w:val="20"/>
                <w:szCs w:val="20"/>
              </w:rPr>
              <w:t>adimensional</w:t>
            </w:r>
          </w:p>
        </w:tc>
        <w:tc>
          <w:tcPr>
            <w:tcW w:w="3402" w:type="dxa"/>
            <w:tcBorders>
              <w:top w:val="nil"/>
              <w:left w:val="nil"/>
              <w:bottom w:val="nil"/>
              <w:right w:val="nil"/>
            </w:tcBorders>
            <w:tcMar>
              <w:top w:w="60" w:type="dxa"/>
              <w:left w:w="100" w:type="dxa"/>
              <w:bottom w:w="60" w:type="dxa"/>
              <w:right w:w="100" w:type="dxa"/>
            </w:tcMar>
            <w:vAlign w:val="center"/>
          </w:tcPr>
          <w:p w14:paraId="38977A2A" w14:textId="77777777" w:rsidR="00C63721" w:rsidRDefault="00C63721" w:rsidP="00D92005">
            <w:pPr>
              <w:keepNext/>
              <w:spacing w:after="0" w:line="276" w:lineRule="auto"/>
              <w:ind w:firstLine="0"/>
              <w:jc w:val="left"/>
            </w:pPr>
            <w:del w:id="90018" w:author="Claude (revisão de dados)" w:date="2026-09-21T01:01:57Z">
              <w:r>
                <w:rPr>
                  <w:sz w:val="20"/>
                  <w:szCs w:val="20"/>
                </w:rPr>
                <w:delText>ETR/ETP do MOD16A2 / Benfica et al. (2022)</w:delText>
              </w:r>
            </w:del>
            <w:ins w:id="90019" w:author="Claude (revisão de dados)" w:date="2026-09-21T01:01:57Z">
              <w:r>
                <w:rPr>
                  <w:sz w:val="20"/>
                  <w:szCs w:val="20"/>
                </w:rPr>
                <w:t xml:space="preserve">ETR/ETP do MOD16A2GF</w:t>
              </w:r>
            </w:ins>
          </w:p>
        </w:tc>
      </w:tr>
      <w:tr w:rsidR="00C63721" w14:paraId="69BBCAE5"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108142E8" w14:textId="77777777" w:rsidR="00C63721" w:rsidRPr="003E4299" w:rsidRDefault="00C63721" w:rsidP="00D92005">
            <w:pPr>
              <w:keepNext/>
              <w:spacing w:before="240" w:line="276" w:lineRule="auto"/>
              <w:ind w:firstLine="0"/>
              <w:rPr>
                <w:b/>
                <w:bCs/>
              </w:rPr>
            </w:pPr>
            <w:r>
              <w:rPr>
                <w:b/>
                <w:bCs/>
                <w:sz w:val="20"/>
                <w:szCs w:val="20"/>
              </w:rPr>
              <w:t>BURN</w:t>
            </w:r>
          </w:p>
        </w:tc>
        <w:tc>
          <w:tcPr>
            <w:tcW w:w="2891" w:type="dxa"/>
            <w:tcBorders>
              <w:top w:val="nil"/>
              <w:left w:val="nil"/>
              <w:bottom w:val="nil"/>
              <w:right w:val="nil"/>
            </w:tcBorders>
            <w:tcMar>
              <w:top w:w="60" w:type="dxa"/>
              <w:left w:w="100" w:type="dxa"/>
              <w:bottom w:w="60" w:type="dxa"/>
              <w:right w:w="100" w:type="dxa"/>
            </w:tcMar>
            <w:vAlign w:val="center"/>
          </w:tcPr>
          <w:p w14:paraId="49F07A13" w14:textId="77777777" w:rsidR="00C63721" w:rsidRDefault="00C63721" w:rsidP="00D92005">
            <w:pPr>
              <w:keepNext/>
              <w:spacing w:before="240" w:line="276" w:lineRule="auto"/>
              <w:ind w:firstLine="0"/>
              <w:jc w:val="center"/>
            </w:pPr>
            <w:r>
              <w:rPr>
                <w:sz w:val="20"/>
                <w:szCs w:val="20"/>
              </w:rPr>
              <w:t>Área queimada</w:t>
            </w:r>
          </w:p>
        </w:tc>
        <w:tc>
          <w:tcPr>
            <w:tcW w:w="1587" w:type="dxa"/>
            <w:tcBorders>
              <w:top w:val="nil"/>
              <w:left w:val="nil"/>
              <w:bottom w:val="nil"/>
              <w:right w:val="nil"/>
            </w:tcBorders>
            <w:tcMar>
              <w:top w:w="60" w:type="dxa"/>
              <w:left w:w="100" w:type="dxa"/>
              <w:bottom w:w="60" w:type="dxa"/>
              <w:right w:w="100" w:type="dxa"/>
            </w:tcMar>
            <w:vAlign w:val="center"/>
          </w:tcPr>
          <w:p w14:paraId="298802CC" w14:textId="77777777" w:rsidR="00C63721" w:rsidRDefault="00C63721" w:rsidP="00D92005">
            <w:pPr>
              <w:keepNext/>
              <w:spacing w:after="0" w:line="276" w:lineRule="auto"/>
              <w:ind w:firstLine="0"/>
            </w:pPr>
            <w:r>
              <w:rPr>
                <w:sz w:val="20"/>
                <w:szCs w:val="20"/>
              </w:rPr>
              <w:t>ha</w:t>
            </w:r>
          </w:p>
        </w:tc>
        <w:tc>
          <w:tcPr>
            <w:tcW w:w="3402" w:type="dxa"/>
            <w:tcBorders>
              <w:top w:val="nil"/>
              <w:left w:val="nil"/>
              <w:bottom w:val="nil"/>
              <w:right w:val="nil"/>
            </w:tcBorders>
            <w:tcMar>
              <w:top w:w="60" w:type="dxa"/>
              <w:left w:w="100" w:type="dxa"/>
              <w:bottom w:w="60" w:type="dxa"/>
              <w:right w:w="100" w:type="dxa"/>
            </w:tcMar>
            <w:vAlign w:val="center"/>
          </w:tcPr>
          <w:p w14:paraId="61E0020E" w14:textId="77777777" w:rsidR="00C63721" w:rsidRDefault="00C63721" w:rsidP="00D92005">
            <w:pPr>
              <w:keepNext/>
              <w:spacing w:after="0" w:line="276" w:lineRule="auto"/>
              <w:ind w:firstLine="0"/>
              <w:jc w:val="left"/>
            </w:pPr>
            <w:del w:id="90020" w:author="Claude (revisão de dados)" w:date="2026-09-21T01:01:57Z">
              <w:r>
                <w:rPr>
                  <w:sz w:val="20"/>
                  <w:szCs w:val="20"/>
                </w:rPr>
                <w:delText>MCD64A1 (NASA Earthdata) / Benfica et al. (2022)</w:delText>
              </w:r>
            </w:del>
            <w:ins w:id="90021" w:author="Claude (revisão de dados)" w:date="2026-09-21T01:01:57Z">
              <w:r>
                <w:rPr>
                  <w:sz w:val="20"/>
                  <w:szCs w:val="20"/>
                </w:rPr>
                <w:t xml:space="preserve">MCD64A1, Coleção 6.1 (NASA), via GEE</w:t>
              </w:r>
            </w:ins>
          </w:p>
        </w:tc>
      </w:tr>
      <w:tr w:rsidR="00C63721" w14:paraId="68F7A2FD" w14:textId="77777777" w:rsidTr="003E4299">
        <w:trPr>
          <w:cantSplit/>
        </w:trPr>
        <w:tc>
          <w:tcPr>
            <w:tcW w:w="1191" w:type="dxa"/>
            <w:tcBorders>
              <w:top w:val="nil"/>
              <w:left w:val="nil"/>
              <w:bottom w:val="nil"/>
              <w:right w:val="nil"/>
            </w:tcBorders>
            <w:tcMar>
              <w:top w:w="60" w:type="dxa"/>
              <w:left w:w="100" w:type="dxa"/>
              <w:bottom w:w="60" w:type="dxa"/>
              <w:right w:w="100" w:type="dxa"/>
            </w:tcMar>
            <w:vAlign w:val="center"/>
          </w:tcPr>
          <w:p w14:paraId="64639E0A" w14:textId="77777777" w:rsidR="00C63721" w:rsidRPr="003E4299" w:rsidRDefault="00C63721" w:rsidP="00D92005">
            <w:pPr>
              <w:keepNext/>
              <w:spacing w:before="240" w:line="276" w:lineRule="auto"/>
              <w:ind w:firstLine="0"/>
              <w:rPr>
                <w:b/>
                <w:bCs/>
              </w:rPr>
            </w:pPr>
            <w:r>
              <w:rPr>
                <w:b/>
                <w:bCs/>
                <w:sz w:val="20"/>
                <w:szCs w:val="20"/>
              </w:rPr>
              <w:t>ONI</w:t>
            </w:r>
          </w:p>
        </w:tc>
        <w:tc>
          <w:tcPr>
            <w:tcW w:w="2891" w:type="dxa"/>
            <w:tcBorders>
              <w:top w:val="nil"/>
              <w:left w:val="nil"/>
              <w:bottom w:val="nil"/>
              <w:right w:val="nil"/>
            </w:tcBorders>
            <w:tcMar>
              <w:top w:w="60" w:type="dxa"/>
              <w:left w:w="100" w:type="dxa"/>
              <w:bottom w:w="60" w:type="dxa"/>
              <w:right w:w="100" w:type="dxa"/>
            </w:tcMar>
            <w:vAlign w:val="center"/>
          </w:tcPr>
          <w:p w14:paraId="5CB2C038" w14:textId="77777777" w:rsidR="00C63721" w:rsidRDefault="00C63721" w:rsidP="00D92005">
            <w:pPr>
              <w:keepNext/>
              <w:spacing w:before="240" w:line="276" w:lineRule="auto"/>
              <w:ind w:firstLine="0"/>
              <w:jc w:val="center"/>
            </w:pPr>
            <w:r>
              <w:rPr>
                <w:sz w:val="20"/>
                <w:szCs w:val="20"/>
              </w:rPr>
              <w:t>Índice Oceânico Niño</w:t>
            </w:r>
          </w:p>
        </w:tc>
        <w:tc>
          <w:tcPr>
            <w:tcW w:w="1587" w:type="dxa"/>
            <w:tcBorders>
              <w:top w:val="nil"/>
              <w:left w:val="nil"/>
              <w:bottom w:val="nil"/>
              <w:right w:val="nil"/>
            </w:tcBorders>
            <w:tcMar>
              <w:top w:w="60" w:type="dxa"/>
              <w:left w:w="100" w:type="dxa"/>
              <w:bottom w:w="60" w:type="dxa"/>
              <w:right w:w="100" w:type="dxa"/>
            </w:tcMar>
            <w:vAlign w:val="center"/>
          </w:tcPr>
          <w:p w14:paraId="50851556" w14:textId="77777777" w:rsidR="00C63721" w:rsidRDefault="00C63721" w:rsidP="00D92005">
            <w:pPr>
              <w:keepNext/>
              <w:spacing w:before="240" w:line="276" w:lineRule="auto"/>
              <w:ind w:firstLine="0"/>
            </w:pPr>
            <w:r>
              <w:rPr>
                <w:sz w:val="20"/>
                <w:szCs w:val="20"/>
              </w:rPr>
              <w:t>adimensional</w:t>
            </w:r>
          </w:p>
        </w:tc>
        <w:tc>
          <w:tcPr>
            <w:tcW w:w="3402" w:type="dxa"/>
            <w:tcBorders>
              <w:top w:val="nil"/>
              <w:left w:val="nil"/>
              <w:bottom w:val="nil"/>
              <w:right w:val="nil"/>
            </w:tcBorders>
            <w:tcMar>
              <w:top w:w="60" w:type="dxa"/>
              <w:left w:w="100" w:type="dxa"/>
              <w:bottom w:w="60" w:type="dxa"/>
              <w:right w:w="100" w:type="dxa"/>
            </w:tcMar>
            <w:vAlign w:val="center"/>
          </w:tcPr>
          <w:p w14:paraId="1C905AC9" w14:textId="77777777" w:rsidR="00C63721" w:rsidRDefault="00C63721" w:rsidP="00D92005">
            <w:pPr>
              <w:keepNext/>
              <w:spacing w:after="0" w:line="276" w:lineRule="auto"/>
              <w:ind w:firstLine="0"/>
              <w:jc w:val="left"/>
            </w:pPr>
            <w:r>
              <w:rPr>
                <w:sz w:val="20"/>
                <w:szCs w:val="20"/>
              </w:rPr>
              <w:t>NOAA/CPC (oni.ascii.txt)</w:t>
            </w:r>
          </w:p>
        </w:tc>
      </w:tr>
      <w:tr w:rsidR="00C63721" w14:paraId="37B54180" w14:textId="77777777" w:rsidTr="003E4299">
        <w:trPr>
          <w:cantSplit/>
          <w:trHeight w:val="17"/>
        </w:trPr>
        <w:tc>
          <w:tcPr>
            <w:tcW w:w="1191" w:type="dxa"/>
            <w:tcBorders>
              <w:top w:val="nil"/>
              <w:left w:val="nil"/>
              <w:bottom w:val="single" w:sz="4" w:space="0" w:color="auto"/>
              <w:right w:val="nil"/>
            </w:tcBorders>
            <w:tcMar>
              <w:top w:w="60" w:type="dxa"/>
              <w:left w:w="100" w:type="dxa"/>
              <w:bottom w:w="60" w:type="dxa"/>
              <w:right w:w="100" w:type="dxa"/>
            </w:tcMar>
            <w:vAlign w:val="center"/>
          </w:tcPr>
          <w:p w14:paraId="7F34B92B" w14:textId="77777777" w:rsidR="00C63721" w:rsidRPr="003E4299" w:rsidRDefault="003E4299" w:rsidP="00D92005">
            <w:pPr>
              <w:keepNext/>
              <w:spacing w:after="0" w:line="276" w:lineRule="auto"/>
              <w:ind w:firstLine="0"/>
              <w:rPr>
                <w:b/>
                <w:bCs/>
              </w:rPr>
            </w:pPr>
            <w:r>
              <w:rPr>
                <w:b/>
                <w:sz w:val="20"/>
                <w:szCs w:val="20"/>
              </w:rPr>
              <w:t>SAZsin</w:t>
            </w:r>
          </w:p>
        </w:tc>
        <w:tc>
          <w:tcPr>
            <w:tcW w:w="2891" w:type="dxa"/>
            <w:tcBorders>
              <w:top w:val="nil"/>
              <w:left w:val="nil"/>
              <w:bottom w:val="single" w:sz="4" w:space="0" w:color="auto"/>
              <w:right w:val="nil"/>
            </w:tcBorders>
            <w:tcMar>
              <w:top w:w="60" w:type="dxa"/>
              <w:left w:w="100" w:type="dxa"/>
              <w:bottom w:w="60" w:type="dxa"/>
              <w:right w:w="100" w:type="dxa"/>
            </w:tcMar>
            <w:vAlign w:val="center"/>
          </w:tcPr>
          <w:p w14:paraId="24B0B117" w14:textId="77777777" w:rsidR="00C63721" w:rsidRDefault="00C63721" w:rsidP="00D92005">
            <w:pPr>
              <w:keepNext/>
              <w:spacing w:before="240" w:line="276" w:lineRule="auto"/>
              <w:ind w:firstLine="0"/>
              <w:jc w:val="center"/>
            </w:pPr>
            <w:r>
              <w:rPr>
                <w:sz w:val="20"/>
                <w:szCs w:val="20"/>
              </w:rPr>
              <w:t>Componente harmônica senoidal do ciclo anual</w:t>
            </w:r>
          </w:p>
        </w:tc>
        <w:tc>
          <w:tcPr>
            <w:tcW w:w="1587" w:type="dxa"/>
            <w:tcBorders>
              <w:top w:val="nil"/>
              <w:left w:val="nil"/>
              <w:bottom w:val="single" w:sz="4" w:space="0" w:color="auto"/>
              <w:right w:val="nil"/>
            </w:tcBorders>
            <w:tcMar>
              <w:top w:w="60" w:type="dxa"/>
              <w:left w:w="100" w:type="dxa"/>
              <w:bottom w:w="60" w:type="dxa"/>
              <w:right w:w="100" w:type="dxa"/>
            </w:tcMar>
            <w:vAlign w:val="center"/>
          </w:tcPr>
          <w:p w14:paraId="29868C9C" w14:textId="77777777" w:rsidR="00C63721" w:rsidRDefault="00C63721" w:rsidP="00D92005">
            <w:pPr>
              <w:keepNext/>
              <w:spacing w:before="240" w:line="276" w:lineRule="auto"/>
              <w:ind w:firstLine="0"/>
            </w:pPr>
            <w:r>
              <w:rPr>
                <w:sz w:val="20"/>
                <w:szCs w:val="20"/>
              </w:rPr>
              <w:t>adimensional</w:t>
            </w:r>
          </w:p>
        </w:tc>
        <w:tc>
          <w:tcPr>
            <w:tcW w:w="3402" w:type="dxa"/>
            <w:tcBorders>
              <w:top w:val="nil"/>
              <w:left w:val="nil"/>
              <w:bottom w:val="single" w:sz="4" w:space="0" w:color="auto"/>
              <w:right w:val="nil"/>
            </w:tcBorders>
            <w:tcMar>
              <w:top w:w="60" w:type="dxa"/>
              <w:left w:w="100" w:type="dxa"/>
              <w:bottom w:w="60" w:type="dxa"/>
              <w:right w:w="100" w:type="dxa"/>
            </w:tcMar>
            <w:vAlign w:val="center"/>
          </w:tcPr>
          <w:p w14:paraId="29CCFA90" w14:textId="77777777" w:rsidR="00C63721" w:rsidRDefault="00C63721" w:rsidP="00D92005">
            <w:pPr>
              <w:keepNext/>
              <w:spacing w:before="240" w:line="276" w:lineRule="auto"/>
              <w:ind w:firstLine="0"/>
              <w:jc w:val="left"/>
            </w:pPr>
            <w:r>
              <w:rPr>
                <w:sz w:val="20"/>
                <w:szCs w:val="20"/>
              </w:rPr>
              <w:t>Derivada do indexador MÊS</w:t>
            </w:r>
          </w:p>
        </w:tc>
      </w:tr>
      <w:tr w:rsidR="00C63721" w14:paraId="23F7B181" w14:textId="77777777" w:rsidTr="003E4299">
        <w:tc>
          <w:tcPr>
            <w:tcW w:w="1191" w:type="dxa"/>
            <w:tcBorders>
              <w:top w:val="single" w:sz="4" w:space="0" w:color="auto"/>
              <w:left w:val="nil"/>
              <w:bottom w:val="single" w:sz="4" w:space="0" w:color="auto"/>
              <w:right w:val="nil"/>
            </w:tcBorders>
            <w:tcMar>
              <w:top w:w="60" w:type="dxa"/>
              <w:left w:w="100" w:type="dxa"/>
              <w:bottom w:w="60" w:type="dxa"/>
              <w:right w:w="100" w:type="dxa"/>
            </w:tcMar>
            <w:vAlign w:val="center"/>
          </w:tcPr>
          <w:p w14:paraId="3F9EA783" w14:textId="77777777" w:rsidR="00C63721" w:rsidRPr="003E4299" w:rsidRDefault="003E4299" w:rsidP="00D92005">
            <w:pPr>
              <w:spacing w:after="0" w:line="276" w:lineRule="auto"/>
              <w:ind w:firstLine="0"/>
              <w:rPr>
                <w:b/>
                <w:bCs/>
              </w:rPr>
            </w:pPr>
            <w:r>
              <w:rPr>
                <w:b/>
                <w:sz w:val="20"/>
                <w:szCs w:val="20"/>
              </w:rPr>
              <w:t>SAZcos</w:t>
            </w:r>
          </w:p>
        </w:tc>
        <w:tc>
          <w:tcPr>
            <w:tcW w:w="2891" w:type="dxa"/>
            <w:tcBorders>
              <w:top w:val="single" w:sz="4" w:space="0" w:color="auto"/>
              <w:left w:val="nil"/>
              <w:bottom w:val="single" w:sz="4" w:space="0" w:color="auto"/>
              <w:right w:val="nil"/>
            </w:tcBorders>
            <w:tcMar>
              <w:top w:w="60" w:type="dxa"/>
              <w:left w:w="100" w:type="dxa"/>
              <w:bottom w:w="60" w:type="dxa"/>
              <w:right w:w="100" w:type="dxa"/>
            </w:tcMar>
            <w:vAlign w:val="center"/>
          </w:tcPr>
          <w:p w14:paraId="448D2887" w14:textId="77777777" w:rsidR="00C63721" w:rsidRDefault="00C63721" w:rsidP="00D92005">
            <w:pPr>
              <w:spacing w:before="240" w:line="276" w:lineRule="auto"/>
              <w:ind w:firstLine="0"/>
              <w:jc w:val="center"/>
            </w:pPr>
            <w:r>
              <w:rPr>
                <w:sz w:val="20"/>
                <w:szCs w:val="20"/>
              </w:rPr>
              <w:t>Componente harmônica cosseno do ciclo anual</w:t>
            </w:r>
          </w:p>
        </w:tc>
        <w:tc>
          <w:tcPr>
            <w:tcW w:w="1587" w:type="dxa"/>
            <w:tcBorders>
              <w:top w:val="single" w:sz="4" w:space="0" w:color="auto"/>
              <w:left w:val="nil"/>
              <w:bottom w:val="single" w:sz="4" w:space="0" w:color="auto"/>
              <w:right w:val="nil"/>
            </w:tcBorders>
            <w:tcMar>
              <w:top w:w="60" w:type="dxa"/>
              <w:left w:w="100" w:type="dxa"/>
              <w:bottom w:w="60" w:type="dxa"/>
              <w:right w:w="100" w:type="dxa"/>
            </w:tcMar>
            <w:vAlign w:val="center"/>
          </w:tcPr>
          <w:p w14:paraId="76589802" w14:textId="77777777" w:rsidR="00C63721" w:rsidRDefault="00C63721" w:rsidP="00D92005">
            <w:pPr>
              <w:spacing w:before="240" w:line="276" w:lineRule="auto"/>
              <w:ind w:firstLine="0"/>
            </w:pPr>
            <w:r>
              <w:rPr>
                <w:sz w:val="20"/>
                <w:szCs w:val="20"/>
              </w:rPr>
              <w:t>adimensional</w:t>
            </w:r>
          </w:p>
        </w:tc>
        <w:tc>
          <w:tcPr>
            <w:tcW w:w="3402" w:type="dxa"/>
            <w:tcBorders>
              <w:top w:val="single" w:sz="4" w:space="0" w:color="auto"/>
              <w:left w:val="nil"/>
              <w:bottom w:val="single" w:sz="4" w:space="0" w:color="auto"/>
              <w:right w:val="nil"/>
            </w:tcBorders>
            <w:tcMar>
              <w:top w:w="60" w:type="dxa"/>
              <w:left w:w="100" w:type="dxa"/>
              <w:bottom w:w="60" w:type="dxa"/>
              <w:right w:w="100" w:type="dxa"/>
            </w:tcMar>
            <w:vAlign w:val="center"/>
          </w:tcPr>
          <w:p w14:paraId="3FCC842E" w14:textId="77777777" w:rsidR="00C63721" w:rsidRDefault="00C63721" w:rsidP="00D92005">
            <w:pPr>
              <w:spacing w:before="240" w:line="276" w:lineRule="auto"/>
              <w:ind w:firstLine="0"/>
              <w:jc w:val="left"/>
            </w:pPr>
            <w:r>
              <w:rPr>
                <w:sz w:val="20"/>
                <w:szCs w:val="20"/>
              </w:rPr>
              <w:t>Derivada do indexador MÊS</w:t>
            </w:r>
          </w:p>
        </w:tc>
      </w:tr>
    </w:tbl>
    <w:p w14:paraId="70615EB4" w14:textId="77777777" w:rsidR="00C63721" w:rsidRDefault="00C63721" w:rsidP="00182B9F"/>
    <w:p w14:paraId="627B0C1C" w14:textId="77777777" w:rsidR="00C63721" w:rsidRDefault="00C63721" w:rsidP="00D92005">
      <w:pPr>
        <w:spacing w:before="240"/>
      </w:pPr>
      <w:r>
        <w:t xml:space="preserve">A variável resposta é a Fotossíntese Líquida (PSN), e as variáveis preditoras candidatas são a evapotranspiração (EV), a precipitação acumulada (PRE), a temperatura da superfície terrestre (TST), o índice de disponibilidade hídrica (WAI), definido como a razão entre a evapotranspiração real e a potencial (ETR/ETP) e que expressa o grau em que a demanda atmosférica por água é atendida pela água disponível no sistema, e a área queimada (BURN), acrescidas das duas componentes harmônicas de sazonalidade derivadas do indexador mensal. O conjunto abrange o período de janeiro de 2001 a setembro de 2025, em escala mensal (n = 297 meses por bioma); </w:t>
      </w:r>
      <w:del w:id="90022" w:author="Claude (revisão de dados)" w:date="2026-09-21T01:01:57Z">
        <w:r>
          <w:delText xml:space="preserve">os três últimos meses de 2025 foram excluídos por ainda não haver dado de precipitação publicado</w:delText>
        </w:r>
      </w:del>
      <w:ins w:id="90023" w:author="Claude (revisão de dados)" w:date="2026-09-21T01:01:57Z">
        <w:r>
          <w:t xml:space="preserve">os três últimos meses de 2025 foram excluídos porque a NASA encerrou a versão 07 do IMERG Final Run em setembro de 2025, e os meses seguintes só serão publicados na versão 08, prevista para o fim de 2026 (NASA, 2026)</w:t>
        </w:r>
      </w:ins>
      <w:r>
        <w:t xml:space="preserve">. O ONI é publicado pela NOAA como média móvel de três meses (por exemplo, DJF, JFM) atribuída ao mês central do trimestre; cada mês da série recebeu, portanto, o valor do trimestre centrado nele (janeiro = DJF, fevereiro = JFM, e assim por diante), o que mantém a resolução mensal sem interpolação. O ONI não compõe o conjunto de </w:t>
      </w:r>
      <w:r>
        <w:lastRenderedPageBreak/>
        <w:t>preditores do modelo principal, sendo empregado especificamente na análise da influência do El Niño-Oscilação Sul (ENSO) sobre a produtividade, apresentada adiante.</w:t>
      </w:r>
    </w:p>
    <w:p w14:paraId="258C7D98" w14:textId="77777777" w:rsidR="00C63721" w:rsidRDefault="00C63721" w:rsidP="00C63721">
      <w:r>
        <w:t>A sazonalidade anual foi representada pela decomposição harmônica do ciclo anual em duas componentes trigonométricas ortogonais, definidas por:</w:t>
      </w:r>
    </w:p>
    <w:p w14:paraId="19BAE785" w14:textId="77777777" w:rsidR="0098396A" w:rsidRPr="00182B9F" w:rsidRDefault="00000000" w:rsidP="00A636D6">
      <w:pPr>
        <w:spacing w:before="240"/>
      </w:pPr>
      <m:oMathPara>
        <m:oMath>
          <m:sSub>
            <m:sSubPr>
              <m:ctrlPr>
                <w:rPr>
                  <w:rFonts w:ascii="Cambria Math" w:hAnsi="Cambria Math"/>
                  <w:i/>
                </w:rPr>
              </m:ctrlPr>
            </m:sSubPr>
            <m:e>
              <m:r>
                <m:rPr>
                  <m:sty m:val="p"/>
                </m:rPr>
                <w:rPr>
                  <w:rFonts w:ascii="Cambria Math" w:eastAsia="Cambria Math" w:hAnsi="Cambria Math" w:cs="Cambria Math"/>
                </w:rPr>
                <m:t>saz</m:t>
              </m:r>
            </m:e>
            <m:sub>
              <m:r>
                <m:rPr>
                  <m:sty m:val="p"/>
                </m:rPr>
                <w:rPr>
                  <w:rFonts w:ascii="Cambria Math" w:eastAsia="Cambria Math" w:hAnsi="Cambria Math" w:cs="Cambria Math"/>
                  <w:vertAlign w:val="subscript"/>
                </w:rPr>
                <m:t>sin</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eastAsia="Cambria Math" w:hAnsi="Cambria Math" w:cs="Cambria Math"/>
                        </w:rPr>
                        <m:t>2π · mês</m:t>
                      </m:r>
                    </m:num>
                    <m:den>
                      <m:r>
                        <w:rPr>
                          <w:rFonts w:ascii="Cambria Math" w:eastAsia="Cambria Math" w:hAnsi="Cambria Math" w:cs="Cambria Math"/>
                        </w:rPr>
                        <m:t>12</m:t>
                      </m:r>
                    </m:den>
                  </m:f>
                </m:e>
              </m:d>
            </m:e>
          </m:func>
          <m:r>
            <w:rPr>
              <w:rFonts w:ascii="Cambria Math" w:hAnsi="Cambria Math"/>
            </w:rPr>
            <m:t xml:space="preserve"> ,      </m:t>
          </m:r>
          <m:sSub>
            <m:sSubPr>
              <m:ctrlPr>
                <w:rPr>
                  <w:rFonts w:ascii="Cambria Math" w:hAnsi="Cambria Math"/>
                  <w:i/>
                </w:rPr>
              </m:ctrlPr>
            </m:sSubPr>
            <m:e>
              <m:r>
                <m:rPr>
                  <m:sty m:val="p"/>
                </m:rPr>
                <w:rPr>
                  <w:rFonts w:ascii="Cambria Math" w:eastAsia="Cambria Math" w:hAnsi="Cambria Math" w:cs="Cambria Math"/>
                </w:rPr>
                <m:t>saz</m:t>
              </m:r>
            </m:e>
            <m:sub>
              <m:r>
                <m:rPr>
                  <m:sty m:val="p"/>
                </m:rPr>
                <w:rPr>
                  <w:rFonts w:ascii="Cambria Math" w:eastAsia="Cambria Math" w:hAnsi="Cambria Math" w:cs="Cambria Math"/>
                  <w:vertAlign w:val="subscript"/>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eastAsia="Cambria Math" w:hAnsi="Cambria Math" w:cs="Cambria Math"/>
                        </w:rPr>
                        <m:t>2π · mês</m:t>
                      </m:r>
                    </m:num>
                    <m:den>
                      <m:r>
                        <w:rPr>
                          <w:rFonts w:ascii="Cambria Math" w:eastAsia="Cambria Math" w:hAnsi="Cambria Math" w:cs="Cambria Math"/>
                        </w:rPr>
                        <m:t>12</m:t>
                      </m:r>
                    </m:den>
                  </m:f>
                </m:e>
              </m:d>
            </m:e>
          </m:func>
          <m:r>
            <w:rPr>
              <w:rFonts w:ascii="Cambria Math" w:hAnsi="Cambria Math"/>
            </w:rPr>
            <m:t xml:space="preserve"> </m:t>
          </m:r>
        </m:oMath>
      </m:oMathPara>
    </w:p>
    <w:p w14:paraId="32508EBE" w14:textId="77777777" w:rsidR="00182B9F" w:rsidRPr="00182B9F" w:rsidRDefault="00182B9F" w:rsidP="00871CEE">
      <w:pPr>
        <w:spacing w:before="240"/>
      </w:pPr>
      <w:r>
        <w:t>Essa parametrização permite representar padrões periódicos anuais sem impor relações lineares artificiais entre os meses do ano, além de evitar descontinuidades entre dezembro e janeiro. As duas componentes entram no modelo como preditores distintos, cada um variando entre −1 e +1 ao longo do ano, e não como uma soma; ao estimar um coeficiente para cada uma, o modelo ajusta livremente a amplitude e a fase do ciclo anual, pois β₁·SAZsin + β₂·SAZcos equivale a A·sin(2π·mês/12 + φ), com amplitude A e defasagem φ determinadas pelos dados. A parametrização não impõe sazonalidade ao modelo: na ausência de ciclo anual nos dados, os coeficientes das duas componentes tendem a zero, tendência reforçada pela penalização L2 da regressão Ridge.</w:t>
      </w:r>
    </w:p>
    <w:p w14:paraId="5780D60E" w14:textId="77777777" w:rsidR="006D1256" w:rsidRDefault="00000000">
      <w:r>
        <w:t>Para verificar empiricamente essa propriedade, o modelo foi reajustado sem as componentes de sazonalidade, mantendo as demais variáveis e o mesmo protocolo de validação (Tabela A3, Apêndice A). A remoção reduziu o R² de teste em 21,8 pontos percentuais na Mata Atlântica (de 73,7% para 51,9%), 3,0 pontos no Cerrado e 2,4 pontos na Caatinga, uma queda muito mais acentuada do que se esperaria de um termo redundante, que a penalização L2 tenderia a anular. Essa diferença entre biomas é coerente com o grau em que as próprias variáveis climáticas já estão ligadas ao calendário (Tabela A4, Apêndice A): no Cerrado, entre 70% e 79% da variância da evapotranspiração e do WAI é explicada isoladamente pelo ciclo anual, contra apenas 40% na Mata Atlântica, onde a variabilidade climática reflete predominantemente as condições meteorológicas de cada ano específico. A acentuada perda de desempenho ao remover a sazonalidade explícita nesse bioma sugere que a Fotossíntese Líquida responde a um componente do ciclo anual, possivelmente fotoperíodo ou fenologia foliar, não inteiramente mediado pelas variáveis climáticas medidas.</w:t>
      </w:r>
    </w:p>
    <w:p w14:paraId="04A0B86C" w14:textId="77777777" w:rsidR="00A636D6" w:rsidRPr="00A636D6" w:rsidRDefault="00182B9F" w:rsidP="00182B9F">
      <w:r>
        <w:t>Como a área queimada mensal concentra muitos valores nulos e alguns picos muito elevados, aplicou-se, antes da modelagem, a transformação logarítmica a seguir, procedimento usual para reduzir a influência desses valores extremos e melhorar a estabilidade numérica do modelo:</w:t>
      </w:r>
    </w:p>
    <w:p w14:paraId="24CFB8D7" w14:textId="77777777" w:rsidR="0098396A" w:rsidRPr="00182B9F" w:rsidRDefault="00000000" w:rsidP="00A636D6">
      <w:pPr>
        <w:spacing w:before="240"/>
      </w:pPr>
      <m:oMathPara>
        <m:oMath>
          <m:sSub>
            <m:sSubPr>
              <m:ctrlPr>
                <w:rPr>
                  <w:rFonts w:ascii="Cambria Math" w:hAnsi="Cambria Math"/>
                  <w:i/>
                </w:rPr>
              </m:ctrlPr>
            </m:sSubPr>
            <m:e>
              <m:r>
                <w:rPr>
                  <w:rFonts w:ascii="Cambria Math" w:hAnsi="Cambria Math"/>
                </w:rPr>
                <m:t>BURN</m:t>
              </m:r>
            </m:e>
            <m:sub>
              <m:r>
                <m:rPr>
                  <m:sty m:val="p"/>
                </m:rPr>
                <w:rPr>
                  <w:rFonts w:ascii="Cambria Math" w:eastAsia="Cambria Math" w:hAnsi="Cambria Math" w:cs="Cambria Math"/>
                  <w:vertAlign w:val="subscript"/>
                </w:rPr>
                <m:t>log</m:t>
              </m:r>
            </m:sub>
          </m:sSub>
          <m:r>
            <w:rPr>
              <w:rFonts w:ascii="Cambria Math" w:hAnsi="Cambria Math"/>
            </w:rPr>
            <m:t>=log(1+x)</m:t>
          </m:r>
        </m:oMath>
      </m:oMathPara>
    </w:p>
    <w:p w14:paraId="4FF2CD06" w14:textId="77777777" w:rsidR="00397D65" w:rsidRDefault="00397D65" w:rsidP="00573DF0">
      <w:pPr>
        <w:spacing w:before="240"/>
      </w:pPr>
      <w:r>
        <w:t>Para reduzir a influência de meses com produtividade excepcionalmente baixa (por exemplo, após grandes queimadas ou secas severas) sobre a estimação dos coeficientes, a variável resposta foi submetida a winsorização unilateral inferior durante o treinamento. Winsorizar significa substituir os valores abaixo de um limite pelo próprio valor do limite, em vez de excluí-los. O limite adotado foi o percentil 3 da PSN do conjunto de treino, isto é, o valor abaixo do qual estão os 3% menores meses; em uma amostra de cerca de 238 meses de treino, isso afeta apenas os sete valores mais baixos. O percentil foi calculado exclusivamente a partir dos dados de treino de cada partição e aplicado apenas a eles; os valores de PSN dos conjuntos de teste foram mantidos em sua escala original, inclusive os extremos, garantindo que a avaliação preditiva fosse realizada sobre observações não modificadas e evitando vazamento de informação entre treino e teste.</w:t>
      </w:r>
    </w:p>
    <w:p w14:paraId="30B02C82" w14:textId="77777777" w:rsidR="00A636D6" w:rsidRPr="00A636D6" w:rsidRDefault="00A636D6" w:rsidP="00A636D6">
      <w:r>
        <w:t>Por fim, todas as variáveis preditoras foram padronizadas por escore-z (</w:t>
      </w:r>
      <w:r>
        <w:rPr>
          <w:i/>
          <w:iCs/>
        </w:rPr>
        <w:t>StandardScaler</w:t>
      </w:r>
      <w:r>
        <w:t xml:space="preserve">), com média zero e desvio-padrão igual a um. Essa etapa é essencial no contexto da Regressão </w:t>
      </w:r>
      <w:r>
        <w:rPr>
          <w:i/>
          <w:iCs/>
        </w:rPr>
        <w:t>Ridge</w:t>
      </w:r>
      <w:r>
        <w:t>, pois garante que a penalização L2 atue de forma equilibrada sobre os coeficientes, independentemente da escala original das variáveis. Dessa forma, evita-se que variáveis com magnitudes superiores exerçam influência desproporcional sobre o processo de estimação, contribuindo para maior estabilidade numérica e melhor capacidade de generalização do modelo.</w:t>
      </w:r>
    </w:p>
    <w:p w14:paraId="71A83C15" w14:textId="77777777" w:rsidR="006D1256" w:rsidRDefault="00000000">
      <w:r>
        <w:t>Antes da modelagem, a matriz de correlação de Pearson entre as variáveis candidatas foi examinada para eliminar redundâncias, como no protocolo de Guimarães et al. (2024). A evapotranspiração potencial (ETP) foi excluída nessa etapa por sua correlação de 0,73 a 0,80 com a temperatura da superfície na Mata Atlântica e na Caatinga, permanecendo apenas como denominador do WAI. As variáveis restantes foram submetidas ao diagnóstico de multicolinearidade por VIF descrito adiante.</w:t>
      </w:r>
    </w:p>
    <w:p w14:paraId="5E15EF0F" w14:textId="77777777" w:rsidR="00424DB9" w:rsidRDefault="006B6E26" w:rsidP="008E05BE">
      <w:pPr>
        <w:pStyle w:val="Ttulo2"/>
      </w:pPr>
      <w:bookmarkStart w:id="13" w:name="_Toc235276054"/>
      <w:r>
        <w:t>Especificação do Modelo (MRMP-N)</w:t>
      </w:r>
      <w:bookmarkEnd w:id="13"/>
      <w:r>
        <w:t xml:space="preserve"> </w:t>
      </w:r>
    </w:p>
    <w:p w14:paraId="0A80EEFD" w14:textId="77777777" w:rsidR="00C63721" w:rsidRDefault="00C63721" w:rsidP="00D92005">
      <w:pPr>
        <w:spacing w:before="240"/>
        <w:rPr>
          <w:color w:val="auto"/>
        </w:rPr>
      </w:pPr>
      <w:r>
        <w:t xml:space="preserve">A abordagem de modelagem fundamenta-se na arquitetura do Modelo de Regressão Múltipla Polinomial proposta por Guimarães et al. (2024), originalmente desenvolvida para modelagem quantitativa estrutura-atividade (QSAR) em compostos antimaláricos. No presente trabalho, essa estrutura foi adaptada ao contexto ambiental, substituindo os descritores moleculares pelas variáveis ambientais descritas na Tabela 1, a saber: evapotranspiração (EV), </w:t>
      </w:r>
      <w:r>
        <w:lastRenderedPageBreak/>
        <w:t>precipitação acumulada (PRE), temperatura da superfície terrestre (TST), índice de disponibilidade hídrica (WAI) e área queimada (BURN), além das duas componentes harmônicas de sazonalidade.</w:t>
      </w:r>
    </w:p>
    <w:p w14:paraId="0F5D1FE7" w14:textId="77777777" w:rsidR="00C63721" w:rsidRDefault="00C63721" w:rsidP="00C63721">
      <w:r>
        <w:t>Foram introduzidas três adaptações principais em relação ao modelo de referência: (i) substituição da estimação por Mínimos Quadrados Ordinários (MQO) pela Regressão Ridge com regularização L2, visando reduzir o sobreajuste associado à expansão polinomial; (ii) comparação sistemática dos graus polinomiais 1 a 5, seguindo o mesmo princípio de determinação empírica do grau adotado por Guimarães et al. (2024), que avaliaram graus até 8, com o limite superior reduzido para 5 porque, com cerca de 300 observações e cinco preditores, graus superiores geram centenas de termos e sobreajuste severo; e (iii) ampliação do protocolo de validação, com aplicação de validação cruzada RepeatedKFold, esquemas complementares de validação temporal (GroupKFold por ano e TimeSeriesSplit com janela expansível) e teste de Y-randomization.</w:t>
      </w:r>
    </w:p>
    <w:p w14:paraId="029D990B" w14:textId="77777777" w:rsidR="00C63721" w:rsidRDefault="00C63721" w:rsidP="00C63721">
      <w:r>
        <w:t>A estrutura geral do modelo polinomial pode ser representada por:</w:t>
      </w:r>
    </w:p>
    <w:p w14:paraId="7304F058" w14:textId="77777777" w:rsidR="00FC01D1" w:rsidRDefault="00FC01D1" w:rsidP="00C63721"/>
    <w:p w14:paraId="1F854666" w14:textId="77777777" w:rsidR="00C63721" w:rsidRDefault="00000000" w:rsidP="00C63721">
      <m:oMathPara>
        <m:oMath>
          <m:acc>
            <m:accPr>
              <m:ctrlPr>
                <w:rPr>
                  <w:rFonts w:ascii="Cambria Math" w:eastAsia="Cambria Math" w:hAnsi="Cambria Math" w:cs="Cambria Math"/>
                  <w:i/>
                  <w:sz w:val="36"/>
                  <w:szCs w:val="36"/>
                </w:rPr>
              </m:ctrlPr>
            </m:accPr>
            <m:e>
              <m:r>
                <w:rPr>
                  <w:rFonts w:ascii="Cambria Math" w:eastAsia="Cambria Math" w:hAnsi="Cambria Math" w:cs="Cambria Math"/>
                  <w:sz w:val="36"/>
                  <w:szCs w:val="36"/>
                </w:rPr>
                <m:t>Y</m:t>
              </m:r>
            </m:e>
          </m:acc>
          <m:r>
            <w:rPr>
              <w:rFonts w:ascii="Cambria Math" w:eastAsia="Cambria Math" w:hAnsi="Cambria Math" w:cs="Cambria Math"/>
              <w:sz w:val="36"/>
              <w:szCs w:val="36"/>
            </w:rPr>
            <m:t>=</m:t>
          </m:r>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0</m:t>
              </m:r>
            </m:sub>
          </m:sSub>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e>
          </m:nary>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i≤j</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ij</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j</m:t>
                  </m:r>
                </m:sub>
              </m:sSub>
            </m:e>
          </m:nary>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i≤j≤k</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ijk</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j</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k</m:t>
                  </m:r>
                </m:sub>
              </m:sSub>
            </m:e>
          </m:nary>
          <m:r>
            <w:rPr>
              <w:rFonts w:ascii="Cambria Math" w:eastAsia="Cambria Math" w:hAnsi="Cambria Math" w:cs="Cambria Math"/>
              <w:sz w:val="36"/>
              <w:szCs w:val="36"/>
            </w:rPr>
            <m:t>+⋯</m:t>
          </m:r>
        </m:oMath>
      </m:oMathPara>
    </w:p>
    <w:p w14:paraId="56EA8D25" w14:textId="77777777" w:rsidR="00C63721" w:rsidRDefault="00C63721" w:rsidP="00D92005">
      <w:pPr>
        <w:spacing w:before="240"/>
      </w:pPr>
      <w:r>
        <w:t xml:space="preserve">Em que Ŷ representa a Fotossíntese Líquida (PSN) estimada; </w:t>
      </w:r>
      <m:oMath>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 xml:space="preserve">j , </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oMath>
      <w:r>
        <w:t xml:space="preserve"> correspondem às variáveis preditoras ambientais; β₀ representa o intercepto do modelo; βᵢ correspondem aos coeficientes dos termos lineares; e </w:t>
      </w:r>
      <m:oMath>
        <m:r>
          <m:rPr>
            <m:sty m:val="p"/>
          </m:rPr>
          <w:rPr>
            <w:rFonts w:ascii="Cambria Math" w:hAnsi="Cambria Math"/>
          </w:rPr>
          <m:t>βᵢⱼ</m:t>
        </m:r>
        <m:r>
          <m:rPr>
            <m:sty m:val="p"/>
          </m:rPr>
          <w:rPr>
            <w:rFonts w:ascii="Cambria Math"/>
          </w:rPr>
          <m:t xml:space="preserve"> </m:t>
        </m:r>
      </m:oMath>
      <w:r>
        <w:t xml:space="preserve">e </w:t>
      </w:r>
      <m:oMath>
        <m:r>
          <m:rPr>
            <m:sty m:val="p"/>
          </m:rPr>
          <w:rPr>
            <w:rFonts w:ascii="Cambria Math" w:hAnsi="Cambria Math"/>
          </w:rPr>
          <m:t xml:space="preserve">βᵢⱼₖ </m:t>
        </m:r>
      </m:oMath>
      <w:r>
        <w:t>representam os coeficientes associados aos termos de interação e não lineares, permitindo modelar efeitos combinados entre os preditores ambientais.</w:t>
      </w:r>
    </w:p>
    <w:p w14:paraId="7F35B953" w14:textId="77777777" w:rsidR="006D1256" w:rsidRDefault="00000000">
      <w:r>
        <w:t>Para o grau N = 2 e cinco preditores X₁ … X₅, a expansão gera 20 termos além do intercepto: Ŷ = β₀ + Σᵢ βᵢXᵢ + Σᵢ βᵢᵢXᵢ² + Σᵢ&lt;ⱼ βᵢⱼXᵢXⱼ, com 5 termos lineares, 5 quadráticos e 10 interações entre pares. Para um grau N genérico, o número de termos é C(5 + N, N) − 1: 20 no grau 2, 55 no grau 3, 125 no grau 4 e 251 no grau 5, o que ilustra por que graus elevados sobreajustam uma amostra de cerca de 300 meses.</w:t>
      </w:r>
    </w:p>
    <w:p w14:paraId="4B13B324" w14:textId="77777777" w:rsidR="00B854DD" w:rsidRDefault="00B854DD" w:rsidP="008E05BE">
      <w:r>
        <w:t xml:space="preserve">A estimação dos coeficientes do modelo foi realizada por Regressão </w:t>
      </w:r>
      <w:r>
        <w:rPr>
          <w:i/>
          <w:iCs/>
        </w:rPr>
        <w:t>Ridge</w:t>
      </w:r>
      <w:r>
        <w:t xml:space="preserve"> com regularização L2, cuja função de perda penalizada é definida por:</w:t>
      </w:r>
    </w:p>
    <w:p w14:paraId="4DCC4E02" w14:textId="77777777" w:rsidR="00B854DD" w:rsidRPr="008E6EBD" w:rsidRDefault="00B854DD" w:rsidP="00B854DD">
      <w:pPr>
        <w:spacing w:before="240"/>
      </w:pPr>
      <m:oMathPara>
        <m:oMathParaPr>
          <m:jc m:val="center"/>
        </m:oMathParaPr>
        <m:oMath>
          <m:r>
            <w:rPr>
              <w:rFonts w:ascii="Cambria Math" w:hAnsi="Cambria Math"/>
            </w:rPr>
            <w:lastRenderedPageBreak/>
            <m:t>L</m:t>
          </m:r>
          <m:d>
            <m:dPr>
              <m:ctrlPr>
                <w:rPr>
                  <w:rFonts w:ascii="Cambria Math" w:hAnsi="Cambria Math"/>
                  <w:i/>
                </w:rPr>
              </m:ctrlPr>
            </m:dPr>
            <m:e>
              <m:r>
                <w:rPr>
                  <w:rFonts w:ascii="Cambria Math" w:hAnsi="Cambria Math"/>
                </w:rPr>
                <m:t>β</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d>
                </m:e>
                <m:sup>
                  <m:r>
                    <w:rPr>
                      <w:rFonts w:ascii="Cambria Math" w:hAnsi="Cambria Math"/>
                    </w:rPr>
                    <m:t>2</m:t>
                  </m:r>
                </m:sup>
              </m:sSup>
            </m:e>
          </m:nary>
          <m:r>
            <w:rPr>
              <w:rFonts w:ascii="Cambria Math" w:hAnsi="Cambria Math"/>
            </w:rPr>
            <m:t>+α</m:t>
          </m:r>
          <m:nary>
            <m:naryPr>
              <m:chr m:val="∑"/>
              <m:ctrlPr>
                <w:rPr>
                  <w:rFonts w:ascii="Cambria Math" w:hAnsi="Cambria Math"/>
                  <w:i/>
                </w:rPr>
              </m:ctrlPr>
            </m:naryPr>
            <m:sub>
              <m:r>
                <w:rPr>
                  <w:rFonts w:ascii="Cambria Math" w:hAnsi="Cambria Math"/>
                </w:rPr>
                <m:t>p=1</m:t>
              </m:r>
            </m:sub>
            <m:sup>
              <m:r>
                <w:rPr>
                  <w:rFonts w:ascii="Cambria Math" w:hAnsi="Cambria Math"/>
                </w:rPr>
                <m:t>P</m:t>
              </m:r>
            </m:sup>
            <m:e>
              <m:sSubSup>
                <m:sSubSupPr>
                  <m:ctrlPr>
                    <w:rPr>
                      <w:rFonts w:ascii="Cambria Math" w:hAnsi="Cambria Math"/>
                      <w:i/>
                    </w:rPr>
                  </m:ctrlPr>
                </m:sSubSupPr>
                <m:e>
                  <m:r>
                    <w:rPr>
                      <w:rFonts w:ascii="Cambria Math" w:hAnsi="Cambria Math"/>
                    </w:rPr>
                    <m:t>β</m:t>
                  </m:r>
                </m:e>
                <m:sub>
                  <m:r>
                    <w:rPr>
                      <w:rFonts w:ascii="Cambria Math" w:hAnsi="Cambria Math"/>
                    </w:rPr>
                    <m:t>p</m:t>
                  </m:r>
                </m:sub>
                <m:sup>
                  <m:r>
                    <w:rPr>
                      <w:rFonts w:ascii="Cambria Math" w:hAnsi="Cambria Math"/>
                    </w:rPr>
                    <m:t>2</m:t>
                  </m:r>
                </m:sup>
              </m:sSubSup>
            </m:e>
          </m:nary>
        </m:oMath>
      </m:oMathPara>
    </w:p>
    <w:p w14:paraId="31D98C14" w14:textId="77777777" w:rsidR="00C63721" w:rsidRPr="00C63721" w:rsidRDefault="00C63721" w:rsidP="00D92005">
      <w:pPr>
        <w:spacing w:before="240"/>
      </w:pPr>
      <w:r>
        <w:t>Em que o primeiro termo corresponde à soma dos quadrados dos resíduos e o segundo à penalização L2 aplicada aos coeficientes, controlada pelo parâmetro α. Diferentemente da estimação por Mínimos Quadrados Ordinários (MQO) utilizada por Guimarães et al. (2024), a Regressão Ridge restringe a magnitude dos coeficientes e estabiliza o ajuste na presença de multicolinearidade, aspecto particularmente relevante neste estudo em razão da expansão polinomial, que tende a amplificar correlações existentes entre os preditores originais.</w:t>
      </w:r>
    </w:p>
    <w:p w14:paraId="01DF9D95" w14:textId="77777777" w:rsidR="005F7DD0" w:rsidRDefault="005F7DD0" w:rsidP="00C63721">
      <w:r>
        <w:t xml:space="preserve">O parâmetro de regularização α foi determinado automaticamente por meio de busca em grade (GridSearchCV). Em cada partição da validação externa, o parâmetro de regularização α foi selecionado por validação cruzada interna de cinco </w:t>
      </w:r>
      <w:r>
        <w:rPr>
          <w:i/>
        </w:rPr>
        <w:t>folds</w:t>
      </w:r>
      <w:r>
        <w:t>, constituindo um procedimento aninhado para a otimização desse hiperparâmetro. O conjunto de teste externo permaneceu reservado exclusivamente para a avaliação do desempenho preditivo. A busca foi conduzida sobre o mesmo conjunto de variáveis preditoras do modelo, isto é, EV, PRE, TST, WAI, BURN e as componentes de sazonalidade, com a padronização realizada no âmbito do procedimento de modelagem. Essa abordagem permitiu ajustar o nível de penalização às características dos dados sem utilizar informações do conjunto de teste externo, reduzindo o risco de vazamento de informação e evitando a definição arbitrária de um único valor de regularização.</w:t>
      </w:r>
    </w:p>
    <w:p w14:paraId="7AAD0716" w14:textId="77777777" w:rsidR="00C63721" w:rsidRPr="00C63721" w:rsidRDefault="00C63721" w:rsidP="00C63721">
      <w:r>
        <w:t>A ordem polinomial N foi tratada como hiperparâmetro a ser otimizado empiricamente, como no estudo de referência (Guimarães et al., 2024), que também determinou o grau empiricamente. Foram comparados sistematicamente os graus 1 a 5, adotando-se como critério de seleção a maximização do R² no conjunto de teste associada à minimização da diferença treino–teste, definida como a diferença entre o R² de treino e o R² de teste (medida usual do sobreajuste). A avaliação do sobreajuste não se baseou em um limiar rígido único, mas na interpretação conjunta dessa diferença, da estabilidade do R² entre as partições e da concordância com a validação temporal. Adotou-se o valor de 10 pontos percentuais como referência orientadora, reconhecendo-se que a magnitude aceitável da diferença depende do mecanismo de controle da capacidade do modelo (no caso, a regularização L2) e da complexidade intrínseca do fenômeno modelado, não sendo diretamente comparável entre diferentes famílias de modelos. Nesse enquadramento, valores próximos ou moderadamente superiores a esse patamar de referência foram considerados admissíveis quando o modelo manteve desempenho estável e robusto sob validação temporal.</w:t>
      </w:r>
    </w:p>
    <w:p w14:paraId="5AF5CC68" w14:textId="77777777" w:rsidR="00C63721" w:rsidRPr="00C63721" w:rsidRDefault="00C63721" w:rsidP="00C63721">
      <w:r>
        <w:lastRenderedPageBreak/>
        <w:t>A análise empírica indicou o grau 2 como ótimo para os três biomas analisados, resultado discutido em detalhe no Capítulo de Resultados. Para um conjunto de cinco preditores (três variáveis ambientais selecionadas entre EV, PRE, TST, WAI e BURN, mais as duas componentes de sazonalidade), a expansão polinomial de grau 2 (PolynomialFeatures) gera vinte termos no modelo final, combinando efeitos lineares, quadráticos e de interação entre pares de variáveis, sem impor previamente uma forma funcional rígida às relações ambientais analisadas.</w:t>
      </w:r>
    </w:p>
    <w:p w14:paraId="22AF9477" w14:textId="77777777" w:rsidR="00424DB9" w:rsidRDefault="00B854DD" w:rsidP="000C4E45">
      <w:pPr>
        <w:pStyle w:val="Ttulo2"/>
      </w:pPr>
      <w:bookmarkStart w:id="14" w:name="_Toc235276055"/>
      <w:r>
        <w:t>Análise estatística</w:t>
      </w:r>
      <w:bookmarkEnd w:id="14"/>
      <w:r>
        <w:t xml:space="preserve"> </w:t>
      </w:r>
    </w:p>
    <w:p w14:paraId="44DF552C" w14:textId="77777777" w:rsidR="00B83232" w:rsidRDefault="00B83232" w:rsidP="00D92005">
      <w:pPr>
        <w:spacing w:before="240"/>
      </w:pPr>
      <w:r>
        <w:t>A análise estatística do modelo MRMP-N compreendeu três procedimentos integrados: seleção empírica das variáveis preditoras, avaliação do desempenho preditivo e diagnóstico de multicolinearidade. Esses procedimentos foram conduzidos de forma sistemática para cada bioma, garantindo a comparabilidade entre os resultados.</w:t>
      </w:r>
    </w:p>
    <w:p w14:paraId="46D35ED0" w14:textId="77777777" w:rsidR="00B83232" w:rsidRDefault="00B83232" w:rsidP="00B83232">
      <w:r>
        <w:t>As duas componentes harmônicas de sazonalidade foram mantidas fixas em todos os modelos, por representarem o ciclo anual e não um controle ambiental. A seleção incidiu sobre as cinco variáveis ambientais candidatas (EV, PRE, TST, WAI e BURNlog), avaliando-se todas as C(5,3) = 10 combinações de três variáveis por bioma, cada uma sob o mesmo protocolo de validação cruzada. A restrição a três variáveis ambientais (cinco preditores no total) buscou limitar a complexidade dimensional do modelo e favorecer sua estabilidade estatística, aspecto relevante em modelos com expansão polinomial; o controle dos efeitos da multicolinearidade é assegurado pela penalização L2 do Ridge.</w:t>
      </w:r>
    </w:p>
    <w:p w14:paraId="35E925A2" w14:textId="77777777" w:rsidR="00B83232" w:rsidRDefault="00B83232" w:rsidP="00B83232">
      <w:r>
        <w:t>Seguindo a lógica de busca combinatória do estudo de referência, que avaliou mais de 400 descritores moleculares em combinações de três, a presente abordagem permite uma avaliação empírica e exaustiva do espaço de combinações possíveis. A seleção final em cada bioma foi definida pelo critério composto que considera, simultaneamente, o maior valor médio de R² no conjunto de teste e a menor diferença entre o R² de treino e o de teste, evitando-se a escolha de modelos com R² de treino elevado mas R² de teste baixo, pois é o R² no conjunto de teste que mede a capacidade de generalização.</w:t>
      </w:r>
    </w:p>
    <w:p w14:paraId="4C558A0C" w14:textId="77777777" w:rsidR="00B83232" w:rsidRDefault="00B83232" w:rsidP="00B83232">
      <w:r>
        <w:t>A justificativa empírica para a inclusão das variáveis candidatas baseia-se nas relações univariadas observadas entre a PSN e cada preditor nos três biomas, examinadas previamente por meio de análise gráfica de dispersão. Esse exame orientou a composição do conjunto inicial de candidatas, cujos resultados (Figura 5) são apresentados e discutidos no Capítulo de Resultados.</w:t>
      </w:r>
    </w:p>
    <w:p w14:paraId="089DD22B" w14:textId="77777777" w:rsidR="00B83232" w:rsidRDefault="00B83232" w:rsidP="00B83232">
      <w:r>
        <w:lastRenderedPageBreak/>
        <w:t>O desempenho preditivo do modelo foi avaliado por meio de três métricas complementares (R², RMSE e MAE), calculadas sobre o conjunto de teste em cada partição de validação cruzada. Foram reportadas a média e o desvio-padrão das métricas ao longo das partições, permitindo uma estimativa robusta do desempenho e da variabilidade do modelo.</w:t>
      </w:r>
    </w:p>
    <w:p w14:paraId="29946D00" w14:textId="77777777" w:rsidR="00B83232" w:rsidRDefault="00B83232" w:rsidP="00B83232">
      <w:r>
        <w:t>O coeficiente de determinação (R²) foi utilizado como principal medida do poder explicativo, representando a proporção da variância da PSN explicada pelo modelo. Foram reportados os valores médios para os conjuntos de treino e teste, possibilitando a avaliação simultânea do desempenho preditivo e da diferença treino–teste.</w:t>
      </w:r>
    </w:p>
    <w:p w14:paraId="3E266760" w14:textId="77777777" w:rsidR="00B83232" w:rsidRDefault="00B83232" w:rsidP="00B83232">
      <w:r>
        <w:t>A raiz do erro quadrático médio (RMSE) foi utilizada para quantificar o erro médio de predição na mesma unidade da variável resposta (gC·m⁻²·mês⁻¹), sendo particularmente sensível a erros de maior magnitude. Complementarmente, o erro absoluto médio (MAE) foi empregado como medida mais robusta à presença de outliers, fornecendo uma estimativa direta da magnitude média dos erros de predição.</w:t>
      </w:r>
    </w:p>
    <w:p w14:paraId="6258A790" w14:textId="77777777" w:rsidR="00B83232" w:rsidRDefault="00B83232" w:rsidP="00B83232">
      <w:r>
        <w:t>O diagnóstico de multicolinearidade foi realizado por meio do Fator de Inflação da Variância (VIF), calculado a partir das variáveis preditoras originais, antes da expansão polinomial. Esse procedimento, adotado em conformidade com Guimarães et al. (2024), permite identificar associações lineares entre as variáveis explicativas que possam comprometer a estabilidade dos coeficientes estimados.</w:t>
      </w:r>
    </w:p>
    <w:p w14:paraId="7E212968" w14:textId="77777777" w:rsidR="000C4E45" w:rsidRPr="00FC01D1" w:rsidRDefault="00B83232" w:rsidP="00FC01D1">
      <w:r>
        <w:t>Foram considerados como referência os limiares usuais: VIF &lt; 5 (aceitável), 5 ≤ VIF &lt; 10 (atenção) e VIF ≥ 10 (multicolinearidade elevada). Embora a Regressão Ridge ofereça robustez à multicolinearidade por meio da penalização L2, o cálculo do VIF foi mantido como diagnóstico complementar, permitindo identificar variáveis fortemente correlacionadas e interpretar os resultados do modelo com maior cautela.</w:t>
      </w:r>
    </w:p>
    <w:p w14:paraId="593E82C6" w14:textId="77777777" w:rsidR="00424DB9" w:rsidRDefault="009D2724" w:rsidP="00A73743">
      <w:pPr>
        <w:pStyle w:val="Ttulo2"/>
      </w:pPr>
      <w:bookmarkStart w:id="15" w:name="_Toc235276056"/>
      <w:r>
        <w:t>Validação do Modelo</w:t>
      </w:r>
      <w:bookmarkEnd w:id="15"/>
      <w:r>
        <w:t xml:space="preserve"> </w:t>
      </w:r>
    </w:p>
    <w:p w14:paraId="4E2BD9D8" w14:textId="77777777" w:rsidR="009D2724" w:rsidRDefault="009D2724" w:rsidP="00D92005">
      <w:pPr>
        <w:spacing w:before="240"/>
        <w:rPr>
          <w:color w:val="auto"/>
        </w:rPr>
      </w:pPr>
      <w:r>
        <w:t xml:space="preserve">A validação do modelo MRMP-N compreendeu a validação cruzada repetida, dois esquemas complementares de validação temporal, a análise de resíduos e o teste de </w:t>
      </w:r>
      <w:r>
        <w:rPr>
          <w:rStyle w:val="nfase"/>
        </w:rPr>
        <w:t>Y-randomization</w:t>
      </w:r>
      <w:r>
        <w:t>. Esses procedimentos foram aplicados ao modelo após a definição do conjunto final de variáveis, permitindo uma avaliação complementar de seu comportamento preditivo.</w:t>
      </w:r>
    </w:p>
    <w:p w14:paraId="03510D3D" w14:textId="77777777" w:rsidR="009D2724" w:rsidRDefault="009D2724" w:rsidP="009D2724">
      <w:r>
        <w:t xml:space="preserve">A validação cruzada foi realizada por meio do protocolo RepeatedKFold, utilizando cinco </w:t>
      </w:r>
      <w:r>
        <w:rPr>
          <w:i/>
        </w:rPr>
        <w:t>folds</w:t>
      </w:r>
      <w:r>
        <w:t xml:space="preserve"> e trinta repetições, resultando em 150 partições de validação para cada combinação avaliada (Figura 4a). Em cada partição, 80% das observações compõem o treino e 20% o teste: com n = 297, cerca de 238 meses de treino e 59 de teste. As 30 repetições reembaralham a </w:t>
      </w:r>
      <w:r>
        <w:lastRenderedPageBreak/>
        <w:t>divisão, de modo que cada mês da série é usado como teste exatamente 30 vezes e como treino 120 vezes ao longo das 150 partições; não há, portanto, um único conjunto de teste fixo, e as métricas reportadas são médias (e desvios-padrão) sobre as 150 partições. Esse protocolo fornece a estimativa principal do desempenho ao reduzir a variabilidade decorrente de partições únicas dos dados. Reconhece-se, contudo, que em séries mensais observações temporalmente próximas podem compartilhar estrutura sazonal e autocorrelação; por isso o desempenho foi adicionalmente examinado por esquemas de validação que respeitam a ordem cronológica, descritos adiante. Adicionalmente, foi reportado o intervalo empírico de 95% da distribuição dos escores de R² obtidos nas partições, definido pelos percentis 2,5 e 97,5 dos valores observados. Ressalta-se que, por decorrerem de partições parcialmente sobrepostas do RepeatedKFold, esses escores não constituem observações independentes, motivo pelo qual se adota a expressão "intervalo empírico" em vez de "intervalo de confiança" no sentido estatístico estrito.</w:t>
      </w:r>
    </w:p>
    <w:p w14:paraId="57758180" w14:textId="77777777" w:rsidR="009D2724" w:rsidRDefault="009D2724" w:rsidP="009D2724">
      <w:r>
        <w:t>Para evitar vazamento de informação (</w:t>
      </w:r>
      <w:r>
        <w:rPr>
          <w:rStyle w:val="nfase"/>
          <w:i w:val="0"/>
          <w:iCs w:val="0"/>
        </w:rPr>
        <w:t>data leakag</w:t>
      </w:r>
      <w:r>
        <w:rPr>
          <w:rStyle w:val="nfase"/>
        </w:rPr>
        <w:t>e</w:t>
      </w:r>
      <w:r>
        <w:t>), a padronização das variáveis foi ajustada exclusivamente sobre o conjunto de treino de cada partição e posteriormente aplicada ao conjunto de teste sem reestimação dos parâmetros. Esse procedimento impede que informações do conjunto de teste influenciem o processo de treinamento, contribuindo para uma estimativa mais realista da capacidade de generalização do modelo.</w:t>
      </w:r>
    </w:p>
    <w:p w14:paraId="51F5E903" w14:textId="77777777" w:rsidR="00C7680C" w:rsidRDefault="00C7680C" w:rsidP="009D2724">
      <w:r>
        <w:t xml:space="preserve">Complementarmente à validação cruzada repetida, o desempenho do modelo foi submetido a dois esquemas de validação que respeitam a estrutura cronológica da série, com o objetivo de verificar se as estimativas obtidas pelo RepeatedKFold se mantêm quando a separação entre treino e teste preserva a ordem temporal dos dados. O primeiro, denominado GroupKFold por ano, agrupa as observações de um mesmo ano em cinco grupos de cinco anos, de modo que anos inteiros sejam mantidos fora do conjunto de treino em cada partição (Figura 4b); esse procedimento avalia a capacidade de generalização do modelo para períodos anuais não utilizados no ajuste e elimina a possibilidade de que meses consecutivos e autocorrelacionados sejam distribuídos simultaneamente entre treino e teste. O segundo, o TimeSeriesSplit com janela expansível, ajusta o modelo em períodos anteriores e avalia seu desempenho no bloco de 49 meses seguinte, em cinco blocos sucessivos (Figura 4c), simulando o uso preditivo em condições realistas de dependência temporal. Em ambos os esquemas, a winsorização e a padronização foram estimadas exclusivamente sobre o respectivo conjunto de treino, preservando a ausência de vazamento de informação. A concordância entre os resultados dos três esquemas foi interpretada como evidência de que o bom desempenho não decorre </w:t>
      </w:r>
      <w:r>
        <w:lastRenderedPageBreak/>
        <w:t>apenas de meses vizinhos, muito parecidos entre si, terem caído ao mesmo tempo no treino e no teste.</w:t>
      </w:r>
    </w:p>
    <w:p w14:paraId="61F8FCF1" w14:textId="77777777" w:rsidR="006D1256" w:rsidRDefault="00000000">
      <w:pPr>
        <w:keepNext/>
        <w:spacing w:before="240" w:after="40"/>
        <w:ind w:firstLine="0"/>
        <w:jc w:val="center"/>
        <w:rPr>
          <w:b/>
          <w:bCs/>
          <w:sz w:val="22"/>
          <w:szCs w:val="22"/>
        </w:rPr>
      </w:pPr>
      <w:r>
        <w:rPr>
          <w:b/>
          <w:sz w:val="22"/>
          <w:szCs w:val="22"/>
        </w:rPr>
        <w:t>Figura 4 - Esquemas de particionamento treino/teste: (a) RepeatedKFold 5 × 30; (b) GroupKFold por ano; (c) TimeSeriesSplit com janela expansível.</w:t>
      </w:r>
    </w:p>
    <w:p w14:paraId="280C9620" w14:textId="77777777" w:rsidR="006D1256" w:rsidRDefault="00000000">
      <w:pPr>
        <w:spacing w:before="40" w:after="40"/>
        <w:ind w:firstLine="0"/>
        <w:jc w:val="center"/>
      </w:pPr>
      <w:r>
        <w:rPr>
          <w:noProof/>
        </w:rPr>
        <w:drawing>
          <wp:inline distT="0" distB="0" distL="0" distR="0" wp14:anchorId="1D27D008" wp14:editId="1B6487D8">
            <wp:extent cx="5760000" cy="3789552"/>
            <wp:effectExtent l="0" t="0" r="0" b="0"/>
            <wp:docPr id="1543641621" name="Picture 15436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cao_esquema.png"/>
                    <pic:cNvPicPr/>
                  </pic:nvPicPr>
                  <pic:blipFill>
                    <a:blip r:embed="rId21"/>
                    <a:stretch>
                      <a:fillRect/>
                    </a:stretch>
                  </pic:blipFill>
                  <pic:spPr>
                    <a:xfrm>
                      <a:off x="0" y="0"/>
                      <a:ext cx="5760000" cy="3789552"/>
                    </a:xfrm>
                    <a:prstGeom prst="rect">
                      <a:avLst/>
                    </a:prstGeom>
                  </pic:spPr>
                </pic:pic>
              </a:graphicData>
            </a:graphic>
          </wp:inline>
        </w:drawing>
      </w:r>
    </w:p>
    <w:p w14:paraId="05E804AC" w14:textId="77777777" w:rsidR="008C39E0" w:rsidRPr="008C39E0" w:rsidRDefault="008C39E0" w:rsidP="008C39E0">
      <w:r>
        <w:t>A análise de resíduos foi conduzida por meio de um ajuste diagnóstico realizado sobre o conjunto completo de dados (n = 297, janeiro de 2001 a setembro de 2025), utilizando os valores originais e não winsorizados da PSN. Essa escolha permitiu preservar, na avaliação diagnóstica, os eventos extremos da cauda inferior da distribuição, possibilitando verificar sua influência sobre o comportamento dos resíduos. A normalidade dos resíduos foi avaliada pelo teste de Shapiro-Wilk e a autocorrelação temporal pelo teste de Ljung-Box com 12 defasagens, complementado pela função de autocorrelação (ACF) nas três primeiras defasagens. Ressalta-se que esse ajuste teve finalidade exclusivamente diagnóstica, enquanto a capacidade preditiva do MRMP-N foi estimada pelos procedimentos de validação cruzada, nos quais a winsorização foi aplicada exclusivamente à resposta do conjunto de treino de cada partição.</w:t>
      </w:r>
    </w:p>
    <w:p w14:paraId="3107F30E" w14:textId="77777777" w:rsidR="008C39E0" w:rsidRPr="008C39E0" w:rsidRDefault="008C39E0" w:rsidP="008C39E0">
      <w:r>
        <w:t xml:space="preserve">O teste de Y-randomization, adaptado de Guimarães et al. (2024), foi aplicado para verificar se o desempenho observado era genuíno e não decorrente de coincidência numérica ou </w:t>
      </w:r>
      <w:r>
        <w:rPr>
          <w:i/>
          <w:iCs/>
        </w:rPr>
        <w:t>overfitting</w:t>
      </w:r>
      <w:r>
        <w:t>, por meio de validação cruzada (</w:t>
      </w:r>
      <w:r>
        <w:rPr>
          <w:i/>
          <w:iCs/>
        </w:rPr>
        <w:t>RepeatedKFold</w:t>
      </w:r>
      <w:r>
        <w:t>, 5 partições e 30 repetições), sob o mesmo esquema externo de validação cruzada empregado na avaliação principal, utilizando-</w:t>
      </w:r>
      <w:r>
        <w:lastRenderedPageBreak/>
        <w:t xml:space="preserve">se um valor de α previamente definido a partir dos ajustes do modelo original. Em cada permutação, o R² de validação cruzada do modelo permutado foi comparado ao R² de validação cruzada do modelo original, obtido com α fixado no valor médio dos </w:t>
      </w:r>
      <w:r>
        <w:rPr>
          <w:i/>
        </w:rPr>
        <w:t>folds</w:t>
      </w:r>
      <w:r>
        <w:t>. A medição fora da amostra evita que o sobreajuste inerente à expansão polinomial infle o desempenho dos modelos permutados, assegurando que a comparação reflita conteúdo informacional genuíno e não coincidência numérica.</w:t>
      </w:r>
    </w:p>
    <w:p w14:paraId="19043F3F" w14:textId="77777777" w:rsidR="00916730" w:rsidRDefault="00916730" w:rsidP="009D2724">
      <w:r>
        <w:t>Adotaram-se dois critérios complementares de validação. O primeiro, seguindo a lógica de Guimarães et al. (2024), compara o R² de validação cruzada do modelo original com a média dos R² dos 100 modelos permutados; neste estudo exigiu-se diferença mínima de 60 pontos percentuais entre os dois. O segundo consiste em um p-valor empírico unilateral, definido como a proporção de permutações cujo R² iguala ou supera o do modelo original, adotando-se como significativo p inferior a 0,05.</w:t>
      </w:r>
    </w:p>
    <w:p w14:paraId="52FB2196" w14:textId="77777777" w:rsidR="00424DB9" w:rsidRDefault="00B854DD" w:rsidP="00A73743">
      <w:pPr>
        <w:pStyle w:val="Ttulo2"/>
      </w:pPr>
      <w:bookmarkStart w:id="16" w:name="_Toc235276057"/>
      <w:r>
        <w:t>Ferramentas Computacionais e Reprodutibilidade</w:t>
      </w:r>
      <w:bookmarkEnd w:id="16"/>
      <w:r>
        <w:t xml:space="preserve"> </w:t>
      </w:r>
    </w:p>
    <w:p w14:paraId="07445F32" w14:textId="77777777" w:rsidR="00A748F9" w:rsidRDefault="00A748F9" w:rsidP="00D92005">
      <w:pPr>
        <w:spacing w:before="240"/>
        <w:rPr>
          <w:color w:val="auto"/>
        </w:rPr>
      </w:pPr>
      <w:r>
        <w:t>A implementação do modelo foi realizada integralmente em linguagem Python, no ambiente de desenvolvimento Visual Studio Code. A escolha do Python deve-se à sua ampla adoção em modelagem estatística e ambiental, bem como à disponibilidade de bibliotecas consolidadas para análise de dados e aprendizado de máquina.</w:t>
      </w:r>
    </w:p>
    <w:p w14:paraId="6504C3A0" w14:textId="77777777" w:rsidR="00A748F9" w:rsidRDefault="00A748F9" w:rsidP="00A748F9">
      <w:r>
        <w:t xml:space="preserve">As principais bibliotecas empregadas foram </w:t>
      </w:r>
      <w:r>
        <w:rPr>
          <w:rStyle w:val="nfase"/>
        </w:rPr>
        <w:t>pandas</w:t>
      </w:r>
      <w:r>
        <w:t xml:space="preserve"> e </w:t>
      </w:r>
      <w:r>
        <w:rPr>
          <w:rStyle w:val="nfase"/>
        </w:rPr>
        <w:t>numpy</w:t>
      </w:r>
      <w:r>
        <w:t xml:space="preserve"> para manipulação e processamento dos dados; </w:t>
      </w:r>
      <w:r>
        <w:rPr>
          <w:rStyle w:val="nfase"/>
        </w:rPr>
        <w:t>scikit-learn</w:t>
      </w:r>
      <w:r>
        <w:t xml:space="preserve"> para padronização (</w:t>
      </w:r>
      <w:r>
        <w:rPr>
          <w:rStyle w:val="nfase"/>
        </w:rPr>
        <w:t>StandardScaler</w:t>
      </w:r>
      <w:r>
        <w:t>), expansão polinomial (</w:t>
      </w:r>
      <w:r>
        <w:rPr>
          <w:rStyle w:val="nfase"/>
        </w:rPr>
        <w:t>PolynomialFeatures</w:t>
      </w:r>
      <w:r>
        <w:t xml:space="preserve">), Regressão </w:t>
      </w:r>
      <w:r>
        <w:rPr>
          <w:i/>
          <w:iCs/>
        </w:rPr>
        <w:t>Ridge</w:t>
      </w:r>
      <w:r>
        <w:t>, seleção de hiperparâmetros (</w:t>
      </w:r>
      <w:r>
        <w:rPr>
          <w:rStyle w:val="nfase"/>
        </w:rPr>
        <w:t>GridSearchCV</w:t>
      </w:r>
      <w:r>
        <w:t>) e validação cruzada (</w:t>
      </w:r>
      <w:r>
        <w:rPr>
          <w:rStyle w:val="nfase"/>
        </w:rPr>
        <w:t>RepeatedKFold</w:t>
      </w:r>
      <w:r>
        <w:t xml:space="preserve">). Foram ainda utilizadas as bibliotecas </w:t>
      </w:r>
      <w:r>
        <w:rPr>
          <w:rStyle w:val="nfase"/>
        </w:rPr>
        <w:t>scipy.stats</w:t>
      </w:r>
      <w:r>
        <w:t xml:space="preserve"> para os testes estatísticos de Shapiro-Wilk e Kruskal-Wallis; </w:t>
      </w:r>
      <w:r>
        <w:rPr>
          <w:rStyle w:val="nfase"/>
        </w:rPr>
        <w:t>statsmodels</w:t>
      </w:r>
      <w:r>
        <w:t xml:space="preserve"> para o ajuste dos modelos de regressão linear por Mínimos Quadrados Ordinários e para o cálculo do Fator de Inflação da Variância (VIF); e </w:t>
      </w:r>
      <w:r>
        <w:rPr>
          <w:rStyle w:val="nfase"/>
        </w:rPr>
        <w:t>matplotlib</w:t>
      </w:r>
      <w:r>
        <w:t xml:space="preserve"> para a geração dos gráficos de diagnóstico e visualização dos resultados.</w:t>
      </w:r>
    </w:p>
    <w:p w14:paraId="02D1AF64" w14:textId="77777777" w:rsidR="00A748F9" w:rsidRDefault="00A748F9" w:rsidP="00A748F9">
      <w:r>
        <w:t>A reprodutibilidade dos resultados foi assegurada pela fixação de semente aleatória (random_state = 42) nos procedimentos que envolvem aleatoriedade, bem como pela organização sistemática dos resultados e pela disponibilização do código-fonte comentado, permitindo transparência e replicabilidade das etapas de modelagem. O valor da semente é arbitrário (42 é uma convenção difundida na comunidade Python); qualquer valor fixo garante que as partições e permutações sejam reproduzidas exatamente, e o resultado não depende do valor escolhido.</w:t>
      </w:r>
    </w:p>
    <w:p w14:paraId="41422FC6" w14:textId="77777777" w:rsidR="00424DB9" w:rsidRDefault="00CA61C7" w:rsidP="008E05BE">
      <w:pPr>
        <w:pStyle w:val="Ttulo1"/>
      </w:pPr>
      <w:bookmarkStart w:id="17" w:name="_Toc235276058"/>
      <w:bookmarkEnd w:id="17"/>
      <w:r>
        <w:lastRenderedPageBreak/>
        <w:t>RESULTADOS E DISCUSSÃO</w:t>
      </w:r>
    </w:p>
    <w:p w14:paraId="232F8B5C" w14:textId="77777777" w:rsidR="00424DB9" w:rsidRDefault="00B854DD" w:rsidP="008E05BE">
      <w:pPr>
        <w:pStyle w:val="Ttulo2"/>
      </w:pPr>
      <w:bookmarkStart w:id="18" w:name="_Toc235276059"/>
      <w:r>
        <w:t>Desempenho preditivo do modelo por bioma</w:t>
      </w:r>
      <w:bookmarkEnd w:id="18"/>
      <w:r>
        <w:t xml:space="preserve"> </w:t>
      </w:r>
    </w:p>
    <w:p w14:paraId="72021D63" w14:textId="77777777" w:rsidR="006D1256" w:rsidRDefault="00000000">
      <w:r>
        <w:t>Antes da modelagem, as relações univariadas entre a PSN e cada variável candidata foram examinadas por regressão linear simples (Figura 5). No Cerrado e na Caatinga, a evapotranspiração (74,8% e 76,2% da variância da PSN, respectivamente) e o WAI (74,1% e 81,5%) são os preditores univariados mais fortes, seguidos da temperatura, com relação negativa (59,2% e 54,2%); a precipitação do próprio mês explica menos de 10% e a área queimada (em escala logarítmica) associa-se negativamente à PSN nos três biomas. Na Mata Atlântica, nenhuma variável isolada explica mais de 12,5% da variância, o que antecipa o menor desempenho do modelo nesse bioma e a necessidade dos termos de interação.</w:t>
      </w:r>
    </w:p>
    <w:p w14:paraId="562E5E6B" w14:textId="77777777" w:rsidR="006D1256" w:rsidRDefault="00000000">
      <w:pPr>
        <w:keepNext/>
        <w:spacing w:before="240" w:after="40"/>
        <w:ind w:firstLine="0"/>
        <w:jc w:val="center"/>
        <w:rPr>
          <w:b/>
          <w:bCs/>
          <w:sz w:val="22"/>
          <w:szCs w:val="22"/>
        </w:rPr>
      </w:pPr>
      <w:r>
        <w:rPr>
          <w:b/>
          <w:sz w:val="22"/>
          <w:szCs w:val="22"/>
        </w:rPr>
        <w:t>Figura 5 - Regressão linear simples entre a PSN e cada variável ambiental nos três biomas (dados mensais, n = 297, 2001–2025).</w:t>
      </w:r>
    </w:p>
    <w:p w14:paraId="4BE907A9" w14:textId="77777777" w:rsidR="006D1256" w:rsidRDefault="00000000">
      <w:pPr>
        <w:spacing w:before="40" w:after="40"/>
        <w:ind w:firstLine="0"/>
        <w:jc w:val="center"/>
      </w:pPr>
      <w:r>
        <w:rPr>
          <w:noProof/>
        </w:rPr>
        <w:drawing>
          <wp:inline distT="0" distB="0" distL="0" distR="0" wp14:anchorId="7ABC2123" wp14:editId="633870AD">
            <wp:extent cx="5398770" cy="5200153"/>
            <wp:effectExtent l="0" t="0" r="0" b="635"/>
            <wp:docPr id="1543641622" name="Picture 154364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persao.png"/>
                    <pic:cNvPicPr/>
                  </pic:nvPicPr>
                  <pic:blipFill>
                    <a:blip r:embed="rId22"/>
                    <a:stretch>
                      <a:fillRect/>
                    </a:stretch>
                  </pic:blipFill>
                  <pic:spPr>
                    <a:xfrm>
                      <a:off x="0" y="0"/>
                      <a:ext cx="5408101" cy="5209140"/>
                    </a:xfrm>
                    <a:prstGeom prst="rect">
                      <a:avLst/>
                    </a:prstGeom>
                  </pic:spPr>
                </pic:pic>
              </a:graphicData>
            </a:graphic>
          </wp:inline>
        </w:drawing>
      </w:r>
    </w:p>
    <w:p w14:paraId="45D7C199" w14:textId="77777777" w:rsidR="00082519" w:rsidRDefault="00082519" w:rsidP="00D92005">
      <w:pPr>
        <w:spacing w:before="240"/>
      </w:pPr>
      <w:r>
        <w:lastRenderedPageBreak/>
        <w:t>Os resultados obtidos demonstram que o MRMP-N de grau 2, estimado por Regressão Ridge, apresenta desempenho robusto e estatisticamente validado nos três biomas analisados, com capacidade preditiva consistente ao longo das 150 partições de validação cruzada, conforme apresentado na Tabela 2. A diferença entre o R² de treino e o de teste permaneceu bastante reduzida no Cerrado (0,59 pp) e na Caatinga (1,03 pp), e situou-se em 5,19 pp na Mata Atlântica, abaixo do patamar de referência de 10 pontos percentuais. A Figura 6 ilustra a correspondência entre os valores de PSN de referência (estimados pelo produto MODIS MOD17A2H, aqui chamados de observados) e os preditos pelo MRMP-N nos três biomas. Os pontos representam predições fora da amostra (</w:t>
      </w:r>
      <w:r>
        <w:rPr>
          <w:i/>
        </w:rPr>
        <w:t>out-of-fold</w:t>
      </w:r>
      <w:r>
        <w:t>) obtidas por validação cruzada de cinco partições, isto é, cada observação foi prevista por um modelo que não a utilizou no treinamento. O R² indicado na figura foi calculado diretamente sobre essas predições, enquanto a Tabela 2 apresenta o desempenho médio obtido nas 150 partições do RepeatedKFold.</w:t>
      </w:r>
    </w:p>
    <w:p w14:paraId="012AF74F" w14:textId="77777777" w:rsidR="006D1256" w:rsidRDefault="00000000">
      <w:pPr>
        <w:keepNext/>
        <w:spacing w:before="240" w:after="40"/>
        <w:ind w:firstLine="0"/>
        <w:jc w:val="center"/>
        <w:rPr>
          <w:b/>
          <w:bCs/>
          <w:sz w:val="22"/>
          <w:szCs w:val="22"/>
        </w:rPr>
      </w:pPr>
      <w:r>
        <w:rPr>
          <w:b/>
          <w:sz w:val="22"/>
          <w:szCs w:val="22"/>
        </w:rPr>
        <w:t>Figura 6 - Observado vs. predito do MRMP-N nos três biomas.</w:t>
      </w:r>
    </w:p>
    <w:p w14:paraId="685E3450" w14:textId="77777777" w:rsidR="00BA51D2" w:rsidRDefault="00871CEE" w:rsidP="00082519">
      <w:pPr>
        <w:spacing w:before="240" w:after="40"/>
        <w:ind w:firstLine="0"/>
        <w:jc w:val="center"/>
        <w:rPr>
          <w:b/>
          <w:bCs/>
          <w:sz w:val="22"/>
          <w:szCs w:val="22"/>
        </w:rPr>
      </w:pPr>
      <w:r>
        <w:rPr>
          <w:noProof/>
        </w:rPr>
        <w:drawing>
          <wp:inline distT="0" distB="0" distL="114300" distR="114300" wp14:anchorId="06DB1AEA" wp14:editId="5608E786">
            <wp:extent cx="5772150" cy="2021282"/>
            <wp:effectExtent l="0" t="0" r="0" b="9525"/>
            <wp:docPr id="50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ura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2150" cy="2021282"/>
                    </a:xfrm>
                    <a:prstGeom prst="rect">
                      <a:avLst/>
                    </a:prstGeom>
                  </pic:spPr>
                </pic:pic>
              </a:graphicData>
            </a:graphic>
          </wp:inline>
        </w:drawing>
      </w:r>
    </w:p>
    <w:p w14:paraId="0109DE20" w14:textId="77777777" w:rsidR="00BA51D2" w:rsidRDefault="00BA51D2" w:rsidP="00082519">
      <w:pPr>
        <w:spacing w:before="120" w:after="40"/>
        <w:ind w:firstLine="0"/>
        <w:jc w:val="center"/>
      </w:pPr>
    </w:p>
    <w:p w14:paraId="729B1045" w14:textId="77777777" w:rsidR="00424DB9" w:rsidRDefault="00B854DD" w:rsidP="009D4681">
      <w:pPr>
        <w:keepNext/>
        <w:spacing w:line="259" w:lineRule="auto"/>
        <w:ind w:right="454" w:firstLine="0"/>
        <w:jc w:val="center"/>
        <w:rPr>
          <w:iCs/>
          <w:sz w:val="22"/>
          <w:szCs w:val="22"/>
        </w:rPr>
      </w:pPr>
      <w:r>
        <w:rPr>
          <w:b/>
          <w:bCs/>
          <w:sz w:val="22"/>
          <w:szCs w:val="22"/>
        </w:rPr>
        <w:t>Tabela 2</w:t>
      </w:r>
      <w:r>
        <w:rPr>
          <w:sz w:val="22"/>
          <w:szCs w:val="22"/>
        </w:rPr>
        <w:t xml:space="preserve"> -</w:t>
      </w:r>
      <w:r>
        <w:rPr>
          <w:i/>
          <w:sz w:val="22"/>
          <w:szCs w:val="22"/>
        </w:rPr>
        <w:t xml:space="preserve"> </w:t>
      </w:r>
      <w:r>
        <w:rPr>
          <w:iCs/>
          <w:sz w:val="22"/>
          <w:szCs w:val="22"/>
        </w:rPr>
        <w:t>Desempenho preditivo do MRMP-N nos biomas Mata Atlântica, Cerrado e Caatinga na Bahia</w:t>
      </w:r>
    </w:p>
    <w:p w14:paraId="41CC0C12" w14:textId="77777777" w:rsidR="008E6EBD" w:rsidRPr="008E6EBD" w:rsidRDefault="008E6EBD" w:rsidP="009D4681">
      <w:pPr>
        <w:spacing w:line="259" w:lineRule="auto"/>
        <w:ind w:left="621" w:right="454" w:firstLine="0"/>
        <w:jc w:val="center"/>
        <w:rPr>
          <w:sz w:val="22"/>
          <w:szCs w:val="22"/>
        </w:rPr>
      </w:pPr>
    </w:p>
    <w:tbl>
      <w:tblPr>
        <w:tblStyle w:val="TableGrid"/>
        <w:tblW w:w="9189" w:type="dxa"/>
        <w:jc w:val="center"/>
        <w:tblInd w:w="0" w:type="dxa"/>
        <w:tblCellMar>
          <w:top w:w="62" w:type="dxa"/>
          <w:right w:w="115" w:type="dxa"/>
        </w:tblCellMar>
        <w:tblLook w:val="04A0" w:firstRow="1" w:lastRow="0" w:firstColumn="1" w:lastColumn="0" w:noHBand="0" w:noVBand="1"/>
      </w:tblPr>
      <w:tblGrid>
        <w:gridCol w:w="2016"/>
        <w:gridCol w:w="1373"/>
        <w:gridCol w:w="1666"/>
        <w:gridCol w:w="1318"/>
        <w:gridCol w:w="1585"/>
        <w:gridCol w:w="1231"/>
      </w:tblGrid>
      <w:tr w:rsidR="00424DB9" w14:paraId="72A45F09" w14:textId="77777777" w:rsidTr="009D4681">
        <w:trPr>
          <w:cantSplit/>
          <w:trHeight w:val="425"/>
          <w:jc w:val="center"/>
        </w:trPr>
        <w:tc>
          <w:tcPr>
            <w:tcW w:w="2016" w:type="dxa"/>
            <w:tcBorders>
              <w:top w:val="single" w:sz="4" w:space="0" w:color="000000"/>
              <w:left w:val="nil"/>
              <w:bottom w:val="single" w:sz="4" w:space="0" w:color="000000"/>
              <w:right w:val="nil"/>
            </w:tcBorders>
          </w:tcPr>
          <w:p w14:paraId="4BF7EE39" w14:textId="77777777" w:rsidR="00424DB9" w:rsidRDefault="00B854DD" w:rsidP="009D4681">
            <w:pPr>
              <w:keepNext/>
              <w:spacing w:line="259" w:lineRule="auto"/>
              <w:ind w:right="56" w:firstLine="0"/>
              <w:jc w:val="center"/>
            </w:pPr>
            <w:r>
              <w:rPr>
                <w:b/>
              </w:rPr>
              <w:t>Bioma</w:t>
            </w:r>
          </w:p>
        </w:tc>
        <w:tc>
          <w:tcPr>
            <w:tcW w:w="1373" w:type="dxa"/>
            <w:tcBorders>
              <w:top w:val="single" w:sz="4" w:space="0" w:color="000000"/>
              <w:left w:val="nil"/>
              <w:bottom w:val="single" w:sz="4" w:space="0" w:color="000000"/>
              <w:right w:val="nil"/>
            </w:tcBorders>
          </w:tcPr>
          <w:p w14:paraId="017AD8D4" w14:textId="77777777" w:rsidR="00424DB9" w:rsidRDefault="00B854DD" w:rsidP="009D4681">
            <w:pPr>
              <w:keepNext/>
              <w:spacing w:line="259" w:lineRule="auto"/>
              <w:ind w:firstLine="0"/>
              <w:jc w:val="center"/>
            </w:pPr>
            <w:r>
              <w:rPr>
                <w:b/>
              </w:rPr>
              <w:t>R² teste %</w:t>
            </w:r>
          </w:p>
        </w:tc>
        <w:tc>
          <w:tcPr>
            <w:tcW w:w="1666" w:type="dxa"/>
            <w:tcBorders>
              <w:top w:val="single" w:sz="4" w:space="0" w:color="000000"/>
              <w:left w:val="nil"/>
              <w:bottom w:val="single" w:sz="4" w:space="0" w:color="000000"/>
              <w:right w:val="nil"/>
            </w:tcBorders>
          </w:tcPr>
          <w:p w14:paraId="60DCE181" w14:textId="77777777" w:rsidR="00424DB9" w:rsidRDefault="00B854DD" w:rsidP="009D4681">
            <w:pPr>
              <w:keepNext/>
              <w:spacing w:line="259" w:lineRule="auto"/>
              <w:ind w:firstLine="0"/>
              <w:jc w:val="center"/>
            </w:pPr>
            <w:r>
              <w:rPr>
                <w:b/>
              </w:rPr>
              <w:t>Int. emp. 95%</w:t>
            </w:r>
          </w:p>
        </w:tc>
        <w:tc>
          <w:tcPr>
            <w:tcW w:w="1318" w:type="dxa"/>
            <w:tcBorders>
              <w:top w:val="single" w:sz="4" w:space="0" w:color="000000"/>
              <w:left w:val="nil"/>
              <w:bottom w:val="single" w:sz="4" w:space="0" w:color="000000"/>
              <w:right w:val="nil"/>
            </w:tcBorders>
          </w:tcPr>
          <w:p w14:paraId="14C3FD51" w14:textId="77777777" w:rsidR="00424DB9" w:rsidRDefault="00B854DD" w:rsidP="009D4681">
            <w:pPr>
              <w:keepNext/>
              <w:spacing w:line="259" w:lineRule="auto"/>
              <w:ind w:firstLine="0"/>
              <w:jc w:val="center"/>
            </w:pPr>
            <w:r>
              <w:rPr>
                <w:b/>
              </w:rPr>
              <w:t>RMSE</w:t>
            </w:r>
          </w:p>
        </w:tc>
        <w:tc>
          <w:tcPr>
            <w:tcW w:w="1585" w:type="dxa"/>
            <w:tcBorders>
              <w:top w:val="single" w:sz="4" w:space="0" w:color="000000"/>
              <w:left w:val="nil"/>
              <w:bottom w:val="single" w:sz="4" w:space="0" w:color="000000"/>
              <w:right w:val="nil"/>
            </w:tcBorders>
          </w:tcPr>
          <w:p w14:paraId="3DD9B723" w14:textId="77777777" w:rsidR="00424DB9" w:rsidRDefault="00B854DD" w:rsidP="009D4681">
            <w:pPr>
              <w:keepNext/>
              <w:spacing w:line="259" w:lineRule="auto"/>
              <w:ind w:firstLine="0"/>
              <w:jc w:val="center"/>
            </w:pPr>
            <w:r>
              <w:rPr>
                <w:b/>
              </w:rPr>
              <w:t>MAE</w:t>
            </w:r>
          </w:p>
        </w:tc>
        <w:tc>
          <w:tcPr>
            <w:tcW w:w="1231" w:type="dxa"/>
            <w:tcBorders>
              <w:top w:val="single" w:sz="4" w:space="0" w:color="000000"/>
              <w:left w:val="nil"/>
              <w:bottom w:val="single" w:sz="4" w:space="0" w:color="000000"/>
              <w:right w:val="nil"/>
            </w:tcBorders>
          </w:tcPr>
          <w:p w14:paraId="645381B8" w14:textId="77777777" w:rsidR="00424DB9" w:rsidRDefault="00B854DD" w:rsidP="009D4681">
            <w:pPr>
              <w:keepNext/>
              <w:spacing w:after="0" w:line="259" w:lineRule="auto"/>
              <w:ind w:firstLine="0"/>
              <w:jc w:val="center"/>
            </w:pPr>
            <w:r>
              <w:rPr>
                <w:b/>
              </w:rPr>
              <w:t>Dif. treino–teste (pp)</w:t>
            </w:r>
          </w:p>
        </w:tc>
      </w:tr>
      <w:tr w:rsidR="00424DB9" w14:paraId="2B80FFC1" w14:textId="77777777" w:rsidTr="009D4681">
        <w:trPr>
          <w:cantSplit/>
          <w:trHeight w:val="377"/>
          <w:jc w:val="center"/>
        </w:trPr>
        <w:tc>
          <w:tcPr>
            <w:tcW w:w="2016" w:type="dxa"/>
            <w:tcBorders>
              <w:top w:val="single" w:sz="4" w:space="0" w:color="000000"/>
              <w:left w:val="nil"/>
              <w:bottom w:val="nil"/>
              <w:right w:val="nil"/>
            </w:tcBorders>
          </w:tcPr>
          <w:p w14:paraId="26DECB64" w14:textId="77777777" w:rsidR="00424DB9" w:rsidRDefault="00B854DD" w:rsidP="009D4681">
            <w:pPr>
              <w:keepNext/>
              <w:spacing w:line="259" w:lineRule="auto"/>
              <w:ind w:firstLine="0"/>
              <w:jc w:val="center"/>
            </w:pPr>
            <w:r>
              <w:rPr>
                <w:b/>
              </w:rPr>
              <w:t>Mata Atlântica</w:t>
            </w:r>
          </w:p>
        </w:tc>
        <w:tc>
          <w:tcPr>
            <w:tcW w:w="1373" w:type="dxa"/>
            <w:tcBorders>
              <w:top w:val="single" w:sz="4" w:space="0" w:color="000000"/>
              <w:left w:val="nil"/>
              <w:bottom w:val="nil"/>
              <w:right w:val="nil"/>
            </w:tcBorders>
          </w:tcPr>
          <w:p w14:paraId="4C2D7D31" w14:textId="77777777" w:rsidR="00424DB9" w:rsidRDefault="00B854DD" w:rsidP="009D4681">
            <w:pPr>
              <w:keepNext/>
              <w:spacing w:after="0" w:line="259" w:lineRule="auto"/>
              <w:ind w:firstLine="0"/>
              <w:jc w:val="center"/>
            </w:pPr>
            <w:r>
              <w:t>73,7</w:t>
            </w:r>
          </w:p>
        </w:tc>
        <w:tc>
          <w:tcPr>
            <w:tcW w:w="1666" w:type="dxa"/>
            <w:tcBorders>
              <w:top w:val="single" w:sz="4" w:space="0" w:color="000000"/>
              <w:left w:val="nil"/>
              <w:bottom w:val="nil"/>
              <w:right w:val="nil"/>
            </w:tcBorders>
          </w:tcPr>
          <w:p w14:paraId="08288DAE" w14:textId="77777777" w:rsidR="00424DB9" w:rsidRDefault="00B854DD" w:rsidP="009D4681">
            <w:pPr>
              <w:keepNext/>
              <w:spacing w:after="0" w:line="259" w:lineRule="auto"/>
              <w:ind w:firstLine="0"/>
              <w:jc w:val="center"/>
            </w:pPr>
            <w:r>
              <w:t>60,1 – 83,4%</w:t>
            </w:r>
          </w:p>
        </w:tc>
        <w:tc>
          <w:tcPr>
            <w:tcW w:w="1318" w:type="dxa"/>
            <w:tcBorders>
              <w:top w:val="single" w:sz="4" w:space="0" w:color="000000"/>
              <w:left w:val="nil"/>
              <w:bottom w:val="nil"/>
              <w:right w:val="nil"/>
            </w:tcBorders>
          </w:tcPr>
          <w:p w14:paraId="16D00DA0" w14:textId="77777777" w:rsidR="00424DB9" w:rsidRDefault="00B854DD" w:rsidP="009D4681">
            <w:pPr>
              <w:keepNext/>
              <w:spacing w:after="0" w:line="259" w:lineRule="auto"/>
              <w:ind w:firstLine="0"/>
              <w:jc w:val="center"/>
            </w:pPr>
            <w:r>
              <w:t>7,97</w:t>
            </w:r>
          </w:p>
        </w:tc>
        <w:tc>
          <w:tcPr>
            <w:tcW w:w="1585" w:type="dxa"/>
            <w:tcBorders>
              <w:top w:val="single" w:sz="4" w:space="0" w:color="000000"/>
              <w:left w:val="nil"/>
              <w:bottom w:val="nil"/>
              <w:right w:val="nil"/>
            </w:tcBorders>
          </w:tcPr>
          <w:p w14:paraId="46A77C8E" w14:textId="77777777" w:rsidR="00424DB9" w:rsidRDefault="00B854DD" w:rsidP="009D4681">
            <w:pPr>
              <w:keepNext/>
              <w:spacing w:after="0" w:line="259" w:lineRule="auto"/>
              <w:ind w:firstLine="0"/>
              <w:jc w:val="center"/>
            </w:pPr>
            <w:r>
              <w:t>6,29 ± 0,56</w:t>
            </w:r>
          </w:p>
        </w:tc>
        <w:tc>
          <w:tcPr>
            <w:tcW w:w="1231" w:type="dxa"/>
            <w:tcBorders>
              <w:top w:val="single" w:sz="4" w:space="0" w:color="000000"/>
              <w:left w:val="nil"/>
              <w:bottom w:val="nil"/>
              <w:right w:val="nil"/>
            </w:tcBorders>
          </w:tcPr>
          <w:p w14:paraId="22622DBA" w14:textId="77777777" w:rsidR="00424DB9" w:rsidRDefault="00B854DD" w:rsidP="009D4681">
            <w:pPr>
              <w:keepNext/>
              <w:spacing w:after="0" w:line="259" w:lineRule="auto"/>
              <w:ind w:firstLine="0"/>
              <w:jc w:val="center"/>
            </w:pPr>
            <w:r>
              <w:t>5,19</w:t>
            </w:r>
          </w:p>
        </w:tc>
      </w:tr>
      <w:tr w:rsidR="00424DB9" w14:paraId="4378C50A" w14:textId="77777777" w:rsidTr="009D4681">
        <w:trPr>
          <w:cantSplit/>
          <w:trHeight w:val="414"/>
          <w:jc w:val="center"/>
        </w:trPr>
        <w:tc>
          <w:tcPr>
            <w:tcW w:w="2016" w:type="dxa"/>
            <w:tcBorders>
              <w:top w:val="nil"/>
              <w:left w:val="nil"/>
              <w:bottom w:val="nil"/>
              <w:right w:val="nil"/>
            </w:tcBorders>
          </w:tcPr>
          <w:p w14:paraId="0EE05806" w14:textId="77777777" w:rsidR="00424DB9" w:rsidRDefault="00B854DD" w:rsidP="009D4681">
            <w:pPr>
              <w:keepNext/>
              <w:spacing w:line="259" w:lineRule="auto"/>
              <w:ind w:right="63" w:firstLine="0"/>
              <w:jc w:val="center"/>
            </w:pPr>
            <w:r>
              <w:rPr>
                <w:b/>
              </w:rPr>
              <w:t>Cerrado</w:t>
            </w:r>
          </w:p>
        </w:tc>
        <w:tc>
          <w:tcPr>
            <w:tcW w:w="1373" w:type="dxa"/>
            <w:tcBorders>
              <w:top w:val="nil"/>
              <w:left w:val="nil"/>
              <w:bottom w:val="nil"/>
              <w:right w:val="nil"/>
            </w:tcBorders>
          </w:tcPr>
          <w:p w14:paraId="4F9D878A" w14:textId="77777777" w:rsidR="00424DB9" w:rsidRDefault="00B854DD" w:rsidP="009D4681">
            <w:pPr>
              <w:keepNext/>
              <w:spacing w:after="0" w:line="259" w:lineRule="auto"/>
              <w:ind w:firstLine="0"/>
              <w:jc w:val="center"/>
            </w:pPr>
            <w:r>
              <w:t>96,7</w:t>
            </w:r>
          </w:p>
        </w:tc>
        <w:tc>
          <w:tcPr>
            <w:tcW w:w="1666" w:type="dxa"/>
            <w:tcBorders>
              <w:top w:val="nil"/>
              <w:left w:val="nil"/>
              <w:bottom w:val="nil"/>
              <w:right w:val="nil"/>
            </w:tcBorders>
          </w:tcPr>
          <w:p w14:paraId="69659D29" w14:textId="77777777" w:rsidR="00424DB9" w:rsidRDefault="00B854DD" w:rsidP="009D4681">
            <w:pPr>
              <w:keepNext/>
              <w:spacing w:after="0" w:line="259" w:lineRule="auto"/>
              <w:ind w:firstLine="0"/>
              <w:jc w:val="center"/>
            </w:pPr>
            <w:r>
              <w:t>95,4 – 97,7%</w:t>
            </w:r>
          </w:p>
        </w:tc>
        <w:tc>
          <w:tcPr>
            <w:tcW w:w="1318" w:type="dxa"/>
            <w:tcBorders>
              <w:top w:val="nil"/>
              <w:left w:val="nil"/>
              <w:bottom w:val="nil"/>
              <w:right w:val="nil"/>
            </w:tcBorders>
          </w:tcPr>
          <w:p w14:paraId="7A4B1A8A" w14:textId="77777777" w:rsidR="00424DB9" w:rsidRDefault="00B854DD" w:rsidP="009D4681">
            <w:pPr>
              <w:keepNext/>
              <w:spacing w:after="0" w:line="259" w:lineRule="auto"/>
              <w:ind w:firstLine="0"/>
              <w:jc w:val="center"/>
            </w:pPr>
            <w:r>
              <w:t>6,74</w:t>
            </w:r>
          </w:p>
        </w:tc>
        <w:tc>
          <w:tcPr>
            <w:tcW w:w="1585" w:type="dxa"/>
            <w:tcBorders>
              <w:top w:val="nil"/>
              <w:left w:val="nil"/>
              <w:bottom w:val="nil"/>
              <w:right w:val="nil"/>
            </w:tcBorders>
          </w:tcPr>
          <w:p w14:paraId="2E460882" w14:textId="77777777" w:rsidR="00424DB9" w:rsidRDefault="00B854DD" w:rsidP="009D4681">
            <w:pPr>
              <w:keepNext/>
              <w:spacing w:after="0" w:line="259" w:lineRule="auto"/>
              <w:ind w:firstLine="0"/>
              <w:jc w:val="center"/>
            </w:pPr>
            <w:r>
              <w:t>5,43 ± 0,44</w:t>
            </w:r>
          </w:p>
        </w:tc>
        <w:tc>
          <w:tcPr>
            <w:tcW w:w="1231" w:type="dxa"/>
            <w:tcBorders>
              <w:top w:val="nil"/>
              <w:left w:val="nil"/>
              <w:bottom w:val="nil"/>
              <w:right w:val="nil"/>
            </w:tcBorders>
          </w:tcPr>
          <w:p w14:paraId="4FC13E1D" w14:textId="77777777" w:rsidR="00424DB9" w:rsidRDefault="00B854DD" w:rsidP="009D4681">
            <w:pPr>
              <w:keepNext/>
              <w:spacing w:after="0" w:line="259" w:lineRule="auto"/>
              <w:ind w:firstLine="0"/>
              <w:jc w:val="center"/>
            </w:pPr>
            <w:r>
              <w:t>0,59</w:t>
            </w:r>
          </w:p>
        </w:tc>
      </w:tr>
      <w:tr w:rsidR="00424DB9" w14:paraId="4116156F" w14:textId="77777777" w:rsidTr="009D4681">
        <w:trPr>
          <w:trHeight w:val="459"/>
          <w:jc w:val="center"/>
        </w:trPr>
        <w:tc>
          <w:tcPr>
            <w:tcW w:w="2016" w:type="dxa"/>
            <w:tcBorders>
              <w:top w:val="nil"/>
              <w:left w:val="nil"/>
              <w:bottom w:val="single" w:sz="4" w:space="0" w:color="000000"/>
              <w:right w:val="nil"/>
            </w:tcBorders>
            <w:vAlign w:val="center"/>
          </w:tcPr>
          <w:p w14:paraId="0B2BD6B2" w14:textId="77777777" w:rsidR="00424DB9" w:rsidRDefault="00B854DD" w:rsidP="009D4681">
            <w:pPr>
              <w:spacing w:line="259" w:lineRule="auto"/>
              <w:ind w:right="60" w:firstLine="0"/>
              <w:jc w:val="center"/>
            </w:pPr>
            <w:r>
              <w:rPr>
                <w:b/>
              </w:rPr>
              <w:t>Caatinga</w:t>
            </w:r>
          </w:p>
        </w:tc>
        <w:tc>
          <w:tcPr>
            <w:tcW w:w="1373" w:type="dxa"/>
            <w:tcBorders>
              <w:top w:val="nil"/>
              <w:left w:val="nil"/>
              <w:bottom w:val="single" w:sz="4" w:space="0" w:color="000000"/>
              <w:right w:val="nil"/>
            </w:tcBorders>
          </w:tcPr>
          <w:p w14:paraId="2BD817C6" w14:textId="77777777" w:rsidR="00424DB9" w:rsidRDefault="00B854DD" w:rsidP="009D4681">
            <w:pPr>
              <w:spacing w:after="0" w:line="259" w:lineRule="auto"/>
              <w:ind w:firstLine="0"/>
              <w:jc w:val="center"/>
            </w:pPr>
            <w:r>
              <w:t>94,2</w:t>
            </w:r>
          </w:p>
        </w:tc>
        <w:tc>
          <w:tcPr>
            <w:tcW w:w="1666" w:type="dxa"/>
            <w:tcBorders>
              <w:top w:val="nil"/>
              <w:left w:val="nil"/>
              <w:bottom w:val="single" w:sz="4" w:space="0" w:color="000000"/>
              <w:right w:val="nil"/>
            </w:tcBorders>
          </w:tcPr>
          <w:p w14:paraId="1C14C7BF" w14:textId="77777777" w:rsidR="00424DB9" w:rsidRDefault="00B854DD" w:rsidP="009D4681">
            <w:pPr>
              <w:spacing w:after="0" w:line="259" w:lineRule="auto"/>
              <w:ind w:firstLine="0"/>
              <w:jc w:val="center"/>
            </w:pPr>
            <w:r>
              <w:t>90,8 – 96,2%</w:t>
            </w:r>
          </w:p>
        </w:tc>
        <w:tc>
          <w:tcPr>
            <w:tcW w:w="1318" w:type="dxa"/>
            <w:tcBorders>
              <w:top w:val="nil"/>
              <w:left w:val="nil"/>
              <w:bottom w:val="single" w:sz="4" w:space="0" w:color="000000"/>
              <w:right w:val="nil"/>
            </w:tcBorders>
          </w:tcPr>
          <w:p w14:paraId="643FA26E" w14:textId="77777777" w:rsidR="00424DB9" w:rsidRDefault="00B854DD" w:rsidP="009D4681">
            <w:pPr>
              <w:spacing w:after="0" w:line="259" w:lineRule="auto"/>
              <w:ind w:firstLine="0"/>
              <w:jc w:val="center"/>
            </w:pPr>
            <w:r>
              <w:t>6,69</w:t>
            </w:r>
          </w:p>
        </w:tc>
        <w:tc>
          <w:tcPr>
            <w:tcW w:w="1585" w:type="dxa"/>
            <w:tcBorders>
              <w:top w:val="nil"/>
              <w:left w:val="nil"/>
              <w:bottom w:val="single" w:sz="4" w:space="0" w:color="000000"/>
              <w:right w:val="nil"/>
            </w:tcBorders>
          </w:tcPr>
          <w:p w14:paraId="78475111" w14:textId="77777777" w:rsidR="00424DB9" w:rsidRDefault="00B854DD" w:rsidP="009D4681">
            <w:pPr>
              <w:spacing w:after="0" w:line="259" w:lineRule="auto"/>
              <w:ind w:firstLine="0"/>
              <w:jc w:val="center"/>
            </w:pPr>
            <w:r>
              <w:t>5,08 ± 0,49</w:t>
            </w:r>
          </w:p>
        </w:tc>
        <w:tc>
          <w:tcPr>
            <w:tcW w:w="1231" w:type="dxa"/>
            <w:tcBorders>
              <w:top w:val="nil"/>
              <w:left w:val="nil"/>
              <w:bottom w:val="single" w:sz="4" w:space="0" w:color="000000"/>
              <w:right w:val="nil"/>
            </w:tcBorders>
          </w:tcPr>
          <w:p w14:paraId="62FDE3B9" w14:textId="77777777" w:rsidR="00424DB9" w:rsidRDefault="00B854DD" w:rsidP="009D4681">
            <w:pPr>
              <w:spacing w:after="0" w:line="259" w:lineRule="auto"/>
              <w:ind w:firstLine="0"/>
              <w:jc w:val="center"/>
            </w:pPr>
            <w:r>
              <w:t>1,03</w:t>
            </w:r>
          </w:p>
        </w:tc>
      </w:tr>
    </w:tbl>
    <w:p w14:paraId="07412C61" w14:textId="77777777" w:rsidR="009D4681" w:rsidRDefault="009D4681" w:rsidP="008E05BE">
      <w:pPr>
        <w:rPr>
          <w:b/>
        </w:rPr>
      </w:pPr>
    </w:p>
    <w:p w14:paraId="6A502BAD" w14:textId="77777777" w:rsidR="00A8177B" w:rsidRDefault="00A8177B" w:rsidP="00D92005">
      <w:pPr>
        <w:spacing w:before="240"/>
      </w:pPr>
      <w:r>
        <w:lastRenderedPageBreak/>
        <w:t>Observa-se elevada capacidade explicativa nos biomas Cerrado e Caatinga, com valores de R² superiores a 90%, enquanto a Mata Atlântica apresenta desempenho inferior (R² = 73,7%). Essa diferença pode estar associada à maior complexidade e heterogeneidade estrutural da Mata Atlântica, ou seja, ao mosaico de fragmentos florestais, pastagens, plantios de eucalipto e áreas urbanas que compõe o bioma no estado, cuja dinâmica responde a fatores adicionais não integralmente representados pelos preditores utilizados: biomas cuja produtividade é fortemente controlada por variáveis climáticas tendem a ser mais previsíveis estatisticamente, ao passo que ecossistemas estruturalmente mais heterogêneos respondem a fatores adicionais não capturados por preditores climáticos. Embora os três biomas estejam submetidos a pressões antrópicas, é na Mata Atlântica que a heterogeneidade estrutural resultante dessas pressões mais compromete a previsibilidade da produtividade, conforme detalhado adiante.</w:t>
      </w:r>
    </w:p>
    <w:p w14:paraId="20A86CA8" w14:textId="77777777" w:rsidR="00A8177B" w:rsidRDefault="00A8177B" w:rsidP="00A8177B">
      <w:r>
        <w:t xml:space="preserve">O elevado desempenho preditivo no Cerrado (R² = 96,7%) reflete a forte sazonalidade hídrica característica desse bioma, no qual a alternância entre estações seca e chuvosa impõe um ritmo regular à atividade fotossintética. Estudos com torres de fluxo no Cerrado demonstram que a produtividade primária varia de forma marcante entre as estações e se correlaciona positivamente com o conteúdo de água no solo e com a precipitação (Arruda et al., 2016; Biudes et al., 2021). A Fotossíntese Líquida apresenta, assim, forte associação com a disponibilidade hídrica, tornando o sinal climático dominante em relação a outros controles ecológicos. </w:t>
      </w:r>
    </w:p>
    <w:p w14:paraId="785D3694" w14:textId="77777777" w:rsidR="00A8177B" w:rsidRDefault="00A8177B" w:rsidP="00A8177B">
      <w:r>
        <w:t>Na Caatinga (R² = 94,2%), o elevado desempenho do modelo está associado a um padrão ecológico distinto: o sistema de pulsos de produtividade característico de ambientes semiáridos. Nesse regime, a vegetação responde rapidamente a eventos de precipitação, com aumentos abruptos da PSN após as chuvas e declínios igualmente rápidos durante os períodos secos (Silva et al., 2026). A previsibilidade estatística do modelo decorre justamente dessa resposta direta e quase imediata ao estímulo climático, com forte associação às variações climáticas consideradas no modelo.</w:t>
      </w:r>
    </w:p>
    <w:p w14:paraId="4BB1DB0B" w14:textId="77777777" w:rsidR="00D14E42" w:rsidRDefault="00D14E42" w:rsidP="00D14E42">
      <w:pPr>
        <w:keepNext/>
        <w:ind w:firstLine="0"/>
        <w:jc w:val="center"/>
      </w:pPr>
      <w:r>
        <w:rPr>
          <w:b/>
          <w:bCs/>
        </w:rPr>
        <w:t xml:space="preserve">Tabela 3 – </w:t>
      </w:r>
      <w:r>
        <w:t>Comparação do desempenho preditivo (R²) dos modelos sob diferentes estratégias de validação.</w:t>
      </w:r>
    </w:p>
    <w:tbl>
      <w:tblPr>
        <w:tblStyle w:val="TableGrid"/>
        <w:tblW w:w="8642" w:type="dxa"/>
        <w:jc w:val="center"/>
        <w:tblInd w:w="0" w:type="dxa"/>
        <w:tblBorders>
          <w:top w:val="single" w:sz="4" w:space="0" w:color="auto"/>
          <w:bottom w:val="single" w:sz="4" w:space="0" w:color="auto"/>
        </w:tblBorders>
        <w:tblCellMar>
          <w:top w:w="62" w:type="dxa"/>
          <w:right w:w="115" w:type="dxa"/>
        </w:tblCellMar>
        <w:tblLook w:val="04A0" w:firstRow="1" w:lastRow="0" w:firstColumn="1" w:lastColumn="0" w:noHBand="0" w:noVBand="1"/>
      </w:tblPr>
      <w:tblGrid>
        <w:gridCol w:w="1458"/>
        <w:gridCol w:w="1926"/>
        <w:gridCol w:w="2328"/>
        <w:gridCol w:w="1654"/>
        <w:gridCol w:w="1276"/>
      </w:tblGrid>
      <w:tr w:rsidR="00155947" w14:paraId="546098DF" w14:textId="77777777" w:rsidTr="00155947">
        <w:trPr>
          <w:cantSplit/>
          <w:trHeight w:val="425"/>
          <w:jc w:val="center"/>
        </w:trPr>
        <w:tc>
          <w:tcPr>
            <w:tcW w:w="1458" w:type="dxa"/>
            <w:tcBorders>
              <w:bottom w:val="single" w:sz="4" w:space="0" w:color="auto"/>
            </w:tcBorders>
            <w:vAlign w:val="center"/>
          </w:tcPr>
          <w:p w14:paraId="012D2073" w14:textId="77777777" w:rsidR="007F7F2F" w:rsidRDefault="00155947" w:rsidP="00155947">
            <w:pPr>
              <w:keepNext/>
              <w:spacing w:line="259" w:lineRule="auto"/>
              <w:ind w:right="56" w:firstLine="0"/>
              <w:jc w:val="center"/>
            </w:pPr>
            <w:r>
              <w:t>Bioma</w:t>
            </w:r>
          </w:p>
        </w:tc>
        <w:tc>
          <w:tcPr>
            <w:tcW w:w="1926" w:type="dxa"/>
            <w:tcBorders>
              <w:bottom w:val="single" w:sz="4" w:space="0" w:color="auto"/>
            </w:tcBorders>
            <w:vAlign w:val="center"/>
          </w:tcPr>
          <w:p w14:paraId="3B427B06" w14:textId="77777777" w:rsidR="007F7F2F" w:rsidRPr="00CE3A28" w:rsidRDefault="00155947" w:rsidP="00155947">
            <w:pPr>
              <w:keepNext/>
              <w:spacing w:line="259" w:lineRule="auto"/>
              <w:ind w:firstLine="0"/>
              <w:jc w:val="center"/>
              <w:rPr>
                <w:i/>
                <w:iCs/>
              </w:rPr>
            </w:pPr>
            <w:r>
              <w:rPr>
                <w:i/>
                <w:iCs/>
              </w:rPr>
              <w:t>RepeatedKFold</w:t>
            </w:r>
          </w:p>
        </w:tc>
        <w:tc>
          <w:tcPr>
            <w:tcW w:w="2328" w:type="dxa"/>
            <w:tcBorders>
              <w:bottom w:val="single" w:sz="4" w:space="0" w:color="auto"/>
            </w:tcBorders>
            <w:vAlign w:val="center"/>
          </w:tcPr>
          <w:p w14:paraId="00766535" w14:textId="77777777" w:rsidR="007F7F2F" w:rsidRPr="00CE3A28" w:rsidRDefault="00155947" w:rsidP="00155947">
            <w:pPr>
              <w:keepNext/>
              <w:spacing w:line="259" w:lineRule="auto"/>
              <w:ind w:firstLine="0"/>
              <w:jc w:val="center"/>
              <w:rPr>
                <w:i/>
                <w:iCs/>
              </w:rPr>
            </w:pPr>
            <w:r>
              <w:rPr>
                <w:i/>
                <w:iCs/>
              </w:rPr>
              <w:t>GroupKFold</w:t>
            </w:r>
          </w:p>
        </w:tc>
        <w:tc>
          <w:tcPr>
            <w:tcW w:w="1654" w:type="dxa"/>
            <w:tcBorders>
              <w:bottom w:val="single" w:sz="4" w:space="0" w:color="auto"/>
            </w:tcBorders>
            <w:vAlign w:val="center"/>
          </w:tcPr>
          <w:p w14:paraId="591560E5" w14:textId="77777777" w:rsidR="007F7F2F" w:rsidRPr="00CE3A28" w:rsidRDefault="00155947" w:rsidP="00155947">
            <w:pPr>
              <w:keepNext/>
              <w:spacing w:line="259" w:lineRule="auto"/>
              <w:ind w:firstLine="0"/>
              <w:jc w:val="center"/>
              <w:rPr>
                <w:i/>
                <w:iCs/>
              </w:rPr>
            </w:pPr>
            <w:r>
              <w:rPr>
                <w:i/>
                <w:iCs/>
              </w:rPr>
              <w:t>TimeSeriesSplit</w:t>
            </w:r>
          </w:p>
        </w:tc>
        <w:tc>
          <w:tcPr>
            <w:tcW w:w="1276" w:type="dxa"/>
            <w:tcBorders>
              <w:bottom w:val="single" w:sz="4" w:space="0" w:color="auto"/>
            </w:tcBorders>
            <w:vAlign w:val="center"/>
          </w:tcPr>
          <w:p w14:paraId="24330557" w14:textId="77777777" w:rsidR="007F7F2F" w:rsidRDefault="00155947" w:rsidP="00155947">
            <w:pPr>
              <w:keepNext/>
              <w:spacing w:line="259" w:lineRule="auto"/>
              <w:ind w:firstLine="0"/>
              <w:jc w:val="center"/>
            </w:pPr>
            <w:r>
              <w:t>Queda máxima</w:t>
            </w:r>
          </w:p>
        </w:tc>
      </w:tr>
      <w:tr w:rsidR="00155947" w14:paraId="25470E8A" w14:textId="77777777" w:rsidTr="00155947">
        <w:trPr>
          <w:cantSplit/>
          <w:trHeight w:val="377"/>
          <w:jc w:val="center"/>
        </w:trPr>
        <w:tc>
          <w:tcPr>
            <w:tcW w:w="1458" w:type="dxa"/>
            <w:tcBorders>
              <w:top w:val="single" w:sz="4" w:space="0" w:color="auto"/>
              <w:bottom w:val="nil"/>
            </w:tcBorders>
            <w:vAlign w:val="center"/>
          </w:tcPr>
          <w:p w14:paraId="18D57AAE" w14:textId="77777777" w:rsidR="007F7F2F" w:rsidRDefault="007F7F2F" w:rsidP="00155947">
            <w:pPr>
              <w:keepNext/>
              <w:spacing w:line="259" w:lineRule="auto"/>
              <w:ind w:firstLine="0"/>
              <w:jc w:val="center"/>
            </w:pPr>
            <w:r>
              <w:rPr>
                <w:b/>
              </w:rPr>
              <w:t>Mata Atlântica</w:t>
            </w:r>
          </w:p>
        </w:tc>
        <w:tc>
          <w:tcPr>
            <w:tcW w:w="1926" w:type="dxa"/>
            <w:tcBorders>
              <w:top w:val="single" w:sz="4" w:space="0" w:color="auto"/>
              <w:bottom w:val="nil"/>
            </w:tcBorders>
            <w:vAlign w:val="center"/>
          </w:tcPr>
          <w:p w14:paraId="50D02C9E" w14:textId="77777777" w:rsidR="007F7F2F" w:rsidRDefault="007F7F2F" w:rsidP="00155947">
            <w:pPr>
              <w:keepNext/>
              <w:spacing w:after="0" w:line="259" w:lineRule="auto"/>
              <w:ind w:firstLine="0"/>
              <w:jc w:val="center"/>
            </w:pPr>
            <w:r>
              <w:t>73,65%</w:t>
            </w:r>
          </w:p>
        </w:tc>
        <w:tc>
          <w:tcPr>
            <w:tcW w:w="2328" w:type="dxa"/>
            <w:tcBorders>
              <w:top w:val="single" w:sz="4" w:space="0" w:color="auto"/>
              <w:bottom w:val="nil"/>
            </w:tcBorders>
            <w:vAlign w:val="center"/>
          </w:tcPr>
          <w:p w14:paraId="5D4C8735" w14:textId="77777777" w:rsidR="007F7F2F" w:rsidRDefault="007F7F2F" w:rsidP="00155947">
            <w:pPr>
              <w:keepNext/>
              <w:spacing w:after="0" w:line="259" w:lineRule="auto"/>
              <w:ind w:firstLine="0"/>
              <w:jc w:val="center"/>
            </w:pPr>
            <w:r>
              <w:t>73,73%</w:t>
            </w:r>
          </w:p>
        </w:tc>
        <w:tc>
          <w:tcPr>
            <w:tcW w:w="1654" w:type="dxa"/>
            <w:tcBorders>
              <w:top w:val="single" w:sz="4" w:space="0" w:color="auto"/>
              <w:bottom w:val="nil"/>
            </w:tcBorders>
            <w:vAlign w:val="center"/>
          </w:tcPr>
          <w:p w14:paraId="5BEBE5FA" w14:textId="77777777" w:rsidR="007F7F2F" w:rsidRDefault="007F7F2F" w:rsidP="00155947">
            <w:pPr>
              <w:keepNext/>
              <w:spacing w:after="0" w:line="259" w:lineRule="auto"/>
              <w:ind w:firstLine="0"/>
              <w:jc w:val="center"/>
            </w:pPr>
            <w:r>
              <w:t>66,98%</w:t>
            </w:r>
          </w:p>
        </w:tc>
        <w:tc>
          <w:tcPr>
            <w:tcW w:w="1276" w:type="dxa"/>
            <w:tcBorders>
              <w:top w:val="single" w:sz="4" w:space="0" w:color="auto"/>
              <w:bottom w:val="nil"/>
            </w:tcBorders>
            <w:vAlign w:val="center"/>
          </w:tcPr>
          <w:p w14:paraId="03E28CFA" w14:textId="77777777" w:rsidR="007F7F2F" w:rsidRDefault="00155947" w:rsidP="00155947">
            <w:pPr>
              <w:keepNext/>
              <w:spacing w:after="0" w:line="259" w:lineRule="auto"/>
              <w:ind w:firstLine="0"/>
              <w:jc w:val="center"/>
            </w:pPr>
            <w:r>
              <w:t>6,66</w:t>
            </w:r>
          </w:p>
        </w:tc>
      </w:tr>
      <w:tr w:rsidR="00155947" w14:paraId="3D46F6A9" w14:textId="77777777" w:rsidTr="00155947">
        <w:trPr>
          <w:cantSplit/>
          <w:trHeight w:val="414"/>
          <w:jc w:val="center"/>
        </w:trPr>
        <w:tc>
          <w:tcPr>
            <w:tcW w:w="1458" w:type="dxa"/>
            <w:tcBorders>
              <w:top w:val="nil"/>
              <w:bottom w:val="single" w:sz="4" w:space="0" w:color="auto"/>
            </w:tcBorders>
          </w:tcPr>
          <w:p w14:paraId="3205950E" w14:textId="77777777" w:rsidR="007F7F2F" w:rsidRDefault="007F7F2F" w:rsidP="00155947">
            <w:pPr>
              <w:keepNext/>
              <w:spacing w:line="259" w:lineRule="auto"/>
              <w:ind w:right="63" w:firstLine="0"/>
              <w:jc w:val="center"/>
            </w:pPr>
            <w:r>
              <w:rPr>
                <w:b/>
              </w:rPr>
              <w:t>Cerrado</w:t>
            </w:r>
          </w:p>
        </w:tc>
        <w:tc>
          <w:tcPr>
            <w:tcW w:w="1926" w:type="dxa"/>
            <w:tcBorders>
              <w:top w:val="nil"/>
              <w:bottom w:val="single" w:sz="4" w:space="0" w:color="auto"/>
            </w:tcBorders>
            <w:vAlign w:val="center"/>
          </w:tcPr>
          <w:p w14:paraId="1B341A85" w14:textId="77777777" w:rsidR="007F7F2F" w:rsidRDefault="007F7F2F" w:rsidP="00155947">
            <w:pPr>
              <w:keepNext/>
              <w:spacing w:after="0" w:line="259" w:lineRule="auto"/>
              <w:ind w:firstLine="0"/>
              <w:jc w:val="center"/>
            </w:pPr>
            <w:r>
              <w:t>96,66%</w:t>
            </w:r>
          </w:p>
        </w:tc>
        <w:tc>
          <w:tcPr>
            <w:tcW w:w="2328" w:type="dxa"/>
            <w:tcBorders>
              <w:top w:val="nil"/>
              <w:bottom w:val="single" w:sz="4" w:space="0" w:color="auto"/>
            </w:tcBorders>
            <w:vAlign w:val="center"/>
          </w:tcPr>
          <w:p w14:paraId="38EA3164" w14:textId="77777777" w:rsidR="007F7F2F" w:rsidRDefault="007F7F2F" w:rsidP="00155947">
            <w:pPr>
              <w:keepNext/>
              <w:spacing w:after="0" w:line="259" w:lineRule="auto"/>
              <w:ind w:firstLine="0"/>
              <w:jc w:val="center"/>
            </w:pPr>
            <w:r>
              <w:t>96,38%</w:t>
            </w:r>
          </w:p>
        </w:tc>
        <w:tc>
          <w:tcPr>
            <w:tcW w:w="1654" w:type="dxa"/>
            <w:tcBorders>
              <w:top w:val="nil"/>
              <w:bottom w:val="single" w:sz="4" w:space="0" w:color="auto"/>
            </w:tcBorders>
            <w:vAlign w:val="center"/>
          </w:tcPr>
          <w:p w14:paraId="0B759156" w14:textId="77777777" w:rsidR="007F7F2F" w:rsidRDefault="007F7F2F" w:rsidP="007F7F2F">
            <w:pPr>
              <w:keepNext/>
              <w:spacing w:after="0" w:line="259" w:lineRule="auto"/>
              <w:ind w:firstLine="0"/>
              <w:jc w:val="center"/>
            </w:pPr>
            <w:r>
              <w:t>95,73%</w:t>
            </w:r>
          </w:p>
        </w:tc>
        <w:tc>
          <w:tcPr>
            <w:tcW w:w="1276" w:type="dxa"/>
            <w:tcBorders>
              <w:top w:val="nil"/>
              <w:bottom w:val="single" w:sz="4" w:space="0" w:color="auto"/>
            </w:tcBorders>
          </w:tcPr>
          <w:p w14:paraId="38555913" w14:textId="77777777" w:rsidR="007F7F2F" w:rsidRDefault="00155947" w:rsidP="007F7F2F">
            <w:pPr>
              <w:keepNext/>
              <w:spacing w:after="0" w:line="259" w:lineRule="auto"/>
              <w:ind w:firstLine="0"/>
              <w:jc w:val="center"/>
            </w:pPr>
            <w:r>
              <w:t>0,93</w:t>
            </w:r>
          </w:p>
        </w:tc>
      </w:tr>
      <w:tr w:rsidR="00155947" w14:paraId="2D4806BC" w14:textId="77777777" w:rsidTr="00155947">
        <w:trPr>
          <w:trHeight w:val="459"/>
          <w:jc w:val="center"/>
        </w:trPr>
        <w:tc>
          <w:tcPr>
            <w:tcW w:w="1458" w:type="dxa"/>
            <w:tcBorders>
              <w:top w:val="single" w:sz="4" w:space="0" w:color="auto"/>
              <w:bottom w:val="single" w:sz="4" w:space="0" w:color="auto"/>
            </w:tcBorders>
            <w:vAlign w:val="center"/>
          </w:tcPr>
          <w:p w14:paraId="6671732E" w14:textId="77777777" w:rsidR="007F7F2F" w:rsidRDefault="007F7F2F" w:rsidP="00155947">
            <w:pPr>
              <w:spacing w:line="259" w:lineRule="auto"/>
              <w:ind w:right="60" w:firstLine="0"/>
              <w:jc w:val="center"/>
            </w:pPr>
            <w:r>
              <w:rPr>
                <w:b/>
              </w:rPr>
              <w:t>Caatinga</w:t>
            </w:r>
          </w:p>
        </w:tc>
        <w:tc>
          <w:tcPr>
            <w:tcW w:w="1926" w:type="dxa"/>
            <w:tcBorders>
              <w:top w:val="single" w:sz="4" w:space="0" w:color="auto"/>
              <w:bottom w:val="single" w:sz="4" w:space="0" w:color="auto"/>
            </w:tcBorders>
            <w:vAlign w:val="center"/>
          </w:tcPr>
          <w:p w14:paraId="295C97FC" w14:textId="77777777" w:rsidR="007F7F2F" w:rsidRDefault="007F7F2F" w:rsidP="00155947">
            <w:pPr>
              <w:spacing w:after="0" w:line="259" w:lineRule="auto"/>
              <w:ind w:firstLine="0"/>
              <w:jc w:val="center"/>
            </w:pPr>
            <w:r>
              <w:t>94,16%</w:t>
            </w:r>
          </w:p>
        </w:tc>
        <w:tc>
          <w:tcPr>
            <w:tcW w:w="2328" w:type="dxa"/>
            <w:tcBorders>
              <w:top w:val="single" w:sz="4" w:space="0" w:color="auto"/>
              <w:bottom w:val="single" w:sz="4" w:space="0" w:color="auto"/>
            </w:tcBorders>
            <w:vAlign w:val="center"/>
          </w:tcPr>
          <w:p w14:paraId="603F6414" w14:textId="77777777" w:rsidR="007F7F2F" w:rsidRDefault="007F7F2F" w:rsidP="00155947">
            <w:pPr>
              <w:spacing w:after="0" w:line="259" w:lineRule="auto"/>
              <w:ind w:firstLine="0"/>
              <w:jc w:val="center"/>
            </w:pPr>
            <w:r>
              <w:t>93,81%</w:t>
            </w:r>
          </w:p>
        </w:tc>
        <w:tc>
          <w:tcPr>
            <w:tcW w:w="1654" w:type="dxa"/>
            <w:tcBorders>
              <w:top w:val="single" w:sz="4" w:space="0" w:color="auto"/>
              <w:bottom w:val="single" w:sz="4" w:space="0" w:color="auto"/>
            </w:tcBorders>
            <w:vAlign w:val="center"/>
          </w:tcPr>
          <w:p w14:paraId="7AEF42AE" w14:textId="77777777" w:rsidR="007F7F2F" w:rsidRDefault="007F7F2F" w:rsidP="00155947">
            <w:pPr>
              <w:spacing w:after="0" w:line="259" w:lineRule="auto"/>
              <w:ind w:firstLine="0"/>
              <w:jc w:val="center"/>
            </w:pPr>
            <w:r>
              <w:t>91,20%</w:t>
            </w:r>
          </w:p>
        </w:tc>
        <w:tc>
          <w:tcPr>
            <w:tcW w:w="1276" w:type="dxa"/>
            <w:tcBorders>
              <w:top w:val="single" w:sz="4" w:space="0" w:color="auto"/>
              <w:bottom w:val="single" w:sz="4" w:space="0" w:color="auto"/>
            </w:tcBorders>
            <w:vAlign w:val="center"/>
          </w:tcPr>
          <w:p w14:paraId="47DE113C" w14:textId="77777777" w:rsidR="007F7F2F" w:rsidRDefault="00155947" w:rsidP="00155947">
            <w:pPr>
              <w:spacing w:after="0" w:line="259" w:lineRule="auto"/>
              <w:ind w:firstLine="0"/>
              <w:jc w:val="center"/>
            </w:pPr>
            <w:r>
              <w:t>2,97</w:t>
            </w:r>
          </w:p>
        </w:tc>
      </w:tr>
    </w:tbl>
    <w:p w14:paraId="431D1CCB" w14:textId="77777777" w:rsidR="00C716A3" w:rsidRDefault="00C716A3" w:rsidP="00A8177B">
      <w:r>
        <w:lastRenderedPageBreak/>
        <w:t>Os resultados das estratégias adicionais de validação (Tabela 3) evidenciaram elevada estabilidade preditiva para os modelos do Cerrado e da Caatinga, que mantiveram valores de R² superiores a 90% mesmo em esquemas que consideram explicitamente a estrutura temporal dos dados. Para a Mata Atlântica, o desempenho permaneceu próximo ao do modelo principal na validação agrupada por ano (73,73%), mas apresentou redução no TimeSeriesSplit (66,98%), indicando maior sensibilidade à ordem temporal e menor capacidade de extrapolação para períodos futuros; ainda assim, a queda ficou abaixo de 10 pontos percentuais nos três biomas.</w:t>
      </w:r>
    </w:p>
    <w:p w14:paraId="4EE67076" w14:textId="77777777" w:rsidR="00A8177B" w:rsidRDefault="00A8177B" w:rsidP="00A8177B">
      <w:r>
        <w:t>Já o desempenho inferior da Mata Atlântica (R² = 73,7%) reflete a complexidade ecológica e a intensa pressão antrópica que caracterizam esse bioma na Bahia. Parte dessa complexidade é também climática: segundo a classificação de Köppen para o Brasil (Alvares et al., 2013), a faixa atlântica baiana abrange mais de um tipo climático, o que adiciona variabilidade às condições ambientais sob as quais a vegetação responde. A essa diversidade climática soma-se o fato de ser o ecossistema mais fragmentado do estado, no qual o histórico de desmatamento, a expansão da silvicultura de eucalipto e a fragmentação da paisagem introduzem fontes de variabilidade na PSN que não são capturáveis por preditores climáticos isolados (Lima et al., 2020).</w:t>
      </w:r>
    </w:p>
    <w:p w14:paraId="79753B1A" w14:textId="77777777" w:rsidR="00A8177B" w:rsidRDefault="00A8177B" w:rsidP="00A8177B">
      <w:r>
        <w:t>Essa heterogeneidade estrutural manifesta-se na coexistência de remanescentes florestais intercalados por pastagens, áreas agrícolas e zonas urbanas, gerando respostas ecossistêmicas locais que superam a capacidade explicativa de variáveis climáticas regionais. Nesse contexto, fatores estruturais como a conectividade entre fragmentos, a idade da regeneração florestal e o histórico de uso do solo emergem como reguladores adicionais da produtividade, atuando por mecanismos como o efeito de borda e a perda de biomassa (Broggio et al., 2024). A incorporação dessas variáveis em estudos futuros pode aumentar significativamente o poder preditivo do modelo nesse bioma.</w:t>
      </w:r>
    </w:p>
    <w:p w14:paraId="2169454A" w14:textId="77777777" w:rsidR="00A8177B" w:rsidRDefault="00A8177B" w:rsidP="00A8177B">
      <w:r>
        <w:t>Em conjunto, os três biomas ilustram um gradiente de previsibilidade climática da PSN: do controle hídrico estrutural no Cerrado, passando pela resposta pulsada da Caatinga, até a complexidade multifatorial da Mata Atlântica. Essa diferenciação reforça que o desempenho do modelo deve ser interpretado não apenas como medida estatística, mas como expressão quantitativa do grau em que cada ecossistema é governado por forçantes climáticas.</w:t>
      </w:r>
    </w:p>
    <w:p w14:paraId="5E93F0A3" w14:textId="77777777" w:rsidR="00424DB9" w:rsidRDefault="00B854DD" w:rsidP="00A73743">
      <w:pPr>
        <w:pStyle w:val="Ttulo2"/>
      </w:pPr>
      <w:bookmarkStart w:id="19" w:name="_Toc235276060"/>
      <w:r>
        <w:t>Seleção do grau polinomial e variáveis preditoras</w:t>
      </w:r>
      <w:bookmarkEnd w:id="19"/>
      <w:r>
        <w:t xml:space="preserve"> </w:t>
      </w:r>
    </w:p>
    <w:p w14:paraId="6C83855D" w14:textId="77777777" w:rsidR="009D4681" w:rsidRDefault="009D4681" w:rsidP="00D92005">
      <w:pPr>
        <w:spacing w:before="240"/>
      </w:pPr>
      <w:r>
        <w:t xml:space="preserve">A comparação sistemática entre os graus polinomiais 1 a 5 (Figura 7) indicou o grau 2 como ótimo nos três biomas pelo critério composto de maior R² de teste e menor diferença </w:t>
      </w:r>
      <w:r>
        <w:lastRenderedPageBreak/>
        <w:t>treino–teste. O ganho do grau 2 em relação ao modelo linear (grau 1) foi de 8,4 pontos percentuais de R² de teste na Mata Atlântica (65,2% para 73,6%) e de 6,6 pontos no Cerrado (90,1% para 96,7%), mas de apenas 1,3 ponto na Caatinga (92,9% para 94,2%), o que indica resposta quase linear da vegetação semiárida às variáveis hídricas; o grau 2 foi adotado como grau comum aos três biomas para permitir a comparação entre eles. Na Mata Atlântica, o grau 3 alcançou R² de teste 0,8 ponto superior ao do grau 2 (74,4% contra 73,6%), mas com diferença treino–teste 1,7 pontos maior (6,9 contra 5,2 pp) e quase o triplo de termos, sendo preterido pelo critério composto. Graus superiores apresentaram redução progressiva do R² de teste e aumento acentuado do sobreajuste (diferenças treino–teste de dezenas a centenas de pontos percentuais nos graus 4 e 5), indicando que a complexidade adicional não se traduz em ganho preditivo real.</w:t>
      </w:r>
    </w:p>
    <w:p w14:paraId="0CA02D0F" w14:textId="77777777" w:rsidR="006D1256" w:rsidRDefault="00000000">
      <w:pPr>
        <w:keepNext/>
        <w:spacing w:before="240" w:after="40"/>
        <w:ind w:firstLine="0"/>
        <w:jc w:val="center"/>
        <w:rPr>
          <w:b/>
          <w:bCs/>
          <w:sz w:val="22"/>
          <w:szCs w:val="22"/>
        </w:rPr>
      </w:pPr>
      <w:r>
        <w:rPr>
          <w:b/>
          <w:sz w:val="22"/>
          <w:szCs w:val="22"/>
        </w:rPr>
        <w:t>Figura 7 - Seleção do grau polinomial do MRMP-N nos três biomas: R² de treino e teste e diferença treino–teste por grau.</w:t>
      </w:r>
    </w:p>
    <w:p w14:paraId="77ED5E0E" w14:textId="77777777" w:rsidR="00BA51D2" w:rsidRDefault="00FC01D1" w:rsidP="00CA6065">
      <w:pPr>
        <w:spacing w:before="240" w:after="40"/>
        <w:ind w:firstLine="0"/>
        <w:jc w:val="center"/>
        <w:rPr>
          <w:sz w:val="22"/>
          <w:szCs w:val="22"/>
        </w:rPr>
      </w:pPr>
      <w:r>
        <w:rPr>
          <w:noProof/>
        </w:rPr>
        <w:drawing>
          <wp:inline distT="0" distB="0" distL="114300" distR="114300" wp14:anchorId="1A893EB7" wp14:editId="204A1B60">
            <wp:extent cx="5762625" cy="3870165"/>
            <wp:effectExtent l="0" t="0" r="9525" b="9525"/>
            <wp:docPr id="50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ura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2625" cy="3870165"/>
                    </a:xfrm>
                    <a:prstGeom prst="rect">
                      <a:avLst/>
                    </a:prstGeom>
                  </pic:spPr>
                </pic:pic>
              </a:graphicData>
            </a:graphic>
          </wp:inline>
        </w:drawing>
      </w:r>
    </w:p>
    <w:p w14:paraId="683E3578" w14:textId="77777777" w:rsidR="00FC01D1" w:rsidRDefault="00FC01D1" w:rsidP="009D4681"/>
    <w:p w14:paraId="35963C7F" w14:textId="77777777" w:rsidR="009D4681" w:rsidRPr="009D4681" w:rsidRDefault="009D4681" w:rsidP="009D4681">
      <w:r>
        <w:t xml:space="preserve">A escolha do grau 2 carrega implicação ecológica relevante: indica que as relações entre as variáveis climáticas e a Fotossíntese Líquida nos biomas analisados apresentam complexidade moderada, sendo adequadamente representadas por termos quadráticos e de </w:t>
      </w:r>
      <w:r>
        <w:lastRenderedPageBreak/>
        <w:t>interação entre pares de variáveis. Polinômios de ordem superior, embora matematicamente possíveis, não capturariam estrutura adicional nos dados o que indica que, no conjunto de dados e na estrutura de modelagem adotada, termos quadráticos e interações de segunda ordem foram suficientes para representar a maior parte da estrutura preditiva capturada pelo modelo.</w:t>
      </w:r>
    </w:p>
    <w:p w14:paraId="5F9BB04C" w14:textId="77777777" w:rsidR="009D4681" w:rsidRPr="009D4681" w:rsidRDefault="007943A2" w:rsidP="009D4681">
      <w:r>
        <w:t>A busca exaustiva entre as C(5,3) = 10 combinações de variáveis ambientais (Tabela A2 do Apêndice) identificou conjuntos ótimos distintos entre os biomas, revelando que os controles ambientais da PSN não são uniformes na região. Para a Caatinga, o conjunto ótimo foi EV + PRE + TST + SAZsin + SAZcos, com R² de teste médio de 94,2% (diferença treino–teste de 1,03 pp); para a Mata Atlântica, EV + TST + WAI + SAZsin + SAZcos, com R² de 73,7% (5,19 pp), superando em 2,7 pontos a combinação EV + PRE + TST, que havia sido a ótima na série original de 2001 a 2020. Esse resultado é notável porque, isoladamente, o WAI explica menos de 2% da variância da PSN na Mata Atlântica (Figura 5): sua contribuição surge apenas em interação com a evapotranspiração e a temperatura, o que ilustra o papel dos termos de segunda ordem. Os pesos das variáveis diferem entre os biomas (Figura 8): na Mata Atlântica a evapotranspiração lidera (26,9%), seguida da sazonalidade e do WAI (19,0%), enquanto na Caatinga a evapotranspiração é o controle dominante (42,8% da importância relativa).</w:t>
      </w:r>
    </w:p>
    <w:p w14:paraId="72C73D7B" w14:textId="77777777" w:rsidR="009D4681" w:rsidRPr="009D4681" w:rsidRDefault="009D4681" w:rsidP="009D4681">
      <w:r>
        <w:t>Para o Cerrado, o conjunto ótimo identificado foi EV + PRE + WAI + SAZsin + SAZcos, com R² de teste médio de 96,7% e diferença treino–teste de apenas 0,59 pp, a menor de todas as combinações testadas. A Figura 8 ilustra a importância relativa de cada variável preditora nos três biomas, calculada a partir dos coeficientes padronizados do modelo Ridge. A importância relativa de cada variável foi calculada como a soma dos valores absolutos dos coeficientes padronizados de todos os termos (linear, quadrático e de interação) associados à respectiva variável, normalizada de modo que o total por bioma some 100%.</w:t>
      </w:r>
    </w:p>
    <w:p w14:paraId="608E8AC6" w14:textId="77777777" w:rsidR="009D4681" w:rsidRDefault="009D4681" w:rsidP="009D4681">
      <w:pPr>
        <w:keepNext/>
        <w:spacing w:before="240" w:after="40"/>
        <w:ind w:firstLine="0"/>
        <w:jc w:val="center"/>
        <w:rPr>
          <w:b/>
          <w:bCs/>
          <w:sz w:val="22"/>
          <w:szCs w:val="22"/>
        </w:rPr>
      </w:pPr>
      <w:r>
        <w:rPr>
          <w:b/>
          <w:sz w:val="22"/>
          <w:szCs w:val="22"/>
        </w:rPr>
        <w:t>Figura 8 - Importância relativa das variáveis preditoras no modelo MRMP-N nos três biomas.</w:t>
      </w:r>
    </w:p>
    <w:p w14:paraId="576EA7C5" w14:textId="77777777" w:rsidR="00BA51D2" w:rsidRDefault="00B854DD">
      <w:pPr>
        <w:spacing w:before="40" w:after="40"/>
        <w:ind w:firstLine="0"/>
        <w:jc w:val="center"/>
      </w:pPr>
      <w:r>
        <w:rPr>
          <w:noProof/>
        </w:rPr>
        <w:drawing>
          <wp:inline distT="0" distB="0" distL="0" distR="0" wp14:anchorId="5B3C3344" wp14:editId="0A55FFFC">
            <wp:extent cx="5751830" cy="1897848"/>
            <wp:effectExtent l="0" t="0" r="1270" b="9525"/>
            <wp:docPr id="601" name="FigImpor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FigImportancia"/>
                    <pic:cNvPicPr>
                      <a:picLocks noChangeAspect="1"/>
                    </pic:cNvPicPr>
                  </pic:nvPicPr>
                  <pic:blipFill rotWithShape="1">
                    <a:blip r:embed="rId25" cstate="print">
                      <a:extLst>
                        <a:ext uri="{28A0092B-C50C-407E-A947-70E740481C1C}">
                          <a14:useLocalDpi xmlns:a14="http://schemas.microsoft.com/office/drawing/2010/main" val="0"/>
                        </a:ext>
                      </a:extLst>
                    </a:blip>
                    <a:srcRect l="1375" r="1670"/>
                    <a:stretch>
                      <a:fillRect/>
                    </a:stretch>
                  </pic:blipFill>
                  <pic:spPr bwMode="auto">
                    <a:xfrm>
                      <a:off x="0" y="0"/>
                      <a:ext cx="5751830" cy="1897848"/>
                    </a:xfrm>
                    <a:prstGeom prst="rect">
                      <a:avLst/>
                    </a:prstGeom>
                    <a:ln>
                      <a:noFill/>
                    </a:ln>
                    <a:extLst>
                      <a:ext uri="{53640926-AAD7-44D8-BBD7-CCE9431645EC}">
                        <a14:shadowObscured xmlns:a14="http://schemas.microsoft.com/office/drawing/2010/main"/>
                      </a:ext>
                    </a:extLst>
                  </pic:spPr>
                </pic:pic>
              </a:graphicData>
            </a:graphic>
          </wp:inline>
        </w:drawing>
      </w:r>
    </w:p>
    <w:p w14:paraId="4B27023D" w14:textId="77777777" w:rsidR="009D4681" w:rsidRPr="009D4681" w:rsidRDefault="009D4681" w:rsidP="009D4681">
      <w:r>
        <w:lastRenderedPageBreak/>
        <w:t>O resultado mais relevante dessa etapa é a ausência da Temperatura de Superfície Terrestre (TST) no conjunto ótimo do Cerrado, substituída pelo Índice de Disponibilidade Hídrica (WAI). Esse achado não é trivial: indica que, na presença do WAI no modelo, a TST não agrega poder preditivo independente sobre a PSN do Cerrado, tendo seu efeito já capturado pelo WAI. Ressalta-se, contudo, que a vantagem do conjunto com WAI sobre as combinações que incluem a TST é pequena (de 0,4 ponto percentual no R² de teste), ainda que consistente também na menor diferença treino–teste, o que aponta redundância da TST na presença do WAI, e não sua irrelevância ecológica.</w:t>
      </w:r>
    </w:p>
    <w:p w14:paraId="328DB78D" w14:textId="77777777" w:rsidR="009D4681" w:rsidRPr="009D4681" w:rsidRDefault="009D4681" w:rsidP="009D4681">
      <w:r>
        <w:t>Do ponto de vista ecofisiológico, esse resultado é coerente. No Cerrado, a temperatura atua primariamente por meio de seus efeitos sobre o balanço hídrico, elevando a demanda evaporativa e influenciando a disponibilidade de água no solo, processo determinante para a fisiologia e o funcionamento da vegetação savânica (Bucci et al., 2008; Arruda et al., 2016). Assim, o WAI já captura de forma integrada os efeitos combinados da temperatura e da precipitação, tornando a TST redundante como preditor direto. Esse padrão é consistente com a literatura sobre ecossistemas savânicos tropicais, que aponta a limitação hídrica sazonal e não a limitação térmica como o principal controlador da produtividade primária.</w:t>
      </w:r>
    </w:p>
    <w:p w14:paraId="01C76A74" w14:textId="77777777" w:rsidR="009D4681" w:rsidRPr="009D4681" w:rsidRDefault="009D4681" w:rsidP="009D4681">
      <w:r>
        <w:t>A presença das componentes harmônicas de sazonalidade em todos os modelos (mantidas fixas por construção) e o peso que elas recebem nos três biomas reforçam que a PSN na Bahia possui padrão sazonal marcado e regular, associado ao ciclo anual de precipitação e radiação. A evapotranspiração (EV) aparece como preditor central em todos os biomas, e as variáveis hídricas (PRE ou WAI) integram o conjunto ótimo de cada um, confirmando que o balanço hídrico é o controlador primário da produtividade ecossistêmica na região.</w:t>
      </w:r>
    </w:p>
    <w:p>
      <w:pPr>
        <w:spacing w:before="240"/>
        <w:rPr>
          <w:ins w:id="90024" w:author="Claude (revisão de dados)" w:date="2026-09-21T01:01:57Z"/>
        </w:rPr>
      </w:pPr>
      <w:ins w:id="90025" w:author="Claude (revisão de dados)" w:date="2026-09-21T01:01:57Z">
        <w:r>
          <w:t xml:space="preserve">A comparação entre os modelos com e sem as componentes harmônicas (Tabela A3) também esclarece por que a importância relativa das variáveis climáticas se reordena quando a sazonalidade é representada explicitamente. Sem os harmônicos, a precipitação e a temperatura recebem parte do crédito que pertence ao próprio calendário, pois oscilam com a estação juntamente com a PSN; na presença deles, cada preditor passa a ser avaliado pela informação que acrescenta além do ciclo anual, isto é, pelas anomalias. Nessa condição a importância da precipitação cai para cerca de 10% (de 29% para 10% no Cerrado e de 24% para 10% na Caatinga) e a da temperatura recua na Mata Atlântica (de 39% para 15%), porque, removida a estação, a chuva do próprio mês quase não se correlaciona com a anomalia de PSN (r = 0,02 no Cerrado e 0,16 na Caatinga; Tabela A4): a chuva é um fluxo de entrada ruidoso e defasado, e a vegetação responde à água que permaneceu disponível no solo nas semanas seguintes, não ao total precipitado no mês. A evapotranspiração, ao contrário, mantém ou amplia sua importância (de 34% para 38% no Cerrado) porque mede a água efetivamente utilizada pela vegetação, e sua anomalia acompanha de perto a anomalia de PSN (r entre 0,73 e 0,93): transpiração e assimilação de carbono ocorrem pelos mesmos estômatos, de modo que um mês em que a vegetação transpira mais que o normal para a época é um mês em que fotossintetiza mais que o normal. A temperatura permanece relevante na Mata Atlântica e na Caatinga como modulador negativo (correlação das anomalias de −0,58 e −0,77), expressão do estresse térmico e hídrico dos meses mais quentes que o usual. Em síntese, os harmônicos absorvem o ciclo anual determinístico da produtividade (fotoperíodo, radiação e fenologia foliar) e deixam às variáveis climáticas o papel de explicar os desvios em relação ao ano típico, que é justamente a informação relevante para a análise interanual e para o ENSO, tratada adiante.</w:t>
        </w:r>
      </w:ins>
    </w:p>
    <w:p w14:paraId="5A4B8987" w14:textId="77777777" w:rsidR="003E4299" w:rsidRPr="003E4299" w:rsidRDefault="003E4299" w:rsidP="003E4299">
      <w:r>
        <w:t>Já a ausência da área queimada (BURNlog) no conjunto ótimo de qualquer bioma, apesar de sua inclusão como candidato, sugere que o sinal das queimadas é absorvido pelas variáveis climáticas no poder preditivo do modelo. Isso não implica que as queimadas sejam ecologicamente irrelevantes; pelo contrário, evidências regionais demonstram seu impacto sobre a vegetação e sobre a produtividade primária na Bahia (Benfica et al., 2022). O que esse resultado indica é que a influência das queimadas sobre a PSN se manifesta de forma indireta, principalmente por meio de alterações nas condições hídricas e na cobertura vegetal já capturadas pelos demais preditores. Essa interpretação está alinhada à literatura que descreve o fogo em savanas tropicais como uma perturbação cujo efeito sobre a produtividade é mediado por mudanças na estrutura da vegetação e na dinâmica do carbono entre os compartimentos do sistema solo-vegetação-atmosfera (Navarro-Rosales et al., 2025).</w:t>
      </w:r>
    </w:p>
    <w:p w14:paraId="1EE7F263" w14:textId="77777777" w:rsidR="00424DB9" w:rsidRDefault="00B854DD" w:rsidP="008E05BE">
      <w:pPr>
        <w:pStyle w:val="Ttulo2"/>
      </w:pPr>
      <w:bookmarkStart w:id="20" w:name="_Toc235276061"/>
      <w:r>
        <w:lastRenderedPageBreak/>
        <w:t>Papel da disponibilidade hídrica no Cerrado e os regimes de produtividade primária dos biomas da Bahia</w:t>
      </w:r>
      <w:bookmarkEnd w:id="20"/>
      <w:r>
        <w:t xml:space="preserve"> </w:t>
      </w:r>
    </w:p>
    <w:p w14:paraId="434A917D" w14:textId="77777777" w:rsidR="006D73DA" w:rsidRDefault="006D73DA" w:rsidP="006D73DA">
      <w:pPr>
        <w:rPr>
          <w:color w:val="auto"/>
        </w:rPr>
      </w:pPr>
      <w:r>
        <w:t>A centralidade do WAI como principal preditor do balanço hídrico no Cerrado, em substituição à Temperatura de Superfície Terrestre (TST), configura um resultado relevante para a compreensão dos controles ecofisiológicos da produtividade em ecossistemas savânicos. O Cerrado é caracterizado por uma sazonalidade hídrica severa, com estação seca prolongada de quatro a seis meses, durante a qual a atividade fotossintética é fortemente reduzida pela limitação da disponibilidade de água no solo. Estudos com torres de fluxo no bioma mostram que a produtividade primária varia de forma marcante entre as estações úmida e seca, acompanhando o conteúdo de água no solo e a precipitação (Arruda et al., 2016; Biudes et al., 2021).</w:t>
      </w:r>
    </w:p>
    <w:p w14:paraId="1EBC33DE" w14:textId="77777777" w:rsidR="006D73DA" w:rsidRDefault="006D73DA" w:rsidP="006D73DA">
      <w:r>
        <w:t>Nesse contexto, o WAI atua como integrador eficiente dos múltiplos controles climáticos sobre a PSN. Conforme definido na seção Dados e Pré-processamento (razão ETR/ETP), o índice expressa em uma única variável o grau em que a demanda atmosférica por água é efetivamente atendida pela água disponível no sistema, refletindo de forma integrada as condições hídricas que limitam a atividade fotossintética. Esse comportamento é consistente com a literatura sobre ecossistemas savânicos tropicais, que aponta a limitação hídrica sazonal, e não a limitação térmica, como o principal controlador da produtividade primária (Vourlitis et al., 2022).</w:t>
      </w:r>
    </w:p>
    <w:p w14:paraId="351E7BC1" w14:textId="77777777" w:rsidR="006D73DA" w:rsidRDefault="006D73DA" w:rsidP="006D73DA">
      <w:r>
        <w:t>Do ponto de vista das mudanças climáticas, esse resultado carrega implicações preocupantes. As projeções do IPCC (2022) para o Brasil Central e para o bioma Cerrado indicam tendência de intensificação das secas, redução da precipitação anual e aumento da demanda evapotranspirativa decorrente do aquecimento. Como a produtividade do bioma responde de maneira não linear à disponibilidade hídrica, podendo declinar acentuadamente abaixo de determinados limiares de precipitação (Mwangi et al., 2025), reduções sistemáticas do WAI esperadas sob cenários de aquecimento global implicam diretamente em queda da produtividade primária do Cerrado na Bahia.</w:t>
      </w:r>
    </w:p>
    <w:p w14:paraId="6D7E661D" w14:textId="77777777" w:rsidR="006D73DA" w:rsidRDefault="006D73DA" w:rsidP="006D73DA">
      <w:r>
        <w:t>As consequências desse cenário não se restringem à dimensão biofísica. O Cerrado da Bahia abriga nascentes que abastecem bacias hidrográficas regionais, sustentando atividades agropecuárias, comunidades rurais e ecossistemas a jusante. A perda de produtividade primária associada à redução do WAI pode comprometer simultaneamente os serviços ecossistêmicos de regulação hídrica, a biodiversidade associada à vegetação savânica e a capacidade do bioma de atuar como sumidouro de carbono.</w:t>
      </w:r>
    </w:p>
    <w:p w14:paraId="25205FEC" w14:textId="77777777" w:rsidR="006D73DA" w:rsidRDefault="006D73DA" w:rsidP="006D73DA">
      <w:r>
        <w:lastRenderedPageBreak/>
        <w:t>Em síntese, a identificação do WAI como controlador primário da PSN no Cerrado fornece um indicador quantitativo de vulnerabilidade climática para o bioma na região. Esse achado abre caminho para o uso operacional do índice no monitoramento de tendências de produtividade e na avaliação de impactos climáticos futuros, oferecendo subsídio técnico para estratégias de adaptação e conservação adaptadas à realidade local.</w:t>
      </w:r>
    </w:p>
    <w:p w14:paraId="660C9E19" w14:textId="77777777" w:rsidR="00424DB9" w:rsidRDefault="00660B6B" w:rsidP="00660B6B">
      <w:r>
        <w:t>A análise comparativa dos resultados obtidos nas seções anteriores revela que os três biomas da Bahia operam sob regimes ecológicos distintos de controle da produtividade primária, apesar de compartilharem o mesmo território estadual. Essa diferenciação configura uma tipologia ecológica regional, sintetizada na Tabela 4.</w:t>
      </w:r>
    </w:p>
    <w:p w14:paraId="5A3A75E8" w14:textId="77777777" w:rsidR="00565662" w:rsidRDefault="00565662" w:rsidP="00660B6B"/>
    <w:p w14:paraId="0FCA29B0" w14:textId="77777777" w:rsidR="00660B6B" w:rsidRPr="00C635BE" w:rsidRDefault="006D73DA" w:rsidP="00C635BE">
      <w:pPr>
        <w:keepNext/>
        <w:spacing w:before="240"/>
        <w:ind w:firstLine="0"/>
        <w:jc w:val="center"/>
        <w:rPr>
          <w:b/>
          <w:bCs/>
        </w:rPr>
      </w:pPr>
      <w:r>
        <w:rPr>
          <w:b/>
          <w:bCs/>
        </w:rPr>
        <w:t xml:space="preserve">Tabela 4 - </w:t>
      </w:r>
      <w:r>
        <w:t>Tipologia ecológica dos regimes de produtividade primária na Bahia</w:t>
      </w:r>
    </w:p>
    <w:tbl>
      <w:tblPr>
        <w:tblStyle w:val="Tabelacomgrade"/>
        <w:tblW w:w="0" w:type="auto"/>
        <w:tblLook w:val="04A0" w:firstRow="1" w:lastRow="0" w:firstColumn="1" w:lastColumn="0" w:noHBand="0" w:noVBand="1"/>
      </w:tblPr>
      <w:tblGrid>
        <w:gridCol w:w="1555"/>
        <w:gridCol w:w="2551"/>
        <w:gridCol w:w="2552"/>
        <w:gridCol w:w="2403"/>
      </w:tblGrid>
      <w:tr w:rsidR="00660B6B" w14:paraId="50BA6283" w14:textId="77777777" w:rsidTr="0068613D">
        <w:trPr>
          <w:cantSplit/>
        </w:trPr>
        <w:tc>
          <w:tcPr>
            <w:tcW w:w="1555" w:type="dxa"/>
            <w:tcBorders>
              <w:top w:val="single" w:sz="4" w:space="0" w:color="auto"/>
              <w:left w:val="nil"/>
              <w:bottom w:val="single" w:sz="4" w:space="0" w:color="auto"/>
              <w:right w:val="nil"/>
            </w:tcBorders>
          </w:tcPr>
          <w:p w14:paraId="59AE07B3" w14:textId="77777777" w:rsidR="00660B6B" w:rsidRPr="00E72843" w:rsidRDefault="00660B6B" w:rsidP="00E72843">
            <w:pPr>
              <w:keepNext/>
              <w:spacing w:before="240"/>
              <w:ind w:firstLine="0"/>
              <w:jc w:val="center"/>
              <w:rPr>
                <w:b/>
                <w:bCs/>
                <w:sz w:val="22"/>
                <w:szCs w:val="22"/>
              </w:rPr>
            </w:pPr>
            <w:r>
              <w:rPr>
                <w:b/>
                <w:bCs/>
                <w:sz w:val="22"/>
                <w:szCs w:val="22"/>
              </w:rPr>
              <w:t>Bioma</w:t>
            </w:r>
          </w:p>
        </w:tc>
        <w:tc>
          <w:tcPr>
            <w:tcW w:w="2551" w:type="dxa"/>
            <w:tcBorders>
              <w:top w:val="single" w:sz="4" w:space="0" w:color="auto"/>
              <w:left w:val="nil"/>
              <w:bottom w:val="single" w:sz="4" w:space="0" w:color="auto"/>
              <w:right w:val="nil"/>
            </w:tcBorders>
          </w:tcPr>
          <w:p w14:paraId="046A31CD" w14:textId="77777777" w:rsidR="00660B6B" w:rsidRPr="00E72843" w:rsidRDefault="00660B6B" w:rsidP="00E72843">
            <w:pPr>
              <w:keepNext/>
              <w:spacing w:before="240"/>
              <w:ind w:firstLine="0"/>
              <w:jc w:val="center"/>
              <w:rPr>
                <w:b/>
                <w:bCs/>
                <w:sz w:val="22"/>
                <w:szCs w:val="22"/>
              </w:rPr>
            </w:pPr>
            <w:r>
              <w:rPr>
                <w:b/>
                <w:bCs/>
                <w:sz w:val="22"/>
                <w:szCs w:val="22"/>
              </w:rPr>
              <w:t>Regime ecológico</w:t>
            </w:r>
          </w:p>
        </w:tc>
        <w:tc>
          <w:tcPr>
            <w:tcW w:w="2552" w:type="dxa"/>
            <w:tcBorders>
              <w:top w:val="single" w:sz="4" w:space="0" w:color="auto"/>
              <w:left w:val="nil"/>
              <w:bottom w:val="single" w:sz="4" w:space="0" w:color="auto"/>
              <w:right w:val="nil"/>
            </w:tcBorders>
          </w:tcPr>
          <w:p w14:paraId="79053BCB" w14:textId="77777777" w:rsidR="00660B6B" w:rsidRPr="00E72843" w:rsidRDefault="00660B6B" w:rsidP="00E72843">
            <w:pPr>
              <w:keepNext/>
              <w:spacing w:before="240"/>
              <w:ind w:firstLine="0"/>
              <w:jc w:val="center"/>
              <w:rPr>
                <w:b/>
                <w:bCs/>
                <w:sz w:val="22"/>
                <w:szCs w:val="22"/>
              </w:rPr>
            </w:pPr>
            <w:r>
              <w:rPr>
                <w:b/>
                <w:bCs/>
                <w:sz w:val="22"/>
                <w:szCs w:val="22"/>
              </w:rPr>
              <w:t>Controlador dominante</w:t>
            </w:r>
          </w:p>
        </w:tc>
        <w:tc>
          <w:tcPr>
            <w:tcW w:w="2403" w:type="dxa"/>
            <w:tcBorders>
              <w:top w:val="single" w:sz="4" w:space="0" w:color="auto"/>
              <w:left w:val="nil"/>
              <w:bottom w:val="single" w:sz="4" w:space="0" w:color="auto"/>
              <w:right w:val="nil"/>
            </w:tcBorders>
          </w:tcPr>
          <w:p w14:paraId="58D3CF09" w14:textId="77777777" w:rsidR="00660B6B" w:rsidRPr="00E72843" w:rsidRDefault="00660B6B" w:rsidP="00E72843">
            <w:pPr>
              <w:keepNext/>
              <w:spacing w:before="240"/>
              <w:ind w:firstLine="0"/>
              <w:jc w:val="center"/>
              <w:rPr>
                <w:b/>
                <w:bCs/>
                <w:sz w:val="22"/>
                <w:szCs w:val="22"/>
              </w:rPr>
            </w:pPr>
            <w:r>
              <w:rPr>
                <w:b/>
                <w:bCs/>
                <w:sz w:val="22"/>
                <w:szCs w:val="22"/>
              </w:rPr>
              <w:t>Previsibilidade da PSN</w:t>
            </w:r>
          </w:p>
        </w:tc>
      </w:tr>
      <w:tr w:rsidR="00660B6B" w14:paraId="6CC4816A" w14:textId="77777777" w:rsidTr="0068613D">
        <w:trPr>
          <w:cantSplit/>
        </w:trPr>
        <w:tc>
          <w:tcPr>
            <w:tcW w:w="1555" w:type="dxa"/>
            <w:tcBorders>
              <w:top w:val="single" w:sz="4" w:space="0" w:color="auto"/>
              <w:left w:val="nil"/>
              <w:bottom w:val="nil"/>
              <w:right w:val="nil"/>
            </w:tcBorders>
          </w:tcPr>
          <w:p w14:paraId="1962180E" w14:textId="77777777" w:rsidR="00660B6B" w:rsidRPr="00660B6B" w:rsidRDefault="00660B6B" w:rsidP="00E72843">
            <w:pPr>
              <w:keepNext/>
              <w:spacing w:before="240"/>
              <w:ind w:firstLine="0"/>
              <w:jc w:val="center"/>
              <w:rPr>
                <w:sz w:val="22"/>
                <w:szCs w:val="22"/>
              </w:rPr>
            </w:pPr>
            <w:r>
              <w:rPr>
                <w:sz w:val="22"/>
                <w:szCs w:val="22"/>
              </w:rPr>
              <w:t>Cerrado</w:t>
            </w:r>
          </w:p>
        </w:tc>
        <w:tc>
          <w:tcPr>
            <w:tcW w:w="2551" w:type="dxa"/>
            <w:tcBorders>
              <w:top w:val="single" w:sz="4" w:space="0" w:color="auto"/>
              <w:left w:val="nil"/>
              <w:bottom w:val="nil"/>
              <w:right w:val="nil"/>
            </w:tcBorders>
          </w:tcPr>
          <w:p w14:paraId="63418A1B" w14:textId="77777777" w:rsidR="00660B6B" w:rsidRPr="00660B6B" w:rsidRDefault="00660B6B" w:rsidP="00E72843">
            <w:pPr>
              <w:keepNext/>
              <w:spacing w:before="240"/>
              <w:ind w:firstLine="0"/>
              <w:jc w:val="center"/>
              <w:rPr>
                <w:sz w:val="22"/>
                <w:szCs w:val="22"/>
              </w:rPr>
            </w:pPr>
            <w:r>
              <w:rPr>
                <w:sz w:val="22"/>
                <w:szCs w:val="22"/>
              </w:rPr>
              <w:t>Limitação hídrica sazonal</w:t>
            </w:r>
          </w:p>
        </w:tc>
        <w:tc>
          <w:tcPr>
            <w:tcW w:w="2552" w:type="dxa"/>
            <w:tcBorders>
              <w:top w:val="single" w:sz="4" w:space="0" w:color="auto"/>
              <w:left w:val="nil"/>
              <w:bottom w:val="nil"/>
              <w:right w:val="nil"/>
            </w:tcBorders>
          </w:tcPr>
          <w:p w14:paraId="645C106A" w14:textId="77777777" w:rsidR="00660B6B" w:rsidRPr="00660B6B" w:rsidRDefault="0068613D" w:rsidP="00E72843">
            <w:pPr>
              <w:keepNext/>
              <w:spacing w:before="240"/>
              <w:ind w:firstLine="0"/>
              <w:jc w:val="center"/>
              <w:rPr>
                <w:sz w:val="22"/>
                <w:szCs w:val="22"/>
              </w:rPr>
            </w:pPr>
            <w:r>
              <w:rPr>
                <w:sz w:val="22"/>
                <w:szCs w:val="22"/>
              </w:rPr>
              <w:t>Balanço hídrico (EV + WAI)</w:t>
            </w:r>
          </w:p>
        </w:tc>
        <w:tc>
          <w:tcPr>
            <w:tcW w:w="2403" w:type="dxa"/>
            <w:tcBorders>
              <w:top w:val="single" w:sz="4" w:space="0" w:color="auto"/>
              <w:left w:val="nil"/>
              <w:bottom w:val="nil"/>
              <w:right w:val="nil"/>
            </w:tcBorders>
          </w:tcPr>
          <w:p w14:paraId="3AEE8DD9" w14:textId="77777777" w:rsidR="00660B6B" w:rsidRPr="00660B6B" w:rsidRDefault="00660B6B" w:rsidP="00E72843">
            <w:pPr>
              <w:keepNext/>
              <w:spacing w:after="0"/>
              <w:ind w:firstLine="0"/>
              <w:jc w:val="center"/>
              <w:rPr>
                <w:sz w:val="22"/>
                <w:szCs w:val="22"/>
              </w:rPr>
            </w:pPr>
            <w:r>
              <w:rPr>
                <w:sz w:val="22"/>
                <w:szCs w:val="22"/>
              </w:rPr>
              <w:t>Alta (R² = 96,7%)</w:t>
            </w:r>
          </w:p>
        </w:tc>
      </w:tr>
      <w:tr w:rsidR="00660B6B" w14:paraId="364F603B" w14:textId="77777777" w:rsidTr="0068613D">
        <w:trPr>
          <w:cantSplit/>
        </w:trPr>
        <w:tc>
          <w:tcPr>
            <w:tcW w:w="1555" w:type="dxa"/>
            <w:tcBorders>
              <w:top w:val="nil"/>
              <w:left w:val="nil"/>
              <w:bottom w:val="single" w:sz="4" w:space="0" w:color="auto"/>
              <w:right w:val="nil"/>
            </w:tcBorders>
          </w:tcPr>
          <w:p w14:paraId="49A5B991" w14:textId="77777777" w:rsidR="00660B6B" w:rsidRPr="00660B6B" w:rsidRDefault="00660B6B" w:rsidP="00E72843">
            <w:pPr>
              <w:keepNext/>
              <w:spacing w:before="240"/>
              <w:ind w:firstLine="0"/>
              <w:jc w:val="center"/>
              <w:rPr>
                <w:sz w:val="22"/>
                <w:szCs w:val="22"/>
              </w:rPr>
            </w:pPr>
            <w:r>
              <w:rPr>
                <w:sz w:val="22"/>
                <w:szCs w:val="22"/>
              </w:rPr>
              <w:t>Caatinga</w:t>
            </w:r>
          </w:p>
        </w:tc>
        <w:tc>
          <w:tcPr>
            <w:tcW w:w="2551" w:type="dxa"/>
            <w:tcBorders>
              <w:top w:val="nil"/>
              <w:left w:val="nil"/>
              <w:bottom w:val="single" w:sz="4" w:space="0" w:color="auto"/>
              <w:right w:val="nil"/>
            </w:tcBorders>
          </w:tcPr>
          <w:p w14:paraId="75CCC577" w14:textId="77777777" w:rsidR="00660B6B" w:rsidRPr="00660B6B" w:rsidRDefault="00660B6B" w:rsidP="00E72843">
            <w:pPr>
              <w:keepNext/>
              <w:spacing w:before="240"/>
              <w:ind w:firstLine="0"/>
              <w:jc w:val="center"/>
              <w:rPr>
                <w:sz w:val="22"/>
                <w:szCs w:val="22"/>
              </w:rPr>
            </w:pPr>
            <w:r>
              <w:rPr>
                <w:sz w:val="22"/>
                <w:szCs w:val="22"/>
              </w:rPr>
              <w:t>Resposta pulsada a eventos de chuva</w:t>
            </w:r>
          </w:p>
        </w:tc>
        <w:tc>
          <w:tcPr>
            <w:tcW w:w="2552" w:type="dxa"/>
            <w:tcBorders>
              <w:top w:val="nil"/>
              <w:left w:val="nil"/>
              <w:bottom w:val="single" w:sz="4" w:space="0" w:color="auto"/>
              <w:right w:val="nil"/>
            </w:tcBorders>
          </w:tcPr>
          <w:p w14:paraId="4BC0659C" w14:textId="77777777" w:rsidR="00660B6B" w:rsidRPr="00660B6B" w:rsidRDefault="0068613D" w:rsidP="00E72843">
            <w:pPr>
              <w:keepNext/>
              <w:spacing w:before="240"/>
              <w:ind w:firstLine="0"/>
              <w:jc w:val="center"/>
              <w:rPr>
                <w:sz w:val="22"/>
                <w:szCs w:val="22"/>
              </w:rPr>
            </w:pPr>
            <w:r>
              <w:rPr>
                <w:sz w:val="22"/>
                <w:szCs w:val="22"/>
              </w:rPr>
              <w:t>Evapotranspiração</w:t>
            </w:r>
          </w:p>
        </w:tc>
        <w:tc>
          <w:tcPr>
            <w:tcW w:w="2403" w:type="dxa"/>
            <w:tcBorders>
              <w:top w:val="nil"/>
              <w:left w:val="nil"/>
              <w:bottom w:val="single" w:sz="4" w:space="0" w:color="auto"/>
              <w:right w:val="nil"/>
            </w:tcBorders>
          </w:tcPr>
          <w:p w14:paraId="2F06E36C" w14:textId="77777777" w:rsidR="00660B6B" w:rsidRPr="00660B6B" w:rsidRDefault="00660B6B" w:rsidP="00E72843">
            <w:pPr>
              <w:keepNext/>
              <w:spacing w:after="0"/>
              <w:ind w:firstLine="0"/>
              <w:jc w:val="center"/>
              <w:rPr>
                <w:sz w:val="22"/>
                <w:szCs w:val="22"/>
              </w:rPr>
            </w:pPr>
            <w:r>
              <w:rPr>
                <w:sz w:val="22"/>
                <w:szCs w:val="22"/>
              </w:rPr>
              <w:t>Alta (R² = 94,2%)</w:t>
            </w:r>
          </w:p>
        </w:tc>
      </w:tr>
      <w:tr w:rsidR="00660B6B" w14:paraId="35286782" w14:textId="77777777" w:rsidTr="0068613D">
        <w:trPr>
          <w:trHeight w:val="775"/>
        </w:trPr>
        <w:tc>
          <w:tcPr>
            <w:tcW w:w="1555" w:type="dxa"/>
            <w:tcBorders>
              <w:top w:val="single" w:sz="4" w:space="0" w:color="auto"/>
              <w:left w:val="nil"/>
              <w:bottom w:val="single" w:sz="4" w:space="0" w:color="auto"/>
              <w:right w:val="nil"/>
            </w:tcBorders>
          </w:tcPr>
          <w:p w14:paraId="1E2B818A" w14:textId="77777777" w:rsidR="00660B6B" w:rsidRPr="00660B6B" w:rsidRDefault="00660B6B" w:rsidP="00E72843">
            <w:pPr>
              <w:spacing w:before="240"/>
              <w:ind w:firstLine="0"/>
              <w:jc w:val="center"/>
              <w:rPr>
                <w:sz w:val="22"/>
                <w:szCs w:val="22"/>
              </w:rPr>
            </w:pPr>
            <w:r>
              <w:rPr>
                <w:sz w:val="22"/>
                <w:szCs w:val="22"/>
              </w:rPr>
              <w:t>Mata Atlântica</w:t>
            </w:r>
          </w:p>
        </w:tc>
        <w:tc>
          <w:tcPr>
            <w:tcW w:w="2551" w:type="dxa"/>
            <w:tcBorders>
              <w:top w:val="single" w:sz="4" w:space="0" w:color="auto"/>
              <w:left w:val="nil"/>
              <w:bottom w:val="single" w:sz="4" w:space="0" w:color="auto"/>
              <w:right w:val="nil"/>
            </w:tcBorders>
          </w:tcPr>
          <w:p w14:paraId="06155744" w14:textId="77777777" w:rsidR="00E72843" w:rsidRPr="00660B6B" w:rsidRDefault="00660B6B" w:rsidP="00E72843">
            <w:pPr>
              <w:spacing w:before="240"/>
              <w:ind w:firstLine="0"/>
              <w:jc w:val="center"/>
              <w:rPr>
                <w:sz w:val="22"/>
                <w:szCs w:val="22"/>
              </w:rPr>
            </w:pPr>
            <w:r>
              <w:rPr>
                <w:sz w:val="22"/>
                <w:szCs w:val="22"/>
              </w:rPr>
              <w:t>Complexidade estrutural multifatorial</w:t>
            </w:r>
          </w:p>
        </w:tc>
        <w:tc>
          <w:tcPr>
            <w:tcW w:w="2552" w:type="dxa"/>
            <w:tcBorders>
              <w:top w:val="single" w:sz="4" w:space="0" w:color="auto"/>
              <w:left w:val="nil"/>
              <w:bottom w:val="single" w:sz="4" w:space="0" w:color="auto"/>
              <w:right w:val="nil"/>
            </w:tcBorders>
          </w:tcPr>
          <w:p w14:paraId="7BC16DCB" w14:textId="77777777" w:rsidR="00660B6B" w:rsidRPr="00660B6B" w:rsidRDefault="0068613D" w:rsidP="00E72843">
            <w:pPr>
              <w:spacing w:after="0"/>
              <w:ind w:firstLine="0"/>
              <w:jc w:val="center"/>
              <w:rPr>
                <w:sz w:val="22"/>
                <w:szCs w:val="22"/>
              </w:rPr>
            </w:pPr>
            <w:r>
              <w:rPr>
                <w:sz w:val="22"/>
                <w:szCs w:val="22"/>
              </w:rPr>
              <w:t>Evapotranspiração + sazonalidade + WAI (variabilidade residual antrópica)</w:t>
            </w:r>
          </w:p>
        </w:tc>
        <w:tc>
          <w:tcPr>
            <w:tcW w:w="2403" w:type="dxa"/>
            <w:tcBorders>
              <w:top w:val="single" w:sz="4" w:space="0" w:color="auto"/>
              <w:left w:val="nil"/>
              <w:bottom w:val="single" w:sz="4" w:space="0" w:color="auto"/>
              <w:right w:val="nil"/>
            </w:tcBorders>
          </w:tcPr>
          <w:p w14:paraId="469DF763" w14:textId="77777777" w:rsidR="00660B6B" w:rsidRPr="00660B6B" w:rsidRDefault="00E72843" w:rsidP="00E72843">
            <w:pPr>
              <w:spacing w:after="0"/>
              <w:ind w:firstLine="0"/>
              <w:jc w:val="center"/>
              <w:rPr>
                <w:sz w:val="22"/>
                <w:szCs w:val="22"/>
              </w:rPr>
            </w:pPr>
            <w:r>
              <w:rPr>
                <w:sz w:val="22"/>
                <w:szCs w:val="22"/>
              </w:rPr>
              <w:t>Moderada (R² = 73,7%)</w:t>
            </w:r>
          </w:p>
        </w:tc>
      </w:tr>
    </w:tbl>
    <w:p w14:paraId="6A17B832" w14:textId="77777777" w:rsidR="006C716B" w:rsidRDefault="006C716B" w:rsidP="006C716B"/>
    <w:p w14:paraId="2B024B6E" w14:textId="77777777" w:rsidR="006C716B" w:rsidRDefault="006C716B" w:rsidP="006C716B">
      <w:r>
        <w:t>A tipologia ecológica apresentada na Tabela 4, que sintetiza os regimes de controle da produtividade primária identificados em cada bioma, é coerente com os padrões descritos na literatura para esses ecossistemas: o controle pela limitação hídrica sazonal em savanas tropicais (Vourlitis et al., 2022), a resposta pulsada à precipitação característica de ambientes semiáridos (Silva et al., 2026) e a regulação multifatorial associada à fragmentação e à pressão antrópica na Mata Atlântica (Lima et al., 2020).</w:t>
      </w:r>
    </w:p>
    <w:p w14:paraId="121478B4" w14:textId="77777777" w:rsidR="006C716B" w:rsidRDefault="006C716B" w:rsidP="006C716B">
      <w:r>
        <w:t xml:space="preserve">Essa tipologia tem implicações metodológicas diretas para o monitoramento ambiental e a modelagem ecológica na região. Em biomas climaticamente limitados, isto é, aqueles em que a produtividade é controlada principalmente pela água ou pela temperatura, como o Cerrado e a Caatinga, um conjunto reduzido de variáveis climáticas, sobretudo a evapotranspiração, a </w:t>
      </w:r>
      <w:r>
        <w:lastRenderedPageBreak/>
        <w:t>precipitação, o balanço hídrico (WAI) e as componentes de sazonalidade, é suficiente para capturar grande parte da dinâmica da PSN, viabilizando o uso de modelos preditivos baseados exclusivamente em dados de sensoriamento remoto. Já na Mata Atlântica, a modelagem precisa ser complementada por variáveis estruturais, como índices de fragmentação, conectividade de remanescentes florestais e histórico de uso do solo, para capturar a fração da variabilidade ecológica que escapa aos preditores climáticos.</w:t>
      </w:r>
    </w:p>
    <w:p w14:paraId="36675EA5" w14:textId="77777777" w:rsidR="006C716B" w:rsidRDefault="006C716B" w:rsidP="006C716B">
      <w:r>
        <w:t>Mais amplamente, esses três regimes ilustram um princípio ecológico relevante: a previsibilidade estatística de um ecossistema é diretamente proporcional ao grau em que ele é governado por uma única forçante ambiental dominante. Quanto mais multifatorial o controle ecológico, menos previsível o sistema, e maior a necessidade de abordagens analíticas integradas. Essa observação reforça que estratégias homogêneas de gestão e monitoramento tendem a ser ineficazes em paisagens biodiversas como a da Bahia, sendo necessária a adoção de protocolos diferenciados por bioma.</w:t>
      </w:r>
    </w:p>
    <w:p w14:paraId="36A69DD5" w14:textId="77777777" w:rsidR="00424DB9" w:rsidRDefault="00B854DD">
      <w:pPr>
        <w:pStyle w:val="Ttulo2"/>
        <w:ind w:left="988" w:hanging="367"/>
      </w:pPr>
      <w:bookmarkStart w:id="21" w:name="_Toc235276062"/>
      <w:r>
        <w:t>Diagnóstico estatístico do modelo</w:t>
      </w:r>
      <w:bookmarkEnd w:id="21"/>
      <w:r>
        <w:t xml:space="preserve"> </w:t>
      </w:r>
    </w:p>
    <w:p w14:paraId="3101CF91" w14:textId="77777777" w:rsidR="006D73DA" w:rsidRDefault="006D73DA" w:rsidP="00871CEE">
      <w:pPr>
        <w:spacing w:before="240"/>
        <w:rPr>
          <w:color w:val="auto"/>
        </w:rPr>
      </w:pPr>
      <w:r>
        <w:t>A análise de resíduos (Figura 9) indicou distribuição normal na Mata Atlântica (Shapiro-Wilk: W = 0,996; p = 0,630) e no Cerrado (Shapiro-Wilk: W = 0,995; p = 0,423), atendendo ao pressuposto de normalidade. Na Caatinga (W = 0,983; p = 0,002), observou-se desvio de normalidade concentrado na cauda esquerda da distribuição, isto é, alguns meses com produtividade bem abaixo do previsto, coerente com secas severas ou queimadas de grande escala não plenamente capturadas pelos preditores climáticos médios. Adicionalmente, o teste de Ljung-Box detectou autocorrelação residual significativa nos três biomas (Mata Atlântica: p &lt; 0,001, ACF de defasagem 1 = 0,51; Cerrado: p = 0,005, ACF = 0,20; Caatinga: p &lt; 0,001, ACF = 0,42), resultado novo em relação à série de 2001 a 2020, na qual apenas a Caatinga apresentava esse padrão. Essa autocorrelação indica memória temporal não modelada, ou seja, a produtividade de um mês depende em parte das condições dos meses anteriores (por exemplo, da água acumulada no solo), efeito que preditores do mesmo mês não capturam; ela é mais forte na Mata Atlântica, coerente com a resposta defasada da vegetação à disponibilidade hídrica acumulada. Contudo, como o modelo manteve R² de 91,20% na Caatinga, 95,73% no Cerrado e 66,98% na Mata Atlântica sob validação TimeSeriesSplit, essa dependência temporal residual não impediu que a capacidade preditiva permanecesse elevada quando a ordem temporal foi respeitada.</w:t>
      </w:r>
    </w:p>
    <w:p w14:paraId="2D84C9B0" w14:textId="77777777" w:rsidR="00FC01D1" w:rsidRDefault="006D73DA" w:rsidP="00FC01D1">
      <w:pPr>
        <w:rPr>
          <w:b/>
          <w:bCs/>
          <w:sz w:val="22"/>
          <w:szCs w:val="22"/>
        </w:rPr>
      </w:pPr>
      <w:r>
        <w:lastRenderedPageBreak/>
        <w:t>Embora indique um desvio dos pressupostos clássicos, esse comportamento residual deve ser interpretado em conjunto com o desempenho preditivo do modelo, que se manteve estável sob validação cruzada repetida (150 partições) e sob validação temporal. A incorporação explícita da dependência temporal (por exemplo, com preditores defasados ou termos autorregressivos) é uma extensão natural para trabalhos futuros. O diagnóstico completo dos resíduos está apresentado na Figura 9.</w:t>
      </w:r>
    </w:p>
    <w:p w14:paraId="5A3A40E0" w14:textId="77777777" w:rsidR="00871CEE" w:rsidRDefault="00871CEE" w:rsidP="00FC01D1">
      <w:pPr>
        <w:rPr>
          <w:b/>
          <w:bCs/>
          <w:sz w:val="22"/>
          <w:szCs w:val="22"/>
        </w:rPr>
      </w:pPr>
    </w:p>
    <w:p w14:paraId="07D7A659" w14:textId="77777777" w:rsidR="006D1256" w:rsidRDefault="00000000">
      <w:pPr>
        <w:keepNext/>
        <w:spacing w:before="240" w:after="40"/>
        <w:ind w:firstLine="0"/>
        <w:jc w:val="center"/>
        <w:rPr>
          <w:b/>
          <w:bCs/>
          <w:sz w:val="22"/>
          <w:szCs w:val="22"/>
        </w:rPr>
      </w:pPr>
      <w:r>
        <w:rPr>
          <w:b/>
          <w:sz w:val="22"/>
          <w:szCs w:val="22"/>
        </w:rPr>
        <w:t>Figura 9 - Diagnóstico de resíduos do MRMP-N nos três biomas.</w:t>
      </w:r>
    </w:p>
    <w:p w14:paraId="7715570E" w14:textId="77777777" w:rsidR="006D73DA" w:rsidRDefault="00D92005" w:rsidP="00FC01D1">
      <w:pPr>
        <w:ind w:firstLine="0"/>
        <w:jc w:val="center"/>
      </w:pPr>
      <w:r>
        <w:rPr>
          <w:noProof/>
        </w:rPr>
        <w:drawing>
          <wp:inline distT="0" distB="0" distL="114300" distR="114300" wp14:anchorId="7F62ED9A" wp14:editId="4A611B02">
            <wp:extent cx="5771782" cy="5034018"/>
            <wp:effectExtent l="0" t="0" r="635" b="0"/>
            <wp:docPr id="1320567064"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7064" name="Figura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1782" cy="5034018"/>
                    </a:xfrm>
                    <a:prstGeom prst="rect">
                      <a:avLst/>
                    </a:prstGeom>
                  </pic:spPr>
                </pic:pic>
              </a:graphicData>
            </a:graphic>
          </wp:inline>
        </w:drawing>
      </w:r>
    </w:p>
    <w:p w14:paraId="08B9B32B" w14:textId="77777777" w:rsidR="00871CEE" w:rsidRDefault="00871CEE" w:rsidP="00C635BE"/>
    <w:p w14:paraId="571B2E7E" w14:textId="77777777" w:rsidR="00C635BE" w:rsidRDefault="00C635BE" w:rsidP="00C635BE">
      <w:r>
        <w:t xml:space="preserve">O teste de Y-randomization responde a uma pergunta simples: o modelo encontraria um ajuste parecido se a PSN fosse embaralhada ao acaso? Para isso, a coluna da PSN foi permutada 100 vezes e, a cada vez, o modelo foi reajustado e avaliado por validação cruzada. Os modelos com dados embaralhados tiveram R² médio negativo (-10,6% na Mata Atlântica, -10,9% no </w:t>
      </w:r>
      <w:r>
        <w:lastRenderedPageBreak/>
        <w:t>Cerrado e -13,0% na Caatinga), ou seja, previram pior do que a simples média, enquanto os modelos reais alcançaram 73,8%, 96,7% e 94,2%. A diferença (Δ = 84,42, 107,54 e 107,20 pontos percentuais, respectivamente) supera com folga o mínimo de 60 adotado, e nenhuma das 100 permutações igualou o modelo real (p empírico = 0,0099 nos três biomas). Conclui-se que o desempenho reflete relação genuína entre clima e PSN, e não coincidência numérica ou sobreajuste (Figura 10).</w:t>
      </w:r>
    </w:p>
    <w:p w14:paraId="48D3889D" w14:textId="77777777" w:rsidR="00C635BE" w:rsidRDefault="00C635BE" w:rsidP="00C635BE">
      <w:r>
        <w:t>A menor margem de separação da Mata Atlântica é consistente com a elevada variabilidade ecológica intrínseca desse bioma, marcada pela intensa fragmentação da paisagem e pela forte pressão antrópica na Bahia, que introduzem componentes adicionais de variabilidade na PSN não integralmente representados pelos preditores climáticos utilizados no modelo. Os resultados do Y-randomization estão apresentados na Figura 10.</w:t>
      </w:r>
    </w:p>
    <w:p w14:paraId="762CDE00" w14:textId="77777777" w:rsidR="00C635BE" w:rsidRPr="008E6EBD" w:rsidRDefault="00DA2490" w:rsidP="00C635BE">
      <w:pPr>
        <w:keepNext/>
        <w:ind w:firstLine="0"/>
        <w:jc w:val="center"/>
        <w:rPr>
          <w:sz w:val="22"/>
          <w:szCs w:val="22"/>
        </w:rPr>
      </w:pPr>
      <w:r>
        <w:rPr>
          <w:b/>
          <w:sz w:val="22"/>
          <w:szCs w:val="22"/>
        </w:rPr>
        <w:t>Figura 10 - Y-randomization do MRMP-N nos três biomas.</w:t>
      </w:r>
    </w:p>
    <w:p w14:paraId="324DA694" w14:textId="77777777" w:rsidR="00C635BE" w:rsidRDefault="00871CEE" w:rsidP="00C635BE">
      <w:pPr>
        <w:ind w:firstLine="0"/>
        <w:jc w:val="center"/>
      </w:pPr>
      <w:r>
        <w:rPr>
          <w:b/>
          <w:bCs/>
          <w:noProof/>
          <w:sz w:val="22"/>
          <w:szCs w:val="22"/>
        </w:rPr>
        <w:drawing>
          <wp:inline distT="0" distB="0" distL="114300" distR="114300" wp14:anchorId="34EA2409" wp14:editId="5050E4AA">
            <wp:extent cx="5762625" cy="1190942"/>
            <wp:effectExtent l="0" t="0" r="0" b="0"/>
            <wp:docPr id="1504567407"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67407" name="Figura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2625" cy="1190942"/>
                    </a:xfrm>
                    <a:prstGeom prst="rect">
                      <a:avLst/>
                    </a:prstGeom>
                  </pic:spPr>
                </pic:pic>
              </a:graphicData>
            </a:graphic>
          </wp:inline>
        </w:drawing>
      </w:r>
    </w:p>
    <w:p w14:paraId="67FC49EA" w14:textId="77777777" w:rsidR="00C635BE" w:rsidRDefault="00C635BE" w:rsidP="00871CEE">
      <w:pPr>
        <w:spacing w:before="240"/>
      </w:pPr>
      <w:r>
        <w:t>Em conjunto, os procedimentos de diagnóstico convergem para uma mesma conclusão: o modelo MRMP-N captura estrutura ecológica genuína nos três biomas, apresentando desempenho estatisticamente robusto e coerente com as características ambientais de cada ecossistema. O diagnóstico de multicolinearidade (Tabela 5) mostra colinearidade elevada apenas onde a evapotranspiração e o WAI integram juntos o modelo no Cerrado (Cerrado: VIF de 36,99 (EV) e 31,61 (WAI)), controlada pela penalização L2 do Ridge mas que exige cautela na interpretação isolada dos coeficientes dessas duas variáveis; na Mata Atlântica e na Caatinga todos os VIF ficaram abaixo de 5,1. Essas particularidades, junto com a não normalidade dos resíduos da Caatinga, a autocorrelação residual nos três biomas e a menor margem de Y-randomization na Mata Atlântica, não comprometem a validade do modelo, refletindo características ecológicas legítimas dos sistemas analisados.</w:t>
      </w:r>
    </w:p>
    <w:p w14:paraId="54AC8128" w14:textId="77777777" w:rsidR="006D1256" w:rsidRDefault="00000000">
      <w:pPr>
        <w:keepNext/>
        <w:spacing w:line="259" w:lineRule="auto"/>
        <w:ind w:right="454" w:firstLine="0"/>
        <w:jc w:val="center"/>
        <w:rPr>
          <w:iCs/>
          <w:sz w:val="22"/>
          <w:szCs w:val="22"/>
        </w:rPr>
      </w:pPr>
      <w:r>
        <w:rPr>
          <w:b/>
          <w:sz w:val="22"/>
          <w:szCs w:val="22"/>
        </w:rPr>
        <w:lastRenderedPageBreak/>
        <w:t>Tabela 5 - Fator de Inflação da Variância (VIF) das variáveis preditoras por bioma.</w:t>
      </w:r>
    </w:p>
    <w:tbl>
      <w:tblPr>
        <w:tblStyle w:val="TableGrid"/>
        <w:tblW w:w="9072" w:type="dxa"/>
        <w:jc w:val="center"/>
        <w:tblInd w:w="0" w:type="dxa"/>
        <w:tblLayout w:type="fixed"/>
        <w:tblLook w:val="04A0" w:firstRow="1" w:lastRow="0" w:firstColumn="1" w:lastColumn="0" w:noHBand="0" w:noVBand="1"/>
      </w:tblPr>
      <w:tblGrid>
        <w:gridCol w:w="2268"/>
        <w:gridCol w:w="2268"/>
        <w:gridCol w:w="2268"/>
        <w:gridCol w:w="2268"/>
      </w:tblGrid>
      <w:tr w:rsidR="006D1256" w14:paraId="55E73C49" w14:textId="77777777" w:rsidTr="00573DF0">
        <w:trPr>
          <w:cantSplit/>
          <w:tblHeader/>
          <w:jc w:val="center"/>
        </w:trPr>
        <w:tc>
          <w:tcPr>
            <w:tcW w:w="2268" w:type="dxa"/>
            <w:tcBorders>
              <w:bottom w:val="single" w:sz="4" w:space="0" w:color="auto"/>
            </w:tcBorders>
          </w:tcPr>
          <w:p w14:paraId="78E3ABA0" w14:textId="77777777" w:rsidR="006D1256" w:rsidRDefault="00000000" w:rsidP="00573DF0">
            <w:pPr>
              <w:keepNext/>
              <w:spacing w:after="0"/>
              <w:ind w:firstLine="0"/>
              <w:jc w:val="center"/>
            </w:pPr>
            <w:r>
              <w:rPr>
                <w:b/>
                <w:sz w:val="20"/>
              </w:rPr>
              <w:t>Variável</w:t>
            </w:r>
          </w:p>
        </w:tc>
        <w:tc>
          <w:tcPr>
            <w:tcW w:w="2268" w:type="dxa"/>
            <w:tcBorders>
              <w:bottom w:val="single" w:sz="4" w:space="0" w:color="auto"/>
            </w:tcBorders>
          </w:tcPr>
          <w:p w14:paraId="513C1FFF" w14:textId="77777777" w:rsidR="006D1256" w:rsidRDefault="00000000" w:rsidP="00573DF0">
            <w:pPr>
              <w:keepNext/>
              <w:spacing w:after="0"/>
              <w:ind w:firstLine="0"/>
              <w:jc w:val="center"/>
            </w:pPr>
            <w:r>
              <w:rPr>
                <w:b/>
                <w:sz w:val="20"/>
              </w:rPr>
              <w:t>Mata Atlântica</w:t>
            </w:r>
          </w:p>
        </w:tc>
        <w:tc>
          <w:tcPr>
            <w:tcW w:w="2268" w:type="dxa"/>
            <w:tcBorders>
              <w:bottom w:val="single" w:sz="4" w:space="0" w:color="auto"/>
            </w:tcBorders>
          </w:tcPr>
          <w:p w14:paraId="0AA451AE" w14:textId="77777777" w:rsidR="006D1256" w:rsidRDefault="00000000" w:rsidP="00573DF0">
            <w:pPr>
              <w:keepNext/>
              <w:spacing w:after="0"/>
              <w:ind w:firstLine="0"/>
              <w:jc w:val="center"/>
            </w:pPr>
            <w:r>
              <w:rPr>
                <w:b/>
                <w:sz w:val="20"/>
              </w:rPr>
              <w:t>Cerrado</w:t>
            </w:r>
          </w:p>
        </w:tc>
        <w:tc>
          <w:tcPr>
            <w:tcW w:w="2268" w:type="dxa"/>
            <w:tcBorders>
              <w:bottom w:val="single" w:sz="4" w:space="0" w:color="auto"/>
            </w:tcBorders>
          </w:tcPr>
          <w:p w14:paraId="5CDE4418" w14:textId="77777777" w:rsidR="006D1256" w:rsidRDefault="00000000" w:rsidP="00573DF0">
            <w:pPr>
              <w:keepNext/>
              <w:spacing w:after="0"/>
              <w:ind w:firstLine="0"/>
              <w:jc w:val="center"/>
            </w:pPr>
            <w:r>
              <w:rPr>
                <w:b/>
                <w:sz w:val="20"/>
              </w:rPr>
              <w:t>Caatinga</w:t>
            </w:r>
          </w:p>
        </w:tc>
      </w:tr>
      <w:tr w:rsidR="006D1256" w14:paraId="2CBB3601" w14:textId="77777777" w:rsidTr="00573DF0">
        <w:trPr>
          <w:cantSplit/>
          <w:jc w:val="center"/>
        </w:trPr>
        <w:tc>
          <w:tcPr>
            <w:tcW w:w="2268" w:type="dxa"/>
            <w:tcBorders>
              <w:top w:val="single" w:sz="4" w:space="0" w:color="auto"/>
            </w:tcBorders>
          </w:tcPr>
          <w:p w14:paraId="2300A81E" w14:textId="77777777" w:rsidR="006D1256" w:rsidRDefault="00000000" w:rsidP="00573DF0">
            <w:pPr>
              <w:keepNext/>
              <w:spacing w:after="0"/>
              <w:ind w:firstLine="0"/>
              <w:jc w:val="center"/>
            </w:pPr>
            <w:r>
              <w:rPr>
                <w:sz w:val="20"/>
              </w:rPr>
              <w:t>EV</w:t>
            </w:r>
          </w:p>
        </w:tc>
        <w:tc>
          <w:tcPr>
            <w:tcW w:w="2268" w:type="dxa"/>
            <w:tcBorders>
              <w:top w:val="single" w:sz="4" w:space="0" w:color="auto"/>
            </w:tcBorders>
          </w:tcPr>
          <w:p w14:paraId="6B3E5A71" w14:textId="77777777" w:rsidR="006D1256" w:rsidRDefault="00000000" w:rsidP="00573DF0">
            <w:pPr>
              <w:keepNext/>
              <w:spacing w:after="0"/>
              <w:ind w:firstLine="0"/>
              <w:jc w:val="center"/>
            </w:pPr>
            <w:r>
              <w:rPr>
                <w:sz w:val="20"/>
              </w:rPr>
              <w:t>2,65</w:t>
            </w:r>
          </w:p>
        </w:tc>
        <w:tc>
          <w:tcPr>
            <w:tcW w:w="2268" w:type="dxa"/>
            <w:tcBorders>
              <w:top w:val="single" w:sz="4" w:space="0" w:color="auto"/>
            </w:tcBorders>
          </w:tcPr>
          <w:p w14:paraId="52208F32" w14:textId="77777777" w:rsidR="006D1256" w:rsidRDefault="00000000" w:rsidP="00573DF0">
            <w:pPr>
              <w:keepNext/>
              <w:spacing w:after="0"/>
              <w:ind w:firstLine="0"/>
              <w:jc w:val="center"/>
            </w:pPr>
            <w:r>
              <w:rPr>
                <w:sz w:val="20"/>
              </w:rPr>
              <w:t>36,99</w:t>
            </w:r>
          </w:p>
        </w:tc>
        <w:tc>
          <w:tcPr>
            <w:tcW w:w="2268" w:type="dxa"/>
            <w:tcBorders>
              <w:top w:val="single" w:sz="4" w:space="0" w:color="auto"/>
            </w:tcBorders>
          </w:tcPr>
          <w:p w14:paraId="46224B9A" w14:textId="77777777" w:rsidR="006D1256" w:rsidRDefault="00000000" w:rsidP="00573DF0">
            <w:pPr>
              <w:keepNext/>
              <w:spacing w:after="0"/>
              <w:ind w:firstLine="0"/>
              <w:jc w:val="center"/>
            </w:pPr>
            <w:r>
              <w:rPr>
                <w:sz w:val="20"/>
              </w:rPr>
              <w:t>5,02</w:t>
            </w:r>
          </w:p>
        </w:tc>
      </w:tr>
      <w:tr w:rsidR="006D1256" w14:paraId="7E4B0C72" w14:textId="77777777">
        <w:trPr>
          <w:cantSplit/>
          <w:jc w:val="center"/>
        </w:trPr>
        <w:tc>
          <w:tcPr>
            <w:tcW w:w="2268" w:type="dxa"/>
          </w:tcPr>
          <w:p w14:paraId="25137CC9" w14:textId="77777777" w:rsidR="006D1256" w:rsidRDefault="00000000" w:rsidP="00573DF0">
            <w:pPr>
              <w:keepNext/>
              <w:spacing w:after="0"/>
              <w:ind w:firstLine="0"/>
              <w:jc w:val="center"/>
            </w:pPr>
            <w:r>
              <w:rPr>
                <w:sz w:val="20"/>
              </w:rPr>
              <w:t>PRE</w:t>
            </w:r>
          </w:p>
        </w:tc>
        <w:tc>
          <w:tcPr>
            <w:tcW w:w="2268" w:type="dxa"/>
          </w:tcPr>
          <w:p w14:paraId="77A6FC3D" w14:textId="77777777" w:rsidR="006D1256" w:rsidRDefault="00000000" w:rsidP="00573DF0">
            <w:pPr>
              <w:keepNext/>
              <w:spacing w:after="0"/>
              <w:ind w:firstLine="0"/>
              <w:jc w:val="center"/>
            </w:pPr>
            <w:r>
              <w:rPr>
                <w:sz w:val="20"/>
              </w:rPr>
              <w:t>—</w:t>
            </w:r>
          </w:p>
        </w:tc>
        <w:tc>
          <w:tcPr>
            <w:tcW w:w="2268" w:type="dxa"/>
          </w:tcPr>
          <w:p w14:paraId="5C27AC77" w14:textId="77777777" w:rsidR="006D1256" w:rsidRDefault="00000000" w:rsidP="00573DF0">
            <w:pPr>
              <w:keepNext/>
              <w:spacing w:after="0"/>
              <w:ind w:firstLine="0"/>
              <w:jc w:val="center"/>
            </w:pPr>
            <w:r>
              <w:rPr>
                <w:sz w:val="20"/>
              </w:rPr>
              <w:t>4,02</w:t>
            </w:r>
          </w:p>
        </w:tc>
        <w:tc>
          <w:tcPr>
            <w:tcW w:w="2268" w:type="dxa"/>
          </w:tcPr>
          <w:p w14:paraId="79103841" w14:textId="77777777" w:rsidR="006D1256" w:rsidRDefault="00000000" w:rsidP="00573DF0">
            <w:pPr>
              <w:keepNext/>
              <w:spacing w:after="0"/>
              <w:ind w:firstLine="0"/>
              <w:jc w:val="center"/>
            </w:pPr>
            <w:r>
              <w:rPr>
                <w:sz w:val="20"/>
              </w:rPr>
              <w:t>1,68</w:t>
            </w:r>
          </w:p>
        </w:tc>
      </w:tr>
      <w:tr w:rsidR="006D1256" w14:paraId="0897B6F3" w14:textId="77777777">
        <w:trPr>
          <w:cantSplit/>
          <w:jc w:val="center"/>
        </w:trPr>
        <w:tc>
          <w:tcPr>
            <w:tcW w:w="2268" w:type="dxa"/>
          </w:tcPr>
          <w:p w14:paraId="202974EA" w14:textId="77777777" w:rsidR="006D1256" w:rsidRDefault="00000000" w:rsidP="00573DF0">
            <w:pPr>
              <w:keepNext/>
              <w:spacing w:after="0"/>
              <w:ind w:firstLine="0"/>
              <w:jc w:val="center"/>
            </w:pPr>
            <w:r>
              <w:rPr>
                <w:sz w:val="20"/>
              </w:rPr>
              <w:t>TST</w:t>
            </w:r>
          </w:p>
        </w:tc>
        <w:tc>
          <w:tcPr>
            <w:tcW w:w="2268" w:type="dxa"/>
          </w:tcPr>
          <w:p w14:paraId="71770674" w14:textId="77777777" w:rsidR="006D1256" w:rsidRDefault="00000000" w:rsidP="00573DF0">
            <w:pPr>
              <w:keepNext/>
              <w:spacing w:after="0"/>
              <w:ind w:firstLine="0"/>
              <w:jc w:val="center"/>
            </w:pPr>
            <w:r>
              <w:rPr>
                <w:sz w:val="20"/>
              </w:rPr>
              <w:t>4,23</w:t>
            </w:r>
          </w:p>
        </w:tc>
        <w:tc>
          <w:tcPr>
            <w:tcW w:w="2268" w:type="dxa"/>
          </w:tcPr>
          <w:p w14:paraId="7E3F7AFC" w14:textId="77777777" w:rsidR="006D1256" w:rsidRDefault="00000000" w:rsidP="00573DF0">
            <w:pPr>
              <w:keepNext/>
              <w:spacing w:after="0"/>
              <w:ind w:firstLine="0"/>
              <w:jc w:val="center"/>
            </w:pPr>
            <w:r>
              <w:rPr>
                <w:sz w:val="20"/>
              </w:rPr>
              <w:t>—</w:t>
            </w:r>
          </w:p>
        </w:tc>
        <w:tc>
          <w:tcPr>
            <w:tcW w:w="2268" w:type="dxa"/>
          </w:tcPr>
          <w:p w14:paraId="645E16A5" w14:textId="77777777" w:rsidR="006D1256" w:rsidRDefault="00000000" w:rsidP="00573DF0">
            <w:pPr>
              <w:keepNext/>
              <w:spacing w:after="0"/>
              <w:ind w:firstLine="0"/>
              <w:jc w:val="center"/>
            </w:pPr>
            <w:r>
              <w:rPr>
                <w:sz w:val="20"/>
              </w:rPr>
              <w:t>3,90</w:t>
            </w:r>
          </w:p>
        </w:tc>
      </w:tr>
      <w:tr w:rsidR="006D1256" w14:paraId="44CE6CC1" w14:textId="77777777">
        <w:trPr>
          <w:cantSplit/>
          <w:jc w:val="center"/>
        </w:trPr>
        <w:tc>
          <w:tcPr>
            <w:tcW w:w="2268" w:type="dxa"/>
          </w:tcPr>
          <w:p w14:paraId="3F52372F" w14:textId="77777777" w:rsidR="006D1256" w:rsidRDefault="00000000" w:rsidP="00573DF0">
            <w:pPr>
              <w:keepNext/>
              <w:spacing w:after="0"/>
              <w:ind w:firstLine="0"/>
              <w:jc w:val="center"/>
            </w:pPr>
            <w:r>
              <w:rPr>
                <w:sz w:val="20"/>
              </w:rPr>
              <w:t>WAI</w:t>
            </w:r>
          </w:p>
        </w:tc>
        <w:tc>
          <w:tcPr>
            <w:tcW w:w="2268" w:type="dxa"/>
          </w:tcPr>
          <w:p w14:paraId="501BD4AC" w14:textId="77777777" w:rsidR="006D1256" w:rsidRDefault="00000000" w:rsidP="00573DF0">
            <w:pPr>
              <w:keepNext/>
              <w:spacing w:after="0"/>
              <w:ind w:firstLine="0"/>
              <w:jc w:val="center"/>
            </w:pPr>
            <w:r>
              <w:rPr>
                <w:sz w:val="20"/>
              </w:rPr>
              <w:t>3,54</w:t>
            </w:r>
          </w:p>
        </w:tc>
        <w:tc>
          <w:tcPr>
            <w:tcW w:w="2268" w:type="dxa"/>
          </w:tcPr>
          <w:p w14:paraId="56BAB914" w14:textId="77777777" w:rsidR="006D1256" w:rsidRDefault="00000000" w:rsidP="00573DF0">
            <w:pPr>
              <w:keepNext/>
              <w:spacing w:after="0"/>
              <w:ind w:firstLine="0"/>
              <w:jc w:val="center"/>
            </w:pPr>
            <w:r>
              <w:rPr>
                <w:sz w:val="20"/>
              </w:rPr>
              <w:t>31,61</w:t>
            </w:r>
          </w:p>
        </w:tc>
        <w:tc>
          <w:tcPr>
            <w:tcW w:w="2268" w:type="dxa"/>
          </w:tcPr>
          <w:p w14:paraId="545B1200" w14:textId="77777777" w:rsidR="006D1256" w:rsidRDefault="00000000" w:rsidP="00573DF0">
            <w:pPr>
              <w:keepNext/>
              <w:spacing w:after="0"/>
              <w:ind w:firstLine="0"/>
              <w:jc w:val="center"/>
            </w:pPr>
            <w:r>
              <w:rPr>
                <w:sz w:val="20"/>
              </w:rPr>
              <w:t>—</w:t>
            </w:r>
          </w:p>
        </w:tc>
      </w:tr>
      <w:tr w:rsidR="006D1256" w14:paraId="3C6B60EA" w14:textId="77777777" w:rsidTr="00573DF0">
        <w:trPr>
          <w:cantSplit/>
          <w:trHeight w:val="66"/>
          <w:jc w:val="center"/>
        </w:trPr>
        <w:tc>
          <w:tcPr>
            <w:tcW w:w="2268" w:type="dxa"/>
            <w:tcBorders>
              <w:bottom w:val="single" w:sz="4" w:space="0" w:color="auto"/>
            </w:tcBorders>
          </w:tcPr>
          <w:p w14:paraId="3E2F1163" w14:textId="77777777" w:rsidR="006D1256" w:rsidRDefault="00000000" w:rsidP="00573DF0">
            <w:pPr>
              <w:keepNext/>
              <w:spacing w:after="0"/>
              <w:ind w:firstLine="0"/>
              <w:jc w:val="center"/>
            </w:pPr>
            <w:proofErr w:type="spellStart"/>
            <w:r>
              <w:rPr>
                <w:sz w:val="20"/>
              </w:rPr>
              <w:t>SAZsin</w:t>
            </w:r>
            <w:proofErr w:type="spellEnd"/>
          </w:p>
        </w:tc>
        <w:tc>
          <w:tcPr>
            <w:tcW w:w="2268" w:type="dxa"/>
            <w:tcBorders>
              <w:bottom w:val="single" w:sz="4" w:space="0" w:color="auto"/>
            </w:tcBorders>
          </w:tcPr>
          <w:p w14:paraId="2EBAE4AC" w14:textId="77777777" w:rsidR="006D1256" w:rsidRDefault="00000000" w:rsidP="00573DF0">
            <w:pPr>
              <w:keepNext/>
              <w:spacing w:after="0"/>
              <w:ind w:firstLine="0"/>
              <w:jc w:val="center"/>
            </w:pPr>
            <w:r>
              <w:rPr>
                <w:sz w:val="20"/>
              </w:rPr>
              <w:t>1,65</w:t>
            </w:r>
          </w:p>
        </w:tc>
        <w:tc>
          <w:tcPr>
            <w:tcW w:w="2268" w:type="dxa"/>
            <w:tcBorders>
              <w:bottom w:val="single" w:sz="4" w:space="0" w:color="auto"/>
            </w:tcBorders>
          </w:tcPr>
          <w:p w14:paraId="52E36EED" w14:textId="77777777" w:rsidR="006D1256" w:rsidRDefault="00000000" w:rsidP="00573DF0">
            <w:pPr>
              <w:keepNext/>
              <w:spacing w:after="0"/>
              <w:ind w:firstLine="0"/>
              <w:jc w:val="center"/>
            </w:pPr>
            <w:r>
              <w:rPr>
                <w:sz w:val="20"/>
              </w:rPr>
              <w:t>4,49</w:t>
            </w:r>
          </w:p>
        </w:tc>
        <w:tc>
          <w:tcPr>
            <w:tcW w:w="2268" w:type="dxa"/>
            <w:tcBorders>
              <w:bottom w:val="single" w:sz="4" w:space="0" w:color="auto"/>
            </w:tcBorders>
          </w:tcPr>
          <w:p w14:paraId="7A236F22" w14:textId="77777777" w:rsidR="006D1256" w:rsidRDefault="00000000" w:rsidP="00573DF0">
            <w:pPr>
              <w:keepNext/>
              <w:spacing w:after="0"/>
              <w:ind w:firstLine="0"/>
              <w:jc w:val="center"/>
            </w:pPr>
            <w:r>
              <w:rPr>
                <w:sz w:val="20"/>
              </w:rPr>
              <w:t>2,63</w:t>
            </w:r>
          </w:p>
        </w:tc>
      </w:tr>
      <w:tr w:rsidR="006D1256" w14:paraId="363969FE" w14:textId="77777777" w:rsidTr="00573DF0">
        <w:trPr>
          <w:jc w:val="center"/>
        </w:trPr>
        <w:tc>
          <w:tcPr>
            <w:tcW w:w="2268" w:type="dxa"/>
            <w:tcBorders>
              <w:top w:val="single" w:sz="4" w:space="0" w:color="auto"/>
              <w:bottom w:val="single" w:sz="4" w:space="0" w:color="auto"/>
            </w:tcBorders>
          </w:tcPr>
          <w:p w14:paraId="7E71CAB2" w14:textId="77777777" w:rsidR="006D1256" w:rsidRDefault="00000000" w:rsidP="00573DF0">
            <w:pPr>
              <w:spacing w:after="0"/>
              <w:ind w:firstLine="0"/>
              <w:jc w:val="center"/>
            </w:pPr>
            <w:proofErr w:type="spellStart"/>
            <w:r>
              <w:rPr>
                <w:sz w:val="20"/>
              </w:rPr>
              <w:t>SAZcos</w:t>
            </w:r>
            <w:proofErr w:type="spellEnd"/>
          </w:p>
        </w:tc>
        <w:tc>
          <w:tcPr>
            <w:tcW w:w="2268" w:type="dxa"/>
            <w:tcBorders>
              <w:top w:val="single" w:sz="4" w:space="0" w:color="auto"/>
              <w:bottom w:val="single" w:sz="4" w:space="0" w:color="auto"/>
            </w:tcBorders>
          </w:tcPr>
          <w:p w14:paraId="6E79F8C3" w14:textId="77777777" w:rsidR="006D1256" w:rsidRDefault="00000000" w:rsidP="00573DF0">
            <w:pPr>
              <w:spacing w:after="0"/>
              <w:ind w:firstLine="0"/>
              <w:jc w:val="center"/>
            </w:pPr>
            <w:r>
              <w:rPr>
                <w:sz w:val="20"/>
              </w:rPr>
              <w:t>3,92</w:t>
            </w:r>
          </w:p>
        </w:tc>
        <w:tc>
          <w:tcPr>
            <w:tcW w:w="2268" w:type="dxa"/>
            <w:tcBorders>
              <w:top w:val="single" w:sz="4" w:space="0" w:color="auto"/>
              <w:bottom w:val="single" w:sz="4" w:space="0" w:color="auto"/>
            </w:tcBorders>
          </w:tcPr>
          <w:p w14:paraId="58493278" w14:textId="77777777" w:rsidR="006D1256" w:rsidRDefault="00000000" w:rsidP="00573DF0">
            <w:pPr>
              <w:spacing w:after="0"/>
              <w:ind w:firstLine="0"/>
              <w:jc w:val="center"/>
            </w:pPr>
            <w:r>
              <w:rPr>
                <w:sz w:val="20"/>
              </w:rPr>
              <w:t>3,59</w:t>
            </w:r>
          </w:p>
        </w:tc>
        <w:tc>
          <w:tcPr>
            <w:tcW w:w="2268" w:type="dxa"/>
            <w:tcBorders>
              <w:top w:val="single" w:sz="4" w:space="0" w:color="auto"/>
              <w:bottom w:val="single" w:sz="4" w:space="0" w:color="auto"/>
            </w:tcBorders>
          </w:tcPr>
          <w:p w14:paraId="0B221983" w14:textId="77777777" w:rsidR="006D1256" w:rsidRDefault="00000000" w:rsidP="00573DF0">
            <w:pPr>
              <w:spacing w:after="0"/>
              <w:ind w:firstLine="0"/>
              <w:jc w:val="center"/>
            </w:pPr>
            <w:r>
              <w:rPr>
                <w:sz w:val="20"/>
              </w:rPr>
              <w:t>3,76</w:t>
            </w:r>
          </w:p>
        </w:tc>
      </w:tr>
    </w:tbl>
    <w:p w14:paraId="53A3FFFA" w14:textId="77777777" w:rsidR="006D1256" w:rsidRDefault="006D1256"/>
    <w:p w14:paraId="559FF754" w14:textId="77777777" w:rsidR="008E6EBD" w:rsidRDefault="00B854DD" w:rsidP="008E6EBD">
      <w:pPr>
        <w:pStyle w:val="Ttulo2"/>
        <w:ind w:left="988" w:hanging="367"/>
      </w:pPr>
      <w:bookmarkStart w:id="22" w:name="_Toc235276063"/>
      <w:r>
        <w:t>Influência do ENSO sobre a produtividade dos biomas</w:t>
      </w:r>
      <w:bookmarkEnd w:id="22"/>
      <w:r>
        <w:t xml:space="preserve"> </w:t>
      </w:r>
    </w:p>
    <w:p w14:paraId="74E045BA" w14:textId="77777777" w:rsidR="008E6EBD" w:rsidRDefault="008E6EBD" w:rsidP="00871CEE">
      <w:pPr>
        <w:spacing w:before="240"/>
      </w:pPr>
      <w:del w:id="90148" w:author="Claude (revisão de dados)" w:date="2026-09-21T01:01:57Z">
        <w:r>
          <w:delText>A fase ENSO de cada mês foi classificada pelo critério oficial da NOAA (ONI igual ou superior a +0,5 °C, ou igual ou inferior a −0,5 °C, por pelo menos cinco trimestres móveis consecutivos), o que resultou em 149 meses neutros, 76 de El Niño e 72 de La Niña, sem defasagem entre a fase e as variáveis do mês. O teste de Kruskal-Wallis não detectou diferenças estatisticamente significativas da PSN entre as fases na Mata Atlântica (p = 0,065) nem no Cerrado (p = 0,093), mas as detectou na Caatinga (p = 0,010), onde a PSN média cai de 94,2 gC·m⁻²·mês⁻¹ nos meses de La Niña para 87,0 nos neutros e 79,7 nos de El Niño. Esse é um resultado novo em relação à série de 2001 a 2020, na qual nenhum bioma apresentava diferença direta. Nos outros dois biomas, o resultado torna-se mais claro quando analisado à luz do comportamento das variáveis climáticas intermediárias: a influência do ENSO sobre a produtividade primária não ocorre de forma direta, mas mediada pelas respostas das variáveis ambientais regionais.</w:delText>
        </w:r>
      </w:del>
      <w:ins w:id="90149" w:author="Claude (revisão de dados)" w:date="2026-09-21T01:01:57Z">
        <w:r>
          <w:t xml:space="preserve">A fase ENSO de cada mês foi classificada pelo critério oficial da NOAA (ONI igual ou superior a +0,5 °C, ou igual ou inferior a −0,5 °C, por pelo menos cinco trimestres móveis consecutivos), o que resultou em 151 meses neutros, 76 de El Niño e 70 de La Niña. Como os episódios de ENSO atingem o máximo entre o fim e o início do ano, as fases não se distribuem uniformemente pelo calendário: de 11% a 13% dos meses de El Niño e de La Niña ocorrem em cada um dos meses de novembro a fevereiro, contra 3% a 6% em maio, junho e julho, enquanto os meses neutros mostram o padrão inverso. A comparação direta de valores brutos entre fases confunde, portanto, o efeito do ENSO com o da estação do ano: a precipitação média do Cerrado, por exemplo, é de 124 mm nos meses de La Niña e de 59 mm nos neutros, mas essa diferença desaparece quase por completo quando se retira o ciclo anual. Por essa razão, a análise foi conduzida sobre anomalias mensais, definidas como o desvio de cada valor em relação à média do respectivo mês do calendário em toda a série e expressas em porcentagem dessa média (Tabela 6). Para cada variável, três propriedades da distribuição foram comparadas entre fases: a posição central (teste de Kruskal-Wallis entre as três fases e teste de Mann-Whitney de cada fase ativa contra a neutra), a dispersão (teste de Fligner-Killeen) e a frequência de meses extremos, definida como a proporção de meses abaixo do décimo percentil ou acima do nonagésimo percentil da série completa (teste de qui-quadrado). As Figuras 11 a 13 apresentam as distribuições brutas por fase; os valores exatos de cada diagrama de caixa (mínimo, quartis, mediana, média, máximo e número de meses) constam da Tabela A5 do Apêndice A.</w:t>
        </w:r>
      </w:ins>
    </w:p>
    <w:p>
      <w:pPr>
        <w:keepNext/>
        <w:spacing w:line="259" w:lineRule="auto"/>
        <w:ind w:right="454" w:firstLine="0"/>
        <w:jc w:val="center"/>
        <w:rPr>
          <w:ins w:id="90144" w:author="Claude (revisão de dados)" w:date="2026-09-21T01:01:57Z"/>
          <w:iCs/>
          <w:sz w:val="22"/>
          <w:szCs w:val="22"/>
        </w:rPr>
      </w:pPr>
      <w:ins w:id="90145" w:author="Claude (revisão de dados)" w:date="2026-09-21T01:01:57Z">
        <w:r>
          <w:t xml:space="preserve">Tabela 6 - Anomalias médias (%) das variáveis nos meses de El Niño e de La Niña em relação aos meses neutros (* p &lt; 0,05 no teste de Mann-Whitney) e valores-p dos testes de posição central (Kruskal-Wallis), dispersão (Fligner-Killeen) e frequência de meses extremos (qui-quadrado), com a proporção de meses abaixo do décimo percentil por fase, 2001–2025.</w:t>
        </w:r>
      </w:ins>
    </w:p>
    <w:tbl>
      <w:tblPr>
        <w:tblStyle w:val="TableGrid"/>
        <w:tblW w:w="9072" w:type="dxa"/>
        <w:jc w:val="center"/>
        <w:tblInd w:w="0" w:type="dxa"/>
        <w:tblLayout w:type="fixed"/>
        <w:tblLook w:val="04A0" w:firstRow="1" w:lastRow="0" w:firstColumn="1" w:lastColumn="0" w:noHBand="0" w:noVBand="1"/>
      </w:tblPr>
      <w:tblGrid>
        <w:gridCol w:w="1500"/>
        <w:gridCol w:w="900"/>
        <w:gridCol w:w="1050"/>
        <w:gridCol w:w="1050"/>
        <w:gridCol w:w="950"/>
        <w:gridCol w:w="1000"/>
        <w:gridCol w:w="1000"/>
        <w:gridCol w:w="1622"/>
      </w:tblGrid>
      <w:tr>
        <w:trPr>
          <w:cantSplit/>
          <w:tblHeader/>
          <w:jc w:val="center"/>
          <w:ins w:id="90027" w:author="Claude (revisão de dados)" w:date="2026-09-21T01:01:57Z"/>
        </w:trPr>
        <w:tc>
          <w:tcPr>
            <w:tcW w:w="1500" w:type="dxa"/>
            <w:tcBorders>
              <w:bottom w:val="single" w:sz="4" w:space="0" w:color="auto"/>
            </w:tcBorders>
          </w:tcPr>
          <w:p>
            <w:pPr>
              <w:keepNext/>
              <w:spacing w:after="0"/>
              <w:ind w:firstLine="0"/>
              <w:jc w:val="center"/>
              <w:rPr>
                <w:ins w:id="90026" w:author="Claude (revisão de dados)" w:date="2026-09-21T01:01:57Z"/>
              </w:rPr>
            </w:pPr>
            <w:ins w:id="90028" w:author="Claude (revisão de dados)" w:date="2026-09-21T01:01:57Z">
              <w:r>
                <w:rPr>
                  <w:b/>
                  <w:sz w:val="18"/>
                  <w:szCs w:val="18"/>
                </w:rPr>
                <w:t xml:space="preserve">Bioma</w:t>
              </w:r>
            </w:ins>
          </w:p>
        </w:tc>
        <w:tc>
          <w:tcPr>
            <w:tcW w:w="900" w:type="dxa"/>
            <w:tcBorders>
              <w:bottom w:val="single" w:sz="4" w:space="0" w:color="auto"/>
            </w:tcBorders>
          </w:tcPr>
          <w:p>
            <w:pPr>
              <w:keepNext/>
              <w:spacing w:after="0"/>
              <w:ind w:firstLine="0"/>
              <w:jc w:val="center"/>
              <w:rPr>
                <w:ins w:id="90026" w:author="Claude (revisão de dados)" w:date="2026-09-21T01:01:57Z"/>
              </w:rPr>
            </w:pPr>
            <w:ins w:id="90029" w:author="Claude (revisão de dados)" w:date="2026-09-21T01:01:57Z">
              <w:r>
                <w:rPr>
                  <w:b/>
                  <w:sz w:val="18"/>
                  <w:szCs w:val="18"/>
                </w:rPr>
                <w:t xml:space="preserve">Variável</w:t>
              </w:r>
            </w:ins>
          </w:p>
        </w:tc>
        <w:tc>
          <w:tcPr>
            <w:tcW w:w="1050" w:type="dxa"/>
            <w:tcBorders>
              <w:bottom w:val="single" w:sz="4" w:space="0" w:color="auto"/>
            </w:tcBorders>
          </w:tcPr>
          <w:p>
            <w:pPr>
              <w:keepNext/>
              <w:spacing w:after="0"/>
              <w:ind w:firstLine="0"/>
              <w:jc w:val="center"/>
              <w:rPr>
                <w:ins w:id="90026" w:author="Claude (revisão de dados)" w:date="2026-09-21T01:01:57Z"/>
              </w:rPr>
            </w:pPr>
            <w:ins w:id="90030" w:author="Claude (revisão de dados)" w:date="2026-09-21T01:01:57Z">
              <w:r>
                <w:rPr>
                  <w:b/>
                  <w:sz w:val="18"/>
                  <w:szCs w:val="18"/>
                </w:rPr>
                <w:t xml:space="preserve">Δ El Niño (%)</w:t>
              </w:r>
            </w:ins>
          </w:p>
        </w:tc>
        <w:tc>
          <w:tcPr>
            <w:tcW w:w="1050" w:type="dxa"/>
            <w:tcBorders>
              <w:bottom w:val="single" w:sz="4" w:space="0" w:color="auto"/>
            </w:tcBorders>
          </w:tcPr>
          <w:p>
            <w:pPr>
              <w:keepNext/>
              <w:spacing w:after="0"/>
              <w:ind w:firstLine="0"/>
              <w:jc w:val="center"/>
              <w:rPr>
                <w:ins w:id="90026" w:author="Claude (revisão de dados)" w:date="2026-09-21T01:01:57Z"/>
              </w:rPr>
            </w:pPr>
            <w:ins w:id="90031" w:author="Claude (revisão de dados)" w:date="2026-09-21T01:01:57Z">
              <w:r>
                <w:rPr>
                  <w:b/>
                  <w:sz w:val="18"/>
                  <w:szCs w:val="18"/>
                </w:rPr>
                <w:t xml:space="preserve">Δ La Niña (%)</w:t>
              </w:r>
            </w:ins>
          </w:p>
        </w:tc>
        <w:tc>
          <w:tcPr>
            <w:tcW w:w="950" w:type="dxa"/>
            <w:tcBorders>
              <w:bottom w:val="single" w:sz="4" w:space="0" w:color="auto"/>
            </w:tcBorders>
          </w:tcPr>
          <w:p>
            <w:pPr>
              <w:keepNext/>
              <w:spacing w:after="0"/>
              <w:ind w:firstLine="0"/>
              <w:jc w:val="center"/>
              <w:rPr>
                <w:ins w:id="90026" w:author="Claude (revisão de dados)" w:date="2026-09-21T01:01:57Z"/>
              </w:rPr>
            </w:pPr>
            <w:ins w:id="90032" w:author="Claude (revisão de dados)" w:date="2026-09-21T01:01:57Z">
              <w:r>
                <w:rPr>
                  <w:b/>
                  <w:sz w:val="18"/>
                  <w:szCs w:val="18"/>
                </w:rPr>
                <w:t xml:space="preserve">p posição</w:t>
              </w:r>
            </w:ins>
          </w:p>
        </w:tc>
        <w:tc>
          <w:tcPr>
            <w:tcW w:w="1000" w:type="dxa"/>
            <w:tcBorders>
              <w:bottom w:val="single" w:sz="4" w:space="0" w:color="auto"/>
            </w:tcBorders>
          </w:tcPr>
          <w:p>
            <w:pPr>
              <w:keepNext/>
              <w:spacing w:after="0"/>
              <w:ind w:firstLine="0"/>
              <w:jc w:val="center"/>
              <w:rPr>
                <w:ins w:id="90026" w:author="Claude (revisão de dados)" w:date="2026-09-21T01:01:57Z"/>
              </w:rPr>
            </w:pPr>
            <w:ins w:id="90033" w:author="Claude (revisão de dados)" w:date="2026-09-21T01:01:57Z">
              <w:r>
                <w:rPr>
                  <w:b/>
                  <w:sz w:val="18"/>
                  <w:szCs w:val="18"/>
                </w:rPr>
                <w:t xml:space="preserve">p dispersão</w:t>
              </w:r>
            </w:ins>
          </w:p>
        </w:tc>
        <w:tc>
          <w:tcPr>
            <w:tcW w:w="1000" w:type="dxa"/>
            <w:tcBorders>
              <w:bottom w:val="single" w:sz="4" w:space="0" w:color="auto"/>
            </w:tcBorders>
          </w:tcPr>
          <w:p>
            <w:pPr>
              <w:keepNext/>
              <w:spacing w:after="0"/>
              <w:ind w:firstLine="0"/>
              <w:jc w:val="center"/>
              <w:rPr>
                <w:ins w:id="90026" w:author="Claude (revisão de dados)" w:date="2026-09-21T01:01:57Z"/>
              </w:rPr>
            </w:pPr>
            <w:ins w:id="90034" w:author="Claude (revisão de dados)" w:date="2026-09-21T01:01:57Z">
              <w:r>
                <w:rPr>
                  <w:b/>
                  <w:sz w:val="18"/>
                  <w:szCs w:val="18"/>
                </w:rPr>
                <w:t xml:space="preserve">p extremos</w:t>
              </w:r>
            </w:ins>
          </w:p>
        </w:tc>
        <w:tc>
          <w:tcPr>
            <w:tcW w:w="1622" w:type="dxa"/>
            <w:tcBorders>
              <w:bottom w:val="single" w:sz="4" w:space="0" w:color="auto"/>
            </w:tcBorders>
          </w:tcPr>
          <w:p>
            <w:pPr>
              <w:keepNext/>
              <w:spacing w:after="0"/>
              <w:ind w:firstLine="0"/>
              <w:jc w:val="center"/>
              <w:rPr>
                <w:ins w:id="90026" w:author="Claude (revisão de dados)" w:date="2026-09-21T01:01:57Z"/>
              </w:rPr>
            </w:pPr>
            <w:ins w:id="90035" w:author="Claude (revisão de dados)" w:date="2026-09-21T01:01:57Z">
              <w:r>
                <w:rPr>
                  <w:b/>
                  <w:sz w:val="18"/>
                  <w:szCs w:val="18"/>
                </w:rPr>
                <w:t xml:space="preserve">% meses abaixo do P10 (EN / N / LN)</w:t>
              </w:r>
            </w:ins>
          </w:p>
        </w:tc>
      </w:tr>
      <w:tr>
        <w:trPr>
          <w:cantSplit/>
          <w:jc w:val="center"/>
          <w:ins w:id="90036" w:author="Claude (revisão de dados)" w:date="2026-09-21T01:01:57Z"/>
        </w:trPr>
        <w:tc>
          <w:tcPr>
            <w:tcW w:w="1500" w:type="dxa"/>
          </w:tcPr>
          <w:p>
            <w:pPr>
              <w:keepNext/>
              <w:spacing w:after="0"/>
              <w:ind w:firstLine="0"/>
              <w:jc w:val="center"/>
              <w:rPr>
                <w:ins w:id="90026" w:author="Claude (revisão de dados)" w:date="2026-09-21T01:01:57Z"/>
              </w:rPr>
            </w:pPr>
            <w:ins w:id="90037" w:author="Claude (revisão de dados)" w:date="2026-09-21T01:01:57Z">
              <w:r>
                <w:rPr>
                  <w:sz w:val="18"/>
                  <w:szCs w:val="18"/>
                </w:rPr>
                <w:t xml:space="preserve">Mata Atlântica</w:t>
              </w:r>
            </w:ins>
          </w:p>
        </w:tc>
        <w:tc>
          <w:tcPr>
            <w:tcW w:w="900" w:type="dxa"/>
          </w:tcPr>
          <w:p>
            <w:pPr>
              <w:keepNext/>
              <w:spacing w:after="0"/>
              <w:ind w:firstLine="0"/>
              <w:jc w:val="center"/>
              <w:rPr>
                <w:ins w:id="90026" w:author="Claude (revisão de dados)" w:date="2026-09-21T01:01:57Z"/>
              </w:rPr>
            </w:pPr>
            <w:ins w:id="90038" w:author="Claude (revisão de dados)" w:date="2026-09-21T01:01:57Z">
              <w:r>
                <w:rPr>
                  <w:sz w:val="18"/>
                  <w:szCs w:val="18"/>
                </w:rPr>
                <w:t xml:space="preserve">PSN</w:t>
              </w:r>
            </w:ins>
          </w:p>
        </w:tc>
        <w:tc>
          <w:tcPr>
            <w:tcW w:w="1050" w:type="dxa"/>
          </w:tcPr>
          <w:p>
            <w:pPr>
              <w:keepNext/>
              <w:spacing w:after="0"/>
              <w:ind w:firstLine="0"/>
              <w:jc w:val="center"/>
              <w:rPr>
                <w:ins w:id="90026" w:author="Claude (revisão de dados)" w:date="2026-09-21T01:01:57Z"/>
              </w:rPr>
            </w:pPr>
            <w:ins w:id="90039" w:author="Claude (revisão de dados)" w:date="2026-09-21T01:01:57Z">
              <w:r>
                <w:rPr>
                  <w:sz w:val="18"/>
                  <w:szCs w:val="18"/>
                </w:rPr>
                <w:t xml:space="preserve">-5,5*</w:t>
              </w:r>
            </w:ins>
          </w:p>
        </w:tc>
        <w:tc>
          <w:tcPr>
            <w:tcW w:w="1050" w:type="dxa"/>
          </w:tcPr>
          <w:p>
            <w:pPr>
              <w:keepNext/>
              <w:spacing w:after="0"/>
              <w:ind w:firstLine="0"/>
              <w:jc w:val="center"/>
              <w:rPr>
                <w:ins w:id="90026" w:author="Claude (revisão de dados)" w:date="2026-09-21T01:01:57Z"/>
              </w:rPr>
            </w:pPr>
            <w:ins w:id="90040" w:author="Claude (revisão de dados)" w:date="2026-09-21T01:01:57Z">
              <w:r>
                <w:rPr>
                  <w:sz w:val="18"/>
                  <w:szCs w:val="18"/>
                </w:rPr>
                <w:t xml:space="preserve">-0,4</w:t>
              </w:r>
            </w:ins>
          </w:p>
        </w:tc>
        <w:tc>
          <w:tcPr>
            <w:tcW w:w="950" w:type="dxa"/>
          </w:tcPr>
          <w:p>
            <w:pPr>
              <w:keepNext/>
              <w:spacing w:after="0"/>
              <w:ind w:firstLine="0"/>
              <w:jc w:val="center"/>
              <w:rPr>
                <w:ins w:id="90026" w:author="Claude (revisão de dados)" w:date="2026-09-21T01:01:57Z"/>
              </w:rPr>
            </w:pPr>
            <w:ins w:id="90041" w:author="Claude (revisão de dados)" w:date="2026-09-21T01:01:57Z">
              <w:r>
                <w:rPr>
                  <w:sz w:val="18"/>
                  <w:szCs w:val="18"/>
                </w:rPr>
                <w:t xml:space="preserve">0,023</w:t>
              </w:r>
            </w:ins>
          </w:p>
        </w:tc>
        <w:tc>
          <w:tcPr>
            <w:tcW w:w="1000" w:type="dxa"/>
          </w:tcPr>
          <w:p>
            <w:pPr>
              <w:keepNext/>
              <w:spacing w:after="0"/>
              <w:ind w:firstLine="0"/>
              <w:jc w:val="center"/>
              <w:rPr>
                <w:ins w:id="90026" w:author="Claude (revisão de dados)" w:date="2026-09-21T01:01:57Z"/>
              </w:rPr>
            </w:pPr>
            <w:ins w:id="90042" w:author="Claude (revisão de dados)" w:date="2026-09-21T01:01:57Z">
              <w:r>
                <w:rPr>
                  <w:sz w:val="18"/>
                  <w:szCs w:val="18"/>
                </w:rPr>
                <w:t xml:space="preserve">0,043</w:t>
              </w:r>
            </w:ins>
          </w:p>
        </w:tc>
        <w:tc>
          <w:tcPr>
            <w:tcW w:w="1000" w:type="dxa"/>
          </w:tcPr>
          <w:p>
            <w:pPr>
              <w:keepNext/>
              <w:spacing w:after="0"/>
              <w:ind w:firstLine="0"/>
              <w:jc w:val="center"/>
              <w:rPr>
                <w:ins w:id="90026" w:author="Claude (revisão de dados)" w:date="2026-09-21T01:01:57Z"/>
              </w:rPr>
            </w:pPr>
            <w:ins w:id="90043" w:author="Claude (revisão de dados)" w:date="2026-09-21T01:01:57Z">
              <w:r>
                <w:rPr>
                  <w:sz w:val="18"/>
                  <w:szCs w:val="18"/>
                </w:rPr>
                <w:t xml:space="preserve">&lt; 0,001</w:t>
              </w:r>
            </w:ins>
          </w:p>
        </w:tc>
        <w:tc>
          <w:tcPr>
            <w:tcW w:w="1622" w:type="dxa"/>
          </w:tcPr>
          <w:p>
            <w:pPr>
              <w:keepNext/>
              <w:spacing w:after="0"/>
              <w:ind w:firstLine="0"/>
              <w:jc w:val="center"/>
              <w:rPr>
                <w:ins w:id="90026" w:author="Claude (revisão de dados)" w:date="2026-09-21T01:01:57Z"/>
              </w:rPr>
            </w:pPr>
            <w:ins w:id="90044" w:author="Claude (revisão de dados)" w:date="2026-09-21T01:01:57Z">
              <w:r>
                <w:rPr>
                  <w:sz w:val="18"/>
                  <w:szCs w:val="18"/>
                </w:rPr>
                <w:t xml:space="preserve">22 / 5 / 9</w:t>
              </w:r>
            </w:ins>
          </w:p>
        </w:tc>
      </w:tr>
      <w:tr>
        <w:trPr>
          <w:cantSplit/>
          <w:jc w:val="center"/>
          <w:ins w:id="90045" w:author="Claude (revisão de dados)" w:date="2026-09-21T01:01:57Z"/>
        </w:trPr>
        <w:tc>
          <w:tcPr>
            <w:tcW w:w="1500" w:type="dxa"/>
          </w:tcPr>
          <w:p>
            <w:pPr>
              <w:keepNext/>
              <w:spacing w:after="0"/>
              <w:ind w:firstLine="0"/>
              <w:jc w:val="center"/>
              <w:rPr>
                <w:ins w:id="90026" w:author="Claude (revisão de dados)" w:date="2026-09-21T01:01:57Z"/>
              </w:rPr>
            </w:pPr>
            <w:ins w:id="90046"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047" w:author="Claude (revisão de dados)" w:date="2026-09-21T01:01:57Z">
              <w:r>
                <w:rPr>
                  <w:sz w:val="18"/>
                  <w:szCs w:val="18"/>
                </w:rPr>
                <w:t xml:space="preserve">EV</w:t>
              </w:r>
            </w:ins>
          </w:p>
        </w:tc>
        <w:tc>
          <w:tcPr>
            <w:tcW w:w="1050" w:type="dxa"/>
          </w:tcPr>
          <w:p>
            <w:pPr>
              <w:keepNext/>
              <w:spacing w:after="0"/>
              <w:ind w:firstLine="0"/>
              <w:jc w:val="center"/>
              <w:rPr>
                <w:ins w:id="90026" w:author="Claude (revisão de dados)" w:date="2026-09-21T01:01:57Z"/>
              </w:rPr>
            </w:pPr>
            <w:ins w:id="90048" w:author="Claude (revisão de dados)" w:date="2026-09-21T01:01:57Z">
              <w:r>
                <w:rPr>
                  <w:sz w:val="18"/>
                  <w:szCs w:val="18"/>
                </w:rPr>
                <w:t xml:space="preserve">-1,6</w:t>
              </w:r>
            </w:ins>
          </w:p>
        </w:tc>
        <w:tc>
          <w:tcPr>
            <w:tcW w:w="1050" w:type="dxa"/>
          </w:tcPr>
          <w:p>
            <w:pPr>
              <w:keepNext/>
              <w:spacing w:after="0"/>
              <w:ind w:firstLine="0"/>
              <w:jc w:val="center"/>
              <w:rPr>
                <w:ins w:id="90026" w:author="Claude (revisão de dados)" w:date="2026-09-21T01:01:57Z"/>
              </w:rPr>
            </w:pPr>
            <w:ins w:id="90049" w:author="Claude (revisão de dados)" w:date="2026-09-21T01:01:57Z">
              <w:r>
                <w:rPr>
                  <w:sz w:val="18"/>
                  <w:szCs w:val="18"/>
                </w:rPr>
                <w:t xml:space="preserve">+1,2</w:t>
              </w:r>
            </w:ins>
          </w:p>
        </w:tc>
        <w:tc>
          <w:tcPr>
            <w:tcW w:w="950" w:type="dxa"/>
          </w:tcPr>
          <w:p>
            <w:pPr>
              <w:keepNext/>
              <w:spacing w:after="0"/>
              <w:ind w:firstLine="0"/>
              <w:jc w:val="center"/>
              <w:rPr>
                <w:ins w:id="90026" w:author="Claude (revisão de dados)" w:date="2026-09-21T01:01:57Z"/>
              </w:rPr>
            </w:pPr>
            <w:ins w:id="90050" w:author="Claude (revisão de dados)" w:date="2026-09-21T01:01:57Z">
              <w:r>
                <w:rPr>
                  <w:sz w:val="18"/>
                  <w:szCs w:val="18"/>
                </w:rPr>
                <w:t xml:space="preserve">0,433</w:t>
              </w:r>
            </w:ins>
          </w:p>
        </w:tc>
        <w:tc>
          <w:tcPr>
            <w:tcW w:w="1000" w:type="dxa"/>
          </w:tcPr>
          <w:p>
            <w:pPr>
              <w:keepNext/>
              <w:spacing w:after="0"/>
              <w:ind w:firstLine="0"/>
              <w:jc w:val="center"/>
              <w:rPr>
                <w:ins w:id="90026" w:author="Claude (revisão de dados)" w:date="2026-09-21T01:01:57Z"/>
              </w:rPr>
            </w:pPr>
            <w:ins w:id="90051" w:author="Claude (revisão de dados)" w:date="2026-09-21T01:01:57Z">
              <w:r>
                <w:rPr>
                  <w:sz w:val="18"/>
                  <w:szCs w:val="18"/>
                </w:rPr>
                <w:t xml:space="preserve">0,006</w:t>
              </w:r>
            </w:ins>
          </w:p>
        </w:tc>
        <w:tc>
          <w:tcPr>
            <w:tcW w:w="1000" w:type="dxa"/>
          </w:tcPr>
          <w:p>
            <w:pPr>
              <w:keepNext/>
              <w:spacing w:after="0"/>
              <w:ind w:firstLine="0"/>
              <w:jc w:val="center"/>
              <w:rPr>
                <w:ins w:id="90026" w:author="Claude (revisão de dados)" w:date="2026-09-21T01:01:57Z"/>
              </w:rPr>
            </w:pPr>
            <w:ins w:id="90052" w:author="Claude (revisão de dados)" w:date="2026-09-21T01:01:57Z">
              <w:r>
                <w:rPr>
                  <w:sz w:val="18"/>
                  <w:szCs w:val="18"/>
                </w:rPr>
                <w:t xml:space="preserve">0,002</w:t>
              </w:r>
            </w:ins>
          </w:p>
        </w:tc>
        <w:tc>
          <w:tcPr>
            <w:tcW w:w="1622" w:type="dxa"/>
          </w:tcPr>
          <w:p>
            <w:pPr>
              <w:keepNext/>
              <w:spacing w:after="0"/>
              <w:ind w:firstLine="0"/>
              <w:jc w:val="center"/>
              <w:rPr>
                <w:ins w:id="90026" w:author="Claude (revisão de dados)" w:date="2026-09-21T01:01:57Z"/>
              </w:rPr>
            </w:pPr>
            <w:ins w:id="90053" w:author="Claude (revisão de dados)" w:date="2026-09-21T01:01:57Z">
              <w:r>
                <w:rPr>
                  <w:sz w:val="18"/>
                  <w:szCs w:val="18"/>
                </w:rPr>
                <w:t xml:space="preserve">21 / 9 / 1</w:t>
              </w:r>
            </w:ins>
          </w:p>
        </w:tc>
      </w:tr>
      <w:tr>
        <w:trPr>
          <w:cantSplit/>
          <w:jc w:val="center"/>
          <w:ins w:id="90054" w:author="Claude (revisão de dados)" w:date="2026-09-21T01:01:57Z"/>
        </w:trPr>
        <w:tc>
          <w:tcPr>
            <w:tcW w:w="1500" w:type="dxa"/>
          </w:tcPr>
          <w:p>
            <w:pPr>
              <w:keepNext/>
              <w:spacing w:after="0"/>
              <w:ind w:firstLine="0"/>
              <w:jc w:val="center"/>
              <w:rPr>
                <w:ins w:id="90026" w:author="Claude (revisão de dados)" w:date="2026-09-21T01:01:57Z"/>
              </w:rPr>
            </w:pPr>
            <w:ins w:id="90055"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056" w:author="Claude (revisão de dados)" w:date="2026-09-21T01:01:57Z">
              <w:r>
                <w:rPr>
                  <w:sz w:val="18"/>
                  <w:szCs w:val="18"/>
                </w:rPr>
                <w:t xml:space="preserve">TST</w:t>
              </w:r>
            </w:ins>
          </w:p>
        </w:tc>
        <w:tc>
          <w:tcPr>
            <w:tcW w:w="1050" w:type="dxa"/>
          </w:tcPr>
          <w:p>
            <w:pPr>
              <w:keepNext/>
              <w:spacing w:after="0"/>
              <w:ind w:firstLine="0"/>
              <w:jc w:val="center"/>
              <w:rPr>
                <w:ins w:id="90026" w:author="Claude (revisão de dados)" w:date="2026-09-21T01:01:57Z"/>
              </w:rPr>
            </w:pPr>
            <w:ins w:id="90057" w:author="Claude (revisão de dados)" w:date="2026-09-21T01:01:57Z">
              <w:r>
                <w:rPr>
                  <w:sz w:val="18"/>
                  <w:szCs w:val="18"/>
                </w:rPr>
                <w:t xml:space="preserve">+3,0*</w:t>
              </w:r>
            </w:ins>
          </w:p>
        </w:tc>
        <w:tc>
          <w:tcPr>
            <w:tcW w:w="1050" w:type="dxa"/>
          </w:tcPr>
          <w:p>
            <w:pPr>
              <w:keepNext/>
              <w:spacing w:after="0"/>
              <w:ind w:firstLine="0"/>
              <w:jc w:val="center"/>
              <w:rPr>
                <w:ins w:id="90026" w:author="Claude (revisão de dados)" w:date="2026-09-21T01:01:57Z"/>
              </w:rPr>
            </w:pPr>
            <w:ins w:id="90058" w:author="Claude (revisão de dados)" w:date="2026-09-21T01:01:57Z">
              <w:r>
                <w:rPr>
                  <w:sz w:val="18"/>
                  <w:szCs w:val="18"/>
                </w:rPr>
                <w:t xml:space="preserve">-0,6</w:t>
              </w:r>
            </w:ins>
          </w:p>
        </w:tc>
        <w:tc>
          <w:tcPr>
            <w:tcW w:w="950" w:type="dxa"/>
          </w:tcPr>
          <w:p>
            <w:pPr>
              <w:keepNext/>
              <w:spacing w:after="0"/>
              <w:ind w:firstLine="0"/>
              <w:jc w:val="center"/>
              <w:rPr>
                <w:ins w:id="90026" w:author="Claude (revisão de dados)" w:date="2026-09-21T01:01:57Z"/>
              </w:rPr>
            </w:pPr>
            <w:ins w:id="90059" w:author="Claude (revisão de dados)" w:date="2026-09-21T01:01:57Z">
              <w:r>
                <w:rPr>
                  <w:sz w:val="18"/>
                  <w:szCs w:val="18"/>
                </w:rPr>
                <w:t xml:space="preserve">&lt; 0,001</w:t>
              </w:r>
            </w:ins>
          </w:p>
        </w:tc>
        <w:tc>
          <w:tcPr>
            <w:tcW w:w="1000" w:type="dxa"/>
          </w:tcPr>
          <w:p>
            <w:pPr>
              <w:keepNext/>
              <w:spacing w:after="0"/>
              <w:ind w:firstLine="0"/>
              <w:jc w:val="center"/>
              <w:rPr>
                <w:ins w:id="90026" w:author="Claude (revisão de dados)" w:date="2026-09-21T01:01:57Z"/>
              </w:rPr>
            </w:pPr>
            <w:ins w:id="90060" w:author="Claude (revisão de dados)" w:date="2026-09-21T01:01:57Z">
              <w:r>
                <w:rPr>
                  <w:sz w:val="18"/>
                  <w:szCs w:val="18"/>
                </w:rPr>
                <w:t xml:space="preserve">0,366</w:t>
              </w:r>
            </w:ins>
          </w:p>
        </w:tc>
        <w:tc>
          <w:tcPr>
            <w:tcW w:w="1000" w:type="dxa"/>
          </w:tcPr>
          <w:p>
            <w:pPr>
              <w:keepNext/>
              <w:spacing w:after="0"/>
              <w:ind w:firstLine="0"/>
              <w:jc w:val="center"/>
              <w:rPr>
                <w:ins w:id="90026" w:author="Claude (revisão de dados)" w:date="2026-09-21T01:01:57Z"/>
              </w:rPr>
            </w:pPr>
            <w:ins w:id="90061" w:author="Claude (revisão de dados)" w:date="2026-09-21T01:01:57Z">
              <w:r>
                <w:rPr>
                  <w:sz w:val="18"/>
                  <w:szCs w:val="18"/>
                </w:rPr>
                <w:t xml:space="preserve">&lt; 0,001</w:t>
              </w:r>
            </w:ins>
          </w:p>
        </w:tc>
        <w:tc>
          <w:tcPr>
            <w:tcW w:w="1622" w:type="dxa"/>
          </w:tcPr>
          <w:p>
            <w:pPr>
              <w:keepNext/>
              <w:spacing w:after="0"/>
              <w:ind w:firstLine="0"/>
              <w:jc w:val="center"/>
              <w:rPr>
                <w:ins w:id="90026" w:author="Claude (revisão de dados)" w:date="2026-09-21T01:01:57Z"/>
              </w:rPr>
            </w:pPr>
            <w:ins w:id="90062" w:author="Claude (revisão de dados)" w:date="2026-09-21T01:01:57Z">
              <w:r>
                <w:rPr>
                  <w:sz w:val="18"/>
                  <w:szCs w:val="18"/>
                </w:rPr>
                <w:t xml:space="preserve">4 / 10 / 17</w:t>
              </w:r>
            </w:ins>
          </w:p>
        </w:tc>
      </w:tr>
      <w:tr>
        <w:trPr>
          <w:cantSplit/>
          <w:jc w:val="center"/>
          <w:ins w:id="90063" w:author="Claude (revisão de dados)" w:date="2026-09-21T01:01:57Z"/>
        </w:trPr>
        <w:tc>
          <w:tcPr>
            <w:tcW w:w="1500" w:type="dxa"/>
          </w:tcPr>
          <w:p>
            <w:pPr>
              <w:keepNext/>
              <w:spacing w:after="0"/>
              <w:ind w:firstLine="0"/>
              <w:jc w:val="center"/>
              <w:rPr>
                <w:ins w:id="90026" w:author="Claude (revisão de dados)" w:date="2026-09-21T01:01:57Z"/>
              </w:rPr>
            </w:pPr>
            <w:ins w:id="90064"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065" w:author="Claude (revisão de dados)" w:date="2026-09-21T01:01:57Z">
              <w:r>
                <w:rPr>
                  <w:sz w:val="18"/>
                  <w:szCs w:val="18"/>
                </w:rPr>
                <w:t xml:space="preserve">WAI</w:t>
              </w:r>
            </w:ins>
          </w:p>
        </w:tc>
        <w:tc>
          <w:tcPr>
            <w:tcW w:w="1050" w:type="dxa"/>
          </w:tcPr>
          <w:p>
            <w:pPr>
              <w:keepNext/>
              <w:spacing w:after="0"/>
              <w:ind w:firstLine="0"/>
              <w:jc w:val="center"/>
              <w:rPr>
                <w:ins w:id="90026" w:author="Claude (revisão de dados)" w:date="2026-09-21T01:01:57Z"/>
              </w:rPr>
            </w:pPr>
            <w:ins w:id="90066" w:author="Claude (revisão de dados)" w:date="2026-09-21T01:01:57Z">
              <w:r>
                <w:rPr>
                  <w:sz w:val="18"/>
                  <w:szCs w:val="18"/>
                </w:rPr>
                <w:t xml:space="preserve">-2,5</w:t>
              </w:r>
            </w:ins>
          </w:p>
        </w:tc>
        <w:tc>
          <w:tcPr>
            <w:tcW w:w="1050" w:type="dxa"/>
          </w:tcPr>
          <w:p>
            <w:pPr>
              <w:keepNext/>
              <w:spacing w:after="0"/>
              <w:ind w:firstLine="0"/>
              <w:jc w:val="center"/>
              <w:rPr>
                <w:ins w:id="90026" w:author="Claude (revisão de dados)" w:date="2026-09-21T01:01:57Z"/>
              </w:rPr>
            </w:pPr>
            <w:ins w:id="90067" w:author="Claude (revisão de dados)" w:date="2026-09-21T01:01:57Z">
              <w:r>
                <w:rPr>
                  <w:sz w:val="18"/>
                  <w:szCs w:val="18"/>
                </w:rPr>
                <w:t xml:space="preserve">+2,6</w:t>
              </w:r>
            </w:ins>
          </w:p>
        </w:tc>
        <w:tc>
          <w:tcPr>
            <w:tcW w:w="950" w:type="dxa"/>
          </w:tcPr>
          <w:p>
            <w:pPr>
              <w:keepNext/>
              <w:spacing w:after="0"/>
              <w:ind w:firstLine="0"/>
              <w:jc w:val="center"/>
              <w:rPr>
                <w:ins w:id="90026" w:author="Claude (revisão de dados)" w:date="2026-09-21T01:01:57Z"/>
              </w:rPr>
            </w:pPr>
            <w:ins w:id="90068" w:author="Claude (revisão de dados)" w:date="2026-09-21T01:01:57Z">
              <w:r>
                <w:rPr>
                  <w:sz w:val="18"/>
                  <w:szCs w:val="18"/>
                </w:rPr>
                <w:t xml:space="preserve">0,067</w:t>
              </w:r>
            </w:ins>
          </w:p>
        </w:tc>
        <w:tc>
          <w:tcPr>
            <w:tcW w:w="1000" w:type="dxa"/>
          </w:tcPr>
          <w:p>
            <w:pPr>
              <w:keepNext/>
              <w:spacing w:after="0"/>
              <w:ind w:firstLine="0"/>
              <w:jc w:val="center"/>
              <w:rPr>
                <w:ins w:id="90026" w:author="Claude (revisão de dados)" w:date="2026-09-21T01:01:57Z"/>
              </w:rPr>
            </w:pPr>
            <w:ins w:id="90069" w:author="Claude (revisão de dados)" w:date="2026-09-21T01:01:57Z">
              <w:r>
                <w:rPr>
                  <w:sz w:val="18"/>
                  <w:szCs w:val="18"/>
                </w:rPr>
                <w:t xml:space="preserve">0,143</w:t>
              </w:r>
            </w:ins>
          </w:p>
        </w:tc>
        <w:tc>
          <w:tcPr>
            <w:tcW w:w="1000" w:type="dxa"/>
          </w:tcPr>
          <w:p>
            <w:pPr>
              <w:keepNext/>
              <w:spacing w:after="0"/>
              <w:ind w:firstLine="0"/>
              <w:jc w:val="center"/>
              <w:rPr>
                <w:ins w:id="90026" w:author="Claude (revisão de dados)" w:date="2026-09-21T01:01:57Z"/>
              </w:rPr>
            </w:pPr>
            <w:ins w:id="90070" w:author="Claude (revisão de dados)" w:date="2026-09-21T01:01:57Z">
              <w:r>
                <w:rPr>
                  <w:sz w:val="18"/>
                  <w:szCs w:val="18"/>
                </w:rPr>
                <w:t xml:space="preserve">0,215</w:t>
              </w:r>
            </w:ins>
          </w:p>
        </w:tc>
        <w:tc>
          <w:tcPr>
            <w:tcW w:w="1622" w:type="dxa"/>
          </w:tcPr>
          <w:p>
            <w:pPr>
              <w:keepNext/>
              <w:spacing w:after="0"/>
              <w:ind w:firstLine="0"/>
              <w:jc w:val="center"/>
              <w:rPr>
                <w:ins w:id="90026" w:author="Claude (revisão de dados)" w:date="2026-09-21T01:01:57Z"/>
              </w:rPr>
            </w:pPr>
            <w:ins w:id="90071" w:author="Claude (revisão de dados)" w:date="2026-09-21T01:01:57Z">
              <w:r>
                <w:rPr>
                  <w:sz w:val="18"/>
                  <w:szCs w:val="18"/>
                </w:rPr>
                <w:t xml:space="preserve">16 / 10 / 4</w:t>
              </w:r>
            </w:ins>
          </w:p>
        </w:tc>
      </w:tr>
      <w:tr>
        <w:trPr>
          <w:cantSplit/>
          <w:jc w:val="center"/>
          <w:ins w:id="90072" w:author="Claude (revisão de dados)" w:date="2026-09-21T01:01:57Z"/>
        </w:trPr>
        <w:tc>
          <w:tcPr>
            <w:tcW w:w="1500" w:type="dxa"/>
          </w:tcPr>
          <w:p>
            <w:pPr>
              <w:keepNext/>
              <w:spacing w:after="0"/>
              <w:ind w:firstLine="0"/>
              <w:jc w:val="center"/>
              <w:rPr>
                <w:ins w:id="90026" w:author="Claude (revisão de dados)" w:date="2026-09-21T01:01:57Z"/>
              </w:rPr>
            </w:pPr>
            <w:ins w:id="90073" w:author="Claude (revisão de dados)" w:date="2026-09-21T01:01:57Z">
              <w:r>
                <w:rPr>
                  <w:sz w:val="18"/>
                  <w:szCs w:val="18"/>
                </w:rPr>
                <w:t xml:space="preserve">Cerrado</w:t>
              </w:r>
            </w:ins>
          </w:p>
        </w:tc>
        <w:tc>
          <w:tcPr>
            <w:tcW w:w="900" w:type="dxa"/>
          </w:tcPr>
          <w:p>
            <w:pPr>
              <w:keepNext/>
              <w:spacing w:after="0"/>
              <w:ind w:firstLine="0"/>
              <w:jc w:val="center"/>
              <w:rPr>
                <w:ins w:id="90026" w:author="Claude (revisão de dados)" w:date="2026-09-21T01:01:57Z"/>
              </w:rPr>
            </w:pPr>
            <w:ins w:id="90074" w:author="Claude (revisão de dados)" w:date="2026-09-21T01:01:57Z">
              <w:r>
                <w:rPr>
                  <w:sz w:val="18"/>
                  <w:szCs w:val="18"/>
                </w:rPr>
                <w:t xml:space="preserve">PSN</w:t>
              </w:r>
            </w:ins>
          </w:p>
        </w:tc>
        <w:tc>
          <w:tcPr>
            <w:tcW w:w="1050" w:type="dxa"/>
          </w:tcPr>
          <w:p>
            <w:pPr>
              <w:keepNext/>
              <w:spacing w:after="0"/>
              <w:ind w:firstLine="0"/>
              <w:jc w:val="center"/>
              <w:rPr>
                <w:ins w:id="90026" w:author="Claude (revisão de dados)" w:date="2026-09-21T01:01:57Z"/>
              </w:rPr>
            </w:pPr>
            <w:ins w:id="90075" w:author="Claude (revisão de dados)" w:date="2026-09-21T01:01:57Z">
              <w:r>
                <w:rPr>
                  <w:sz w:val="18"/>
                  <w:szCs w:val="18"/>
                </w:rPr>
                <w:t xml:space="preserve">+5,4</w:t>
              </w:r>
            </w:ins>
          </w:p>
        </w:tc>
        <w:tc>
          <w:tcPr>
            <w:tcW w:w="1050" w:type="dxa"/>
          </w:tcPr>
          <w:p>
            <w:pPr>
              <w:keepNext/>
              <w:spacing w:after="0"/>
              <w:ind w:firstLine="0"/>
              <w:jc w:val="center"/>
              <w:rPr>
                <w:ins w:id="90026" w:author="Claude (revisão de dados)" w:date="2026-09-21T01:01:57Z"/>
              </w:rPr>
            </w:pPr>
            <w:ins w:id="90076" w:author="Claude (revisão de dados)" w:date="2026-09-21T01:01:57Z">
              <w:r>
                <w:rPr>
                  <w:sz w:val="18"/>
                  <w:szCs w:val="18"/>
                </w:rPr>
                <w:t xml:space="preserve">+12,4*</w:t>
              </w:r>
            </w:ins>
          </w:p>
        </w:tc>
        <w:tc>
          <w:tcPr>
            <w:tcW w:w="950" w:type="dxa"/>
          </w:tcPr>
          <w:p>
            <w:pPr>
              <w:keepNext/>
              <w:spacing w:after="0"/>
              <w:ind w:firstLine="0"/>
              <w:jc w:val="center"/>
              <w:rPr>
                <w:ins w:id="90026" w:author="Claude (revisão de dados)" w:date="2026-09-21T01:01:57Z"/>
              </w:rPr>
            </w:pPr>
            <w:ins w:id="90077" w:author="Claude (revisão de dados)" w:date="2026-09-21T01:01:57Z">
              <w:r>
                <w:rPr>
                  <w:sz w:val="18"/>
                  <w:szCs w:val="18"/>
                </w:rPr>
                <w:t xml:space="preserve">0,003</w:t>
              </w:r>
            </w:ins>
          </w:p>
        </w:tc>
        <w:tc>
          <w:tcPr>
            <w:tcW w:w="1000" w:type="dxa"/>
          </w:tcPr>
          <w:p>
            <w:pPr>
              <w:keepNext/>
              <w:spacing w:after="0"/>
              <w:ind w:firstLine="0"/>
              <w:jc w:val="center"/>
              <w:rPr>
                <w:ins w:id="90026" w:author="Claude (revisão de dados)" w:date="2026-09-21T01:01:57Z"/>
              </w:rPr>
            </w:pPr>
            <w:ins w:id="90078" w:author="Claude (revisão de dados)" w:date="2026-09-21T01:01:57Z">
              <w:r>
                <w:rPr>
                  <w:sz w:val="18"/>
                  <w:szCs w:val="18"/>
                </w:rPr>
                <w:t xml:space="preserve">0,025</w:t>
              </w:r>
            </w:ins>
          </w:p>
        </w:tc>
        <w:tc>
          <w:tcPr>
            <w:tcW w:w="1000" w:type="dxa"/>
          </w:tcPr>
          <w:p>
            <w:pPr>
              <w:keepNext/>
              <w:spacing w:after="0"/>
              <w:ind w:firstLine="0"/>
              <w:jc w:val="center"/>
              <w:rPr>
                <w:ins w:id="90026" w:author="Claude (revisão de dados)" w:date="2026-09-21T01:01:57Z"/>
              </w:rPr>
            </w:pPr>
            <w:ins w:id="90079" w:author="Claude (revisão de dados)" w:date="2026-09-21T01:01:57Z">
              <w:r>
                <w:rPr>
                  <w:sz w:val="18"/>
                  <w:szCs w:val="18"/>
                </w:rPr>
                <w:t xml:space="preserve">0,085</w:t>
              </w:r>
            </w:ins>
          </w:p>
        </w:tc>
        <w:tc>
          <w:tcPr>
            <w:tcW w:w="1622" w:type="dxa"/>
          </w:tcPr>
          <w:p>
            <w:pPr>
              <w:keepNext/>
              <w:spacing w:after="0"/>
              <w:ind w:firstLine="0"/>
              <w:jc w:val="center"/>
              <w:rPr>
                <w:ins w:id="90026" w:author="Claude (revisão de dados)" w:date="2026-09-21T01:01:57Z"/>
              </w:rPr>
            </w:pPr>
            <w:ins w:id="90080" w:author="Claude (revisão de dados)" w:date="2026-09-21T01:01:57Z">
              <w:r>
                <w:rPr>
                  <w:sz w:val="18"/>
                  <w:szCs w:val="18"/>
                </w:rPr>
                <w:t xml:space="preserve">16 / 10 / 4</w:t>
              </w:r>
            </w:ins>
          </w:p>
        </w:tc>
      </w:tr>
      <w:tr>
        <w:trPr>
          <w:cantSplit/>
          <w:jc w:val="center"/>
          <w:ins w:id="90081" w:author="Claude (revisão de dados)" w:date="2026-09-21T01:01:57Z"/>
        </w:trPr>
        <w:tc>
          <w:tcPr>
            <w:tcW w:w="1500" w:type="dxa"/>
          </w:tcPr>
          <w:p>
            <w:pPr>
              <w:keepNext/>
              <w:spacing w:after="0"/>
              <w:ind w:firstLine="0"/>
              <w:jc w:val="center"/>
              <w:rPr>
                <w:ins w:id="90026" w:author="Claude (revisão de dados)" w:date="2026-09-21T01:01:57Z"/>
              </w:rPr>
            </w:pPr>
            <w:ins w:id="90082"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083" w:author="Claude (revisão de dados)" w:date="2026-09-21T01:01:57Z">
              <w:r>
                <w:rPr>
                  <w:sz w:val="18"/>
                  <w:szCs w:val="18"/>
                </w:rPr>
                <w:t xml:space="preserve">EV</w:t>
              </w:r>
            </w:ins>
          </w:p>
        </w:tc>
        <w:tc>
          <w:tcPr>
            <w:tcW w:w="1050" w:type="dxa"/>
          </w:tcPr>
          <w:p>
            <w:pPr>
              <w:keepNext/>
              <w:spacing w:after="0"/>
              <w:ind w:firstLine="0"/>
              <w:jc w:val="center"/>
              <w:rPr>
                <w:ins w:id="90026" w:author="Claude (revisão de dados)" w:date="2026-09-21T01:01:57Z"/>
              </w:rPr>
            </w:pPr>
            <w:ins w:id="90084" w:author="Claude (revisão de dados)" w:date="2026-09-21T01:01:57Z">
              <w:r>
                <w:rPr>
                  <w:sz w:val="18"/>
                  <w:szCs w:val="18"/>
                </w:rPr>
                <w:t xml:space="preserve">+7,7</w:t>
              </w:r>
            </w:ins>
          </w:p>
        </w:tc>
        <w:tc>
          <w:tcPr>
            <w:tcW w:w="1050" w:type="dxa"/>
          </w:tcPr>
          <w:p>
            <w:pPr>
              <w:keepNext/>
              <w:spacing w:after="0"/>
              <w:ind w:firstLine="0"/>
              <w:jc w:val="center"/>
              <w:rPr>
                <w:ins w:id="90026" w:author="Claude (revisão de dados)" w:date="2026-09-21T01:01:57Z"/>
              </w:rPr>
            </w:pPr>
            <w:ins w:id="90085" w:author="Claude (revisão de dados)" w:date="2026-09-21T01:01:57Z">
              <w:r>
                <w:rPr>
                  <w:sz w:val="18"/>
                  <w:szCs w:val="18"/>
                </w:rPr>
                <w:t xml:space="preserve">+11,0*</w:t>
              </w:r>
            </w:ins>
          </w:p>
        </w:tc>
        <w:tc>
          <w:tcPr>
            <w:tcW w:w="950" w:type="dxa"/>
          </w:tcPr>
          <w:p>
            <w:pPr>
              <w:keepNext/>
              <w:spacing w:after="0"/>
              <w:ind w:firstLine="0"/>
              <w:jc w:val="center"/>
              <w:rPr>
                <w:ins w:id="90026" w:author="Claude (revisão de dados)" w:date="2026-09-21T01:01:57Z"/>
              </w:rPr>
            </w:pPr>
            <w:ins w:id="90086" w:author="Claude (revisão de dados)" w:date="2026-09-21T01:01:57Z">
              <w:r>
                <w:rPr>
                  <w:sz w:val="18"/>
                  <w:szCs w:val="18"/>
                </w:rPr>
                <w:t xml:space="preserve">&lt; 0,001</w:t>
              </w:r>
            </w:ins>
          </w:p>
        </w:tc>
        <w:tc>
          <w:tcPr>
            <w:tcW w:w="1000" w:type="dxa"/>
          </w:tcPr>
          <w:p>
            <w:pPr>
              <w:keepNext/>
              <w:spacing w:after="0"/>
              <w:ind w:firstLine="0"/>
              <w:jc w:val="center"/>
              <w:rPr>
                <w:ins w:id="90026" w:author="Claude (revisão de dados)" w:date="2026-09-21T01:01:57Z"/>
              </w:rPr>
            </w:pPr>
            <w:ins w:id="90087" w:author="Claude (revisão de dados)" w:date="2026-09-21T01:01:57Z">
              <w:r>
                <w:rPr>
                  <w:sz w:val="18"/>
                  <w:szCs w:val="18"/>
                </w:rPr>
                <w:t xml:space="preserve">0,178</w:t>
              </w:r>
            </w:ins>
          </w:p>
        </w:tc>
        <w:tc>
          <w:tcPr>
            <w:tcW w:w="1000" w:type="dxa"/>
          </w:tcPr>
          <w:p>
            <w:pPr>
              <w:keepNext/>
              <w:spacing w:after="0"/>
              <w:ind w:firstLine="0"/>
              <w:jc w:val="center"/>
              <w:rPr>
                <w:ins w:id="90026" w:author="Claude (revisão de dados)" w:date="2026-09-21T01:01:57Z"/>
              </w:rPr>
            </w:pPr>
            <w:ins w:id="90088" w:author="Claude (revisão de dados)" w:date="2026-09-21T01:01:57Z">
              <w:r>
                <w:rPr>
                  <w:sz w:val="18"/>
                  <w:szCs w:val="18"/>
                </w:rPr>
                <w:t xml:space="preserve">0,016</w:t>
              </w:r>
            </w:ins>
          </w:p>
        </w:tc>
        <w:tc>
          <w:tcPr>
            <w:tcW w:w="1622" w:type="dxa"/>
          </w:tcPr>
          <w:p>
            <w:pPr>
              <w:keepNext/>
              <w:spacing w:after="0"/>
              <w:ind w:firstLine="0"/>
              <w:jc w:val="center"/>
              <w:rPr>
                <w:ins w:id="90026" w:author="Claude (revisão de dados)" w:date="2026-09-21T01:01:57Z"/>
              </w:rPr>
            </w:pPr>
            <w:ins w:id="90089" w:author="Claude (revisão de dados)" w:date="2026-09-21T01:01:57Z">
              <w:r>
                <w:rPr>
                  <w:sz w:val="18"/>
                  <w:szCs w:val="18"/>
                </w:rPr>
                <w:t xml:space="preserve">11 / 13 / 4</w:t>
              </w:r>
            </w:ins>
          </w:p>
        </w:tc>
      </w:tr>
      <w:tr>
        <w:trPr>
          <w:cantSplit/>
          <w:jc w:val="center"/>
          <w:ins w:id="90090" w:author="Claude (revisão de dados)" w:date="2026-09-21T01:01:57Z"/>
        </w:trPr>
        <w:tc>
          <w:tcPr>
            <w:tcW w:w="1500" w:type="dxa"/>
          </w:tcPr>
          <w:p>
            <w:pPr>
              <w:keepNext/>
              <w:spacing w:after="0"/>
              <w:ind w:firstLine="0"/>
              <w:jc w:val="center"/>
              <w:rPr>
                <w:ins w:id="90026" w:author="Claude (revisão de dados)" w:date="2026-09-21T01:01:57Z"/>
              </w:rPr>
            </w:pPr>
            <w:ins w:id="90091"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092" w:author="Claude (revisão de dados)" w:date="2026-09-21T01:01:57Z">
              <w:r>
                <w:rPr>
                  <w:sz w:val="18"/>
                  <w:szCs w:val="18"/>
                </w:rPr>
                <w:t xml:space="preserve">PRE</w:t>
              </w:r>
            </w:ins>
          </w:p>
        </w:tc>
        <w:tc>
          <w:tcPr>
            <w:tcW w:w="1050" w:type="dxa"/>
          </w:tcPr>
          <w:p>
            <w:pPr>
              <w:keepNext/>
              <w:spacing w:after="0"/>
              <w:ind w:firstLine="0"/>
              <w:jc w:val="center"/>
              <w:rPr>
                <w:ins w:id="90026" w:author="Claude (revisão de dados)" w:date="2026-09-21T01:01:57Z"/>
              </w:rPr>
            </w:pPr>
            <w:ins w:id="90093" w:author="Claude (revisão de dados)" w:date="2026-09-21T01:01:57Z">
              <w:r>
                <w:rPr>
                  <w:sz w:val="18"/>
                  <w:szCs w:val="18"/>
                </w:rPr>
                <w:t xml:space="preserve">+8,5</w:t>
              </w:r>
            </w:ins>
          </w:p>
        </w:tc>
        <w:tc>
          <w:tcPr>
            <w:tcW w:w="1050" w:type="dxa"/>
          </w:tcPr>
          <w:p>
            <w:pPr>
              <w:keepNext/>
              <w:spacing w:after="0"/>
              <w:ind w:firstLine="0"/>
              <w:jc w:val="center"/>
              <w:rPr>
                <w:ins w:id="90026" w:author="Claude (revisão de dados)" w:date="2026-09-21T01:01:57Z"/>
              </w:rPr>
            </w:pPr>
            <w:ins w:id="90094" w:author="Claude (revisão de dados)" w:date="2026-09-21T01:01:57Z">
              <w:r>
                <w:rPr>
                  <w:sz w:val="18"/>
                  <w:szCs w:val="18"/>
                </w:rPr>
                <w:t xml:space="preserve">-5,9</w:t>
              </w:r>
            </w:ins>
          </w:p>
        </w:tc>
        <w:tc>
          <w:tcPr>
            <w:tcW w:w="950" w:type="dxa"/>
          </w:tcPr>
          <w:p>
            <w:pPr>
              <w:keepNext/>
              <w:spacing w:after="0"/>
              <w:ind w:firstLine="0"/>
              <w:jc w:val="center"/>
              <w:rPr>
                <w:ins w:id="90026" w:author="Claude (revisão de dados)" w:date="2026-09-21T01:01:57Z"/>
              </w:rPr>
            </w:pPr>
            <w:ins w:id="90095" w:author="Claude (revisão de dados)" w:date="2026-09-21T01:01:57Z">
              <w:r>
                <w:rPr>
                  <w:sz w:val="18"/>
                  <w:szCs w:val="18"/>
                </w:rPr>
                <w:t xml:space="preserve">0,463</w:t>
              </w:r>
            </w:ins>
          </w:p>
        </w:tc>
        <w:tc>
          <w:tcPr>
            <w:tcW w:w="1000" w:type="dxa"/>
          </w:tcPr>
          <w:p>
            <w:pPr>
              <w:keepNext/>
              <w:spacing w:after="0"/>
              <w:ind w:firstLine="0"/>
              <w:jc w:val="center"/>
              <w:rPr>
                <w:ins w:id="90026" w:author="Claude (revisão de dados)" w:date="2026-09-21T01:01:57Z"/>
              </w:rPr>
            </w:pPr>
            <w:ins w:id="90096" w:author="Claude (revisão de dados)" w:date="2026-09-21T01:01:57Z">
              <w:r>
                <w:rPr>
                  <w:sz w:val="18"/>
                  <w:szCs w:val="18"/>
                </w:rPr>
                <w:t xml:space="preserve">&lt; 0,001</w:t>
              </w:r>
            </w:ins>
          </w:p>
        </w:tc>
        <w:tc>
          <w:tcPr>
            <w:tcW w:w="1000" w:type="dxa"/>
          </w:tcPr>
          <w:p>
            <w:pPr>
              <w:keepNext/>
              <w:spacing w:after="0"/>
              <w:ind w:firstLine="0"/>
              <w:jc w:val="center"/>
              <w:rPr>
                <w:ins w:id="90026" w:author="Claude (revisão de dados)" w:date="2026-09-21T01:01:57Z"/>
              </w:rPr>
            </w:pPr>
            <w:ins w:id="90097" w:author="Claude (revisão de dados)" w:date="2026-09-21T01:01:57Z">
              <w:r>
                <w:rPr>
                  <w:sz w:val="18"/>
                  <w:szCs w:val="18"/>
                </w:rPr>
                <w:t xml:space="preserve">0,070</w:t>
              </w:r>
            </w:ins>
          </w:p>
        </w:tc>
        <w:tc>
          <w:tcPr>
            <w:tcW w:w="1622" w:type="dxa"/>
          </w:tcPr>
          <w:p>
            <w:pPr>
              <w:keepNext/>
              <w:spacing w:after="0"/>
              <w:ind w:firstLine="0"/>
              <w:jc w:val="center"/>
              <w:rPr>
                <w:ins w:id="90026" w:author="Claude (revisão de dados)" w:date="2026-09-21T01:01:57Z"/>
              </w:rPr>
            </w:pPr>
            <w:ins w:id="90098" w:author="Claude (revisão de dados)" w:date="2026-09-21T01:01:57Z">
              <w:r>
                <w:rPr>
                  <w:sz w:val="18"/>
                  <w:szCs w:val="18"/>
                </w:rPr>
                <w:t xml:space="preserve">16 / 9 / 6</w:t>
              </w:r>
            </w:ins>
          </w:p>
        </w:tc>
      </w:tr>
      <w:tr>
        <w:trPr>
          <w:cantSplit/>
          <w:jc w:val="center"/>
          <w:ins w:id="90099" w:author="Claude (revisão de dados)" w:date="2026-09-21T01:01:57Z"/>
        </w:trPr>
        <w:tc>
          <w:tcPr>
            <w:tcW w:w="1500" w:type="dxa"/>
          </w:tcPr>
          <w:p>
            <w:pPr>
              <w:keepNext/>
              <w:spacing w:after="0"/>
              <w:ind w:firstLine="0"/>
              <w:jc w:val="center"/>
              <w:rPr>
                <w:ins w:id="90026" w:author="Claude (revisão de dados)" w:date="2026-09-21T01:01:57Z"/>
              </w:rPr>
            </w:pPr>
            <w:ins w:id="90100"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101" w:author="Claude (revisão de dados)" w:date="2026-09-21T01:01:57Z">
              <w:r>
                <w:rPr>
                  <w:sz w:val="18"/>
                  <w:szCs w:val="18"/>
                </w:rPr>
                <w:t xml:space="preserve">WAI</w:t>
              </w:r>
            </w:ins>
          </w:p>
        </w:tc>
        <w:tc>
          <w:tcPr>
            <w:tcW w:w="1050" w:type="dxa"/>
          </w:tcPr>
          <w:p>
            <w:pPr>
              <w:keepNext/>
              <w:spacing w:after="0"/>
              <w:ind w:firstLine="0"/>
              <w:jc w:val="center"/>
              <w:rPr>
                <w:ins w:id="90026" w:author="Claude (revisão de dados)" w:date="2026-09-21T01:01:57Z"/>
              </w:rPr>
            </w:pPr>
            <w:ins w:id="90102" w:author="Claude (revisão de dados)" w:date="2026-09-21T01:01:57Z">
              <w:r>
                <w:rPr>
                  <w:sz w:val="18"/>
                  <w:szCs w:val="18"/>
                </w:rPr>
                <w:t xml:space="preserve">+8,0</w:t>
              </w:r>
            </w:ins>
          </w:p>
        </w:tc>
        <w:tc>
          <w:tcPr>
            <w:tcW w:w="1050" w:type="dxa"/>
          </w:tcPr>
          <w:p>
            <w:pPr>
              <w:keepNext/>
              <w:spacing w:after="0"/>
              <w:ind w:firstLine="0"/>
              <w:jc w:val="center"/>
              <w:rPr>
                <w:ins w:id="90026" w:author="Claude (revisão de dados)" w:date="2026-09-21T01:01:57Z"/>
              </w:rPr>
            </w:pPr>
            <w:ins w:id="90103" w:author="Claude (revisão de dados)" w:date="2026-09-21T01:01:57Z">
              <w:r>
                <w:rPr>
                  <w:sz w:val="18"/>
                  <w:szCs w:val="18"/>
                </w:rPr>
                <w:t xml:space="preserve">+15,4*</w:t>
              </w:r>
            </w:ins>
          </w:p>
        </w:tc>
        <w:tc>
          <w:tcPr>
            <w:tcW w:w="950" w:type="dxa"/>
          </w:tcPr>
          <w:p>
            <w:pPr>
              <w:keepNext/>
              <w:spacing w:after="0"/>
              <w:ind w:firstLine="0"/>
              <w:jc w:val="center"/>
              <w:rPr>
                <w:ins w:id="90026" w:author="Claude (revisão de dados)" w:date="2026-09-21T01:01:57Z"/>
              </w:rPr>
            </w:pPr>
            <w:ins w:id="90104" w:author="Claude (revisão de dados)" w:date="2026-09-21T01:01:57Z">
              <w:r>
                <w:rPr>
                  <w:sz w:val="18"/>
                  <w:szCs w:val="18"/>
                </w:rPr>
                <w:t xml:space="preserve">&lt; 0,001</w:t>
              </w:r>
            </w:ins>
          </w:p>
        </w:tc>
        <w:tc>
          <w:tcPr>
            <w:tcW w:w="1000" w:type="dxa"/>
          </w:tcPr>
          <w:p>
            <w:pPr>
              <w:keepNext/>
              <w:spacing w:after="0"/>
              <w:ind w:firstLine="0"/>
              <w:jc w:val="center"/>
              <w:rPr>
                <w:ins w:id="90026" w:author="Claude (revisão de dados)" w:date="2026-09-21T01:01:57Z"/>
              </w:rPr>
            </w:pPr>
            <w:ins w:id="90105" w:author="Claude (revisão de dados)" w:date="2026-09-21T01:01:57Z">
              <w:r>
                <w:rPr>
                  <w:sz w:val="18"/>
                  <w:szCs w:val="18"/>
                </w:rPr>
                <w:t xml:space="preserve">0,336</w:t>
              </w:r>
            </w:ins>
          </w:p>
        </w:tc>
        <w:tc>
          <w:tcPr>
            <w:tcW w:w="1000" w:type="dxa"/>
          </w:tcPr>
          <w:p>
            <w:pPr>
              <w:keepNext/>
              <w:spacing w:after="0"/>
              <w:ind w:firstLine="0"/>
              <w:jc w:val="center"/>
              <w:rPr>
                <w:ins w:id="90026" w:author="Claude (revisão de dados)" w:date="2026-09-21T01:01:57Z"/>
              </w:rPr>
            </w:pPr>
            <w:ins w:id="90106" w:author="Claude (revisão de dados)" w:date="2026-09-21T01:01:57Z">
              <w:r>
                <w:rPr>
                  <w:sz w:val="18"/>
                  <w:szCs w:val="18"/>
                </w:rPr>
                <w:t xml:space="preserve">0,143</w:t>
              </w:r>
            </w:ins>
          </w:p>
        </w:tc>
        <w:tc>
          <w:tcPr>
            <w:tcW w:w="1622" w:type="dxa"/>
          </w:tcPr>
          <w:p>
            <w:pPr>
              <w:keepNext/>
              <w:spacing w:after="0"/>
              <w:ind w:firstLine="0"/>
              <w:jc w:val="center"/>
              <w:rPr>
                <w:ins w:id="90026" w:author="Claude (revisão de dados)" w:date="2026-09-21T01:01:57Z"/>
              </w:rPr>
            </w:pPr>
            <w:ins w:id="90107" w:author="Claude (revisão de dados)" w:date="2026-09-21T01:01:57Z">
              <w:r>
                <w:rPr>
                  <w:sz w:val="18"/>
                  <w:szCs w:val="18"/>
                </w:rPr>
                <w:t xml:space="preserve">9 / 13 / 4</w:t>
              </w:r>
            </w:ins>
          </w:p>
        </w:tc>
      </w:tr>
      <w:tr>
        <w:trPr>
          <w:cantSplit/>
          <w:jc w:val="center"/>
          <w:ins w:id="90108" w:author="Claude (revisão de dados)" w:date="2026-09-21T01:01:57Z"/>
        </w:trPr>
        <w:tc>
          <w:tcPr>
            <w:tcW w:w="1500" w:type="dxa"/>
          </w:tcPr>
          <w:p>
            <w:pPr>
              <w:keepNext/>
              <w:spacing w:after="0"/>
              <w:ind w:firstLine="0"/>
              <w:jc w:val="center"/>
              <w:rPr>
                <w:ins w:id="90026" w:author="Claude (revisão de dados)" w:date="2026-09-21T01:01:57Z"/>
              </w:rPr>
            </w:pPr>
            <w:ins w:id="90109" w:author="Claude (revisão de dados)" w:date="2026-09-21T01:01:57Z">
              <w:r>
                <w:rPr>
                  <w:sz w:val="18"/>
                  <w:szCs w:val="18"/>
                </w:rPr>
                <w:t xml:space="preserve">Caatinga</w:t>
              </w:r>
            </w:ins>
          </w:p>
        </w:tc>
        <w:tc>
          <w:tcPr>
            <w:tcW w:w="900" w:type="dxa"/>
          </w:tcPr>
          <w:p>
            <w:pPr>
              <w:keepNext/>
              <w:spacing w:after="0"/>
              <w:ind w:firstLine="0"/>
              <w:jc w:val="center"/>
              <w:rPr>
                <w:ins w:id="90026" w:author="Claude (revisão de dados)" w:date="2026-09-21T01:01:57Z"/>
              </w:rPr>
            </w:pPr>
            <w:ins w:id="90110" w:author="Claude (revisão de dados)" w:date="2026-09-21T01:01:57Z">
              <w:r>
                <w:rPr>
                  <w:sz w:val="18"/>
                  <w:szCs w:val="18"/>
                </w:rPr>
                <w:t xml:space="preserve">PSN</w:t>
              </w:r>
            </w:ins>
          </w:p>
        </w:tc>
        <w:tc>
          <w:tcPr>
            <w:tcW w:w="1050" w:type="dxa"/>
          </w:tcPr>
          <w:p>
            <w:pPr>
              <w:keepNext/>
              <w:spacing w:after="0"/>
              <w:ind w:firstLine="0"/>
              <w:jc w:val="center"/>
              <w:rPr>
                <w:ins w:id="90026" w:author="Claude (revisão de dados)" w:date="2026-09-21T01:01:57Z"/>
              </w:rPr>
            </w:pPr>
            <w:ins w:id="90111" w:author="Claude (revisão de dados)" w:date="2026-09-21T01:01:57Z">
              <w:r>
                <w:rPr>
                  <w:sz w:val="18"/>
                  <w:szCs w:val="18"/>
                </w:rPr>
                <w:t xml:space="preserve">-3,4</w:t>
              </w:r>
            </w:ins>
          </w:p>
        </w:tc>
        <w:tc>
          <w:tcPr>
            <w:tcW w:w="1050" w:type="dxa"/>
          </w:tcPr>
          <w:p>
            <w:pPr>
              <w:keepNext/>
              <w:spacing w:after="0"/>
              <w:ind w:firstLine="0"/>
              <w:jc w:val="center"/>
              <w:rPr>
                <w:ins w:id="90026" w:author="Claude (revisão de dados)" w:date="2026-09-21T01:01:57Z"/>
              </w:rPr>
            </w:pPr>
            <w:ins w:id="90112" w:author="Claude (revisão de dados)" w:date="2026-09-21T01:01:57Z">
              <w:r>
                <w:rPr>
                  <w:sz w:val="18"/>
                  <w:szCs w:val="18"/>
                </w:rPr>
                <w:t xml:space="preserve">+10,5*</w:t>
              </w:r>
            </w:ins>
          </w:p>
        </w:tc>
        <w:tc>
          <w:tcPr>
            <w:tcW w:w="950" w:type="dxa"/>
          </w:tcPr>
          <w:p>
            <w:pPr>
              <w:keepNext/>
              <w:spacing w:after="0"/>
              <w:ind w:firstLine="0"/>
              <w:jc w:val="center"/>
              <w:rPr>
                <w:ins w:id="90026" w:author="Claude (revisão de dados)" w:date="2026-09-21T01:01:57Z"/>
              </w:rPr>
            </w:pPr>
            <w:ins w:id="90113" w:author="Claude (revisão de dados)" w:date="2026-09-21T01:01:57Z">
              <w:r>
                <w:rPr>
                  <w:sz w:val="18"/>
                  <w:szCs w:val="18"/>
                </w:rPr>
                <w:t xml:space="preserve">0,001</w:t>
              </w:r>
            </w:ins>
          </w:p>
        </w:tc>
        <w:tc>
          <w:tcPr>
            <w:tcW w:w="1000" w:type="dxa"/>
          </w:tcPr>
          <w:p>
            <w:pPr>
              <w:keepNext/>
              <w:spacing w:after="0"/>
              <w:ind w:firstLine="0"/>
              <w:jc w:val="center"/>
              <w:rPr>
                <w:ins w:id="90026" w:author="Claude (revisão de dados)" w:date="2026-09-21T01:01:57Z"/>
              </w:rPr>
            </w:pPr>
            <w:ins w:id="90114" w:author="Claude (revisão de dados)" w:date="2026-09-21T01:01:57Z">
              <w:r>
                <w:rPr>
                  <w:sz w:val="18"/>
                  <w:szCs w:val="18"/>
                </w:rPr>
                <w:t xml:space="preserve">0,986</w:t>
              </w:r>
            </w:ins>
          </w:p>
        </w:tc>
        <w:tc>
          <w:tcPr>
            <w:tcW w:w="1000" w:type="dxa"/>
          </w:tcPr>
          <w:p>
            <w:pPr>
              <w:keepNext/>
              <w:spacing w:after="0"/>
              <w:ind w:firstLine="0"/>
              <w:jc w:val="center"/>
              <w:rPr>
                <w:ins w:id="90026" w:author="Claude (revisão de dados)" w:date="2026-09-21T01:01:57Z"/>
              </w:rPr>
            </w:pPr>
            <w:ins w:id="90115" w:author="Claude (revisão de dados)" w:date="2026-09-21T01:01:57Z">
              <w:r>
                <w:rPr>
                  <w:sz w:val="18"/>
                  <w:szCs w:val="18"/>
                </w:rPr>
                <w:t xml:space="preserve">0,143</w:t>
              </w:r>
            </w:ins>
          </w:p>
        </w:tc>
        <w:tc>
          <w:tcPr>
            <w:tcW w:w="1622" w:type="dxa"/>
          </w:tcPr>
          <w:p>
            <w:pPr>
              <w:keepNext/>
              <w:spacing w:after="0"/>
              <w:ind w:firstLine="0"/>
              <w:jc w:val="center"/>
              <w:rPr>
                <w:ins w:id="90026" w:author="Claude (revisão de dados)" w:date="2026-09-21T01:01:57Z"/>
              </w:rPr>
            </w:pPr>
            <w:ins w:id="90116" w:author="Claude (revisão de dados)" w:date="2026-09-21T01:01:57Z">
              <w:r>
                <w:rPr>
                  <w:sz w:val="18"/>
                  <w:szCs w:val="18"/>
                </w:rPr>
                <w:t xml:space="preserve">14 / 11 / 4</w:t>
              </w:r>
            </w:ins>
          </w:p>
        </w:tc>
      </w:tr>
      <w:tr>
        <w:trPr>
          <w:cantSplit/>
          <w:jc w:val="center"/>
          <w:ins w:id="90117" w:author="Claude (revisão de dados)" w:date="2026-09-21T01:01:57Z"/>
        </w:trPr>
        <w:tc>
          <w:tcPr>
            <w:tcW w:w="1500" w:type="dxa"/>
          </w:tcPr>
          <w:p>
            <w:pPr>
              <w:keepNext/>
              <w:spacing w:after="0"/>
              <w:ind w:firstLine="0"/>
              <w:jc w:val="center"/>
              <w:rPr>
                <w:ins w:id="90026" w:author="Claude (revisão de dados)" w:date="2026-09-21T01:01:57Z"/>
              </w:rPr>
            </w:pPr>
            <w:ins w:id="90118"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119" w:author="Claude (revisão de dados)" w:date="2026-09-21T01:01:57Z">
              <w:r>
                <w:rPr>
                  <w:sz w:val="18"/>
                  <w:szCs w:val="18"/>
                </w:rPr>
                <w:t xml:space="preserve">EV</w:t>
              </w:r>
            </w:ins>
          </w:p>
        </w:tc>
        <w:tc>
          <w:tcPr>
            <w:tcW w:w="1050" w:type="dxa"/>
          </w:tcPr>
          <w:p>
            <w:pPr>
              <w:keepNext/>
              <w:spacing w:after="0"/>
              <w:ind w:firstLine="0"/>
              <w:jc w:val="center"/>
              <w:rPr>
                <w:ins w:id="90026" w:author="Claude (revisão de dados)" w:date="2026-09-21T01:01:57Z"/>
              </w:rPr>
            </w:pPr>
            <w:ins w:id="90120" w:author="Claude (revisão de dados)" w:date="2026-09-21T01:01:57Z">
              <w:r>
                <w:rPr>
                  <w:sz w:val="18"/>
                  <w:szCs w:val="18"/>
                </w:rPr>
                <w:t xml:space="preserve">+0,1</w:t>
              </w:r>
            </w:ins>
          </w:p>
        </w:tc>
        <w:tc>
          <w:tcPr>
            <w:tcW w:w="1050" w:type="dxa"/>
          </w:tcPr>
          <w:p>
            <w:pPr>
              <w:keepNext/>
              <w:spacing w:after="0"/>
              <w:ind w:firstLine="0"/>
              <w:jc w:val="center"/>
              <w:rPr>
                <w:ins w:id="90026" w:author="Claude (revisão de dados)" w:date="2026-09-21T01:01:57Z"/>
              </w:rPr>
            </w:pPr>
            <w:ins w:id="90121" w:author="Claude (revisão de dados)" w:date="2026-09-21T01:01:57Z">
              <w:r>
                <w:rPr>
                  <w:sz w:val="18"/>
                  <w:szCs w:val="18"/>
                </w:rPr>
                <w:t xml:space="preserve">+10,5*</w:t>
              </w:r>
            </w:ins>
          </w:p>
        </w:tc>
        <w:tc>
          <w:tcPr>
            <w:tcW w:w="950" w:type="dxa"/>
          </w:tcPr>
          <w:p>
            <w:pPr>
              <w:keepNext/>
              <w:spacing w:after="0"/>
              <w:ind w:firstLine="0"/>
              <w:jc w:val="center"/>
              <w:rPr>
                <w:ins w:id="90026" w:author="Claude (revisão de dados)" w:date="2026-09-21T01:01:57Z"/>
              </w:rPr>
            </w:pPr>
            <w:ins w:id="90122" w:author="Claude (revisão de dados)" w:date="2026-09-21T01:01:57Z">
              <w:r>
                <w:rPr>
                  <w:sz w:val="18"/>
                  <w:szCs w:val="18"/>
                </w:rPr>
                <w:t xml:space="preserve">0,009</w:t>
              </w:r>
            </w:ins>
          </w:p>
        </w:tc>
        <w:tc>
          <w:tcPr>
            <w:tcW w:w="1000" w:type="dxa"/>
          </w:tcPr>
          <w:p>
            <w:pPr>
              <w:keepNext/>
              <w:spacing w:after="0"/>
              <w:ind w:firstLine="0"/>
              <w:jc w:val="center"/>
              <w:rPr>
                <w:ins w:id="90026" w:author="Claude (revisão de dados)" w:date="2026-09-21T01:01:57Z"/>
              </w:rPr>
            </w:pPr>
            <w:ins w:id="90123" w:author="Claude (revisão de dados)" w:date="2026-09-21T01:01:57Z">
              <w:r>
                <w:rPr>
                  <w:sz w:val="18"/>
                  <w:szCs w:val="18"/>
                </w:rPr>
                <w:t xml:space="preserve">0,654</w:t>
              </w:r>
            </w:ins>
          </w:p>
        </w:tc>
        <w:tc>
          <w:tcPr>
            <w:tcW w:w="1000" w:type="dxa"/>
          </w:tcPr>
          <w:p>
            <w:pPr>
              <w:keepNext/>
              <w:spacing w:after="0"/>
              <w:ind w:firstLine="0"/>
              <w:jc w:val="center"/>
              <w:rPr>
                <w:ins w:id="90026" w:author="Claude (revisão de dados)" w:date="2026-09-21T01:01:57Z"/>
              </w:rPr>
            </w:pPr>
            <w:ins w:id="90124" w:author="Claude (revisão de dados)" w:date="2026-09-21T01:01:57Z">
              <w:r>
                <w:rPr>
                  <w:sz w:val="18"/>
                  <w:szCs w:val="18"/>
                </w:rPr>
                <w:t xml:space="preserve">0,323</w:t>
              </w:r>
            </w:ins>
          </w:p>
        </w:tc>
        <w:tc>
          <w:tcPr>
            <w:tcW w:w="1622" w:type="dxa"/>
          </w:tcPr>
          <w:p>
            <w:pPr>
              <w:keepNext/>
              <w:spacing w:after="0"/>
              <w:ind w:firstLine="0"/>
              <w:jc w:val="center"/>
              <w:rPr>
                <w:ins w:id="90026" w:author="Claude (revisão de dados)" w:date="2026-09-21T01:01:57Z"/>
              </w:rPr>
            </w:pPr>
            <w:ins w:id="90125" w:author="Claude (revisão de dados)" w:date="2026-09-21T01:01:57Z">
              <w:r>
                <w:rPr>
                  <w:sz w:val="18"/>
                  <w:szCs w:val="18"/>
                </w:rPr>
                <w:t xml:space="preserve">13 / 11 / 6</w:t>
              </w:r>
            </w:ins>
          </w:p>
        </w:tc>
      </w:tr>
      <w:tr>
        <w:trPr>
          <w:cantSplit/>
          <w:jc w:val="center"/>
          <w:ins w:id="90126" w:author="Claude (revisão de dados)" w:date="2026-09-21T01:01:57Z"/>
        </w:trPr>
        <w:tc>
          <w:tcPr>
            <w:tcW w:w="1500" w:type="dxa"/>
          </w:tcPr>
          <w:p>
            <w:pPr>
              <w:keepNext/>
              <w:spacing w:after="0"/>
              <w:ind w:firstLine="0"/>
              <w:jc w:val="center"/>
              <w:rPr>
                <w:ins w:id="90026" w:author="Claude (revisão de dados)" w:date="2026-09-21T01:01:57Z"/>
              </w:rPr>
            </w:pPr>
            <w:ins w:id="90127" w:author="Claude (revisão de dados)" w:date="2026-09-21T01:01:57Z">
              <w:r>
                <w:rPr>
                  <w:sz w:val="18"/>
                  <w:szCs w:val="18"/>
                </w:rPr>
                <w:t xml:space="preserve"/>
              </w:r>
            </w:ins>
          </w:p>
        </w:tc>
        <w:tc>
          <w:tcPr>
            <w:tcW w:w="900" w:type="dxa"/>
          </w:tcPr>
          <w:p>
            <w:pPr>
              <w:keepNext/>
              <w:spacing w:after="0"/>
              <w:ind w:firstLine="0"/>
              <w:jc w:val="center"/>
              <w:rPr>
                <w:ins w:id="90026" w:author="Claude (revisão de dados)" w:date="2026-09-21T01:01:57Z"/>
              </w:rPr>
            </w:pPr>
            <w:ins w:id="90128" w:author="Claude (revisão de dados)" w:date="2026-09-21T01:01:57Z">
              <w:r>
                <w:rPr>
                  <w:sz w:val="18"/>
                  <w:szCs w:val="18"/>
                </w:rPr>
                <w:t xml:space="preserve">PRE</w:t>
              </w:r>
            </w:ins>
          </w:p>
        </w:tc>
        <w:tc>
          <w:tcPr>
            <w:tcW w:w="1050" w:type="dxa"/>
          </w:tcPr>
          <w:p>
            <w:pPr>
              <w:keepNext/>
              <w:spacing w:after="0"/>
              <w:ind w:firstLine="0"/>
              <w:jc w:val="center"/>
              <w:rPr>
                <w:ins w:id="90026" w:author="Claude (revisão de dados)" w:date="2026-09-21T01:01:57Z"/>
              </w:rPr>
            </w:pPr>
            <w:ins w:id="90129" w:author="Claude (revisão de dados)" w:date="2026-09-21T01:01:57Z">
              <w:r>
                <w:rPr>
                  <w:sz w:val="18"/>
                  <w:szCs w:val="18"/>
                </w:rPr>
                <w:t xml:space="preserve">+3,4</w:t>
              </w:r>
            </w:ins>
          </w:p>
        </w:tc>
        <w:tc>
          <w:tcPr>
            <w:tcW w:w="1050" w:type="dxa"/>
          </w:tcPr>
          <w:p>
            <w:pPr>
              <w:keepNext/>
              <w:spacing w:after="0"/>
              <w:ind w:firstLine="0"/>
              <w:jc w:val="center"/>
              <w:rPr>
                <w:ins w:id="90026" w:author="Claude (revisão de dados)" w:date="2026-09-21T01:01:57Z"/>
              </w:rPr>
            </w:pPr>
            <w:ins w:id="90130" w:author="Claude (revisão de dados)" w:date="2026-09-21T01:01:57Z">
              <w:r>
                <w:rPr>
                  <w:sz w:val="18"/>
                  <w:szCs w:val="18"/>
                </w:rPr>
                <w:t xml:space="preserve">+7,5</w:t>
              </w:r>
            </w:ins>
          </w:p>
        </w:tc>
        <w:tc>
          <w:tcPr>
            <w:tcW w:w="950" w:type="dxa"/>
          </w:tcPr>
          <w:p>
            <w:pPr>
              <w:keepNext/>
              <w:spacing w:after="0"/>
              <w:ind w:firstLine="0"/>
              <w:jc w:val="center"/>
              <w:rPr>
                <w:ins w:id="90026" w:author="Claude (revisão de dados)" w:date="2026-09-21T01:01:57Z"/>
              </w:rPr>
            </w:pPr>
            <w:ins w:id="90131" w:author="Claude (revisão de dados)" w:date="2026-09-21T01:01:57Z">
              <w:r>
                <w:rPr>
                  <w:sz w:val="18"/>
                  <w:szCs w:val="18"/>
                </w:rPr>
                <w:t xml:space="preserve">0,750</w:t>
              </w:r>
            </w:ins>
          </w:p>
        </w:tc>
        <w:tc>
          <w:tcPr>
            <w:tcW w:w="1000" w:type="dxa"/>
          </w:tcPr>
          <w:p>
            <w:pPr>
              <w:keepNext/>
              <w:spacing w:after="0"/>
              <w:ind w:firstLine="0"/>
              <w:jc w:val="center"/>
              <w:rPr>
                <w:ins w:id="90026" w:author="Claude (revisão de dados)" w:date="2026-09-21T01:01:57Z"/>
              </w:rPr>
            </w:pPr>
            <w:ins w:id="90132" w:author="Claude (revisão de dados)" w:date="2026-09-21T01:01:57Z">
              <w:r>
                <w:rPr>
                  <w:sz w:val="18"/>
                  <w:szCs w:val="18"/>
                </w:rPr>
                <w:t xml:space="preserve">0,007</w:t>
              </w:r>
            </w:ins>
          </w:p>
        </w:tc>
        <w:tc>
          <w:tcPr>
            <w:tcW w:w="1000" w:type="dxa"/>
          </w:tcPr>
          <w:p>
            <w:pPr>
              <w:keepNext/>
              <w:spacing w:after="0"/>
              <w:ind w:firstLine="0"/>
              <w:jc w:val="center"/>
              <w:rPr>
                <w:ins w:id="90026" w:author="Claude (revisão de dados)" w:date="2026-09-21T01:01:57Z"/>
              </w:rPr>
            </w:pPr>
            <w:ins w:id="90133" w:author="Claude (revisão de dados)" w:date="2026-09-21T01:01:57Z">
              <w:r>
                <w:rPr>
                  <w:sz w:val="18"/>
                  <w:szCs w:val="18"/>
                </w:rPr>
                <w:t xml:space="preserve">0,038</w:t>
              </w:r>
            </w:ins>
          </w:p>
        </w:tc>
        <w:tc>
          <w:tcPr>
            <w:tcW w:w="1622" w:type="dxa"/>
          </w:tcPr>
          <w:p>
            <w:pPr>
              <w:keepNext/>
              <w:spacing w:after="0"/>
              <w:ind w:firstLine="0"/>
              <w:jc w:val="center"/>
              <w:rPr>
                <w:ins w:id="90026" w:author="Claude (revisão de dados)" w:date="2026-09-21T01:01:57Z"/>
              </w:rPr>
            </w:pPr>
            <w:ins w:id="90134" w:author="Claude (revisão de dados)" w:date="2026-09-21T01:01:57Z">
              <w:r>
                <w:rPr>
                  <w:sz w:val="18"/>
                  <w:szCs w:val="18"/>
                </w:rPr>
                <w:t xml:space="preserve">16 / 9 / 7</w:t>
              </w:r>
            </w:ins>
          </w:p>
        </w:tc>
      </w:tr>
      <w:tr>
        <w:trPr>
          <w:cantSplit/>
          <w:jc w:val="center"/>
          <w:ins w:id="90135" w:author="Claude (revisão de dados)" w:date="2026-09-21T01:01:57Z"/>
        </w:trPr>
        <w:tc>
          <w:tcPr>
            <w:tcW w:w="1500" w:type="dxa"/>
            <w:tcBorders>
              <w:bottom w:val="single" w:sz="4" w:space="0" w:color="auto"/>
            </w:tcBorders>
          </w:tcPr>
          <w:p>
            <w:pPr>
              <w:keepNext/>
              <w:spacing w:after="0"/>
              <w:ind w:firstLine="0"/>
              <w:jc w:val="center"/>
              <w:rPr>
                <w:ins w:id="90026" w:author="Claude (revisão de dados)" w:date="2026-09-21T01:01:57Z"/>
              </w:rPr>
            </w:pPr>
            <w:ins w:id="90136" w:author="Claude (revisão de dados)" w:date="2026-09-21T01:01:57Z">
              <w:r>
                <w:rPr>
                  <w:sz w:val="18"/>
                  <w:szCs w:val="18"/>
                </w:rPr>
                <w:t xml:space="preserve"/>
              </w:r>
            </w:ins>
          </w:p>
        </w:tc>
        <w:tc>
          <w:tcPr>
            <w:tcW w:w="900" w:type="dxa"/>
            <w:tcBorders>
              <w:bottom w:val="single" w:sz="4" w:space="0" w:color="auto"/>
            </w:tcBorders>
          </w:tcPr>
          <w:p>
            <w:pPr>
              <w:keepNext/>
              <w:spacing w:after="0"/>
              <w:ind w:firstLine="0"/>
              <w:jc w:val="center"/>
              <w:rPr>
                <w:ins w:id="90026" w:author="Claude (revisão de dados)" w:date="2026-09-21T01:01:57Z"/>
              </w:rPr>
            </w:pPr>
            <w:ins w:id="90137" w:author="Claude (revisão de dados)" w:date="2026-09-21T01:01:57Z">
              <w:r>
                <w:rPr>
                  <w:sz w:val="18"/>
                  <w:szCs w:val="18"/>
                </w:rPr>
                <w:t xml:space="preserve">TST</w:t>
              </w:r>
            </w:ins>
          </w:p>
        </w:tc>
        <w:tc>
          <w:tcPr>
            <w:tcW w:w="1050" w:type="dxa"/>
            <w:tcBorders>
              <w:bottom w:val="single" w:sz="4" w:space="0" w:color="auto"/>
            </w:tcBorders>
          </w:tcPr>
          <w:p>
            <w:pPr>
              <w:keepNext/>
              <w:spacing w:after="0"/>
              <w:ind w:firstLine="0"/>
              <w:jc w:val="center"/>
              <w:rPr>
                <w:ins w:id="90026" w:author="Claude (revisão de dados)" w:date="2026-09-21T01:01:57Z"/>
              </w:rPr>
            </w:pPr>
            <w:ins w:id="90138" w:author="Claude (revisão de dados)" w:date="2026-09-21T01:01:57Z">
              <w:r>
                <w:rPr>
                  <w:sz w:val="18"/>
                  <w:szCs w:val="18"/>
                </w:rPr>
                <w:t xml:space="preserve">+1,5</w:t>
              </w:r>
            </w:ins>
          </w:p>
        </w:tc>
        <w:tc>
          <w:tcPr>
            <w:tcW w:w="1050" w:type="dxa"/>
            <w:tcBorders>
              <w:bottom w:val="single" w:sz="4" w:space="0" w:color="auto"/>
            </w:tcBorders>
          </w:tcPr>
          <w:p>
            <w:pPr>
              <w:keepNext/>
              <w:spacing w:after="0"/>
              <w:ind w:firstLine="0"/>
              <w:jc w:val="center"/>
              <w:rPr>
                <w:ins w:id="90026" w:author="Claude (revisão de dados)" w:date="2026-09-21T01:01:57Z"/>
              </w:rPr>
            </w:pPr>
            <w:ins w:id="90139" w:author="Claude (revisão de dados)" w:date="2026-09-21T01:01:57Z">
              <w:r>
                <w:rPr>
                  <w:sz w:val="18"/>
                  <w:szCs w:val="18"/>
                </w:rPr>
                <w:t xml:space="preserve">-2,2*</w:t>
              </w:r>
            </w:ins>
          </w:p>
        </w:tc>
        <w:tc>
          <w:tcPr>
            <w:tcW w:w="950" w:type="dxa"/>
            <w:tcBorders>
              <w:bottom w:val="single" w:sz="4" w:space="0" w:color="auto"/>
            </w:tcBorders>
          </w:tcPr>
          <w:p>
            <w:pPr>
              <w:keepNext/>
              <w:spacing w:after="0"/>
              <w:ind w:firstLine="0"/>
              <w:jc w:val="center"/>
              <w:rPr>
                <w:ins w:id="90026" w:author="Claude (revisão de dados)" w:date="2026-09-21T01:01:57Z"/>
              </w:rPr>
            </w:pPr>
            <w:ins w:id="90140" w:author="Claude (revisão de dados)" w:date="2026-09-21T01:01:57Z">
              <w:r>
                <w:rPr>
                  <w:sz w:val="18"/>
                  <w:szCs w:val="18"/>
                </w:rPr>
                <w:t xml:space="preserve">0,001</w:t>
              </w:r>
            </w:ins>
          </w:p>
        </w:tc>
        <w:tc>
          <w:tcPr>
            <w:tcW w:w="1000" w:type="dxa"/>
            <w:tcBorders>
              <w:bottom w:val="single" w:sz="4" w:space="0" w:color="auto"/>
            </w:tcBorders>
          </w:tcPr>
          <w:p>
            <w:pPr>
              <w:keepNext/>
              <w:spacing w:after="0"/>
              <w:ind w:firstLine="0"/>
              <w:jc w:val="center"/>
              <w:rPr>
                <w:ins w:id="90026" w:author="Claude (revisão de dados)" w:date="2026-09-21T01:01:57Z"/>
              </w:rPr>
            </w:pPr>
            <w:ins w:id="90141" w:author="Claude (revisão de dados)" w:date="2026-09-21T01:01:57Z">
              <w:r>
                <w:rPr>
                  <w:sz w:val="18"/>
                  <w:szCs w:val="18"/>
                </w:rPr>
                <w:t xml:space="preserve">0,660</w:t>
              </w:r>
            </w:ins>
          </w:p>
        </w:tc>
        <w:tc>
          <w:tcPr>
            <w:tcW w:w="1000" w:type="dxa"/>
            <w:tcBorders>
              <w:bottom w:val="single" w:sz="4" w:space="0" w:color="auto"/>
            </w:tcBorders>
          </w:tcPr>
          <w:p>
            <w:pPr>
              <w:keepNext/>
              <w:spacing w:after="0"/>
              <w:ind w:firstLine="0"/>
              <w:jc w:val="center"/>
              <w:rPr>
                <w:ins w:id="90026" w:author="Claude (revisão de dados)" w:date="2026-09-21T01:01:57Z"/>
              </w:rPr>
            </w:pPr>
            <w:ins w:id="90142" w:author="Claude (revisão de dados)" w:date="2026-09-21T01:01:57Z">
              <w:r>
                <w:rPr>
                  <w:sz w:val="18"/>
                  <w:szCs w:val="18"/>
                </w:rPr>
                <w:t xml:space="preserve">0,172</w:t>
              </w:r>
            </w:ins>
          </w:p>
        </w:tc>
        <w:tc>
          <w:tcPr>
            <w:tcW w:w="1622" w:type="dxa"/>
            <w:tcBorders>
              <w:bottom w:val="single" w:sz="4" w:space="0" w:color="auto"/>
            </w:tcBorders>
          </w:tcPr>
          <w:p>
            <w:pPr>
              <w:keepNext/>
              <w:spacing w:after="0"/>
              <w:ind w:firstLine="0"/>
              <w:jc w:val="center"/>
              <w:rPr>
                <w:ins w:id="90026" w:author="Claude (revisão de dados)" w:date="2026-09-21T01:01:57Z"/>
              </w:rPr>
            </w:pPr>
            <w:ins w:id="90143" w:author="Claude (revisão de dados)" w:date="2026-09-21T01:01:57Z">
              <w:r>
                <w:rPr>
                  <w:sz w:val="18"/>
                  <w:szCs w:val="18"/>
                </w:rPr>
                <w:t xml:space="preserve">5 / 11 / 13</w:t>
              </w:r>
            </w:ins>
          </w:p>
        </w:tc>
      </w:tr>
    </w:tbl>
    <w:p>
      <w:pPr>
        <w:keepNext/>
        <w:spacing w:line="259" w:lineRule="auto"/>
        <w:ind w:right="454" w:firstLine="0"/>
        <w:jc w:val="center"/>
        <w:rPr>
          <w:ins w:id="90146" w:author="Claude (revisão de dados)" w:date="2026-09-21T01:01:57Z"/>
          <w:iCs/>
          <w:sz w:val="22"/>
          <w:szCs w:val="22"/>
        </w:rPr>
      </w:pPr>
      <w:ins w:id="90147" w:author="Claude (revisão de dados)" w:date="2026-09-21T01:01:57Z">
        <w:r>
          <w:t xml:space="preserve">EN = El Niño; N = Neutro; LN = La Niña. Anomalia = desvio em relação à média do mês do calendário em toda a série, em porcentagem dessa média. Sob ausência de efeito, esperam-se 10% dos meses abaixo do P10 em cada fase.</w:t>
        </w:r>
      </w:ins>
    </w:p>
    <w:p w14:paraId="5ADFE635" w14:textId="77777777" w:rsidR="00947AA9" w:rsidRDefault="00947AA9" w:rsidP="00947AA9">
      <w:del w:id="90150" w:author="Claude (revisão de dados)" w:date="2026-09-21T01:01:57Z">
        <w:r>
          <w:delText xml:space="preserve">Na Mata Atlântica, a Temperatura de Superfície Terrestre (TST) foi a variável climática mais sensível às fases do ENSO (p &lt; 0,001), com médias de 28,8 °C em La Niña, 27,1 °C em meses neutros e 29,7 °C em El Niño (Figura 11). A evapotranspiração também diferiu entre fases (p = 0,006), enquanto a precipitação não (p = 0,349), sugerindo que o efeito climático do ENSO sobre esse bioma se manifesta predominantemente pela componente térmica. Esse predomínio é coerente com a elevada umidade regional da Mata Atlântica, onde variações de temperatura tendem a exercer influência mais perceptível sobre os processos ecofisiológicos do que pequenas oscilações hidrológicas. Vale distinguir, contudo, que a sensibilidade da TST às fases do ENSO e a importância da TST como preditora da PSN são propriedades distintas: a primeira descreve como o fenômeno climático modula a temperatura, enquanto a segunda, apresentada na análise de importância das variáveis (Figura 8), reflete o peso da temperatura </w:delText>
        </w:r>
      </w:del>
      <w:del w:id="90151" w:author="Claude (revisão de dados)" w:date="2026-09-21T01:01:57Z">
        <w:r>
          <w:lastRenderedPageBreak/>
          <w:delText>no controle direto da produtividade. Assim, a TST atua como elo entre a variabilidade climática de larga escala associada ao ENSO e a resposta produtiva local da vegetação.</w:delText>
        </w:r>
      </w:del>
      <w:ins w:id="90152" w:author="Claude (revisão de dados)" w:date="2026-09-21T01:01:57Z">
        <w:r>
          <w:t xml:space="preserve">Na Mata Atlântica, a temperatura da superfície foi a variável mais sensível às fases do ENSO: nos meses de El Niño ela ficou, em média, 3,0% (cerca de 0,9 °C) acima do normal da época (p &lt; 0,001), e 25% desses meses situaram-se no decil mais quente da série, contra 6% dos meses neutros (Figura 11). A evapotranspiração e a precipitação não diferiram na posição central (p = 0,43 e p = 0,35), mas ambas apresentaram maior dispersão nas fases ativas (Fligner-Killeen, p = 0,006 e p = 0,019). A PSN mostrou comportamento análogo ao dessas variáveis hídricas: sua mediana quase não muda entre fases (133,3, 134,4 e 133,6 gC·m⁻²·mês⁻¹ em El Niño, neutro e La Niña; Tabela A5), mas nos meses de El Niño a anomalia média foi de −5,5% (p = 0,009), a dispersão aumentou (p = 0,043) e a frequência de meses com produtividade extremamente baixa, abaixo do décimo percentil, chegou a 22%, contra 5% nos meses neutros e 9% nos de La Niña (p &lt; 0,001); o mínimo observado sob El Niño (79,0 gC·m⁻²·mês⁻¹) é 15 unidades inferior ao mínimo dos meses neutros (94,4). O El Niño, portanto, não reduz a produtividade típica do bioma úmido, mas quadruplica a frequência de meses de produtividade muito baixa, o que explica por que o teste de posição central isolado, aplicado aos valores brutos, não detectava efeito. A La Niña não produziu resposta na Mata Atlântica em nenhuma das três propriedades. Vale distinguir que a sensibilidade da TST às fases do ENSO e a importância da TST como preditora da PSN são propriedades distintas: a primeira descreve como o fenômeno modula a temperatura, enquanto a segunda (Figura 8) reflete o peso da temperatura no controle direto da produtividade; a TST atua, assim, como elo entre a variabilidade climática de larga escala e a resposta produtiva local da vegetação.</w:t>
        </w:r>
      </w:ins>
    </w:p>
    <w:p w14:paraId="5A8F5FFC" w14:textId="77777777" w:rsidR="006D1256" w:rsidRDefault="00000000">
      <w:pPr>
        <w:keepNext/>
        <w:spacing w:before="240" w:after="40"/>
        <w:ind w:firstLine="0"/>
        <w:jc w:val="center"/>
        <w:rPr>
          <w:b/>
          <w:bCs/>
          <w:sz w:val="22"/>
          <w:szCs w:val="22"/>
        </w:rPr>
      </w:pPr>
      <w:r>
        <w:rPr>
          <w:b/>
          <w:sz w:val="22"/>
          <w:szCs w:val="22"/>
        </w:rPr>
        <w:t>Figura 11 - Distribuição das variáveis ambientais por fase ENSO na Mata Atlântica.</w:t>
      </w:r>
    </w:p>
    <w:p w14:paraId="4962337E" w14:textId="77777777" w:rsidR="007415DC" w:rsidRPr="008E6EBD" w:rsidRDefault="00871CEE" w:rsidP="007415DC">
      <w:pPr>
        <w:spacing w:before="240"/>
        <w:ind w:firstLine="0"/>
        <w:jc w:val="center"/>
        <w:rPr>
          <w:sz w:val="22"/>
          <w:szCs w:val="22"/>
        </w:rPr>
      </w:pPr>
      <w:r>
        <w:rPr>
          <w:b/>
          <w:bCs/>
          <w:noProof/>
          <w:sz w:val="22"/>
          <w:szCs w:val="22"/>
        </w:rPr>
        <w:drawing>
          <wp:inline distT="0" distB="0" distL="114300" distR="114300" wp14:anchorId="4D6703AA" wp14:editId="093EFBDC">
            <wp:extent cx="5753100" cy="1862566"/>
            <wp:effectExtent l="0" t="0" r="0" b="9525"/>
            <wp:docPr id="1174107513"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7513" name="Imagem 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3100" cy="1862566"/>
                    </a:xfrm>
                    <a:prstGeom prst="rect">
                      <a:avLst/>
                    </a:prstGeom>
                  </pic:spPr>
                </pic:pic>
              </a:graphicData>
            </a:graphic>
          </wp:inline>
        </w:drawing>
      </w:r>
    </w:p>
    <w:p w14:paraId="575E46A8" w14:textId="77777777" w:rsidR="00E73A72" w:rsidRPr="008E6EBD" w:rsidRDefault="00E73A72" w:rsidP="008E6EBD">
      <w:pPr>
        <w:spacing w:before="240"/>
        <w:ind w:firstLine="0"/>
        <w:jc w:val="center"/>
        <w:rPr>
          <w:sz w:val="22"/>
          <w:szCs w:val="22"/>
        </w:rPr>
      </w:pPr>
    </w:p>
    <w:p w14:paraId="56C98BB9" w14:textId="77777777" w:rsidR="00D14E42" w:rsidRDefault="00F2405E" w:rsidP="00F2405E">
      <w:del w:id="90153" w:author="Claude (revisão de dados)" w:date="2026-09-21T01:01:57Z">
        <w:r>
          <w:delText>No Cerrado, a temperatura (p = 0,003), a precipitação (p &lt; 0,001) e a evapotranspiração (p &lt; 0,001) diferiram entre as fases do ENSO (Figura 12). A precipitação média mensal foi de 123,3 mm em La Niña, 59,0 mm em meses neutros e 106,6 mm em El Niño, com a evapotranspiração acompanhando o mesmo padrão. Esse resultado é consistente com a posição geográfica do bioma e com a literatura que documenta a influência do ENSO sobre o regime pluviométrico do Brasil Central. Como a dinâmica ecológica do Cerrado é fortemente condicionada pela sazonalidade hídrica, alterações nas chuvas associadas às fases do ENSO repercutem sobre a disponibilidade hídrica e, potencialmente, sobre a produtividade vegetal, ainda que, na escala mensal e no período analisado, a diferença direta da PSN entre fases não tenha atingido significância (p = 0,093).</w:delText>
        </w:r>
      </w:del>
      <w:ins w:id="90154" w:author="Claude (revisão de dados)" w:date="2026-09-21T01:01:57Z">
        <w:r>
          <w:t xml:space="preserve">No Cerrado, retirado o ciclo anual, a precipitação mensal não diferiu entre fases na posição central (p = 0,46), embora sua dispersão tenha aumentado (p = 0,001); o sinal do ENSO manifestou-se nas variáveis que integram o balanço hídrico: nos meses de La Niña a evapotranspiração ficou 11,0% acima do normal da época e o WAI 15,4% (ambos p &lt; 0,001), e nos de El Niño 7,7% e 8,0% (p = 0,07 e p = 0,20) (Figura 12). A PSN respondeu no mesmo sentido, com anomalia média de +12,4% nos meses de La Niña (p &lt; 0,001; mediana de 112,3 contra 95,0 gC·m⁻²·mês⁻¹ nos meses neutros) e de +5,4% nos de El Niño (p = 0,36). O efeito da La Niña desloca a distribuição inteira, e não apenas os extremos: o primeiro quartil sobe de 66,7 para 86,6 gC·m⁻²·mês⁻¹ e a proporção de meses no decil mais baixo cai de 10% para 4%. Esse resultado é consistente com a literatura que documenta chuvas acima do normal no Brasil Central durante a La Niña e evidencia que, no Cerrado, o que transmite o sinal do ENSO à produtividade não é a chuva do próprio mês, e sim a água efetivamente disponível e utilizada pela vegetação, integrada ao longo de semanas.</w:t>
        </w:r>
      </w:ins>
    </w:p>
    <w:p w14:paraId="0D02193E" w14:textId="77777777" w:rsidR="006D1256" w:rsidRDefault="00000000">
      <w:pPr>
        <w:keepNext/>
        <w:spacing w:before="240" w:after="40"/>
        <w:ind w:firstLine="0"/>
        <w:jc w:val="center"/>
        <w:rPr>
          <w:b/>
          <w:bCs/>
          <w:sz w:val="22"/>
          <w:szCs w:val="22"/>
        </w:rPr>
      </w:pPr>
      <w:r>
        <w:rPr>
          <w:b/>
          <w:sz w:val="22"/>
          <w:szCs w:val="22"/>
        </w:rPr>
        <w:t>Figura 12 - Distribuição das variáveis ambientais por fase ENSO no Cerrado.</w:t>
      </w:r>
    </w:p>
    <w:p w14:paraId="248F1B9E" w14:textId="77777777" w:rsidR="00E73A72" w:rsidRDefault="00C8495D" w:rsidP="00E73A72">
      <w:pPr>
        <w:ind w:firstLine="0"/>
        <w:jc w:val="center"/>
        <w:rPr>
          <w:sz w:val="22"/>
          <w:szCs w:val="22"/>
        </w:rPr>
      </w:pPr>
      <w:r>
        <w:rPr>
          <w:noProof/>
          <w:sz w:val="22"/>
          <w:szCs w:val="22"/>
        </w:rPr>
        <w:drawing>
          <wp:inline distT="0" distB="0" distL="114300" distR="114300" wp14:anchorId="3A1B0E81" wp14:editId="39298779">
            <wp:extent cx="5753100" cy="1862566"/>
            <wp:effectExtent l="0" t="0" r="0" b="9525"/>
            <wp:docPr id="84878636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6361" name="Imagem 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3100" cy="1862566"/>
                    </a:xfrm>
                    <a:prstGeom prst="rect">
                      <a:avLst/>
                    </a:prstGeom>
                  </pic:spPr>
                </pic:pic>
              </a:graphicData>
            </a:graphic>
          </wp:inline>
        </w:drawing>
      </w:r>
    </w:p>
    <w:p w14:paraId="212349CD" w14:textId="77777777" w:rsidR="009C4BF3" w:rsidRDefault="009C4BF3" w:rsidP="00E73A72">
      <w:pPr>
        <w:ind w:firstLine="0"/>
        <w:jc w:val="center"/>
        <w:rPr>
          <w:sz w:val="22"/>
          <w:szCs w:val="22"/>
        </w:rPr>
      </w:pPr>
    </w:p>
    <w:p w14:paraId="61D3094C" w14:textId="77777777" w:rsidR="009C4BF3" w:rsidRDefault="009C4BF3" w:rsidP="009C4BF3">
      <w:del w:id="90155" w:author="Claude (revisão de dados)" w:date="2026-09-21T01:01:57Z">
        <w:r>
          <w:lastRenderedPageBreak/>
          <w:delText>Na Caatinga, as três variáveis climáticas responderam às fases do ENSO (TST: p &lt; 0,001; PRE: p &lt; 0,001; EV: p = 0,002), com precipitação média de 73,4 mm em La Niña contra 45,9 mm em meses neutros e 65,7 mm em El Niño (Figura 13). Diferentemente dos outros biomas, aqui a resposta chegou à própria PSN: a produtividade média dos meses de El Niño foi cerca de 15% inferior à dos meses de La Niña. Esse comportamento é coerente com o regime pulsado do bioma semiárido, no qual a produtividade responde de forma quase imediata à disponibilidade de água, e com os achados de Silva et al. (2026), que associam anos de El Niño a reduções da produtividade na Caatinga.</w:delText>
        </w:r>
      </w:del>
      <w:ins w:id="90156" w:author="Claude (revisão de dados)" w:date="2026-09-21T01:01:57Z">
        <w:r>
          <w:t xml:space="preserve">Na Caatinga o padrão foi semelhante: nos meses de La Niña a evapotranspiração ficou 10,5% acima do normal (p = 0,003), a temperatura 2,2% abaixo (p = 0,012) e a PSN 10,5% acima (p = 0,002; mediana de 94,6 contra 82,4 gC·m⁻²·mês⁻¹), sem diferença de posição central na precipitação (p = 0,75), cuja dispersão, contudo, aumentou nas fases ativas (p = 0,007) (Figura 13). Nos meses de El Niño a PSN ficou 3,4% abaixo do normal, diferença não significativa (p = 0,46), ainda que 14% desses meses tenham caído no decil mais baixo, contra 11% dos neutros e 4% dos de La Niña. Esse comportamento é coerente com o regime pulsado do bioma semiárido, no qual a produtividade responde de forma quase imediata à disponibilidade de água, e com os achados de Silva et al. (2026), que associam anos de El Niño a reduções da produtividade na Caatinga.</w:t>
        </w:r>
      </w:ins>
    </w:p>
    <w:p w14:paraId="7818A1EA" w14:textId="77777777" w:rsidR="006D1256" w:rsidRDefault="00000000">
      <w:pPr>
        <w:keepNext/>
        <w:spacing w:before="240" w:after="40"/>
        <w:ind w:firstLine="0"/>
        <w:jc w:val="center"/>
        <w:rPr>
          <w:b/>
          <w:bCs/>
          <w:sz w:val="22"/>
          <w:szCs w:val="22"/>
        </w:rPr>
      </w:pPr>
      <w:r>
        <w:rPr>
          <w:b/>
          <w:sz w:val="22"/>
          <w:szCs w:val="22"/>
        </w:rPr>
        <w:t>Figura 13 - Distribuição das variáveis ambientais por fase ENSO na Caatinga.</w:t>
      </w:r>
    </w:p>
    <w:p w14:paraId="64089121" w14:textId="77777777" w:rsidR="00E73A72" w:rsidRPr="009C4BF3" w:rsidRDefault="00C8495D" w:rsidP="009C4BF3">
      <w:pPr>
        <w:spacing w:before="240"/>
        <w:ind w:firstLine="0"/>
        <w:jc w:val="center"/>
        <w:rPr>
          <w:sz w:val="22"/>
          <w:szCs w:val="22"/>
        </w:rPr>
      </w:pPr>
      <w:r>
        <w:rPr>
          <w:b/>
          <w:bCs/>
          <w:noProof/>
          <w:sz w:val="22"/>
          <w:szCs w:val="22"/>
        </w:rPr>
        <w:drawing>
          <wp:inline distT="0" distB="0" distL="114300" distR="114300" wp14:anchorId="43DF45FD" wp14:editId="1FA93380">
            <wp:extent cx="5762625" cy="1865649"/>
            <wp:effectExtent l="0" t="0" r="9525" b="9525"/>
            <wp:docPr id="154364161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1619" name="Imagem 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2625" cy="1865649"/>
                    </a:xfrm>
                    <a:prstGeom prst="rect">
                      <a:avLst/>
                    </a:prstGeom>
                  </pic:spPr>
                </pic:pic>
              </a:graphicData>
            </a:graphic>
          </wp:inline>
        </w:drawing>
      </w:r>
    </w:p>
    <w:p w14:paraId="37B49A65" w14:textId="77777777" w:rsidR="009C4BF3" w:rsidRDefault="009C4BF3" w:rsidP="0096391B">
      <w:pPr>
        <w:ind w:firstLine="0"/>
        <w:jc w:val="center"/>
      </w:pPr>
    </w:p>
    <w:p>
      <w:pPr>
        <w:spacing w:before="240"/>
        <w:rPr>
          <w:ins w:id="90157" w:author="Claude (revisão de dados)" w:date="2026-09-21T01:01:57Z"/>
        </w:rPr>
      </w:pPr>
      <w:ins w:id="90158" w:author="Claude (revisão de dados)" w:date="2026-09-21T01:01:57Z">
        <w:r>
          <w:t xml:space="preserve">Para quantificar quanto da resposta da PSN é explicado pelas variáveis intermediárias, o modelo ajustado foi utilizado como instrumento de mediação: prevendo-se a PSN com os preditores em sua climatologia mensal e, alternativamente, com cada preditor deslocado pela anomalia média observada na fase, obtém-se a mudança de PSN atribuível a cada canal. Nos meses de La Niña, o modelo reproduz +8,6% de PSN no Cerrado (observado +12,4%) e +9,2% na Caatinga (observado +10,5%), quase inteiramente pela via da evapotranspiração; nos meses de El Niño na Mata Atlântica, o modelo reproduz −3,1% (observado −5,5%), sobretudo pela via da temperatura. Assim, de 70% a 90% da resposta da PSN ao ENSO nos biomas sazonais é mediada pela água efetivamente utilizada pela vegetação, e cerca de metade da resposta no bioma úmido é mediada pelo aquecimento da superfície, restando nesse caso uma parcela não explicada pelos preditores do mês, possivelmente associada à radiação e à defasagem da resposta.</w:t>
        </w:r>
      </w:ins>
    </w:p>
    <w:p>
      <w:pPr>
        <w:spacing w:before="240"/>
        <w:rPr>
          <w:ins w:id="90159" w:author="Claude (revisão de dados)" w:date="2026-09-21T01:01:57Z"/>
        </w:rPr>
      </w:pPr>
      <w:ins w:id="90160" w:author="Claude (revisão de dados)" w:date="2026-09-21T01:01:57Z">
        <w:r>
          <w:t xml:space="preserve">A resposta não se restringe ao mês em fase ENSO. A correlação de Spearman entre o ONI de um mês e a anomalia de PSN dos meses seguintes é negativa nos três biomas (El Niño reduz e La Niña eleva a PSN) e decai em ritmos distintos: na Caatinga o efeito é máximo no próprio mês e no seguinte (ρ = −0,19) e deixa de ser significativo após quatro meses; na Mata Atlântica é máximo com um a dois meses de atraso (ρ = −0,16) e persiste por cerca de cinco meses; no Cerrado é fraco no mês corrente (ρ = −0,10, não significativo), mas significativo de um a doze meses depois, com um segundo máximo entre nove e onze meses (ρ = −0,16). Os compósitos por fase (Figura 14) confirmam essa distinção. Após meses de La Niña, a anomalia média de PSN na Caatinga é de +9% a +10% nos três primeiros meses, cai para +6% a +7% no terceiro e no quarto mês e deixa de ser significativa após seis meses, uma resposta pulsada e curta, típica da vegetação caducifólia do semiárido; no Cerrado, o ganho de +8% a +9% dos primeiros meses não decai, mantendo-se em +9% aos seis e +10% aos nove meses (p ≤ 0,001 em todas as defasagens até nove meses), o que sugere que o excedente hídrico da estação chuvosa em La Niña, armazenado em solos profundos e explorado por sistemas radiculares extensos, sustenta a produtividade da estação seca subsequente. Pelo mesmo mecanismo, o El Niño quase não aparece no Cerrado no mês corrente (+1%) e só se manifesta tardiamente (−3% aos três e quatro meses e −6% aos doze meses), como um déficit de recarga cobrado na estação seguinte. Na Mata Atlântica, o El Niño reduz a PSN em 4% a 5% de forma significativa do mês corrente até o sexto mês, com resíduo até doze meses, enquanto a La Niña não produz ganho em nenhuma defasagem, uma assimetria coerente com o canal térmico: o bioma úmido não é limitado por água em condições médias, de modo que água adicional não o beneficia, mas calor adicional o prejudica. Os eventos mais intensos ilustram o padrão: durante o El Niño de 2015–2016 (ONI máximo de 2,6 °C), a PSN ficou 8%, 6% e 10% abaixo do normal na Mata Atlântica, no Cerrado e na Caatinga, e 12%, 36% e 19% abaixo nos três meses seguintes; durante a La Niña de 2010–2011, ficou 18% e 16% acima no Cerrado e na Caatinga.</w:t>
        </w:r>
      </w:ins>
    </w:p>
    <w:p>
      <w:pPr>
        <w:keepNext/>
        <w:spacing w:before="240" w:after="0"/>
        <w:ind w:firstLine="0"/>
        <w:jc w:val="center"/>
        <w:rPr>
          <w:ins w:id="90161" w:author="Claude (revisão de dados)" w:date="2026-09-21T01:01:57Z"/>
        </w:rPr>
      </w:pPr>
      <w:ins w:id="90162" w:author="Claude (revisão de dados)" w:date="2026-09-21T01:01:57Z">
        <w:r>
          <w:drawing>
            <wp:inline distT="0" distB="0" distL="114300" distR="114300">
              <wp:extent cx="5753100" cy="1534160"/>
              <wp:effectExtent l="0" t="0" r="0" b="0"/>
              <wp:docPr id="117410800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8001" name="Imagem 39"/>
                      <pic:cNvPicPr/>
                    </pic:nvPicPr>
                    <pic:blipFill>
                      <a:blip r:embed="rId51"/>
                      <a:stretch>
                        <a:fillRect/>
                      </a:stretch>
                    </pic:blipFill>
                    <pic:spPr>
                      <a:xfrm>
                        <a:off x="0" y="0"/>
                        <a:ext cx="5753100" cy="1534160"/>
                      </a:xfrm>
                      <a:prstGeom prst="rect">
                        <a:avLst/>
                      </a:prstGeom>
                    </pic:spPr>
                  </pic:pic>
                </a:graphicData>
              </a:graphic>
            </wp:inline>
          </w:drawing>
        </w:r>
      </w:ins>
    </w:p>
    <w:p>
      <w:pPr>
        <w:keepNext/>
        <w:spacing w:before="240" w:after="40"/>
        <w:ind w:firstLine="0"/>
        <w:jc w:val="center"/>
        <w:rPr>
          <w:ins w:id="90163" w:author="Claude (revisão de dados)" w:date="2026-09-21T01:01:57Z"/>
          <w:b/>
          <w:bCs/>
          <w:sz w:val="22"/>
          <w:szCs w:val="22"/>
        </w:rPr>
      </w:pPr>
      <w:ins w:id="90164" w:author="Claude (revisão de dados)" w:date="2026-09-21T01:01:57Z">
        <w:r>
          <w:rPr>
            <w:b/>
            <w:sz w:val="22"/>
            <w:szCs w:val="22"/>
          </w:rPr>
          <w:t xml:space="preserve">Figura 14 - Anomalia média da PSN (%) durante e após meses de El Niño e de La Niña, por defasagem de 0 a 12 meses, com intervalo de confiança de 95% (bootstrap), nos três biomas.</w:t>
        </w:r>
      </w:ins>
    </w:p>
    <w:p w14:paraId="2693F4C0" w14:textId="77777777" w:rsidR="009C4BF3" w:rsidRPr="009C4BF3" w:rsidRDefault="009C4BF3" w:rsidP="009C4BF3">
      <w:del w:id="90165" w:author="Claude (revisão de dados)" w:date="2026-09-21T01:01:57Z">
        <w:r>
          <w:delText>Em contrapartida, quando a intensidade do ONI é usada como preditor contínuo, o poder explicativo é baixo: a regressão linear simples do ONI sobre cada variável climática explicou no máximo 3,0% de sua variância (temperatura da Mata Atlântica), e menos de 2% em todos os demais casos. A correlação de Pearson entre o ONI e a PSN foi negativa e significativa na Mata Atlântica (r = -0,240; p &lt; 0,001) e na Caatinga (r = -0,155; p = 0,007), e não significativa no Cerrado (r = -0,071). Esses resultados evidenciam que a influência do ENSO sobre o sistema ambiental regional não se manifesta de forma linear direta, mas por meio de relações indiretas e não lineares, mais adequadamente representadas pela classificação categórica em fases.</w:delText>
        </w:r>
      </w:del>
      <w:ins w:id="90166" w:author="Claude (revisão de dados)" w:date="2026-09-21T01:01:57Z">
        <w:r>
          <w:t xml:space="preserve">Quando a intensidade do ONI é usada como preditor contínuo, o poder explicativo permanece baixo: a regressão linear simples do ONI sobre cada variável climática explicou no máximo 3,0% de sua variância (temperatura da Mata Atlântica), e os tamanhos de efeito das fases sobre as anomalias (ε² de Kruskal-Wallis) ficaram entre 0,02 e 0,08. Esses valores indicam que o ENSO responde por uma fração pequena da variabilidade mensal, dominada pelo ciclo anual e pela variabilidade meteorológica local; não indicam, contudo, ausência de efeito, pois os desvios médios associados às fases (de 5% a 12% da PSN) são sistemáticos, coerentes entre variáveis e biomas e, no caso da Mata Atlântica, concentrados nos extremos. A influência do ENSO sobre o sistema regional não se manifesta, portanto, de forma linear e direta, mas por relações indiretas, defasadas e, em parte, assimétricas entre as fases, mais adequadamente representadas pela classificação em fases e pela análise de anomalias.</w:t>
        </w:r>
      </w:ins>
    </w:p>
    <w:p w14:paraId="15213E59" w14:textId="77777777" w:rsidR="00E73A72" w:rsidRDefault="009C4BF3" w:rsidP="00E73A72">
      <w:del w:id="90167" w:author="Claude (revisão de dados)" w:date="2026-09-21T01:01:57Z">
        <w:r>
          <w:delText>A interpretação conjunta desses resultados sustenta um padrão compatível com uma influência predominantemente indireta, na qual o ENSO atua como forçante climática de larga escala que modula variáveis intermediárias (temperatura nos três biomas; precipitação e evapotranspiração no Cerrado e na Caatinga), com efeito direto sobre a PSN detectável apenas no bioma mais sensível à água, a Caatinga.</w:delText>
        </w:r>
      </w:del>
      <w:ins w:id="90168" w:author="Claude (revisão de dados)" w:date="2026-09-21T01:01:57Z">
        <w:r>
          <w:t xml:space="preserve">A interpretação conjunta desses resultados sustenta um padrão de influência indireta, na qual o ENSO atua como forçante de larga escala que modula variáveis intermediárias, com canais distintos por bioma: a evapotranspiração e o WAI, expressões da água efetivamente disponível, no Cerrado e na Caatinga, onde a La Niña eleva a produtividade típica em cerca de 10% a 12%; e a temperatura da superfície na Mata Atlântica, onde o El Niño não altera a produtividade típica, mas aumenta a frequência de meses de produtividade muito baixa.</w:t>
        </w:r>
      </w:ins>
    </w:p>
    <w:p w14:paraId="37619295" w14:textId="77777777" w:rsidR="009C4BF3" w:rsidRPr="009C4BF3" w:rsidRDefault="00F2405E" w:rsidP="009C4BF3">
      <w:del w:id="90169" w:author="Claude (revisão de dados)" w:date="2026-09-21T01:01:57Z">
        <w:r>
          <w:lastRenderedPageBreak/>
          <w:delText>A ausência de efeito direto do ENSO sobre a PSN na Mata Atlântica e no Cerrado, apesar da resposta significativa das variáveis climáticas, sugere que esses ecossistemas apresentam capacidade parcial de amortecimento frente às oscilações climáticas de larga escala. Essa capacidade decorre, em parte, da própria sazonalidade interna dos biomas, que estrutura a produtividade primária em torno de ciclos anuais relativamente regulares, cuja amplitude pode superar as perturbações induzidas pelo ENSO em escala mensal. Na Caatinga, onde a reserva hídrica do sistema é menor, esse amortecimento é insuficiente.</w:delText>
        </w:r>
      </w:del>
      <w:ins w:id="90170" w:author="Claude (revisão de dados)" w:date="2026-09-21T01:01:57Z">
        <w:r>
          <w:t xml:space="preserve">A ausência de deslocamento da produtividade típica da Mata Atlântica, apesar da resposta significativa da temperatura, sugere que esse ecossistema apresenta capacidade parcial de amortecimento frente às oscilações climáticas de larga escala, decorrente de sua maior reserva hídrica e da menor amplitude de seu ciclo anual; esse amortecimento, contudo, falha nos meses mais quentes, quando a produtividade cai de forma abrupta. No Cerrado e na Caatinga, onde a produtividade é governada pelo balanço hídrico, o amortecimento é menor e o sinal do ENSO chega à PSN de forma sistemática, com persistência de vários meses no Cerrado.</w:t>
        </w:r>
      </w:ins>
    </w:p>
    <w:p w14:paraId="35412516" w14:textId="77777777" w:rsidR="009C4BF3" w:rsidRPr="009C4BF3" w:rsidRDefault="009C4BF3" w:rsidP="009C4BF3">
      <w:r>
        <w:t>Esse resultado, contudo, não deve ser interpretado como ausência de vulnerabilidade climática. Sob cenários de intensificação dos eventos ENSO particularmente episódios de El Niño mais frequentes e severos, projetados para o século XXI a magnitude das alterações em temperatura e precipitação pode ultrapassar a capacidade de amortecimento dos ecossistemas, resultando em impactos mais pronunciados sobre a PSN. Nesse contexto, a utilização de variáveis climáticas proximais, como evapotranspiração (EV), precipitação (PRE) e temperatura (TST), mostrou-se metodologicamente adequada para capturar os efeitos indiretos do ENSO sobre a produtividade primária sem a necessidade de inclusão explícita do ONI no modelo principal.</w:t>
      </w:r>
    </w:p>
    <w:p w14:paraId="1F38975C" w14:textId="77777777" w:rsidR="009C4BF3" w:rsidRPr="009C4BF3" w:rsidRDefault="00B854DD" w:rsidP="009C4BF3">
      <w:pPr>
        <w:pStyle w:val="Ttulo2"/>
        <w:ind w:left="988" w:hanging="367"/>
      </w:pPr>
      <w:bookmarkStart w:id="23" w:name="_Toc235276064"/>
      <w:r>
        <w:t>Implicações ambientais e para o planejamento regional</w:t>
      </w:r>
      <w:bookmarkEnd w:id="23"/>
      <w:r>
        <w:t xml:space="preserve"> </w:t>
      </w:r>
    </w:p>
    <w:p w14:paraId="59135A25" w14:textId="77777777" w:rsidR="00E9630D" w:rsidRDefault="00E9630D" w:rsidP="00871CEE">
      <w:pPr>
        <w:spacing w:before="240"/>
        <w:ind w:firstLine="708"/>
        <w:rPr>
          <w:color w:val="auto"/>
        </w:rPr>
      </w:pPr>
      <w:r>
        <w:t>Os resultados deste estudo transcendem o âmbito estatístico e oferecem subsídios técnicos concretos para o planejamento ambiental da Bahia. Trata-se de uma região que concentra três biomas de elevada relevância ecológica e abriga povos indígenas de diversas etnias (Pataxó, Pataxó Hã-Hã-Hãe, Tupinambá, Kiriri, Tuxá, Pankararé, Truká e Kaimbé, entre outras), comunidades quilombolas e agricultores familiares que dependem diretamente dos serviços ecossistêmicos associados à dinâmica da produtividade vegetal e à assimilação de carbono notadamente o sequestro de carbono e a regulação climática, a regulação hídrica, a ciclagem de nutrientes e a manutenção da fertilidade do solo, além do provisionamento de alimentos, fibras e recursos florestais (madeireiros e não madeireiros). A tipologia ecológica identificada na Tabela 4 aponta para a necessidade de estratégias diferenciadas de gestão, conservação e monitoramento por bioma, como detalhado a seguir.</w:t>
      </w:r>
    </w:p>
    <w:p w14:paraId="56762059" w14:textId="77777777" w:rsidR="00E9630D" w:rsidRDefault="00E9630D" w:rsidP="00E9630D">
      <w:pPr>
        <w:ind w:firstLine="708"/>
      </w:pPr>
      <w:r>
        <w:t xml:space="preserve">Para a Mata Atlântica, o menor poder preditivo do modelo climático (R² = 73,7%) é compatível com a hipótese de que fatores de paisagem, como a expansão da monocultura de eucalipto e a fragmentação, expliquem parte da variância não capturada pelo clima; testar essa hipótese exigiria incluir variáveis de uso do solo no modelo, o que se recomenda para trabalhos </w:t>
      </w:r>
      <w:r>
        <w:lastRenderedPageBreak/>
        <w:t>futuros. Se confirmada, ela indica que políticas de restauração florestal e controle do desmatamento têm potencial direto de reduzir a variabilidade da PSN e elevar a produtividade ecossistêmica, ampliando os serviços de sequestro de carbono e regulação hídrica prestados pelo bioma.</w:t>
      </w:r>
    </w:p>
    <w:p w14:paraId="0CC3C72F" w14:textId="77777777" w:rsidR="00E9630D" w:rsidRDefault="00E9630D" w:rsidP="00E9630D">
      <w:pPr>
        <w:ind w:firstLine="708"/>
      </w:pPr>
      <w:r>
        <w:t>A Mata Atlântica da Bahia integra o Corredor Central da Mata Atlântica, um dos eixos prioritários da conservação no país. Os resultados aqui obtidos reforçam a urgência de estratégias de conectividade entre fragmentos florestais como condição para a resiliência ecossistêmica frente às mudanças climáticas projetadas para a região.</w:t>
      </w:r>
    </w:p>
    <w:p w14:paraId="4DBD092D" w14:textId="77777777" w:rsidR="00E9630D" w:rsidRDefault="00E9630D" w:rsidP="00E9630D">
      <w:pPr>
        <w:ind w:firstLine="708"/>
      </w:pPr>
      <w:r>
        <w:t>Para o Cerrado, a centralidade do WAI como preditor da PSN aponta que a conservação da disponibilidade hídrica por meio da proteção de nascentes, manutenção da cobertura vegetal nativa e controle das queimadas constitui a intervenção de maior impacto para a manutenção da produtividade e dos serviços ecossistêmicos do bioma. Sob cenários de intensificação das secas, a proteção hídrica torna-se uma prioridade estratégica não apenas para a biodiversidade, mas também para a sustentabilidade da agropecuária e dos recursos hídricos regionais.</w:t>
      </w:r>
    </w:p>
    <w:p w14:paraId="6815D88A" w14:textId="77777777" w:rsidR="00E9630D" w:rsidRDefault="00E9630D" w:rsidP="00E9630D">
      <w:pPr>
        <w:ind w:firstLine="708"/>
      </w:pPr>
      <w:r>
        <w:t>Para a Caatinga, o alto desempenho preditivo do modelo (R² = 94,2%) demonstra que a PSN responde de forma previsível às condições climáticas, abrindo possibilidades concretas para o desenvolvimento de sistemas de alerta precoce de declínio de produtividade baseados em dados de sensoriamento remoto. Tal ferramenta teria aplicação direta no monitoramento da segurança alimentar e hídrica das populações rurais, especialmente em anos de El Niño, quando a redução da precipitação intensifica a limitação hídrica do bioma.</w:t>
      </w:r>
    </w:p>
    <w:p w14:paraId="29211421" w14:textId="77777777" w:rsidR="00E9630D" w:rsidRDefault="00E9630D" w:rsidP="00E9630D">
      <w:pPr>
        <w:ind w:firstLine="708"/>
      </w:pPr>
      <w:r>
        <w:t>Em conjunto, os resultados deste estudo fornecem uma base técnica quantitativa alinhada aos objetivos do Zoneamento Ecológico-Econômico da Bahia e às metas de restauração florestal do Plano Nacional de Recuperação da Vegetação Nativa (PLANAVEG). Mais amplamente, ao demonstrar que os controles ecológicos da produtividade variam substancialmente entre biomas vizinhos, o estudo evidencia a importância de abordagens regionalizadas para a tomada de decisão ambiental uma orientação que se torna ainda mais crítica em um contexto de mudanças climáticas, no qual a heterogeneidade dos sistemas naturais exige instrumentos de gestão igualmente diferenciados.</w:t>
      </w:r>
    </w:p>
    <w:p w14:paraId="750E0256" w14:textId="77777777" w:rsidR="00CA61C7" w:rsidRPr="006B6E26" w:rsidRDefault="006B6E26" w:rsidP="006B6E26">
      <w:pPr>
        <w:pStyle w:val="Ttulo1"/>
      </w:pPr>
      <w:bookmarkStart w:id="24" w:name="_Toc235276065"/>
      <w:r>
        <w:t>CONSIDERAÇÕES FINAIS</w:t>
      </w:r>
      <w:bookmarkEnd w:id="24"/>
    </w:p>
    <w:p w14:paraId="357CA0F8" w14:textId="77777777" w:rsidR="00D9330E" w:rsidRDefault="00D9330E" w:rsidP="00871CEE">
      <w:pPr>
        <w:spacing w:before="240"/>
        <w:ind w:firstLine="708"/>
        <w:rPr>
          <w:color w:val="auto"/>
        </w:rPr>
      </w:pPr>
      <w:r>
        <w:t xml:space="preserve">Esta dissertação investigou a influência de variáveis ambientais sobre a Fotossíntese Líquida (PSN) nos biomas Mata Atlântica, Cerrado e Caatinga, na Bahia, por meio do </w:t>
      </w:r>
      <w:r>
        <w:lastRenderedPageBreak/>
        <w:t>desenvolvimento e validação de um Modelo de Regressão Múltipla Polinomial de ordem N (MRMP-N). A pesquisa partiu da premissa de que abordagens lineares tradicionais apresentam limitações para representar a complexidade ecológica regional, propondo uma alternativa baseada em regressão polinomial com regularização Ridge, capaz de acomodar relações não lineares e efeitos de interação entre variáveis ambientais.</w:t>
      </w:r>
    </w:p>
    <w:p w14:paraId="09380A29" w14:textId="77777777" w:rsidR="00D9330E" w:rsidRDefault="00D9330E" w:rsidP="00D9330E">
      <w:pPr>
        <w:ind w:firstLine="708"/>
      </w:pPr>
      <w:r>
        <w:t>Os principais resultados confirmaram a viabilidade do modelo nos três biomas analisados. O MRMP-N de grau 2 apresentou elevado desempenho preditivo no Cerrado (R² = 96,7%) e na Caatinga (R² = 94,2%), além de desempenho moderado na Mata Atlântica (R² = 73,7%), refletindo regimes ecológicos distintos de controle da produtividade primária na região. A extensão da série para 2001–2025 (297 meses) elevou o R² da Mata Atlântica em relação à série original de 2001–2020 (de 62,3% para 73,7%) e manteve os do Cerrado e da Caatinga, indicando estabilidade do modelo frente aos anos recentes, que incluíram o El Niño intenso de 2023–2024.</w:t>
      </w:r>
    </w:p>
    <w:p w14:paraId="45EA85FC" w14:textId="77777777" w:rsidR="00D9330E" w:rsidRDefault="00666A6A" w:rsidP="00D9330E">
      <w:pPr>
        <w:ind w:firstLine="708"/>
      </w:pPr>
      <w:r>
        <w:t>Retomando as hipóteses formuladas: a H1 confirmou-se, com uma ressalva. O grau 2 superou o modelo linear nos três biomas (8,4, 6,6 e 1,3 pontos percentuais de R² de teste na Mata Atlântica, no Cerrado e na Caatinga), mantendo a diferença treino–teste abaixo de 10 pontos; na Caatinga, porém, o ganho foi marginal. A H2 confirmou-se: o conjunto de variáveis climáticas associado às componentes de sazonalidade explicou entre 73,7% e 96,7% da variância da PSN, acima do limiar de 60% estabelecido, e a composição do conjunto ótimo diferiu entre os biomas: EV + PRE + TST na Caatinga, EV + PRE + WAI no Cerrado e EV + TST + WAI na Mata Atlântica, confirmando a maior relevância do Índice de Disponibilidade Hídrica (WAI) em sistemas com forte sazonalidade hídrica e, na Mata Atlântica, a importância das interações entre variáveis. Ressalva-se ainda que, pelo critério estrito de H1, o grau 3 atenderia tecnicamente à definição de otimalidade na Mata Atlântica (R² de teste de 74,4%, 0,8 ponto acima do grau 2, com diferença treino–teste de 6,9 pp, ainda dentro do limite de 10 pontos). Optou-se, contudo, pelo grau 2 como grau comum aos três biomas, tanto por parcimônia, com 20 termos contra 55, mais que o dobro, para um ganho marginal, quanto por ele ser inequivocamente superior ao grau 3 no Cerrado e na Caatinga, em R² de teste e em diferença treino–teste, o que reforça sua adequação como escolha comum de comparação entre os três biomas.</w:t>
      </w:r>
    </w:p>
    <w:p w14:paraId="5122EC23" w14:textId="77777777" w:rsidR="00D9330E" w:rsidRDefault="00D9330E" w:rsidP="00D9330E">
      <w:pPr>
        <w:ind w:firstLine="708"/>
      </w:pPr>
      <w:del w:id="90177" w:author="Claude (revisão de dados)" w:date="2026-09-21T01:01:57Z">
        <w:r>
          <w:delText xml:space="preserve">A H3 confirmou-se em sua essência: o ONI explicou no máximo 3% da variância das variáveis climáticas e, embora tenha modulado a temperatura nos três biomas e a precipitação no Cerrado e na Caatinga, só se associou a diferenças diretas da PSN na Caatinga, o bioma mais </w:delText>
        </w:r>
      </w:del>
      <w:del w:id="90178" w:author="Claude (revisão de dados)" w:date="2026-09-21T01:01:57Z">
        <w:r>
          <w:lastRenderedPageBreak/>
          <w:delText>sensível à disponibilidade de água. O padrão é, portanto, o de uma influência predominantemente indireta, mediada pela temperatura e pela precipitação.</w:delText>
        </w:r>
      </w:del>
      <w:ins w:id="90179" w:author="Claude (revisão de dados)" w:date="2026-09-21T01:01:57Z">
        <w:r>
          <w:t xml:space="preserve">A H3 confirmou-se em sua essência: o ONI explicou no máximo 3% da variância das variáveis climáticas e não atua de forma linear e direta sobre a PSN. A análise em anomalias mensais, porém, revelou um efeito sistemático e mediado: a La Niña elevou a PSN típica em 10% a 12% no Cerrado e na Caatinga, por meio da evapotranspiração e do WAI, com resposta imediata e curta na Caatinga e persistente por até nove meses no Cerrado; na Mata Atlântica, o El Niño não alterou a produtividade típica, mas elevou de 5% para 22% a frequência de meses de produtividade extremamente baixa, por meio do aquecimento da superfície. O padrão é, portanto, o de uma influência indireta, defasada e assimétrica entre fases, transmitida pela água efetivamente utilizada pela vegetação nos biomas sazonais e pela temperatura no bioma úmido.</w:t>
        </w:r>
      </w:ins>
    </w:p>
    <w:p w14:paraId="43C9E184" w14:textId="77777777" w:rsidR="00D9330E" w:rsidRDefault="00D9330E" w:rsidP="00D9330E">
      <w:pPr>
        <w:ind w:firstLine="708"/>
      </w:pPr>
      <w:r>
        <w:t xml:space="preserve">Em relação aos objetivos específicos, todos foram alcançados. O modelo MRMP-N foi desenvolvido e validado por meio de validação cruzada RepeatedKFold, esquemas de validação temporal (GroupKFold por ano e </w:t>
      </w:r>
      <w:r>
        <w:rPr>
          <w:i/>
          <w:iCs/>
        </w:rPr>
        <w:t>TimeSeriesSplit</w:t>
      </w:r>
      <w:r>
        <w:t xml:space="preserve">) e teste de Y-randomization, garantindo robustez estatística e capacidade de generalização. O grau polinomial ótimo foi determinado empiricamente, identificando-se o grau 2 como aquele que melhor equilibra desempenho preditivo e controle de </w:t>
      </w:r>
      <w:r>
        <w:rPr>
          <w:i/>
        </w:rPr>
        <w:t>overfitting</w:t>
      </w:r>
      <w:r>
        <w:t>. Adicionalmente, foi identificado um conjunto ótimo de variáveis preditoras para cada bioma, permitindo caracterizar diferenças ecológicas regionais nos mecanismos de controle da produtividade primária.</w:t>
      </w:r>
    </w:p>
    <w:p w14:paraId="32DD66E3" w14:textId="77777777" w:rsidR="00D9330E" w:rsidRDefault="00D9330E" w:rsidP="00D9330E">
      <w:pPr>
        <w:ind w:firstLine="708"/>
      </w:pPr>
      <w:r>
        <w:t xml:space="preserve">O desempenho comparativo entre os três biomas evidenciou regimes ecológicos distintos de controle da PSN, revelando um gradiente regional de previsibilidade climática da produtividade primária. No Cerrado e na Caatinga, a produtividade mostrou-se fortemente condicionada pelas variáveis climáticas e pelo balanço hídrico, resultando em elevada previsibilidade estatística. Na Mata Atlântica, por outro lado, a maior heterogeneidade estrutural da paisagem e a intensa pressão antrópica introduziram componentes adicionais de variabilidade não plenamente capturados pelos preditores climáticos utilizados no modelo. </w:t>
      </w:r>
      <w:del w:id="90180" w:author="Claude (revisão de dados)" w:date="2026-09-21T01:01:57Z">
        <w:r>
          <w:delText xml:space="preserve">Adicionalmente, a investigação do efeito do ENSO confirmou sua atuação como forçante climática indireta, mediada principalmente pelas variáveis de temperatura e precipitação, com efeito direto sobre a PSN detectado apenas na Caatinga.</w:delText>
        </w:r>
      </w:del>
      <w:ins w:id="90181" w:author="Claude (revisão de dados)" w:date="2026-09-21T01:01:57Z">
        <w:r>
          <w:t xml:space="preserve">Adicionalmente, a investigação do efeito do ENSO confirmou sua atuação como forçante climática indireta, transmitida pela evapotranspiração no Cerrado e na Caatinga e pela temperatura na Mata Atlântica, com respostas da PSN de sinais opostos entre as fases e defasadas em até nove meses.</w:t>
        </w:r>
      </w:ins>
    </w:p>
    <w:p w14:paraId="72C0D573" w14:textId="77777777" w:rsidR="00D9330E" w:rsidRDefault="00D9330E" w:rsidP="00D9330E">
      <w:pPr>
        <w:ind w:firstLine="708"/>
      </w:pPr>
      <w:r>
        <w:t xml:space="preserve">Algumas limitações do estudo devem ser reconhecidas. A modelagem baseou-se predominantemente em variáveis climáticas, hídricas e sazonais, não incorporando variáveis estruturais da paisagem, como fragmentação florestal, conectividade de remanescentes e histórico de uso do solo, fatores potencialmente relevantes para explicar a variabilidade residual da PSN especialmente na Mata Atlântica. Além disso, a escala temporal mensal utilizada, embora adequada para capturar tendências de médio prazo, apresenta limitações para representar eventos extremos de curta duração. Adicionalmente, a abordagem estatística adotada possui natureza correlacional, não permitindo inferências causais diretas sobre os mecanismos ecofisiológicos envolvidos. Cabe ainda registrar que o MRMP-N é um modelo explicativo-preditivo contemporâneo: ele estima a PSN de um mês a partir das variáveis ambientais desse mesmo mês e, portanto, não gera previsões autônomas do futuro; para projetar a PSN de meses vindouros, seria necessário alimentá-lo com valores observados ou previstos </w:t>
      </w:r>
      <w:r>
        <w:lastRenderedPageBreak/>
        <w:t>de EV, PRE, TST e WAI. Por fim, a autocorrelação residual detectada nos três biomas indica que parte da memória temporal do sistema não é capturada por preditores do mesmo mês.</w:t>
      </w:r>
    </w:p>
    <w:p w14:paraId="6AC98573" w14:textId="77777777" w:rsidR="00D9330E" w:rsidRDefault="00D9330E" w:rsidP="00D9330E">
      <w:pPr>
        <w:ind w:firstLine="708"/>
      </w:pPr>
      <w:r>
        <w:t>Apesar dessas limitações, o estudo apresenta implicações relevantes para a ciência ambiental e para o planejamento regional na Bahia. Do ponto de vista metodológico, demonstra-se que modelos polinomiais com regularização Ridge constituem alternativa viável e reprodutível para a modelagem de processos ecológicos complexos, conciliando flexibilidade funcional e controle estatístico. Do ponto de vista ecológico, os resultados reforçam que biomas vizinhos podem apresentar mecanismos de controle da produtividade substancialmente distintos, evidenciando a necessidade de estratégias regionalizadas de monitoramento e gestão ambiental.</w:t>
      </w:r>
    </w:p>
    <w:p w14:paraId="5011838A" w14:textId="77777777" w:rsidR="00D9330E" w:rsidRDefault="00D9330E" w:rsidP="00D9330E">
      <w:pPr>
        <w:ind w:firstLine="708"/>
      </w:pPr>
      <w:r>
        <w:t>Do ponto de vista aplicado, os resultados fornecem subsídios quantitativos para instrumentos como o Zoneamento Ecológico-Econômico da Bahia e o Plano Nacional de Recuperação da Vegetação Nativa (PLANAVEG) ao identificar, para cada bioma, os principais controles climáticos e hídricos da produtividade primária e ao apontar prioridades de intervenção. No Cerrado, a centralidade do WAI indica a proteção da disponibilidade hídrica como diretriz de zoneamento; na Mata Atlântica, o menor poder preditivo do clima e a influência da fragmentação apontam a restauração florestal e a conectividade de remanescentes como metas prioritárias; e na Caatinga, a alta previsibilidade climática da PSN viabiliza o monitoramento contínuo da produtividade por sensoriamento remoto. Esses elementos oferecem critérios técnicos objetivos para a definição de prioridades de conservação, restauração e uso do solo, além de apontarem potencial para o desenvolvimento de sistemas de alerta precoce de declínio de produtividade. Tais aplicações possuem relevância direta para a conservação da biodiversidade, a segurança hídrica e o planejamento ambiental de populações que dependem dos serviços ecossistêmicos regionais.</w:t>
      </w:r>
    </w:p>
    <w:p w14:paraId="4AF01B3A" w14:textId="77777777" w:rsidR="009D5BA1" w:rsidRDefault="00011C22" w:rsidP="00CA61C7">
      <w:pPr>
        <w:sectPr w:rsidR="009D5BA1" w:rsidSect="00E87B8D">
          <w:headerReference w:type="even" r:id="rId31"/>
          <w:headerReference w:type="default" r:id="rId32"/>
          <w:footerReference w:type="even" r:id="rId33"/>
          <w:footerReference w:type="default" r:id="rId34"/>
          <w:headerReference w:type="first" r:id="rId35"/>
          <w:footerReference w:type="first" r:id="rId36"/>
          <w:pgSz w:w="11906" w:h="16838" w:code="9"/>
          <w:pgMar w:top="1701" w:right="1134" w:bottom="1134" w:left="1701" w:header="777" w:footer="720" w:gutter="0"/>
          <w:cols w:space="720"/>
        </w:sectPr>
      </w:pPr>
      <w:r>
        <w:t xml:space="preserve">Como perspectivas para trabalhos futuros, sugere-se a incorporação explícita da dependência temporal, por meio de preditores defasados ou termos autorregressivos, para absorver a autocorrelação residual identificada; a análise da influência do ENSO com defasagens de um a seis meses entre o ONI e a resposta da vegetação; a incorporação de variáveis estruturais da paisagem em estudos voltados à Mata Atlântica; a utilização de escalas temporais mais finas para investigação de eventos extremos; e a aplicação do modelo MRMP-N em outras regiões com gradientes ambientais semelhantes, visando avaliar sua capacidade de generalização. Adicionalmente, a integração entre abordagens estatísticas e modelos </w:t>
      </w:r>
      <w:r>
        <w:lastRenderedPageBreak/>
        <w:t>ecofisiológicos baseados em processos pode contribuir para aprofundar a compreensão dos mecanismos ambientais que regulam a Fotossíntese Líquida (PSN) nos ecossistemas tropicais.</w:t>
      </w:r>
    </w:p>
    <w:p w14:paraId="78514E98" w14:textId="77777777" w:rsidR="006D1256" w:rsidRDefault="00000000">
      <w:pPr>
        <w:pStyle w:val="Ttulo1"/>
        <w:numPr>
          <w:ilvl w:val="0"/>
          <w:numId w:val="0"/>
        </w:numPr>
        <w:spacing w:after="183"/>
        <w:ind w:left="839" w:hanging="218"/>
      </w:pPr>
      <w:r>
        <w:lastRenderedPageBreak/>
        <w:t>APÊNDICE A – BASE DE DADOS MENSAL E RESULTADOS DA SELEÇÃO DE VARIÁVEIS</w:t>
      </w:r>
    </w:p>
    <w:p w14:paraId="624104D8" w14:textId="77777777" w:rsidR="006D1256" w:rsidRDefault="00000000">
      <w:r>
        <w:t>A Tabela A1 reproduz integralmente a base mensal utilizada no estudo (297 meses, janeiro de 2001 a setembro de 2025), com o ONI e a fase ENSO oficial (NOAA) de cada mês e as seis variáveis de cada bioma (MA = Mata Atlântica, CE = Cerrado, CA = Caatinga). Unidades: PSN em gC·m⁻²·mês⁻¹; EV e PRE em mm·mês⁻¹; TST em °C; WAI adimensional (ETR/ETP); BURN em hectares. A Tabela A2 apresenta o desempenho das 10 combinações de variáveis ambientais avaliadas por bioma; a Tabela A3, o efeito da remoção das componentes de sazonalidade; e a Tabela A4, a proporção da variância de cada variável climática explicada pelo ciclo anual.</w:t>
      </w:r>
    </w:p>
    <w:p w14:paraId="7363B466" w14:textId="77777777" w:rsidR="006D1256" w:rsidRDefault="00000000">
      <w:pPr>
        <w:keepNext/>
        <w:spacing w:line="259" w:lineRule="auto"/>
        <w:ind w:right="454" w:firstLine="0"/>
        <w:jc w:val="center"/>
        <w:rPr>
          <w:iCs/>
          <w:sz w:val="22"/>
          <w:szCs w:val="22"/>
        </w:rPr>
      </w:pPr>
      <w:r>
        <w:rPr>
          <w:b/>
          <w:sz w:val="22"/>
          <w:szCs w:val="22"/>
        </w:rPr>
        <w:t>Tabela A1 - Base de dados mensal dos três biomas (2001–2025).</w:t>
      </w:r>
    </w:p>
    <w:tbl>
      <w:tblPr>
        <w:tblStyle w:val="TableGrid"/>
        <w:tblW w:w="13999" w:type="dxa"/>
        <w:jc w:val="center"/>
        <w:tblInd w:w="0" w:type="dxa"/>
        <w:tblLayout w:type="fixed"/>
        <w:tblLook w:val="04A0" w:firstRow="1" w:lastRow="0" w:firstColumn="1" w:lastColumn="0" w:noHBand="0" w:noVBand="1"/>
      </w:tblPr>
      <w:tblGrid>
        <w:gridCol w:w="538"/>
        <w:gridCol w:w="424"/>
        <w:gridCol w:w="538"/>
        <w:gridCol w:w="709"/>
        <w:gridCol w:w="655"/>
        <w:gridCol w:w="655"/>
        <w:gridCol w:w="655"/>
        <w:gridCol w:w="655"/>
        <w:gridCol w:w="655"/>
        <w:gridCol w:w="655"/>
        <w:gridCol w:w="655"/>
        <w:gridCol w:w="655"/>
        <w:gridCol w:w="655"/>
        <w:gridCol w:w="655"/>
        <w:gridCol w:w="655"/>
        <w:gridCol w:w="655"/>
        <w:gridCol w:w="655"/>
        <w:gridCol w:w="655"/>
        <w:gridCol w:w="655"/>
        <w:gridCol w:w="655"/>
        <w:gridCol w:w="655"/>
        <w:gridCol w:w="655"/>
      </w:tblGrid>
      <w:tr w:rsidR="006D1256" w14:paraId="302880B9" w14:textId="77777777">
        <w:trPr>
          <w:tblHeader/>
          <w:jc w:val="center"/>
        </w:trPr>
        <w:tc>
          <w:tcPr>
            <w:tcW w:w="539" w:type="dxa"/>
          </w:tcPr>
          <w:p w14:paraId="530C9667" w14:textId="77777777" w:rsidR="006D1256" w:rsidRDefault="00000000">
            <w:pPr>
              <w:spacing w:after="0"/>
              <w:ind w:firstLine="0"/>
            </w:pPr>
            <w:r>
              <w:rPr>
                <w:b/>
                <w:sz w:val="13"/>
              </w:rPr>
              <w:t>Ano</w:t>
            </w:r>
          </w:p>
        </w:tc>
        <w:tc>
          <w:tcPr>
            <w:tcW w:w="425" w:type="dxa"/>
          </w:tcPr>
          <w:p w14:paraId="24F2D63F" w14:textId="77777777" w:rsidR="006D1256" w:rsidRDefault="00000000">
            <w:pPr>
              <w:spacing w:after="0"/>
              <w:ind w:firstLine="0"/>
            </w:pPr>
            <w:r>
              <w:rPr>
                <w:b/>
                <w:sz w:val="13"/>
              </w:rPr>
              <w:t>Mês</w:t>
            </w:r>
          </w:p>
        </w:tc>
        <w:tc>
          <w:tcPr>
            <w:tcW w:w="539" w:type="dxa"/>
          </w:tcPr>
          <w:p w14:paraId="1311E6C9" w14:textId="77777777" w:rsidR="006D1256" w:rsidRDefault="00000000">
            <w:pPr>
              <w:spacing w:after="0"/>
              <w:ind w:firstLine="0"/>
            </w:pPr>
            <w:r>
              <w:rPr>
                <w:b/>
                <w:sz w:val="13"/>
              </w:rPr>
              <w:t>ONI</w:t>
            </w:r>
          </w:p>
        </w:tc>
        <w:tc>
          <w:tcPr>
            <w:tcW w:w="709" w:type="dxa"/>
          </w:tcPr>
          <w:p w14:paraId="30CF73D4" w14:textId="77777777" w:rsidR="006D1256" w:rsidRDefault="00000000">
            <w:pPr>
              <w:spacing w:after="0"/>
              <w:ind w:firstLine="0"/>
            </w:pPr>
            <w:r>
              <w:rPr>
                <w:b/>
                <w:sz w:val="13"/>
              </w:rPr>
              <w:t>Fase</w:t>
            </w:r>
          </w:p>
        </w:tc>
        <w:tc>
          <w:tcPr>
            <w:tcW w:w="655" w:type="dxa"/>
          </w:tcPr>
          <w:p w14:paraId="219B5872" w14:textId="77777777" w:rsidR="006D1256" w:rsidRDefault="00000000">
            <w:pPr>
              <w:spacing w:after="0"/>
              <w:ind w:firstLine="0"/>
            </w:pPr>
            <w:r>
              <w:rPr>
                <w:b/>
                <w:sz w:val="13"/>
              </w:rPr>
              <w:t>PSN MA</w:t>
            </w:r>
          </w:p>
        </w:tc>
        <w:tc>
          <w:tcPr>
            <w:tcW w:w="655" w:type="dxa"/>
          </w:tcPr>
          <w:p w14:paraId="5F9CCB61" w14:textId="77777777" w:rsidR="006D1256" w:rsidRDefault="00000000">
            <w:pPr>
              <w:spacing w:after="0"/>
              <w:ind w:firstLine="0"/>
            </w:pPr>
            <w:r>
              <w:rPr>
                <w:b/>
                <w:sz w:val="13"/>
              </w:rPr>
              <w:t>EV MA</w:t>
            </w:r>
          </w:p>
        </w:tc>
        <w:tc>
          <w:tcPr>
            <w:tcW w:w="655" w:type="dxa"/>
          </w:tcPr>
          <w:p w14:paraId="1D332A66" w14:textId="77777777" w:rsidR="006D1256" w:rsidRDefault="00000000">
            <w:pPr>
              <w:spacing w:after="0"/>
              <w:ind w:firstLine="0"/>
            </w:pPr>
            <w:r>
              <w:rPr>
                <w:b/>
                <w:sz w:val="13"/>
              </w:rPr>
              <w:t>PRE MA</w:t>
            </w:r>
          </w:p>
        </w:tc>
        <w:tc>
          <w:tcPr>
            <w:tcW w:w="655" w:type="dxa"/>
          </w:tcPr>
          <w:p w14:paraId="4EEE3C95" w14:textId="77777777" w:rsidR="006D1256" w:rsidRDefault="00000000">
            <w:pPr>
              <w:spacing w:after="0"/>
              <w:ind w:firstLine="0"/>
            </w:pPr>
            <w:r>
              <w:rPr>
                <w:b/>
                <w:sz w:val="13"/>
              </w:rPr>
              <w:t>TST MA</w:t>
            </w:r>
          </w:p>
        </w:tc>
        <w:tc>
          <w:tcPr>
            <w:tcW w:w="655" w:type="dxa"/>
          </w:tcPr>
          <w:p w14:paraId="2496FC71" w14:textId="77777777" w:rsidR="006D1256" w:rsidRDefault="00000000">
            <w:pPr>
              <w:spacing w:after="0"/>
              <w:ind w:firstLine="0"/>
            </w:pPr>
            <w:r>
              <w:rPr>
                <w:b/>
                <w:sz w:val="13"/>
              </w:rPr>
              <w:t>WAI MA</w:t>
            </w:r>
          </w:p>
        </w:tc>
        <w:tc>
          <w:tcPr>
            <w:tcW w:w="655" w:type="dxa"/>
          </w:tcPr>
          <w:p w14:paraId="4F5F4C7F" w14:textId="77777777" w:rsidR="006D1256" w:rsidRDefault="00000000">
            <w:pPr>
              <w:spacing w:after="0"/>
              <w:ind w:firstLine="0"/>
            </w:pPr>
            <w:r>
              <w:rPr>
                <w:b/>
                <w:sz w:val="13"/>
              </w:rPr>
              <w:t>BURN MA</w:t>
            </w:r>
          </w:p>
        </w:tc>
        <w:tc>
          <w:tcPr>
            <w:tcW w:w="655" w:type="dxa"/>
          </w:tcPr>
          <w:p w14:paraId="16068EFD" w14:textId="77777777" w:rsidR="006D1256" w:rsidRDefault="00000000">
            <w:pPr>
              <w:spacing w:after="0"/>
              <w:ind w:firstLine="0"/>
            </w:pPr>
            <w:r>
              <w:rPr>
                <w:b/>
                <w:sz w:val="13"/>
              </w:rPr>
              <w:t>PSN CE</w:t>
            </w:r>
          </w:p>
        </w:tc>
        <w:tc>
          <w:tcPr>
            <w:tcW w:w="655" w:type="dxa"/>
          </w:tcPr>
          <w:p w14:paraId="14A83423" w14:textId="77777777" w:rsidR="006D1256" w:rsidRDefault="00000000">
            <w:pPr>
              <w:spacing w:after="0"/>
              <w:ind w:firstLine="0"/>
            </w:pPr>
            <w:r>
              <w:rPr>
                <w:b/>
                <w:sz w:val="13"/>
              </w:rPr>
              <w:t>EV CE</w:t>
            </w:r>
          </w:p>
        </w:tc>
        <w:tc>
          <w:tcPr>
            <w:tcW w:w="655" w:type="dxa"/>
          </w:tcPr>
          <w:p w14:paraId="13E4ED59" w14:textId="77777777" w:rsidR="006D1256" w:rsidRDefault="00000000">
            <w:pPr>
              <w:spacing w:after="0"/>
              <w:ind w:firstLine="0"/>
            </w:pPr>
            <w:r>
              <w:rPr>
                <w:b/>
                <w:sz w:val="13"/>
              </w:rPr>
              <w:t>PRE CE</w:t>
            </w:r>
          </w:p>
        </w:tc>
        <w:tc>
          <w:tcPr>
            <w:tcW w:w="655" w:type="dxa"/>
          </w:tcPr>
          <w:p w14:paraId="50721F83" w14:textId="77777777" w:rsidR="006D1256" w:rsidRDefault="00000000">
            <w:pPr>
              <w:spacing w:after="0"/>
              <w:ind w:firstLine="0"/>
            </w:pPr>
            <w:r>
              <w:rPr>
                <w:b/>
                <w:sz w:val="13"/>
              </w:rPr>
              <w:t>TST CE</w:t>
            </w:r>
          </w:p>
        </w:tc>
        <w:tc>
          <w:tcPr>
            <w:tcW w:w="655" w:type="dxa"/>
          </w:tcPr>
          <w:p w14:paraId="452FB690" w14:textId="77777777" w:rsidR="006D1256" w:rsidRDefault="00000000">
            <w:pPr>
              <w:spacing w:after="0"/>
              <w:ind w:firstLine="0"/>
            </w:pPr>
            <w:r>
              <w:rPr>
                <w:b/>
                <w:sz w:val="13"/>
              </w:rPr>
              <w:t>WAI CE</w:t>
            </w:r>
          </w:p>
        </w:tc>
        <w:tc>
          <w:tcPr>
            <w:tcW w:w="655" w:type="dxa"/>
          </w:tcPr>
          <w:p w14:paraId="527B8136" w14:textId="77777777" w:rsidR="006D1256" w:rsidRDefault="00000000">
            <w:pPr>
              <w:spacing w:after="0"/>
              <w:ind w:firstLine="0"/>
            </w:pPr>
            <w:r>
              <w:rPr>
                <w:b/>
                <w:sz w:val="13"/>
              </w:rPr>
              <w:t>BURN CE</w:t>
            </w:r>
          </w:p>
        </w:tc>
        <w:tc>
          <w:tcPr>
            <w:tcW w:w="655" w:type="dxa"/>
          </w:tcPr>
          <w:p w14:paraId="6718D8B8" w14:textId="77777777" w:rsidR="006D1256" w:rsidRDefault="00000000">
            <w:pPr>
              <w:spacing w:after="0"/>
              <w:ind w:firstLine="0"/>
            </w:pPr>
            <w:r>
              <w:rPr>
                <w:b/>
                <w:sz w:val="13"/>
              </w:rPr>
              <w:t>PSN CA</w:t>
            </w:r>
          </w:p>
        </w:tc>
        <w:tc>
          <w:tcPr>
            <w:tcW w:w="655" w:type="dxa"/>
          </w:tcPr>
          <w:p w14:paraId="3F3EFE75" w14:textId="77777777" w:rsidR="006D1256" w:rsidRDefault="00000000">
            <w:pPr>
              <w:spacing w:after="0"/>
              <w:ind w:firstLine="0"/>
            </w:pPr>
            <w:r>
              <w:rPr>
                <w:b/>
                <w:sz w:val="13"/>
              </w:rPr>
              <w:t>EV CA</w:t>
            </w:r>
          </w:p>
        </w:tc>
        <w:tc>
          <w:tcPr>
            <w:tcW w:w="655" w:type="dxa"/>
          </w:tcPr>
          <w:p w14:paraId="6EB4B2C1" w14:textId="77777777" w:rsidR="006D1256" w:rsidRDefault="00000000">
            <w:pPr>
              <w:spacing w:after="0"/>
              <w:ind w:firstLine="0"/>
            </w:pPr>
            <w:r>
              <w:rPr>
                <w:b/>
                <w:sz w:val="13"/>
              </w:rPr>
              <w:t>PRE CA</w:t>
            </w:r>
          </w:p>
        </w:tc>
        <w:tc>
          <w:tcPr>
            <w:tcW w:w="655" w:type="dxa"/>
          </w:tcPr>
          <w:p w14:paraId="253A97AB" w14:textId="77777777" w:rsidR="006D1256" w:rsidRDefault="00000000">
            <w:pPr>
              <w:spacing w:after="0"/>
              <w:ind w:firstLine="0"/>
            </w:pPr>
            <w:r>
              <w:rPr>
                <w:b/>
                <w:sz w:val="13"/>
              </w:rPr>
              <w:t>TST CA</w:t>
            </w:r>
          </w:p>
        </w:tc>
        <w:tc>
          <w:tcPr>
            <w:tcW w:w="655" w:type="dxa"/>
          </w:tcPr>
          <w:p w14:paraId="53D930D8" w14:textId="77777777" w:rsidR="006D1256" w:rsidRDefault="00000000">
            <w:pPr>
              <w:spacing w:after="0"/>
              <w:ind w:firstLine="0"/>
            </w:pPr>
            <w:r>
              <w:rPr>
                <w:b/>
                <w:sz w:val="13"/>
              </w:rPr>
              <w:t>WAI CA</w:t>
            </w:r>
          </w:p>
        </w:tc>
        <w:tc>
          <w:tcPr>
            <w:tcW w:w="655" w:type="dxa"/>
          </w:tcPr>
          <w:p w14:paraId="4E33B160" w14:textId="77777777" w:rsidR="006D1256" w:rsidRDefault="00000000">
            <w:pPr>
              <w:spacing w:after="0"/>
              <w:ind w:firstLine="0"/>
            </w:pPr>
            <w:r>
              <w:rPr>
                <w:b/>
                <w:sz w:val="13"/>
              </w:rPr>
              <w:t>BURN CA</w:t>
            </w:r>
          </w:p>
        </w:tc>
      </w:tr>
      <w:tr w:rsidR="006D1256" w14:paraId="10B8C8CF" w14:textId="77777777">
        <w:trPr>
          <w:jc w:val="center"/>
        </w:trPr>
        <w:tc>
          <w:tcPr>
            <w:tcW w:w="539" w:type="dxa"/>
          </w:tcPr>
          <w:p w14:paraId="1CDF12AD" w14:textId="77777777" w:rsidR="006D1256" w:rsidRDefault="00000000">
            <w:pPr>
              <w:spacing w:after="0"/>
              <w:ind w:firstLine="0"/>
            </w:pPr>
            <w:r>
              <w:rPr>
                <w:sz w:val="13"/>
              </w:rPr>
              <w:t>2001</w:t>
            </w:r>
          </w:p>
        </w:tc>
        <w:tc>
          <w:tcPr>
            <w:tcW w:w="425" w:type="dxa"/>
          </w:tcPr>
          <w:p w14:paraId="34DC25AE" w14:textId="77777777" w:rsidR="006D1256" w:rsidRDefault="00000000">
            <w:pPr>
              <w:spacing w:after="0"/>
              <w:ind w:firstLine="0"/>
            </w:pPr>
            <w:r>
              <w:rPr>
                <w:sz w:val="13"/>
              </w:rPr>
              <w:t>1</w:t>
            </w:r>
          </w:p>
        </w:tc>
        <w:tc>
          <w:tcPr>
            <w:tcW w:w="539" w:type="dxa"/>
          </w:tcPr>
          <w:p w14:paraId="7C9E4BD7" w14:textId="77777777" w:rsidR="006D1256" w:rsidRDefault="00000000">
            <w:pPr>
              <w:spacing w:after="0"/>
              <w:ind w:firstLine="0"/>
            </w:pPr>
            <w:r>
              <w:rPr>
                <w:sz w:val="13"/>
              </w:rPr>
              <w:t>-0,76</w:t>
            </w:r>
          </w:p>
        </w:tc>
        <w:tc>
          <w:tcPr>
            <w:tcW w:w="709" w:type="dxa"/>
          </w:tcPr>
          <w:p w14:paraId="5FD069D2" w14:textId="77777777" w:rsidR="006D1256" w:rsidRDefault="00000000">
            <w:pPr>
              <w:spacing w:after="0"/>
              <w:ind w:firstLine="0"/>
            </w:pPr>
            <w:r>
              <w:rPr>
                <w:sz w:val="13"/>
              </w:rPr>
              <w:t>La Niña</w:t>
            </w:r>
          </w:p>
        </w:tc>
        <w:tc>
          <w:tcPr>
            <w:tcW w:w="655" w:type="dxa"/>
          </w:tcPr>
          <w:p w14:paraId="59787AB9" w14:textId="77777777" w:rsidR="006D1256" w:rsidRDefault="00000000">
            <w:pPr>
              <w:spacing w:after="0"/>
              <w:ind w:firstLine="0"/>
            </w:pPr>
            <w:r>
              <w:rPr>
                <w:sz w:val="13"/>
              </w:rPr>
              <w:t>161,7</w:t>
            </w:r>
          </w:p>
        </w:tc>
        <w:tc>
          <w:tcPr>
            <w:tcW w:w="655" w:type="dxa"/>
          </w:tcPr>
          <w:p w14:paraId="7E08F873" w14:textId="77777777" w:rsidR="006D1256" w:rsidRDefault="00000000">
            <w:pPr>
              <w:spacing w:after="0"/>
              <w:ind w:firstLine="0"/>
            </w:pPr>
            <w:r>
              <w:rPr>
                <w:sz w:val="13"/>
              </w:rPr>
              <w:t>116,9</w:t>
            </w:r>
          </w:p>
        </w:tc>
        <w:tc>
          <w:tcPr>
            <w:tcW w:w="655" w:type="dxa"/>
          </w:tcPr>
          <w:p w14:paraId="39304D89" w14:textId="77777777" w:rsidR="006D1256" w:rsidRDefault="00000000">
            <w:pPr>
              <w:spacing w:after="0"/>
              <w:ind w:firstLine="0"/>
            </w:pPr>
            <w:r>
              <w:rPr>
                <w:sz w:val="13"/>
              </w:rPr>
              <w:t>49,7</w:t>
            </w:r>
          </w:p>
        </w:tc>
        <w:tc>
          <w:tcPr>
            <w:tcW w:w="655" w:type="dxa"/>
          </w:tcPr>
          <w:p w14:paraId="0D1B610E" w14:textId="77777777" w:rsidR="006D1256" w:rsidRDefault="00000000">
            <w:pPr>
              <w:spacing w:after="0"/>
              <w:ind w:firstLine="0"/>
            </w:pPr>
            <w:r>
              <w:rPr>
                <w:sz w:val="13"/>
              </w:rPr>
              <w:t>29,1</w:t>
            </w:r>
          </w:p>
        </w:tc>
        <w:tc>
          <w:tcPr>
            <w:tcW w:w="655" w:type="dxa"/>
          </w:tcPr>
          <w:p w14:paraId="6E671938" w14:textId="77777777" w:rsidR="006D1256" w:rsidRDefault="00000000">
            <w:pPr>
              <w:spacing w:after="0"/>
              <w:ind w:firstLine="0"/>
            </w:pPr>
            <w:r>
              <w:rPr>
                <w:sz w:val="13"/>
              </w:rPr>
              <w:t>0,537</w:t>
            </w:r>
          </w:p>
        </w:tc>
        <w:tc>
          <w:tcPr>
            <w:tcW w:w="655" w:type="dxa"/>
          </w:tcPr>
          <w:p w14:paraId="043F6FF6" w14:textId="77777777" w:rsidR="006D1256" w:rsidRDefault="00000000">
            <w:pPr>
              <w:spacing w:after="0"/>
              <w:ind w:firstLine="0"/>
            </w:pPr>
            <w:r>
              <w:rPr>
                <w:sz w:val="13"/>
              </w:rPr>
              <w:t>5200</w:t>
            </w:r>
          </w:p>
        </w:tc>
        <w:tc>
          <w:tcPr>
            <w:tcW w:w="655" w:type="dxa"/>
          </w:tcPr>
          <w:p w14:paraId="10B6D22A" w14:textId="77777777" w:rsidR="006D1256" w:rsidRDefault="00000000">
            <w:pPr>
              <w:spacing w:after="0"/>
              <w:ind w:firstLine="0"/>
            </w:pPr>
            <w:r>
              <w:rPr>
                <w:sz w:val="13"/>
              </w:rPr>
              <w:t>133,7</w:t>
            </w:r>
          </w:p>
        </w:tc>
        <w:tc>
          <w:tcPr>
            <w:tcW w:w="655" w:type="dxa"/>
          </w:tcPr>
          <w:p w14:paraId="50A945A9" w14:textId="77777777" w:rsidR="006D1256" w:rsidRDefault="00000000">
            <w:pPr>
              <w:spacing w:after="0"/>
              <w:ind w:firstLine="0"/>
            </w:pPr>
            <w:r>
              <w:rPr>
                <w:sz w:val="13"/>
              </w:rPr>
              <w:t>92,6</w:t>
            </w:r>
          </w:p>
        </w:tc>
        <w:tc>
          <w:tcPr>
            <w:tcW w:w="655" w:type="dxa"/>
          </w:tcPr>
          <w:p w14:paraId="08E24B46" w14:textId="77777777" w:rsidR="006D1256" w:rsidRDefault="00000000">
            <w:pPr>
              <w:spacing w:after="0"/>
              <w:ind w:firstLine="0"/>
            </w:pPr>
            <w:r>
              <w:rPr>
                <w:sz w:val="13"/>
              </w:rPr>
              <w:t>58,3</w:t>
            </w:r>
          </w:p>
        </w:tc>
        <w:tc>
          <w:tcPr>
            <w:tcW w:w="655" w:type="dxa"/>
          </w:tcPr>
          <w:p w14:paraId="6C6E7EF7" w14:textId="77777777" w:rsidR="006D1256" w:rsidRDefault="00000000">
            <w:pPr>
              <w:spacing w:after="0"/>
              <w:ind w:firstLine="0"/>
            </w:pPr>
            <w:r>
              <w:rPr>
                <w:sz w:val="13"/>
              </w:rPr>
              <w:t>31,5</w:t>
            </w:r>
          </w:p>
        </w:tc>
        <w:tc>
          <w:tcPr>
            <w:tcW w:w="655" w:type="dxa"/>
          </w:tcPr>
          <w:p w14:paraId="6609AEF5" w14:textId="77777777" w:rsidR="006D1256" w:rsidRDefault="00000000">
            <w:pPr>
              <w:spacing w:after="0"/>
              <w:ind w:firstLine="0"/>
            </w:pPr>
            <w:r>
              <w:rPr>
                <w:sz w:val="13"/>
              </w:rPr>
              <w:t>0,424</w:t>
            </w:r>
          </w:p>
        </w:tc>
        <w:tc>
          <w:tcPr>
            <w:tcW w:w="655" w:type="dxa"/>
          </w:tcPr>
          <w:p w14:paraId="1C89D621" w14:textId="77777777" w:rsidR="006D1256" w:rsidRDefault="00000000">
            <w:pPr>
              <w:spacing w:after="0"/>
              <w:ind w:firstLine="0"/>
            </w:pPr>
            <w:r>
              <w:rPr>
                <w:sz w:val="13"/>
              </w:rPr>
              <w:t>7850</w:t>
            </w:r>
          </w:p>
        </w:tc>
        <w:tc>
          <w:tcPr>
            <w:tcW w:w="655" w:type="dxa"/>
          </w:tcPr>
          <w:p w14:paraId="6EE883C1" w14:textId="77777777" w:rsidR="006D1256" w:rsidRDefault="00000000">
            <w:pPr>
              <w:spacing w:after="0"/>
              <w:ind w:firstLine="0"/>
            </w:pPr>
            <w:r>
              <w:rPr>
                <w:sz w:val="13"/>
              </w:rPr>
              <w:t>133,5</w:t>
            </w:r>
          </w:p>
        </w:tc>
        <w:tc>
          <w:tcPr>
            <w:tcW w:w="655" w:type="dxa"/>
          </w:tcPr>
          <w:p w14:paraId="69138629" w14:textId="77777777" w:rsidR="006D1256" w:rsidRDefault="00000000">
            <w:pPr>
              <w:spacing w:after="0"/>
              <w:ind w:firstLine="0"/>
            </w:pPr>
            <w:r>
              <w:rPr>
                <w:sz w:val="13"/>
              </w:rPr>
              <w:t>106,2</w:t>
            </w:r>
          </w:p>
        </w:tc>
        <w:tc>
          <w:tcPr>
            <w:tcW w:w="655" w:type="dxa"/>
          </w:tcPr>
          <w:p w14:paraId="2D0EC742" w14:textId="77777777" w:rsidR="006D1256" w:rsidRDefault="00000000">
            <w:pPr>
              <w:spacing w:after="0"/>
              <w:ind w:firstLine="0"/>
            </w:pPr>
            <w:r>
              <w:rPr>
                <w:sz w:val="13"/>
              </w:rPr>
              <w:t>28,7</w:t>
            </w:r>
          </w:p>
        </w:tc>
        <w:tc>
          <w:tcPr>
            <w:tcW w:w="655" w:type="dxa"/>
          </w:tcPr>
          <w:p w14:paraId="2AFF0C30" w14:textId="77777777" w:rsidR="006D1256" w:rsidRDefault="00000000">
            <w:pPr>
              <w:spacing w:after="0"/>
              <w:ind w:firstLine="0"/>
            </w:pPr>
            <w:r>
              <w:rPr>
                <w:sz w:val="13"/>
              </w:rPr>
              <w:t>30,0</w:t>
            </w:r>
          </w:p>
        </w:tc>
        <w:tc>
          <w:tcPr>
            <w:tcW w:w="655" w:type="dxa"/>
          </w:tcPr>
          <w:p w14:paraId="158365C8" w14:textId="77777777" w:rsidR="006D1256" w:rsidRDefault="00000000">
            <w:pPr>
              <w:spacing w:after="0"/>
              <w:ind w:firstLine="0"/>
            </w:pPr>
            <w:r>
              <w:rPr>
                <w:sz w:val="13"/>
              </w:rPr>
              <w:t>0,484</w:t>
            </w:r>
          </w:p>
        </w:tc>
        <w:tc>
          <w:tcPr>
            <w:tcW w:w="655" w:type="dxa"/>
          </w:tcPr>
          <w:p w14:paraId="6CE4630D" w14:textId="77777777" w:rsidR="006D1256" w:rsidRDefault="00000000">
            <w:pPr>
              <w:spacing w:after="0"/>
              <w:ind w:firstLine="0"/>
            </w:pPr>
            <w:r>
              <w:rPr>
                <w:sz w:val="13"/>
              </w:rPr>
              <w:t>7025</w:t>
            </w:r>
          </w:p>
        </w:tc>
      </w:tr>
      <w:tr w:rsidR="006D1256" w14:paraId="2A27238D" w14:textId="77777777">
        <w:trPr>
          <w:jc w:val="center"/>
        </w:trPr>
        <w:tc>
          <w:tcPr>
            <w:tcW w:w="539" w:type="dxa"/>
          </w:tcPr>
          <w:p w14:paraId="1BFC7402" w14:textId="77777777" w:rsidR="006D1256" w:rsidRDefault="00000000">
            <w:pPr>
              <w:spacing w:after="0"/>
              <w:ind w:firstLine="0"/>
            </w:pPr>
            <w:r>
              <w:rPr>
                <w:sz w:val="13"/>
              </w:rPr>
              <w:t>2001</w:t>
            </w:r>
          </w:p>
        </w:tc>
        <w:tc>
          <w:tcPr>
            <w:tcW w:w="425" w:type="dxa"/>
          </w:tcPr>
          <w:p w14:paraId="3EFB3D27" w14:textId="77777777" w:rsidR="006D1256" w:rsidRDefault="00000000">
            <w:pPr>
              <w:spacing w:after="0"/>
              <w:ind w:firstLine="0"/>
            </w:pPr>
            <w:r>
              <w:rPr>
                <w:sz w:val="13"/>
              </w:rPr>
              <w:t>2</w:t>
            </w:r>
          </w:p>
        </w:tc>
        <w:tc>
          <w:tcPr>
            <w:tcW w:w="539" w:type="dxa"/>
          </w:tcPr>
          <w:p w14:paraId="4765E57F" w14:textId="77777777" w:rsidR="006D1256" w:rsidRDefault="00000000">
            <w:pPr>
              <w:spacing w:after="0"/>
              <w:ind w:firstLine="0"/>
            </w:pPr>
            <w:r>
              <w:rPr>
                <w:sz w:val="13"/>
              </w:rPr>
              <w:t>-0,54</w:t>
            </w:r>
          </w:p>
        </w:tc>
        <w:tc>
          <w:tcPr>
            <w:tcW w:w="709" w:type="dxa"/>
          </w:tcPr>
          <w:p w14:paraId="2B221B4B" w14:textId="77777777" w:rsidR="006D1256" w:rsidRDefault="00000000">
            <w:pPr>
              <w:spacing w:after="0"/>
              <w:ind w:firstLine="0"/>
            </w:pPr>
            <w:r>
              <w:rPr>
                <w:sz w:val="13"/>
              </w:rPr>
              <w:t>La Niña</w:t>
            </w:r>
          </w:p>
        </w:tc>
        <w:tc>
          <w:tcPr>
            <w:tcW w:w="655" w:type="dxa"/>
          </w:tcPr>
          <w:p w14:paraId="567DE423" w14:textId="77777777" w:rsidR="006D1256" w:rsidRDefault="00000000">
            <w:pPr>
              <w:spacing w:after="0"/>
              <w:ind w:firstLine="0"/>
            </w:pPr>
            <w:r>
              <w:rPr>
                <w:sz w:val="13"/>
              </w:rPr>
              <w:t>134,8</w:t>
            </w:r>
          </w:p>
        </w:tc>
        <w:tc>
          <w:tcPr>
            <w:tcW w:w="655" w:type="dxa"/>
          </w:tcPr>
          <w:p w14:paraId="36A5EF07" w14:textId="77777777" w:rsidR="006D1256" w:rsidRDefault="00000000">
            <w:pPr>
              <w:spacing w:after="0"/>
              <w:ind w:firstLine="0"/>
            </w:pPr>
            <w:r>
              <w:rPr>
                <w:sz w:val="13"/>
              </w:rPr>
              <w:t>107,8</w:t>
            </w:r>
          </w:p>
        </w:tc>
        <w:tc>
          <w:tcPr>
            <w:tcW w:w="655" w:type="dxa"/>
          </w:tcPr>
          <w:p w14:paraId="16CFB0FE" w14:textId="77777777" w:rsidR="006D1256" w:rsidRDefault="00000000">
            <w:pPr>
              <w:spacing w:after="0"/>
              <w:ind w:firstLine="0"/>
            </w:pPr>
            <w:r>
              <w:rPr>
                <w:sz w:val="13"/>
              </w:rPr>
              <w:t>44,0</w:t>
            </w:r>
          </w:p>
        </w:tc>
        <w:tc>
          <w:tcPr>
            <w:tcW w:w="655" w:type="dxa"/>
          </w:tcPr>
          <w:p w14:paraId="38C5C4C2" w14:textId="77777777" w:rsidR="006D1256" w:rsidRDefault="00000000">
            <w:pPr>
              <w:spacing w:after="0"/>
              <w:ind w:firstLine="0"/>
            </w:pPr>
            <w:r>
              <w:rPr>
                <w:sz w:val="13"/>
              </w:rPr>
              <w:t>32,0</w:t>
            </w:r>
          </w:p>
        </w:tc>
        <w:tc>
          <w:tcPr>
            <w:tcW w:w="655" w:type="dxa"/>
          </w:tcPr>
          <w:p w14:paraId="161A2111" w14:textId="77777777" w:rsidR="006D1256" w:rsidRDefault="00000000">
            <w:pPr>
              <w:spacing w:after="0"/>
              <w:ind w:firstLine="0"/>
            </w:pPr>
            <w:r>
              <w:rPr>
                <w:sz w:val="13"/>
              </w:rPr>
              <w:t>0,447</w:t>
            </w:r>
          </w:p>
        </w:tc>
        <w:tc>
          <w:tcPr>
            <w:tcW w:w="655" w:type="dxa"/>
          </w:tcPr>
          <w:p w14:paraId="037353CF" w14:textId="77777777" w:rsidR="006D1256" w:rsidRDefault="00000000">
            <w:pPr>
              <w:spacing w:after="0"/>
              <w:ind w:firstLine="0"/>
            </w:pPr>
            <w:r>
              <w:rPr>
                <w:sz w:val="13"/>
              </w:rPr>
              <w:t>12050</w:t>
            </w:r>
          </w:p>
        </w:tc>
        <w:tc>
          <w:tcPr>
            <w:tcW w:w="655" w:type="dxa"/>
          </w:tcPr>
          <w:p w14:paraId="7A62DC60" w14:textId="77777777" w:rsidR="006D1256" w:rsidRDefault="00000000">
            <w:pPr>
              <w:spacing w:after="0"/>
              <w:ind w:firstLine="0"/>
            </w:pPr>
            <w:r>
              <w:rPr>
                <w:sz w:val="13"/>
              </w:rPr>
              <w:t>84,2</w:t>
            </w:r>
          </w:p>
        </w:tc>
        <w:tc>
          <w:tcPr>
            <w:tcW w:w="655" w:type="dxa"/>
          </w:tcPr>
          <w:p w14:paraId="3DAD4736" w14:textId="77777777" w:rsidR="006D1256" w:rsidRDefault="00000000">
            <w:pPr>
              <w:spacing w:after="0"/>
              <w:ind w:firstLine="0"/>
            </w:pPr>
            <w:r>
              <w:rPr>
                <w:sz w:val="13"/>
              </w:rPr>
              <w:t>82,4</w:t>
            </w:r>
          </w:p>
        </w:tc>
        <w:tc>
          <w:tcPr>
            <w:tcW w:w="655" w:type="dxa"/>
          </w:tcPr>
          <w:p w14:paraId="3B91B1AB" w14:textId="77777777" w:rsidR="006D1256" w:rsidRDefault="00000000">
            <w:pPr>
              <w:spacing w:after="0"/>
              <w:ind w:firstLine="0"/>
            </w:pPr>
            <w:r>
              <w:rPr>
                <w:sz w:val="13"/>
              </w:rPr>
              <w:t>104,0</w:t>
            </w:r>
          </w:p>
        </w:tc>
        <w:tc>
          <w:tcPr>
            <w:tcW w:w="655" w:type="dxa"/>
          </w:tcPr>
          <w:p w14:paraId="5F59B8CC" w14:textId="77777777" w:rsidR="006D1256" w:rsidRDefault="00000000">
            <w:pPr>
              <w:spacing w:after="0"/>
              <w:ind w:firstLine="0"/>
            </w:pPr>
            <w:r>
              <w:rPr>
                <w:sz w:val="13"/>
              </w:rPr>
              <w:t>31,3</w:t>
            </w:r>
          </w:p>
        </w:tc>
        <w:tc>
          <w:tcPr>
            <w:tcW w:w="655" w:type="dxa"/>
          </w:tcPr>
          <w:p w14:paraId="1013557C" w14:textId="77777777" w:rsidR="006D1256" w:rsidRDefault="00000000">
            <w:pPr>
              <w:spacing w:after="0"/>
              <w:ind w:firstLine="0"/>
            </w:pPr>
            <w:r>
              <w:rPr>
                <w:sz w:val="13"/>
              </w:rPr>
              <w:t>0,331</w:t>
            </w:r>
          </w:p>
        </w:tc>
        <w:tc>
          <w:tcPr>
            <w:tcW w:w="655" w:type="dxa"/>
          </w:tcPr>
          <w:p w14:paraId="50C334B0" w14:textId="77777777" w:rsidR="006D1256" w:rsidRDefault="00000000">
            <w:pPr>
              <w:spacing w:after="0"/>
              <w:ind w:firstLine="0"/>
            </w:pPr>
            <w:r>
              <w:rPr>
                <w:sz w:val="13"/>
              </w:rPr>
              <w:t>1775</w:t>
            </w:r>
          </w:p>
        </w:tc>
        <w:tc>
          <w:tcPr>
            <w:tcW w:w="655" w:type="dxa"/>
          </w:tcPr>
          <w:p w14:paraId="6BC91814" w14:textId="77777777" w:rsidR="006D1256" w:rsidRDefault="00000000">
            <w:pPr>
              <w:spacing w:after="0"/>
              <w:ind w:firstLine="0"/>
            </w:pPr>
            <w:r>
              <w:rPr>
                <w:sz w:val="13"/>
              </w:rPr>
              <w:t>75,7</w:t>
            </w:r>
          </w:p>
        </w:tc>
        <w:tc>
          <w:tcPr>
            <w:tcW w:w="655" w:type="dxa"/>
          </w:tcPr>
          <w:p w14:paraId="1CADB6CC" w14:textId="77777777" w:rsidR="006D1256" w:rsidRDefault="00000000">
            <w:pPr>
              <w:spacing w:after="0"/>
              <w:ind w:firstLine="0"/>
            </w:pPr>
            <w:r>
              <w:rPr>
                <w:sz w:val="13"/>
              </w:rPr>
              <w:t>76,9</w:t>
            </w:r>
          </w:p>
        </w:tc>
        <w:tc>
          <w:tcPr>
            <w:tcW w:w="655" w:type="dxa"/>
          </w:tcPr>
          <w:p w14:paraId="4F4A6994" w14:textId="77777777" w:rsidR="006D1256" w:rsidRDefault="00000000">
            <w:pPr>
              <w:spacing w:after="0"/>
              <w:ind w:firstLine="0"/>
            </w:pPr>
            <w:r>
              <w:rPr>
                <w:sz w:val="13"/>
              </w:rPr>
              <w:t>36,2</w:t>
            </w:r>
          </w:p>
        </w:tc>
        <w:tc>
          <w:tcPr>
            <w:tcW w:w="655" w:type="dxa"/>
          </w:tcPr>
          <w:p w14:paraId="74C138D1" w14:textId="77777777" w:rsidR="006D1256" w:rsidRDefault="00000000">
            <w:pPr>
              <w:spacing w:after="0"/>
              <w:ind w:firstLine="0"/>
            </w:pPr>
            <w:r>
              <w:rPr>
                <w:sz w:val="13"/>
              </w:rPr>
              <w:t>33,5</w:t>
            </w:r>
          </w:p>
        </w:tc>
        <w:tc>
          <w:tcPr>
            <w:tcW w:w="655" w:type="dxa"/>
          </w:tcPr>
          <w:p w14:paraId="33AD92E7" w14:textId="77777777" w:rsidR="006D1256" w:rsidRDefault="00000000">
            <w:pPr>
              <w:spacing w:after="0"/>
              <w:ind w:firstLine="0"/>
            </w:pPr>
            <w:r>
              <w:rPr>
                <w:sz w:val="13"/>
              </w:rPr>
              <w:t>0,319</w:t>
            </w:r>
          </w:p>
        </w:tc>
        <w:tc>
          <w:tcPr>
            <w:tcW w:w="655" w:type="dxa"/>
          </w:tcPr>
          <w:p w14:paraId="24E96DD4" w14:textId="77777777" w:rsidR="006D1256" w:rsidRDefault="00000000">
            <w:pPr>
              <w:spacing w:after="0"/>
              <w:ind w:firstLine="0"/>
            </w:pPr>
            <w:r>
              <w:rPr>
                <w:sz w:val="13"/>
              </w:rPr>
              <w:t>275</w:t>
            </w:r>
          </w:p>
        </w:tc>
      </w:tr>
      <w:tr w:rsidR="006D1256" w14:paraId="23F30AC9" w14:textId="77777777">
        <w:trPr>
          <w:jc w:val="center"/>
        </w:trPr>
        <w:tc>
          <w:tcPr>
            <w:tcW w:w="539" w:type="dxa"/>
          </w:tcPr>
          <w:p w14:paraId="3A8BA147" w14:textId="77777777" w:rsidR="006D1256" w:rsidRDefault="00000000">
            <w:pPr>
              <w:spacing w:after="0"/>
              <w:ind w:firstLine="0"/>
            </w:pPr>
            <w:r>
              <w:rPr>
                <w:sz w:val="13"/>
              </w:rPr>
              <w:t>2001</w:t>
            </w:r>
          </w:p>
        </w:tc>
        <w:tc>
          <w:tcPr>
            <w:tcW w:w="425" w:type="dxa"/>
          </w:tcPr>
          <w:p w14:paraId="19B6FE75" w14:textId="77777777" w:rsidR="006D1256" w:rsidRDefault="00000000">
            <w:pPr>
              <w:spacing w:after="0"/>
              <w:ind w:firstLine="0"/>
            </w:pPr>
            <w:r>
              <w:rPr>
                <w:sz w:val="13"/>
              </w:rPr>
              <w:t>3</w:t>
            </w:r>
          </w:p>
        </w:tc>
        <w:tc>
          <w:tcPr>
            <w:tcW w:w="539" w:type="dxa"/>
          </w:tcPr>
          <w:p w14:paraId="1C4C83EE" w14:textId="77777777" w:rsidR="006D1256" w:rsidRDefault="00000000">
            <w:pPr>
              <w:spacing w:after="0"/>
              <w:ind w:firstLine="0"/>
            </w:pPr>
            <w:r>
              <w:rPr>
                <w:sz w:val="13"/>
              </w:rPr>
              <w:t>-0,43</w:t>
            </w:r>
          </w:p>
        </w:tc>
        <w:tc>
          <w:tcPr>
            <w:tcW w:w="709" w:type="dxa"/>
          </w:tcPr>
          <w:p w14:paraId="3E6E087E" w14:textId="77777777" w:rsidR="006D1256" w:rsidRDefault="00000000">
            <w:pPr>
              <w:spacing w:after="0"/>
              <w:ind w:firstLine="0"/>
            </w:pPr>
            <w:r>
              <w:rPr>
                <w:sz w:val="13"/>
              </w:rPr>
              <w:t>Neutro</w:t>
            </w:r>
          </w:p>
        </w:tc>
        <w:tc>
          <w:tcPr>
            <w:tcW w:w="655" w:type="dxa"/>
          </w:tcPr>
          <w:p w14:paraId="1E48AB1C" w14:textId="77777777" w:rsidR="006D1256" w:rsidRDefault="00000000">
            <w:pPr>
              <w:spacing w:after="0"/>
              <w:ind w:firstLine="0"/>
            </w:pPr>
            <w:r>
              <w:rPr>
                <w:sz w:val="13"/>
              </w:rPr>
              <w:t>126,1</w:t>
            </w:r>
          </w:p>
        </w:tc>
        <w:tc>
          <w:tcPr>
            <w:tcW w:w="655" w:type="dxa"/>
          </w:tcPr>
          <w:p w14:paraId="64D902C6" w14:textId="77777777" w:rsidR="006D1256" w:rsidRDefault="00000000">
            <w:pPr>
              <w:spacing w:after="0"/>
              <w:ind w:firstLine="0"/>
            </w:pPr>
            <w:r>
              <w:rPr>
                <w:sz w:val="13"/>
              </w:rPr>
              <w:t>110,4</w:t>
            </w:r>
          </w:p>
        </w:tc>
        <w:tc>
          <w:tcPr>
            <w:tcW w:w="655" w:type="dxa"/>
          </w:tcPr>
          <w:p w14:paraId="744C4935" w14:textId="77777777" w:rsidR="006D1256" w:rsidRDefault="00000000">
            <w:pPr>
              <w:spacing w:after="0"/>
              <w:ind w:firstLine="0"/>
            </w:pPr>
            <w:r>
              <w:rPr>
                <w:sz w:val="13"/>
              </w:rPr>
              <w:t>112,1</w:t>
            </w:r>
          </w:p>
        </w:tc>
        <w:tc>
          <w:tcPr>
            <w:tcW w:w="655" w:type="dxa"/>
          </w:tcPr>
          <w:p w14:paraId="2DA169F2" w14:textId="77777777" w:rsidR="006D1256" w:rsidRDefault="00000000">
            <w:pPr>
              <w:spacing w:after="0"/>
              <w:ind w:firstLine="0"/>
            </w:pPr>
            <w:r>
              <w:rPr>
                <w:sz w:val="13"/>
              </w:rPr>
              <w:t>29,1</w:t>
            </w:r>
          </w:p>
        </w:tc>
        <w:tc>
          <w:tcPr>
            <w:tcW w:w="655" w:type="dxa"/>
          </w:tcPr>
          <w:p w14:paraId="246A2DC6" w14:textId="77777777" w:rsidR="006D1256" w:rsidRDefault="00000000">
            <w:pPr>
              <w:spacing w:after="0"/>
              <w:ind w:firstLine="0"/>
            </w:pPr>
            <w:r>
              <w:rPr>
                <w:sz w:val="13"/>
              </w:rPr>
              <w:t>0,536</w:t>
            </w:r>
          </w:p>
        </w:tc>
        <w:tc>
          <w:tcPr>
            <w:tcW w:w="655" w:type="dxa"/>
          </w:tcPr>
          <w:p w14:paraId="186ADC00" w14:textId="77777777" w:rsidR="006D1256" w:rsidRDefault="00000000">
            <w:pPr>
              <w:spacing w:after="0"/>
              <w:ind w:firstLine="0"/>
            </w:pPr>
            <w:r>
              <w:rPr>
                <w:sz w:val="13"/>
              </w:rPr>
              <w:t>50</w:t>
            </w:r>
          </w:p>
        </w:tc>
        <w:tc>
          <w:tcPr>
            <w:tcW w:w="655" w:type="dxa"/>
          </w:tcPr>
          <w:p w14:paraId="5686A206" w14:textId="77777777" w:rsidR="006D1256" w:rsidRDefault="00000000">
            <w:pPr>
              <w:spacing w:after="0"/>
              <w:ind w:firstLine="0"/>
            </w:pPr>
            <w:r>
              <w:rPr>
                <w:sz w:val="13"/>
              </w:rPr>
              <w:t>100,2</w:t>
            </w:r>
          </w:p>
        </w:tc>
        <w:tc>
          <w:tcPr>
            <w:tcW w:w="655" w:type="dxa"/>
          </w:tcPr>
          <w:p w14:paraId="06029899" w14:textId="77777777" w:rsidR="006D1256" w:rsidRDefault="00000000">
            <w:pPr>
              <w:spacing w:after="0"/>
              <w:ind w:firstLine="0"/>
            </w:pPr>
            <w:r>
              <w:rPr>
                <w:sz w:val="13"/>
              </w:rPr>
              <w:t>88,7</w:t>
            </w:r>
          </w:p>
        </w:tc>
        <w:tc>
          <w:tcPr>
            <w:tcW w:w="655" w:type="dxa"/>
          </w:tcPr>
          <w:p w14:paraId="2CA4E5F2" w14:textId="77777777" w:rsidR="006D1256" w:rsidRDefault="00000000">
            <w:pPr>
              <w:spacing w:after="0"/>
              <w:ind w:firstLine="0"/>
            </w:pPr>
            <w:r>
              <w:rPr>
                <w:sz w:val="13"/>
              </w:rPr>
              <w:t>163,2</w:t>
            </w:r>
          </w:p>
        </w:tc>
        <w:tc>
          <w:tcPr>
            <w:tcW w:w="655" w:type="dxa"/>
          </w:tcPr>
          <w:p w14:paraId="4D164FE0" w14:textId="77777777" w:rsidR="006D1256" w:rsidRDefault="00000000">
            <w:pPr>
              <w:spacing w:after="0"/>
              <w:ind w:firstLine="0"/>
            </w:pPr>
            <w:r>
              <w:rPr>
                <w:sz w:val="13"/>
              </w:rPr>
              <w:t>30,2</w:t>
            </w:r>
          </w:p>
        </w:tc>
        <w:tc>
          <w:tcPr>
            <w:tcW w:w="655" w:type="dxa"/>
          </w:tcPr>
          <w:p w14:paraId="6C0331D8" w14:textId="77777777" w:rsidR="006D1256" w:rsidRDefault="00000000">
            <w:pPr>
              <w:spacing w:after="0"/>
              <w:ind w:firstLine="0"/>
            </w:pPr>
            <w:r>
              <w:rPr>
                <w:sz w:val="13"/>
              </w:rPr>
              <w:t>0,439</w:t>
            </w:r>
          </w:p>
        </w:tc>
        <w:tc>
          <w:tcPr>
            <w:tcW w:w="655" w:type="dxa"/>
          </w:tcPr>
          <w:p w14:paraId="519C13C5" w14:textId="77777777" w:rsidR="006D1256" w:rsidRDefault="00000000">
            <w:pPr>
              <w:spacing w:after="0"/>
              <w:ind w:firstLine="0"/>
            </w:pPr>
            <w:r>
              <w:rPr>
                <w:sz w:val="13"/>
              </w:rPr>
              <w:t>10825</w:t>
            </w:r>
          </w:p>
        </w:tc>
        <w:tc>
          <w:tcPr>
            <w:tcW w:w="655" w:type="dxa"/>
          </w:tcPr>
          <w:p w14:paraId="6BAF4069" w14:textId="77777777" w:rsidR="006D1256" w:rsidRDefault="00000000">
            <w:pPr>
              <w:spacing w:after="0"/>
              <w:ind w:firstLine="0"/>
            </w:pPr>
            <w:r>
              <w:rPr>
                <w:sz w:val="13"/>
              </w:rPr>
              <w:t>94,1</w:t>
            </w:r>
          </w:p>
        </w:tc>
        <w:tc>
          <w:tcPr>
            <w:tcW w:w="655" w:type="dxa"/>
          </w:tcPr>
          <w:p w14:paraId="3D46DFCD" w14:textId="77777777" w:rsidR="006D1256" w:rsidRDefault="00000000">
            <w:pPr>
              <w:spacing w:after="0"/>
              <w:ind w:firstLine="0"/>
            </w:pPr>
            <w:r>
              <w:rPr>
                <w:sz w:val="13"/>
              </w:rPr>
              <w:t>81,7</w:t>
            </w:r>
          </w:p>
        </w:tc>
        <w:tc>
          <w:tcPr>
            <w:tcW w:w="655" w:type="dxa"/>
          </w:tcPr>
          <w:p w14:paraId="6304856D" w14:textId="77777777" w:rsidR="006D1256" w:rsidRDefault="00000000">
            <w:pPr>
              <w:spacing w:after="0"/>
              <w:ind w:firstLine="0"/>
            </w:pPr>
            <w:r>
              <w:rPr>
                <w:sz w:val="13"/>
              </w:rPr>
              <w:t>94,5</w:t>
            </w:r>
          </w:p>
        </w:tc>
        <w:tc>
          <w:tcPr>
            <w:tcW w:w="655" w:type="dxa"/>
          </w:tcPr>
          <w:p w14:paraId="3F7F8B27" w14:textId="77777777" w:rsidR="006D1256" w:rsidRDefault="00000000">
            <w:pPr>
              <w:spacing w:after="0"/>
              <w:ind w:firstLine="0"/>
            </w:pPr>
            <w:r>
              <w:rPr>
                <w:sz w:val="13"/>
              </w:rPr>
              <w:t>31,6</w:t>
            </w:r>
          </w:p>
        </w:tc>
        <w:tc>
          <w:tcPr>
            <w:tcW w:w="655" w:type="dxa"/>
          </w:tcPr>
          <w:p w14:paraId="1B0A27DE" w14:textId="77777777" w:rsidR="006D1256" w:rsidRDefault="00000000">
            <w:pPr>
              <w:spacing w:after="0"/>
              <w:ind w:firstLine="0"/>
            </w:pPr>
            <w:r>
              <w:rPr>
                <w:sz w:val="13"/>
              </w:rPr>
              <w:t>0,382</w:t>
            </w:r>
          </w:p>
        </w:tc>
        <w:tc>
          <w:tcPr>
            <w:tcW w:w="655" w:type="dxa"/>
          </w:tcPr>
          <w:p w14:paraId="6FA83B2C" w14:textId="77777777" w:rsidR="006D1256" w:rsidRDefault="00000000">
            <w:pPr>
              <w:spacing w:after="0"/>
              <w:ind w:firstLine="0"/>
            </w:pPr>
            <w:r>
              <w:rPr>
                <w:sz w:val="13"/>
              </w:rPr>
              <w:t>250</w:t>
            </w:r>
          </w:p>
        </w:tc>
      </w:tr>
      <w:tr w:rsidR="006D1256" w14:paraId="34E322B6" w14:textId="77777777">
        <w:trPr>
          <w:jc w:val="center"/>
        </w:trPr>
        <w:tc>
          <w:tcPr>
            <w:tcW w:w="539" w:type="dxa"/>
          </w:tcPr>
          <w:p w14:paraId="3DF187FA" w14:textId="77777777" w:rsidR="006D1256" w:rsidRDefault="00000000">
            <w:pPr>
              <w:spacing w:after="0"/>
              <w:ind w:firstLine="0"/>
            </w:pPr>
            <w:r>
              <w:rPr>
                <w:sz w:val="13"/>
              </w:rPr>
              <w:t>2001</w:t>
            </w:r>
          </w:p>
        </w:tc>
        <w:tc>
          <w:tcPr>
            <w:tcW w:w="425" w:type="dxa"/>
          </w:tcPr>
          <w:p w14:paraId="75FA5C2E" w14:textId="77777777" w:rsidR="006D1256" w:rsidRDefault="00000000">
            <w:pPr>
              <w:spacing w:after="0"/>
              <w:ind w:firstLine="0"/>
            </w:pPr>
            <w:r>
              <w:rPr>
                <w:sz w:val="13"/>
              </w:rPr>
              <w:t>4</w:t>
            </w:r>
          </w:p>
        </w:tc>
        <w:tc>
          <w:tcPr>
            <w:tcW w:w="539" w:type="dxa"/>
          </w:tcPr>
          <w:p w14:paraId="20AF532A" w14:textId="77777777" w:rsidR="006D1256" w:rsidRDefault="00000000">
            <w:pPr>
              <w:spacing w:after="0"/>
              <w:ind w:firstLine="0"/>
            </w:pPr>
            <w:r>
              <w:rPr>
                <w:sz w:val="13"/>
              </w:rPr>
              <w:t>-0,29</w:t>
            </w:r>
          </w:p>
        </w:tc>
        <w:tc>
          <w:tcPr>
            <w:tcW w:w="709" w:type="dxa"/>
          </w:tcPr>
          <w:p w14:paraId="01162EE1" w14:textId="77777777" w:rsidR="006D1256" w:rsidRDefault="00000000">
            <w:pPr>
              <w:spacing w:after="0"/>
              <w:ind w:firstLine="0"/>
            </w:pPr>
            <w:r>
              <w:rPr>
                <w:sz w:val="13"/>
              </w:rPr>
              <w:t>Neutro</w:t>
            </w:r>
          </w:p>
        </w:tc>
        <w:tc>
          <w:tcPr>
            <w:tcW w:w="655" w:type="dxa"/>
          </w:tcPr>
          <w:p w14:paraId="4B111F31" w14:textId="77777777" w:rsidR="006D1256" w:rsidRDefault="00000000">
            <w:pPr>
              <w:spacing w:after="0"/>
              <w:ind w:firstLine="0"/>
            </w:pPr>
            <w:r>
              <w:rPr>
                <w:sz w:val="13"/>
              </w:rPr>
              <w:t>134,9</w:t>
            </w:r>
          </w:p>
        </w:tc>
        <w:tc>
          <w:tcPr>
            <w:tcW w:w="655" w:type="dxa"/>
          </w:tcPr>
          <w:p w14:paraId="6AE67025" w14:textId="77777777" w:rsidR="006D1256" w:rsidRDefault="00000000">
            <w:pPr>
              <w:spacing w:after="0"/>
              <w:ind w:firstLine="0"/>
            </w:pPr>
            <w:r>
              <w:rPr>
                <w:sz w:val="13"/>
              </w:rPr>
              <w:t>115,6</w:t>
            </w:r>
          </w:p>
        </w:tc>
        <w:tc>
          <w:tcPr>
            <w:tcW w:w="655" w:type="dxa"/>
          </w:tcPr>
          <w:p w14:paraId="25691C7A" w14:textId="77777777" w:rsidR="006D1256" w:rsidRDefault="00000000">
            <w:pPr>
              <w:spacing w:after="0"/>
              <w:ind w:firstLine="0"/>
            </w:pPr>
            <w:r>
              <w:rPr>
                <w:sz w:val="13"/>
              </w:rPr>
              <w:t>80,0</w:t>
            </w:r>
          </w:p>
        </w:tc>
        <w:tc>
          <w:tcPr>
            <w:tcW w:w="655" w:type="dxa"/>
          </w:tcPr>
          <w:p w14:paraId="4C76307D" w14:textId="77777777" w:rsidR="006D1256" w:rsidRDefault="00000000">
            <w:pPr>
              <w:spacing w:after="0"/>
              <w:ind w:firstLine="0"/>
            </w:pPr>
            <w:r>
              <w:rPr>
                <w:sz w:val="13"/>
              </w:rPr>
              <w:t>27,8</w:t>
            </w:r>
          </w:p>
        </w:tc>
        <w:tc>
          <w:tcPr>
            <w:tcW w:w="655" w:type="dxa"/>
          </w:tcPr>
          <w:p w14:paraId="6D2EFFC7" w14:textId="77777777" w:rsidR="006D1256" w:rsidRDefault="00000000">
            <w:pPr>
              <w:spacing w:after="0"/>
              <w:ind w:firstLine="0"/>
            </w:pPr>
            <w:r>
              <w:rPr>
                <w:sz w:val="13"/>
              </w:rPr>
              <w:t>0,573</w:t>
            </w:r>
          </w:p>
        </w:tc>
        <w:tc>
          <w:tcPr>
            <w:tcW w:w="655" w:type="dxa"/>
          </w:tcPr>
          <w:p w14:paraId="3F17635D" w14:textId="77777777" w:rsidR="006D1256" w:rsidRDefault="00000000">
            <w:pPr>
              <w:spacing w:after="0"/>
              <w:ind w:firstLine="0"/>
            </w:pPr>
            <w:r>
              <w:rPr>
                <w:sz w:val="13"/>
              </w:rPr>
              <w:t>0</w:t>
            </w:r>
          </w:p>
        </w:tc>
        <w:tc>
          <w:tcPr>
            <w:tcW w:w="655" w:type="dxa"/>
          </w:tcPr>
          <w:p w14:paraId="7F4BBA2D" w14:textId="77777777" w:rsidR="006D1256" w:rsidRDefault="00000000">
            <w:pPr>
              <w:spacing w:after="0"/>
              <w:ind w:firstLine="0"/>
            </w:pPr>
            <w:r>
              <w:rPr>
                <w:sz w:val="13"/>
              </w:rPr>
              <w:t>82,8</w:t>
            </w:r>
          </w:p>
        </w:tc>
        <w:tc>
          <w:tcPr>
            <w:tcW w:w="655" w:type="dxa"/>
          </w:tcPr>
          <w:p w14:paraId="173256EC" w14:textId="77777777" w:rsidR="006D1256" w:rsidRDefault="00000000">
            <w:pPr>
              <w:spacing w:after="0"/>
              <w:ind w:firstLine="0"/>
            </w:pPr>
            <w:r>
              <w:rPr>
                <w:sz w:val="13"/>
              </w:rPr>
              <w:t>69,8</w:t>
            </w:r>
          </w:p>
        </w:tc>
        <w:tc>
          <w:tcPr>
            <w:tcW w:w="655" w:type="dxa"/>
          </w:tcPr>
          <w:p w14:paraId="013D57E8" w14:textId="77777777" w:rsidR="006D1256" w:rsidRDefault="00000000">
            <w:pPr>
              <w:spacing w:after="0"/>
              <w:ind w:firstLine="0"/>
            </w:pPr>
            <w:r>
              <w:rPr>
                <w:sz w:val="13"/>
              </w:rPr>
              <w:t>38,3</w:t>
            </w:r>
          </w:p>
        </w:tc>
        <w:tc>
          <w:tcPr>
            <w:tcW w:w="655" w:type="dxa"/>
          </w:tcPr>
          <w:p w14:paraId="29620D4A" w14:textId="77777777" w:rsidR="006D1256" w:rsidRDefault="00000000">
            <w:pPr>
              <w:spacing w:after="0"/>
              <w:ind w:firstLine="0"/>
            </w:pPr>
            <w:r>
              <w:rPr>
                <w:sz w:val="13"/>
              </w:rPr>
              <w:t>30,8</w:t>
            </w:r>
          </w:p>
        </w:tc>
        <w:tc>
          <w:tcPr>
            <w:tcW w:w="655" w:type="dxa"/>
          </w:tcPr>
          <w:p w14:paraId="31A49797" w14:textId="77777777" w:rsidR="006D1256" w:rsidRDefault="00000000">
            <w:pPr>
              <w:spacing w:after="0"/>
              <w:ind w:firstLine="0"/>
            </w:pPr>
            <w:r>
              <w:rPr>
                <w:sz w:val="13"/>
              </w:rPr>
              <w:t>0,307</w:t>
            </w:r>
          </w:p>
        </w:tc>
        <w:tc>
          <w:tcPr>
            <w:tcW w:w="655" w:type="dxa"/>
          </w:tcPr>
          <w:p w14:paraId="12585AAE" w14:textId="77777777" w:rsidR="006D1256" w:rsidRDefault="00000000">
            <w:pPr>
              <w:spacing w:after="0"/>
              <w:ind w:firstLine="0"/>
            </w:pPr>
            <w:r>
              <w:rPr>
                <w:sz w:val="13"/>
              </w:rPr>
              <w:t>15850</w:t>
            </w:r>
          </w:p>
        </w:tc>
        <w:tc>
          <w:tcPr>
            <w:tcW w:w="655" w:type="dxa"/>
          </w:tcPr>
          <w:p w14:paraId="629B86BC" w14:textId="77777777" w:rsidR="006D1256" w:rsidRDefault="00000000">
            <w:pPr>
              <w:spacing w:after="0"/>
              <w:ind w:firstLine="0"/>
            </w:pPr>
            <w:r>
              <w:rPr>
                <w:sz w:val="13"/>
              </w:rPr>
              <w:t>89,0</w:t>
            </w:r>
          </w:p>
        </w:tc>
        <w:tc>
          <w:tcPr>
            <w:tcW w:w="655" w:type="dxa"/>
          </w:tcPr>
          <w:p w14:paraId="038CC15D" w14:textId="77777777" w:rsidR="006D1256" w:rsidRDefault="00000000">
            <w:pPr>
              <w:spacing w:after="0"/>
              <w:ind w:firstLine="0"/>
            </w:pPr>
            <w:r>
              <w:rPr>
                <w:sz w:val="13"/>
              </w:rPr>
              <w:t>68,5</w:t>
            </w:r>
          </w:p>
        </w:tc>
        <w:tc>
          <w:tcPr>
            <w:tcW w:w="655" w:type="dxa"/>
          </w:tcPr>
          <w:p w14:paraId="49E2CD86" w14:textId="77777777" w:rsidR="006D1256" w:rsidRDefault="00000000">
            <w:pPr>
              <w:spacing w:after="0"/>
              <w:ind w:firstLine="0"/>
            </w:pPr>
            <w:r>
              <w:rPr>
                <w:sz w:val="13"/>
              </w:rPr>
              <w:t>28,2</w:t>
            </w:r>
          </w:p>
        </w:tc>
        <w:tc>
          <w:tcPr>
            <w:tcW w:w="655" w:type="dxa"/>
          </w:tcPr>
          <w:p w14:paraId="1CF36520" w14:textId="77777777" w:rsidR="006D1256" w:rsidRDefault="00000000">
            <w:pPr>
              <w:spacing w:after="0"/>
              <w:ind w:firstLine="0"/>
            </w:pPr>
            <w:r>
              <w:rPr>
                <w:sz w:val="13"/>
              </w:rPr>
              <w:t>31,7</w:t>
            </w:r>
          </w:p>
        </w:tc>
        <w:tc>
          <w:tcPr>
            <w:tcW w:w="655" w:type="dxa"/>
          </w:tcPr>
          <w:p w14:paraId="407B2F21" w14:textId="77777777" w:rsidR="006D1256" w:rsidRDefault="00000000">
            <w:pPr>
              <w:spacing w:after="0"/>
              <w:ind w:firstLine="0"/>
            </w:pPr>
            <w:r>
              <w:rPr>
                <w:sz w:val="13"/>
              </w:rPr>
              <w:t>0,317</w:t>
            </w:r>
          </w:p>
        </w:tc>
        <w:tc>
          <w:tcPr>
            <w:tcW w:w="655" w:type="dxa"/>
          </w:tcPr>
          <w:p w14:paraId="50CBC8CC" w14:textId="77777777" w:rsidR="006D1256" w:rsidRDefault="00000000">
            <w:pPr>
              <w:spacing w:after="0"/>
              <w:ind w:firstLine="0"/>
            </w:pPr>
            <w:r>
              <w:rPr>
                <w:sz w:val="13"/>
              </w:rPr>
              <w:t>125</w:t>
            </w:r>
          </w:p>
        </w:tc>
      </w:tr>
      <w:tr w:rsidR="006D1256" w14:paraId="79181A06" w14:textId="77777777">
        <w:trPr>
          <w:jc w:val="center"/>
        </w:trPr>
        <w:tc>
          <w:tcPr>
            <w:tcW w:w="539" w:type="dxa"/>
          </w:tcPr>
          <w:p w14:paraId="08B7697A" w14:textId="77777777" w:rsidR="006D1256" w:rsidRDefault="00000000">
            <w:pPr>
              <w:spacing w:after="0"/>
              <w:ind w:firstLine="0"/>
            </w:pPr>
            <w:r>
              <w:rPr>
                <w:sz w:val="13"/>
              </w:rPr>
              <w:t>2001</w:t>
            </w:r>
          </w:p>
        </w:tc>
        <w:tc>
          <w:tcPr>
            <w:tcW w:w="425" w:type="dxa"/>
          </w:tcPr>
          <w:p w14:paraId="7F561A20" w14:textId="77777777" w:rsidR="006D1256" w:rsidRDefault="00000000">
            <w:pPr>
              <w:spacing w:after="0"/>
              <w:ind w:firstLine="0"/>
            </w:pPr>
            <w:r>
              <w:rPr>
                <w:sz w:val="13"/>
              </w:rPr>
              <w:t>5</w:t>
            </w:r>
          </w:p>
        </w:tc>
        <w:tc>
          <w:tcPr>
            <w:tcW w:w="539" w:type="dxa"/>
          </w:tcPr>
          <w:p w14:paraId="25352F4B" w14:textId="77777777" w:rsidR="006D1256" w:rsidRDefault="00000000">
            <w:pPr>
              <w:spacing w:after="0"/>
              <w:ind w:firstLine="0"/>
            </w:pPr>
            <w:r>
              <w:rPr>
                <w:sz w:val="13"/>
              </w:rPr>
              <w:t>-0,19</w:t>
            </w:r>
          </w:p>
        </w:tc>
        <w:tc>
          <w:tcPr>
            <w:tcW w:w="709" w:type="dxa"/>
          </w:tcPr>
          <w:p w14:paraId="046418DB" w14:textId="77777777" w:rsidR="006D1256" w:rsidRDefault="00000000">
            <w:pPr>
              <w:spacing w:after="0"/>
              <w:ind w:firstLine="0"/>
            </w:pPr>
            <w:r>
              <w:rPr>
                <w:sz w:val="13"/>
              </w:rPr>
              <w:t>Neutro</w:t>
            </w:r>
          </w:p>
        </w:tc>
        <w:tc>
          <w:tcPr>
            <w:tcW w:w="655" w:type="dxa"/>
          </w:tcPr>
          <w:p w14:paraId="0F1A3D6A" w14:textId="77777777" w:rsidR="006D1256" w:rsidRDefault="00000000">
            <w:pPr>
              <w:spacing w:after="0"/>
              <w:ind w:firstLine="0"/>
            </w:pPr>
            <w:r>
              <w:rPr>
                <w:sz w:val="13"/>
              </w:rPr>
              <w:t>112,7</w:t>
            </w:r>
          </w:p>
        </w:tc>
        <w:tc>
          <w:tcPr>
            <w:tcW w:w="655" w:type="dxa"/>
          </w:tcPr>
          <w:p w14:paraId="7CB2B34B" w14:textId="77777777" w:rsidR="006D1256" w:rsidRDefault="00000000">
            <w:pPr>
              <w:spacing w:after="0"/>
              <w:ind w:firstLine="0"/>
            </w:pPr>
            <w:r>
              <w:rPr>
                <w:sz w:val="13"/>
              </w:rPr>
              <w:t>99,1</w:t>
            </w:r>
          </w:p>
        </w:tc>
        <w:tc>
          <w:tcPr>
            <w:tcW w:w="655" w:type="dxa"/>
          </w:tcPr>
          <w:p w14:paraId="6E952F64" w14:textId="77777777" w:rsidR="006D1256" w:rsidRDefault="00000000">
            <w:pPr>
              <w:spacing w:after="0"/>
              <w:ind w:firstLine="0"/>
            </w:pPr>
            <w:r>
              <w:rPr>
                <w:sz w:val="13"/>
              </w:rPr>
              <w:t>104,4</w:t>
            </w:r>
          </w:p>
        </w:tc>
        <w:tc>
          <w:tcPr>
            <w:tcW w:w="655" w:type="dxa"/>
          </w:tcPr>
          <w:p w14:paraId="6C4805F0" w14:textId="77777777" w:rsidR="006D1256" w:rsidRDefault="00000000">
            <w:pPr>
              <w:spacing w:after="0"/>
              <w:ind w:firstLine="0"/>
            </w:pPr>
            <w:r>
              <w:rPr>
                <w:sz w:val="13"/>
              </w:rPr>
              <w:t>27,8</w:t>
            </w:r>
          </w:p>
        </w:tc>
        <w:tc>
          <w:tcPr>
            <w:tcW w:w="655" w:type="dxa"/>
          </w:tcPr>
          <w:p w14:paraId="2218B6B5" w14:textId="77777777" w:rsidR="006D1256" w:rsidRDefault="00000000">
            <w:pPr>
              <w:spacing w:after="0"/>
              <w:ind w:firstLine="0"/>
            </w:pPr>
            <w:r>
              <w:rPr>
                <w:sz w:val="13"/>
              </w:rPr>
              <w:t>0,615</w:t>
            </w:r>
          </w:p>
        </w:tc>
        <w:tc>
          <w:tcPr>
            <w:tcW w:w="655" w:type="dxa"/>
          </w:tcPr>
          <w:p w14:paraId="29261499" w14:textId="77777777" w:rsidR="006D1256" w:rsidRDefault="00000000">
            <w:pPr>
              <w:spacing w:after="0"/>
              <w:ind w:firstLine="0"/>
            </w:pPr>
            <w:r>
              <w:rPr>
                <w:sz w:val="13"/>
              </w:rPr>
              <w:t>0</w:t>
            </w:r>
          </w:p>
        </w:tc>
        <w:tc>
          <w:tcPr>
            <w:tcW w:w="655" w:type="dxa"/>
          </w:tcPr>
          <w:p w14:paraId="34F0F911" w14:textId="77777777" w:rsidR="006D1256" w:rsidRDefault="00000000">
            <w:pPr>
              <w:spacing w:after="0"/>
              <w:ind w:firstLine="0"/>
            </w:pPr>
            <w:r>
              <w:rPr>
                <w:sz w:val="13"/>
              </w:rPr>
              <w:t>49,7</w:t>
            </w:r>
          </w:p>
        </w:tc>
        <w:tc>
          <w:tcPr>
            <w:tcW w:w="655" w:type="dxa"/>
          </w:tcPr>
          <w:p w14:paraId="1B8FBF98" w14:textId="77777777" w:rsidR="006D1256" w:rsidRDefault="00000000">
            <w:pPr>
              <w:spacing w:after="0"/>
              <w:ind w:firstLine="0"/>
            </w:pPr>
            <w:r>
              <w:rPr>
                <w:sz w:val="13"/>
              </w:rPr>
              <w:t>42,3</w:t>
            </w:r>
          </w:p>
        </w:tc>
        <w:tc>
          <w:tcPr>
            <w:tcW w:w="655" w:type="dxa"/>
          </w:tcPr>
          <w:p w14:paraId="74B5E975" w14:textId="77777777" w:rsidR="006D1256" w:rsidRDefault="00000000">
            <w:pPr>
              <w:spacing w:after="0"/>
              <w:ind w:firstLine="0"/>
            </w:pPr>
            <w:r>
              <w:rPr>
                <w:sz w:val="13"/>
              </w:rPr>
              <w:t>21,5</w:t>
            </w:r>
          </w:p>
        </w:tc>
        <w:tc>
          <w:tcPr>
            <w:tcW w:w="655" w:type="dxa"/>
          </w:tcPr>
          <w:p w14:paraId="01CA1309" w14:textId="77777777" w:rsidR="006D1256" w:rsidRDefault="00000000">
            <w:pPr>
              <w:spacing w:after="0"/>
              <w:ind w:firstLine="0"/>
            </w:pPr>
            <w:r>
              <w:rPr>
                <w:sz w:val="13"/>
              </w:rPr>
              <w:t>30,7</w:t>
            </w:r>
          </w:p>
        </w:tc>
        <w:tc>
          <w:tcPr>
            <w:tcW w:w="655" w:type="dxa"/>
          </w:tcPr>
          <w:p w14:paraId="4048F88A" w14:textId="77777777" w:rsidR="006D1256" w:rsidRDefault="00000000">
            <w:pPr>
              <w:spacing w:after="0"/>
              <w:ind w:firstLine="0"/>
            </w:pPr>
            <w:r>
              <w:rPr>
                <w:sz w:val="13"/>
              </w:rPr>
              <w:t>0,202</w:t>
            </w:r>
          </w:p>
        </w:tc>
        <w:tc>
          <w:tcPr>
            <w:tcW w:w="655" w:type="dxa"/>
          </w:tcPr>
          <w:p w14:paraId="4A73AFC9" w14:textId="77777777" w:rsidR="006D1256" w:rsidRDefault="00000000">
            <w:pPr>
              <w:spacing w:after="0"/>
              <w:ind w:firstLine="0"/>
            </w:pPr>
            <w:r>
              <w:rPr>
                <w:sz w:val="13"/>
              </w:rPr>
              <w:t>6350</w:t>
            </w:r>
          </w:p>
        </w:tc>
        <w:tc>
          <w:tcPr>
            <w:tcW w:w="655" w:type="dxa"/>
          </w:tcPr>
          <w:p w14:paraId="532B80D8" w14:textId="77777777" w:rsidR="006D1256" w:rsidRDefault="00000000">
            <w:pPr>
              <w:spacing w:after="0"/>
              <w:ind w:firstLine="0"/>
            </w:pPr>
            <w:r>
              <w:rPr>
                <w:sz w:val="13"/>
              </w:rPr>
              <w:t>61,6</w:t>
            </w:r>
          </w:p>
        </w:tc>
        <w:tc>
          <w:tcPr>
            <w:tcW w:w="655" w:type="dxa"/>
          </w:tcPr>
          <w:p w14:paraId="46FABB9B" w14:textId="77777777" w:rsidR="006D1256" w:rsidRDefault="00000000">
            <w:pPr>
              <w:spacing w:after="0"/>
              <w:ind w:firstLine="0"/>
            </w:pPr>
            <w:r>
              <w:rPr>
                <w:sz w:val="13"/>
              </w:rPr>
              <w:t>43,0</w:t>
            </w:r>
          </w:p>
        </w:tc>
        <w:tc>
          <w:tcPr>
            <w:tcW w:w="655" w:type="dxa"/>
          </w:tcPr>
          <w:p w14:paraId="1BFBFAAF" w14:textId="77777777" w:rsidR="006D1256" w:rsidRDefault="00000000">
            <w:pPr>
              <w:spacing w:after="0"/>
              <w:ind w:firstLine="0"/>
            </w:pPr>
            <w:r>
              <w:rPr>
                <w:sz w:val="13"/>
              </w:rPr>
              <w:t>21,2</w:t>
            </w:r>
          </w:p>
        </w:tc>
        <w:tc>
          <w:tcPr>
            <w:tcW w:w="655" w:type="dxa"/>
          </w:tcPr>
          <w:p w14:paraId="2CCCC918" w14:textId="77777777" w:rsidR="006D1256" w:rsidRDefault="00000000">
            <w:pPr>
              <w:spacing w:after="0"/>
              <w:ind w:firstLine="0"/>
            </w:pPr>
            <w:r>
              <w:rPr>
                <w:sz w:val="13"/>
              </w:rPr>
              <w:t>32,9</w:t>
            </w:r>
          </w:p>
        </w:tc>
        <w:tc>
          <w:tcPr>
            <w:tcW w:w="655" w:type="dxa"/>
          </w:tcPr>
          <w:p w14:paraId="474B5611" w14:textId="77777777" w:rsidR="006D1256" w:rsidRDefault="00000000">
            <w:pPr>
              <w:spacing w:after="0"/>
              <w:ind w:firstLine="0"/>
            </w:pPr>
            <w:r>
              <w:rPr>
                <w:sz w:val="13"/>
              </w:rPr>
              <w:t>0,218</w:t>
            </w:r>
          </w:p>
        </w:tc>
        <w:tc>
          <w:tcPr>
            <w:tcW w:w="655" w:type="dxa"/>
          </w:tcPr>
          <w:p w14:paraId="3031946E" w14:textId="77777777" w:rsidR="006D1256" w:rsidRDefault="00000000">
            <w:pPr>
              <w:spacing w:after="0"/>
              <w:ind w:firstLine="0"/>
            </w:pPr>
            <w:r>
              <w:rPr>
                <w:sz w:val="13"/>
              </w:rPr>
              <w:t>325</w:t>
            </w:r>
          </w:p>
        </w:tc>
      </w:tr>
      <w:tr w:rsidR="006D1256" w14:paraId="6D65655D" w14:textId="77777777">
        <w:trPr>
          <w:jc w:val="center"/>
        </w:trPr>
        <w:tc>
          <w:tcPr>
            <w:tcW w:w="539" w:type="dxa"/>
          </w:tcPr>
          <w:p w14:paraId="2CAB3EC2" w14:textId="77777777" w:rsidR="006D1256" w:rsidRDefault="00000000">
            <w:pPr>
              <w:spacing w:after="0"/>
              <w:ind w:firstLine="0"/>
            </w:pPr>
            <w:r>
              <w:rPr>
                <w:sz w:val="13"/>
              </w:rPr>
              <w:t>2001</w:t>
            </w:r>
          </w:p>
        </w:tc>
        <w:tc>
          <w:tcPr>
            <w:tcW w:w="425" w:type="dxa"/>
          </w:tcPr>
          <w:p w14:paraId="40936594" w14:textId="77777777" w:rsidR="006D1256" w:rsidRDefault="00000000">
            <w:pPr>
              <w:spacing w:after="0"/>
              <w:ind w:firstLine="0"/>
            </w:pPr>
            <w:r>
              <w:rPr>
                <w:sz w:val="13"/>
              </w:rPr>
              <w:t>6</w:t>
            </w:r>
          </w:p>
        </w:tc>
        <w:tc>
          <w:tcPr>
            <w:tcW w:w="539" w:type="dxa"/>
          </w:tcPr>
          <w:p w14:paraId="71ACB515" w14:textId="77777777" w:rsidR="006D1256" w:rsidRDefault="00000000">
            <w:pPr>
              <w:spacing w:after="0"/>
              <w:ind w:firstLine="0"/>
            </w:pPr>
            <w:r>
              <w:rPr>
                <w:sz w:val="13"/>
              </w:rPr>
              <w:t>-0,08</w:t>
            </w:r>
          </w:p>
        </w:tc>
        <w:tc>
          <w:tcPr>
            <w:tcW w:w="709" w:type="dxa"/>
          </w:tcPr>
          <w:p w14:paraId="09ABCA10" w14:textId="77777777" w:rsidR="006D1256" w:rsidRDefault="00000000">
            <w:pPr>
              <w:spacing w:after="0"/>
              <w:ind w:firstLine="0"/>
            </w:pPr>
            <w:r>
              <w:rPr>
                <w:sz w:val="13"/>
              </w:rPr>
              <w:t>Neutro</w:t>
            </w:r>
          </w:p>
        </w:tc>
        <w:tc>
          <w:tcPr>
            <w:tcW w:w="655" w:type="dxa"/>
          </w:tcPr>
          <w:p w14:paraId="1E737CCA" w14:textId="77777777" w:rsidR="006D1256" w:rsidRDefault="00000000">
            <w:pPr>
              <w:spacing w:after="0"/>
              <w:ind w:firstLine="0"/>
            </w:pPr>
            <w:r>
              <w:rPr>
                <w:sz w:val="13"/>
              </w:rPr>
              <w:t>128,5</w:t>
            </w:r>
          </w:p>
        </w:tc>
        <w:tc>
          <w:tcPr>
            <w:tcW w:w="655" w:type="dxa"/>
          </w:tcPr>
          <w:p w14:paraId="4F8714F8" w14:textId="77777777" w:rsidR="006D1256" w:rsidRDefault="00000000">
            <w:pPr>
              <w:spacing w:after="0"/>
              <w:ind w:firstLine="0"/>
            </w:pPr>
            <w:r>
              <w:rPr>
                <w:sz w:val="13"/>
              </w:rPr>
              <w:t>85,8</w:t>
            </w:r>
          </w:p>
        </w:tc>
        <w:tc>
          <w:tcPr>
            <w:tcW w:w="655" w:type="dxa"/>
          </w:tcPr>
          <w:p w14:paraId="0C3C41CB" w14:textId="77777777" w:rsidR="006D1256" w:rsidRDefault="00000000">
            <w:pPr>
              <w:spacing w:after="0"/>
              <w:ind w:firstLine="0"/>
            </w:pPr>
            <w:r>
              <w:rPr>
                <w:sz w:val="13"/>
              </w:rPr>
              <w:t>118,4</w:t>
            </w:r>
          </w:p>
        </w:tc>
        <w:tc>
          <w:tcPr>
            <w:tcW w:w="655" w:type="dxa"/>
          </w:tcPr>
          <w:p w14:paraId="7EB4B819" w14:textId="77777777" w:rsidR="006D1256" w:rsidRDefault="00000000">
            <w:pPr>
              <w:spacing w:after="0"/>
              <w:ind w:firstLine="0"/>
            </w:pPr>
            <w:r>
              <w:rPr>
                <w:sz w:val="13"/>
              </w:rPr>
              <w:t>24,2</w:t>
            </w:r>
          </w:p>
        </w:tc>
        <w:tc>
          <w:tcPr>
            <w:tcW w:w="655" w:type="dxa"/>
          </w:tcPr>
          <w:p w14:paraId="76078F7D" w14:textId="77777777" w:rsidR="006D1256" w:rsidRDefault="00000000">
            <w:pPr>
              <w:spacing w:after="0"/>
              <w:ind w:firstLine="0"/>
            </w:pPr>
            <w:r>
              <w:rPr>
                <w:sz w:val="13"/>
              </w:rPr>
              <w:t>0,604</w:t>
            </w:r>
          </w:p>
        </w:tc>
        <w:tc>
          <w:tcPr>
            <w:tcW w:w="655" w:type="dxa"/>
          </w:tcPr>
          <w:p w14:paraId="1B18AAB8" w14:textId="77777777" w:rsidR="006D1256" w:rsidRDefault="00000000">
            <w:pPr>
              <w:spacing w:after="0"/>
              <w:ind w:firstLine="0"/>
            </w:pPr>
            <w:r>
              <w:rPr>
                <w:sz w:val="13"/>
              </w:rPr>
              <w:t>0</w:t>
            </w:r>
          </w:p>
        </w:tc>
        <w:tc>
          <w:tcPr>
            <w:tcW w:w="655" w:type="dxa"/>
          </w:tcPr>
          <w:p w14:paraId="1C5A1582" w14:textId="77777777" w:rsidR="006D1256" w:rsidRDefault="00000000">
            <w:pPr>
              <w:spacing w:after="0"/>
              <w:ind w:firstLine="0"/>
            </w:pPr>
            <w:r>
              <w:rPr>
                <w:sz w:val="13"/>
              </w:rPr>
              <w:t>71,4</w:t>
            </w:r>
          </w:p>
        </w:tc>
        <w:tc>
          <w:tcPr>
            <w:tcW w:w="655" w:type="dxa"/>
          </w:tcPr>
          <w:p w14:paraId="46F7ECB3" w14:textId="77777777" w:rsidR="006D1256" w:rsidRDefault="00000000">
            <w:pPr>
              <w:spacing w:after="0"/>
              <w:ind w:firstLine="0"/>
            </w:pPr>
            <w:r>
              <w:rPr>
                <w:sz w:val="13"/>
              </w:rPr>
              <w:t>35,9</w:t>
            </w:r>
          </w:p>
        </w:tc>
        <w:tc>
          <w:tcPr>
            <w:tcW w:w="655" w:type="dxa"/>
          </w:tcPr>
          <w:p w14:paraId="30406C04" w14:textId="77777777" w:rsidR="006D1256" w:rsidRDefault="00000000">
            <w:pPr>
              <w:spacing w:after="0"/>
              <w:ind w:firstLine="0"/>
            </w:pPr>
            <w:r>
              <w:rPr>
                <w:sz w:val="13"/>
              </w:rPr>
              <w:t>1,1</w:t>
            </w:r>
          </w:p>
        </w:tc>
        <w:tc>
          <w:tcPr>
            <w:tcW w:w="655" w:type="dxa"/>
          </w:tcPr>
          <w:p w14:paraId="327C98E4" w14:textId="77777777" w:rsidR="006D1256" w:rsidRDefault="00000000">
            <w:pPr>
              <w:spacing w:after="0"/>
              <w:ind w:firstLine="0"/>
            </w:pPr>
            <w:r>
              <w:rPr>
                <w:sz w:val="13"/>
              </w:rPr>
              <w:t>29,4</w:t>
            </w:r>
          </w:p>
        </w:tc>
        <w:tc>
          <w:tcPr>
            <w:tcW w:w="655" w:type="dxa"/>
          </w:tcPr>
          <w:p w14:paraId="71022895" w14:textId="77777777" w:rsidR="006D1256" w:rsidRDefault="00000000">
            <w:pPr>
              <w:spacing w:after="0"/>
              <w:ind w:firstLine="0"/>
            </w:pPr>
            <w:r>
              <w:rPr>
                <w:sz w:val="13"/>
              </w:rPr>
              <w:t>0,184</w:t>
            </w:r>
          </w:p>
        </w:tc>
        <w:tc>
          <w:tcPr>
            <w:tcW w:w="655" w:type="dxa"/>
          </w:tcPr>
          <w:p w14:paraId="7ADBE073" w14:textId="77777777" w:rsidR="006D1256" w:rsidRDefault="00000000">
            <w:pPr>
              <w:spacing w:after="0"/>
              <w:ind w:firstLine="0"/>
            </w:pPr>
            <w:r>
              <w:rPr>
                <w:sz w:val="13"/>
              </w:rPr>
              <w:t>10350</w:t>
            </w:r>
          </w:p>
        </w:tc>
        <w:tc>
          <w:tcPr>
            <w:tcW w:w="655" w:type="dxa"/>
          </w:tcPr>
          <w:p w14:paraId="603E9396" w14:textId="77777777" w:rsidR="006D1256" w:rsidRDefault="00000000">
            <w:pPr>
              <w:spacing w:after="0"/>
              <w:ind w:firstLine="0"/>
            </w:pPr>
            <w:r>
              <w:rPr>
                <w:sz w:val="13"/>
              </w:rPr>
              <w:t>76,6</w:t>
            </w:r>
          </w:p>
        </w:tc>
        <w:tc>
          <w:tcPr>
            <w:tcW w:w="655" w:type="dxa"/>
          </w:tcPr>
          <w:p w14:paraId="5BB0CC6A" w14:textId="77777777" w:rsidR="006D1256" w:rsidRDefault="00000000">
            <w:pPr>
              <w:spacing w:after="0"/>
              <w:ind w:firstLine="0"/>
            </w:pPr>
            <w:r>
              <w:rPr>
                <w:sz w:val="13"/>
              </w:rPr>
              <w:t>36,7</w:t>
            </w:r>
          </w:p>
        </w:tc>
        <w:tc>
          <w:tcPr>
            <w:tcW w:w="655" w:type="dxa"/>
          </w:tcPr>
          <w:p w14:paraId="289EE011" w14:textId="77777777" w:rsidR="006D1256" w:rsidRDefault="00000000">
            <w:pPr>
              <w:spacing w:after="0"/>
              <w:ind w:firstLine="0"/>
            </w:pPr>
            <w:r>
              <w:rPr>
                <w:sz w:val="13"/>
              </w:rPr>
              <w:t>36,0</w:t>
            </w:r>
          </w:p>
        </w:tc>
        <w:tc>
          <w:tcPr>
            <w:tcW w:w="655" w:type="dxa"/>
          </w:tcPr>
          <w:p w14:paraId="7206B2AE" w14:textId="77777777" w:rsidR="006D1256" w:rsidRDefault="00000000">
            <w:pPr>
              <w:spacing w:after="0"/>
              <w:ind w:firstLine="0"/>
            </w:pPr>
            <w:r>
              <w:rPr>
                <w:sz w:val="13"/>
              </w:rPr>
              <w:t>29,5</w:t>
            </w:r>
          </w:p>
        </w:tc>
        <w:tc>
          <w:tcPr>
            <w:tcW w:w="655" w:type="dxa"/>
          </w:tcPr>
          <w:p w14:paraId="0601BA7F" w14:textId="77777777" w:rsidR="006D1256" w:rsidRDefault="00000000">
            <w:pPr>
              <w:spacing w:after="0"/>
              <w:ind w:firstLine="0"/>
            </w:pPr>
            <w:r>
              <w:rPr>
                <w:sz w:val="13"/>
              </w:rPr>
              <w:t>0,211</w:t>
            </w:r>
          </w:p>
        </w:tc>
        <w:tc>
          <w:tcPr>
            <w:tcW w:w="655" w:type="dxa"/>
          </w:tcPr>
          <w:p w14:paraId="0B5C423A" w14:textId="77777777" w:rsidR="006D1256" w:rsidRDefault="00000000">
            <w:pPr>
              <w:spacing w:after="0"/>
              <w:ind w:firstLine="0"/>
            </w:pPr>
            <w:r>
              <w:rPr>
                <w:sz w:val="13"/>
              </w:rPr>
              <w:t>3475</w:t>
            </w:r>
          </w:p>
        </w:tc>
      </w:tr>
      <w:tr w:rsidR="006D1256" w14:paraId="67D2BF38" w14:textId="77777777">
        <w:trPr>
          <w:jc w:val="center"/>
        </w:trPr>
        <w:tc>
          <w:tcPr>
            <w:tcW w:w="539" w:type="dxa"/>
          </w:tcPr>
          <w:p w14:paraId="65EE86C3" w14:textId="77777777" w:rsidR="006D1256" w:rsidRDefault="00000000">
            <w:pPr>
              <w:spacing w:after="0"/>
              <w:ind w:firstLine="0"/>
            </w:pPr>
            <w:r>
              <w:rPr>
                <w:sz w:val="13"/>
              </w:rPr>
              <w:t>2001</w:t>
            </w:r>
          </w:p>
        </w:tc>
        <w:tc>
          <w:tcPr>
            <w:tcW w:w="425" w:type="dxa"/>
          </w:tcPr>
          <w:p w14:paraId="0AB4C8ED" w14:textId="77777777" w:rsidR="006D1256" w:rsidRDefault="00000000">
            <w:pPr>
              <w:spacing w:after="0"/>
              <w:ind w:firstLine="0"/>
            </w:pPr>
            <w:r>
              <w:rPr>
                <w:sz w:val="13"/>
              </w:rPr>
              <w:t>7</w:t>
            </w:r>
          </w:p>
        </w:tc>
        <w:tc>
          <w:tcPr>
            <w:tcW w:w="539" w:type="dxa"/>
          </w:tcPr>
          <w:p w14:paraId="548CD6A8" w14:textId="77777777" w:rsidR="006D1256" w:rsidRDefault="00000000">
            <w:pPr>
              <w:spacing w:after="0"/>
              <w:ind w:firstLine="0"/>
            </w:pPr>
            <w:r>
              <w:rPr>
                <w:sz w:val="13"/>
              </w:rPr>
              <w:t>-0,05</w:t>
            </w:r>
          </w:p>
        </w:tc>
        <w:tc>
          <w:tcPr>
            <w:tcW w:w="709" w:type="dxa"/>
          </w:tcPr>
          <w:p w14:paraId="3A13CB77" w14:textId="77777777" w:rsidR="006D1256" w:rsidRDefault="00000000">
            <w:pPr>
              <w:spacing w:after="0"/>
              <w:ind w:firstLine="0"/>
            </w:pPr>
            <w:r>
              <w:rPr>
                <w:sz w:val="13"/>
              </w:rPr>
              <w:t>Neutro</w:t>
            </w:r>
          </w:p>
        </w:tc>
        <w:tc>
          <w:tcPr>
            <w:tcW w:w="655" w:type="dxa"/>
          </w:tcPr>
          <w:p w14:paraId="2471654E" w14:textId="77777777" w:rsidR="006D1256" w:rsidRDefault="00000000">
            <w:pPr>
              <w:spacing w:after="0"/>
              <w:ind w:firstLine="0"/>
            </w:pPr>
            <w:r>
              <w:rPr>
                <w:sz w:val="13"/>
              </w:rPr>
              <w:t>135,7</w:t>
            </w:r>
          </w:p>
        </w:tc>
        <w:tc>
          <w:tcPr>
            <w:tcW w:w="655" w:type="dxa"/>
          </w:tcPr>
          <w:p w14:paraId="2D482958" w14:textId="77777777" w:rsidR="006D1256" w:rsidRDefault="00000000">
            <w:pPr>
              <w:spacing w:after="0"/>
              <w:ind w:firstLine="0"/>
            </w:pPr>
            <w:r>
              <w:rPr>
                <w:sz w:val="13"/>
              </w:rPr>
              <w:t>85,8</w:t>
            </w:r>
          </w:p>
        </w:tc>
        <w:tc>
          <w:tcPr>
            <w:tcW w:w="655" w:type="dxa"/>
          </w:tcPr>
          <w:p w14:paraId="4466DDCD" w14:textId="77777777" w:rsidR="006D1256" w:rsidRDefault="00000000">
            <w:pPr>
              <w:spacing w:after="0"/>
              <w:ind w:firstLine="0"/>
            </w:pPr>
            <w:r>
              <w:rPr>
                <w:sz w:val="13"/>
              </w:rPr>
              <w:t>98,0</w:t>
            </w:r>
          </w:p>
        </w:tc>
        <w:tc>
          <w:tcPr>
            <w:tcW w:w="655" w:type="dxa"/>
          </w:tcPr>
          <w:p w14:paraId="3957CA3B" w14:textId="77777777" w:rsidR="006D1256" w:rsidRDefault="00000000">
            <w:pPr>
              <w:spacing w:after="0"/>
              <w:ind w:firstLine="0"/>
            </w:pPr>
            <w:r>
              <w:rPr>
                <w:sz w:val="13"/>
              </w:rPr>
              <w:t>24,3</w:t>
            </w:r>
          </w:p>
        </w:tc>
        <w:tc>
          <w:tcPr>
            <w:tcW w:w="655" w:type="dxa"/>
          </w:tcPr>
          <w:p w14:paraId="77F5FB38" w14:textId="77777777" w:rsidR="006D1256" w:rsidRDefault="00000000">
            <w:pPr>
              <w:spacing w:after="0"/>
              <w:ind w:firstLine="0"/>
            </w:pPr>
            <w:r>
              <w:rPr>
                <w:sz w:val="13"/>
              </w:rPr>
              <w:t>0,585</w:t>
            </w:r>
          </w:p>
        </w:tc>
        <w:tc>
          <w:tcPr>
            <w:tcW w:w="655" w:type="dxa"/>
          </w:tcPr>
          <w:p w14:paraId="32B37F9E" w14:textId="77777777" w:rsidR="006D1256" w:rsidRDefault="00000000">
            <w:pPr>
              <w:spacing w:after="0"/>
              <w:ind w:firstLine="0"/>
            </w:pPr>
            <w:r>
              <w:rPr>
                <w:sz w:val="13"/>
              </w:rPr>
              <w:t>0</w:t>
            </w:r>
          </w:p>
        </w:tc>
        <w:tc>
          <w:tcPr>
            <w:tcW w:w="655" w:type="dxa"/>
          </w:tcPr>
          <w:p w14:paraId="2B339602" w14:textId="77777777" w:rsidR="006D1256" w:rsidRDefault="00000000">
            <w:pPr>
              <w:spacing w:after="0"/>
              <w:ind w:firstLine="0"/>
            </w:pPr>
            <w:r>
              <w:rPr>
                <w:sz w:val="13"/>
              </w:rPr>
              <w:t>58,6</w:t>
            </w:r>
          </w:p>
        </w:tc>
        <w:tc>
          <w:tcPr>
            <w:tcW w:w="655" w:type="dxa"/>
          </w:tcPr>
          <w:p w14:paraId="750E9ABF" w14:textId="77777777" w:rsidR="006D1256" w:rsidRDefault="00000000">
            <w:pPr>
              <w:spacing w:after="0"/>
              <w:ind w:firstLine="0"/>
            </w:pPr>
            <w:r>
              <w:rPr>
                <w:sz w:val="13"/>
              </w:rPr>
              <w:t>26,9</w:t>
            </w:r>
          </w:p>
        </w:tc>
        <w:tc>
          <w:tcPr>
            <w:tcW w:w="655" w:type="dxa"/>
          </w:tcPr>
          <w:p w14:paraId="4C53914A" w14:textId="77777777" w:rsidR="006D1256" w:rsidRDefault="00000000">
            <w:pPr>
              <w:spacing w:after="0"/>
              <w:ind w:firstLine="0"/>
            </w:pPr>
            <w:r>
              <w:rPr>
                <w:sz w:val="13"/>
              </w:rPr>
              <w:t>1,2</w:t>
            </w:r>
          </w:p>
        </w:tc>
        <w:tc>
          <w:tcPr>
            <w:tcW w:w="655" w:type="dxa"/>
          </w:tcPr>
          <w:p w14:paraId="3CF9A01F" w14:textId="77777777" w:rsidR="006D1256" w:rsidRDefault="00000000">
            <w:pPr>
              <w:spacing w:after="0"/>
              <w:ind w:firstLine="0"/>
            </w:pPr>
            <w:r>
              <w:rPr>
                <w:sz w:val="13"/>
              </w:rPr>
              <w:t>30,4</w:t>
            </w:r>
          </w:p>
        </w:tc>
        <w:tc>
          <w:tcPr>
            <w:tcW w:w="655" w:type="dxa"/>
          </w:tcPr>
          <w:p w14:paraId="4F808FBD" w14:textId="77777777" w:rsidR="006D1256" w:rsidRDefault="00000000">
            <w:pPr>
              <w:spacing w:after="0"/>
              <w:ind w:firstLine="0"/>
            </w:pPr>
            <w:r>
              <w:rPr>
                <w:sz w:val="13"/>
              </w:rPr>
              <w:t>0,126</w:t>
            </w:r>
          </w:p>
        </w:tc>
        <w:tc>
          <w:tcPr>
            <w:tcW w:w="655" w:type="dxa"/>
          </w:tcPr>
          <w:p w14:paraId="121734A2" w14:textId="77777777" w:rsidR="006D1256" w:rsidRDefault="00000000">
            <w:pPr>
              <w:spacing w:after="0"/>
              <w:ind w:firstLine="0"/>
            </w:pPr>
            <w:r>
              <w:rPr>
                <w:sz w:val="13"/>
              </w:rPr>
              <w:t>66275</w:t>
            </w:r>
          </w:p>
        </w:tc>
        <w:tc>
          <w:tcPr>
            <w:tcW w:w="655" w:type="dxa"/>
          </w:tcPr>
          <w:p w14:paraId="1F4ADEB4" w14:textId="77777777" w:rsidR="006D1256" w:rsidRDefault="00000000">
            <w:pPr>
              <w:spacing w:after="0"/>
              <w:ind w:firstLine="0"/>
            </w:pPr>
            <w:r>
              <w:rPr>
                <w:sz w:val="13"/>
              </w:rPr>
              <w:t>75,6</w:t>
            </w:r>
          </w:p>
        </w:tc>
        <w:tc>
          <w:tcPr>
            <w:tcW w:w="655" w:type="dxa"/>
          </w:tcPr>
          <w:p w14:paraId="164E6D8B" w14:textId="77777777" w:rsidR="006D1256" w:rsidRDefault="00000000">
            <w:pPr>
              <w:spacing w:after="0"/>
              <w:ind w:firstLine="0"/>
            </w:pPr>
            <w:r>
              <w:rPr>
                <w:sz w:val="13"/>
              </w:rPr>
              <w:t>35,2</w:t>
            </w:r>
          </w:p>
        </w:tc>
        <w:tc>
          <w:tcPr>
            <w:tcW w:w="655" w:type="dxa"/>
          </w:tcPr>
          <w:p w14:paraId="59CD3247" w14:textId="77777777" w:rsidR="006D1256" w:rsidRDefault="00000000">
            <w:pPr>
              <w:spacing w:after="0"/>
              <w:ind w:firstLine="0"/>
            </w:pPr>
            <w:r>
              <w:rPr>
                <w:sz w:val="13"/>
              </w:rPr>
              <w:t>20,3</w:t>
            </w:r>
          </w:p>
        </w:tc>
        <w:tc>
          <w:tcPr>
            <w:tcW w:w="655" w:type="dxa"/>
          </w:tcPr>
          <w:p w14:paraId="300EC442" w14:textId="77777777" w:rsidR="006D1256" w:rsidRDefault="00000000">
            <w:pPr>
              <w:spacing w:after="0"/>
              <w:ind w:firstLine="0"/>
            </w:pPr>
            <w:r>
              <w:rPr>
                <w:sz w:val="13"/>
              </w:rPr>
              <w:t>29,5</w:t>
            </w:r>
          </w:p>
        </w:tc>
        <w:tc>
          <w:tcPr>
            <w:tcW w:w="655" w:type="dxa"/>
          </w:tcPr>
          <w:p w14:paraId="418BD21F" w14:textId="77777777" w:rsidR="006D1256" w:rsidRDefault="00000000">
            <w:pPr>
              <w:spacing w:after="0"/>
              <w:ind w:firstLine="0"/>
            </w:pPr>
            <w:r>
              <w:rPr>
                <w:sz w:val="13"/>
              </w:rPr>
              <w:t>0,189</w:t>
            </w:r>
          </w:p>
        </w:tc>
        <w:tc>
          <w:tcPr>
            <w:tcW w:w="655" w:type="dxa"/>
          </w:tcPr>
          <w:p w14:paraId="2C08C74E" w14:textId="77777777" w:rsidR="006D1256" w:rsidRDefault="00000000">
            <w:pPr>
              <w:spacing w:after="0"/>
              <w:ind w:firstLine="0"/>
            </w:pPr>
            <w:r>
              <w:rPr>
                <w:sz w:val="13"/>
              </w:rPr>
              <w:t>2600</w:t>
            </w:r>
          </w:p>
        </w:tc>
      </w:tr>
      <w:tr w:rsidR="006D1256" w14:paraId="6F635A16" w14:textId="77777777">
        <w:trPr>
          <w:jc w:val="center"/>
        </w:trPr>
        <w:tc>
          <w:tcPr>
            <w:tcW w:w="539" w:type="dxa"/>
          </w:tcPr>
          <w:p w14:paraId="1AFEB6EA" w14:textId="77777777" w:rsidR="006D1256" w:rsidRDefault="00000000">
            <w:pPr>
              <w:spacing w:after="0"/>
              <w:ind w:firstLine="0"/>
            </w:pPr>
            <w:r>
              <w:rPr>
                <w:sz w:val="13"/>
              </w:rPr>
              <w:t>2001</w:t>
            </w:r>
          </w:p>
        </w:tc>
        <w:tc>
          <w:tcPr>
            <w:tcW w:w="425" w:type="dxa"/>
          </w:tcPr>
          <w:p w14:paraId="38BBF43E" w14:textId="77777777" w:rsidR="006D1256" w:rsidRDefault="00000000">
            <w:pPr>
              <w:spacing w:after="0"/>
              <w:ind w:firstLine="0"/>
            </w:pPr>
            <w:r>
              <w:rPr>
                <w:sz w:val="13"/>
              </w:rPr>
              <w:t>8</w:t>
            </w:r>
          </w:p>
        </w:tc>
        <w:tc>
          <w:tcPr>
            <w:tcW w:w="539" w:type="dxa"/>
          </w:tcPr>
          <w:p w14:paraId="1D95C212" w14:textId="77777777" w:rsidR="006D1256" w:rsidRDefault="00000000">
            <w:pPr>
              <w:spacing w:after="0"/>
              <w:ind w:firstLine="0"/>
            </w:pPr>
            <w:r>
              <w:rPr>
                <w:sz w:val="13"/>
              </w:rPr>
              <w:t>-0,13</w:t>
            </w:r>
          </w:p>
        </w:tc>
        <w:tc>
          <w:tcPr>
            <w:tcW w:w="709" w:type="dxa"/>
          </w:tcPr>
          <w:p w14:paraId="1542F453" w14:textId="77777777" w:rsidR="006D1256" w:rsidRDefault="00000000">
            <w:pPr>
              <w:spacing w:after="0"/>
              <w:ind w:firstLine="0"/>
            </w:pPr>
            <w:r>
              <w:rPr>
                <w:sz w:val="13"/>
              </w:rPr>
              <w:t>Neutro</w:t>
            </w:r>
          </w:p>
        </w:tc>
        <w:tc>
          <w:tcPr>
            <w:tcW w:w="655" w:type="dxa"/>
          </w:tcPr>
          <w:p w14:paraId="44A3C814" w14:textId="77777777" w:rsidR="006D1256" w:rsidRDefault="00000000">
            <w:pPr>
              <w:spacing w:after="0"/>
              <w:ind w:firstLine="0"/>
            </w:pPr>
            <w:r>
              <w:rPr>
                <w:sz w:val="13"/>
              </w:rPr>
              <w:t>141,8</w:t>
            </w:r>
          </w:p>
        </w:tc>
        <w:tc>
          <w:tcPr>
            <w:tcW w:w="655" w:type="dxa"/>
          </w:tcPr>
          <w:p w14:paraId="5A3F7C62" w14:textId="77777777" w:rsidR="006D1256" w:rsidRDefault="00000000">
            <w:pPr>
              <w:spacing w:after="0"/>
              <w:ind w:firstLine="0"/>
            </w:pPr>
            <w:r>
              <w:rPr>
                <w:sz w:val="13"/>
              </w:rPr>
              <w:t>88,3</w:t>
            </w:r>
          </w:p>
        </w:tc>
        <w:tc>
          <w:tcPr>
            <w:tcW w:w="655" w:type="dxa"/>
          </w:tcPr>
          <w:p w14:paraId="5093A2A1" w14:textId="77777777" w:rsidR="006D1256" w:rsidRDefault="00000000">
            <w:pPr>
              <w:spacing w:after="0"/>
              <w:ind w:firstLine="0"/>
            </w:pPr>
            <w:r>
              <w:rPr>
                <w:sz w:val="13"/>
              </w:rPr>
              <w:t>97,1</w:t>
            </w:r>
          </w:p>
        </w:tc>
        <w:tc>
          <w:tcPr>
            <w:tcW w:w="655" w:type="dxa"/>
          </w:tcPr>
          <w:p w14:paraId="4AD2CAF6" w14:textId="77777777" w:rsidR="006D1256" w:rsidRDefault="00000000">
            <w:pPr>
              <w:spacing w:after="0"/>
              <w:ind w:firstLine="0"/>
            </w:pPr>
            <w:r>
              <w:rPr>
                <w:sz w:val="13"/>
              </w:rPr>
              <w:t>24,6</w:t>
            </w:r>
          </w:p>
        </w:tc>
        <w:tc>
          <w:tcPr>
            <w:tcW w:w="655" w:type="dxa"/>
          </w:tcPr>
          <w:p w14:paraId="13C11C5B" w14:textId="77777777" w:rsidR="006D1256" w:rsidRDefault="00000000">
            <w:pPr>
              <w:spacing w:after="0"/>
              <w:ind w:firstLine="0"/>
            </w:pPr>
            <w:r>
              <w:rPr>
                <w:sz w:val="13"/>
              </w:rPr>
              <w:t>0,540</w:t>
            </w:r>
          </w:p>
        </w:tc>
        <w:tc>
          <w:tcPr>
            <w:tcW w:w="655" w:type="dxa"/>
          </w:tcPr>
          <w:p w14:paraId="7269927E" w14:textId="77777777" w:rsidR="006D1256" w:rsidRDefault="00000000">
            <w:pPr>
              <w:spacing w:after="0"/>
              <w:ind w:firstLine="0"/>
            </w:pPr>
            <w:r>
              <w:rPr>
                <w:sz w:val="13"/>
              </w:rPr>
              <w:t>0</w:t>
            </w:r>
          </w:p>
        </w:tc>
        <w:tc>
          <w:tcPr>
            <w:tcW w:w="655" w:type="dxa"/>
          </w:tcPr>
          <w:p w14:paraId="5725D7E5" w14:textId="77777777" w:rsidR="006D1256" w:rsidRDefault="00000000">
            <w:pPr>
              <w:spacing w:after="0"/>
              <w:ind w:firstLine="0"/>
            </w:pPr>
            <w:r>
              <w:rPr>
                <w:sz w:val="13"/>
              </w:rPr>
              <w:t>50,8</w:t>
            </w:r>
          </w:p>
        </w:tc>
        <w:tc>
          <w:tcPr>
            <w:tcW w:w="655" w:type="dxa"/>
          </w:tcPr>
          <w:p w14:paraId="61D84A3A" w14:textId="77777777" w:rsidR="006D1256" w:rsidRDefault="00000000">
            <w:pPr>
              <w:spacing w:after="0"/>
              <w:ind w:firstLine="0"/>
            </w:pPr>
            <w:r>
              <w:rPr>
                <w:sz w:val="13"/>
              </w:rPr>
              <w:t>26,1</w:t>
            </w:r>
          </w:p>
        </w:tc>
        <w:tc>
          <w:tcPr>
            <w:tcW w:w="655" w:type="dxa"/>
          </w:tcPr>
          <w:p w14:paraId="41A46B56" w14:textId="77777777" w:rsidR="006D1256" w:rsidRDefault="00000000">
            <w:pPr>
              <w:spacing w:after="0"/>
              <w:ind w:firstLine="0"/>
            </w:pPr>
            <w:r>
              <w:rPr>
                <w:sz w:val="13"/>
              </w:rPr>
              <w:t>1,3</w:t>
            </w:r>
          </w:p>
        </w:tc>
        <w:tc>
          <w:tcPr>
            <w:tcW w:w="655" w:type="dxa"/>
          </w:tcPr>
          <w:p w14:paraId="5BB69B08" w14:textId="77777777" w:rsidR="006D1256" w:rsidRDefault="00000000">
            <w:pPr>
              <w:spacing w:after="0"/>
              <w:ind w:firstLine="0"/>
            </w:pPr>
            <w:r>
              <w:rPr>
                <w:sz w:val="13"/>
              </w:rPr>
              <w:t>33,2</w:t>
            </w:r>
          </w:p>
        </w:tc>
        <w:tc>
          <w:tcPr>
            <w:tcW w:w="655" w:type="dxa"/>
          </w:tcPr>
          <w:p w14:paraId="0766651D" w14:textId="77777777" w:rsidR="006D1256" w:rsidRDefault="00000000">
            <w:pPr>
              <w:spacing w:after="0"/>
              <w:ind w:firstLine="0"/>
            </w:pPr>
            <w:r>
              <w:rPr>
                <w:sz w:val="13"/>
              </w:rPr>
              <w:t>0,112</w:t>
            </w:r>
          </w:p>
        </w:tc>
        <w:tc>
          <w:tcPr>
            <w:tcW w:w="655" w:type="dxa"/>
          </w:tcPr>
          <w:p w14:paraId="7E41CFE4" w14:textId="77777777" w:rsidR="006D1256" w:rsidRDefault="00000000">
            <w:pPr>
              <w:spacing w:after="0"/>
              <w:ind w:firstLine="0"/>
            </w:pPr>
            <w:r>
              <w:rPr>
                <w:sz w:val="13"/>
              </w:rPr>
              <w:t>246375</w:t>
            </w:r>
          </w:p>
        </w:tc>
        <w:tc>
          <w:tcPr>
            <w:tcW w:w="655" w:type="dxa"/>
          </w:tcPr>
          <w:p w14:paraId="3DD14D2C" w14:textId="77777777" w:rsidR="006D1256" w:rsidRDefault="00000000">
            <w:pPr>
              <w:spacing w:after="0"/>
              <w:ind w:firstLine="0"/>
            </w:pPr>
            <w:r>
              <w:rPr>
                <w:sz w:val="13"/>
              </w:rPr>
              <w:t>71,1</w:t>
            </w:r>
          </w:p>
        </w:tc>
        <w:tc>
          <w:tcPr>
            <w:tcW w:w="655" w:type="dxa"/>
          </w:tcPr>
          <w:p w14:paraId="218A67D4" w14:textId="77777777" w:rsidR="006D1256" w:rsidRDefault="00000000">
            <w:pPr>
              <w:spacing w:after="0"/>
              <w:ind w:firstLine="0"/>
            </w:pPr>
            <w:r>
              <w:rPr>
                <w:sz w:val="13"/>
              </w:rPr>
              <w:t>34,3</w:t>
            </w:r>
          </w:p>
        </w:tc>
        <w:tc>
          <w:tcPr>
            <w:tcW w:w="655" w:type="dxa"/>
          </w:tcPr>
          <w:p w14:paraId="55BDF77F" w14:textId="77777777" w:rsidR="006D1256" w:rsidRDefault="00000000">
            <w:pPr>
              <w:spacing w:after="0"/>
              <w:ind w:firstLine="0"/>
            </w:pPr>
            <w:r>
              <w:rPr>
                <w:sz w:val="13"/>
              </w:rPr>
              <w:t>24,5</w:t>
            </w:r>
          </w:p>
        </w:tc>
        <w:tc>
          <w:tcPr>
            <w:tcW w:w="655" w:type="dxa"/>
          </w:tcPr>
          <w:p w14:paraId="73CCA7EA" w14:textId="77777777" w:rsidR="006D1256" w:rsidRDefault="00000000">
            <w:pPr>
              <w:spacing w:after="0"/>
              <w:ind w:firstLine="0"/>
            </w:pPr>
            <w:r>
              <w:rPr>
                <w:sz w:val="13"/>
              </w:rPr>
              <w:t>31,2</w:t>
            </w:r>
          </w:p>
        </w:tc>
        <w:tc>
          <w:tcPr>
            <w:tcW w:w="655" w:type="dxa"/>
          </w:tcPr>
          <w:p w14:paraId="0D52A19D" w14:textId="77777777" w:rsidR="006D1256" w:rsidRDefault="00000000">
            <w:pPr>
              <w:spacing w:after="0"/>
              <w:ind w:firstLine="0"/>
            </w:pPr>
            <w:r>
              <w:rPr>
                <w:sz w:val="13"/>
              </w:rPr>
              <w:t>0,168</w:t>
            </w:r>
          </w:p>
        </w:tc>
        <w:tc>
          <w:tcPr>
            <w:tcW w:w="655" w:type="dxa"/>
          </w:tcPr>
          <w:p w14:paraId="360EC333" w14:textId="77777777" w:rsidR="006D1256" w:rsidRDefault="00000000">
            <w:pPr>
              <w:spacing w:after="0"/>
              <w:ind w:firstLine="0"/>
            </w:pPr>
            <w:r>
              <w:rPr>
                <w:sz w:val="13"/>
              </w:rPr>
              <w:t>22475</w:t>
            </w:r>
          </w:p>
        </w:tc>
      </w:tr>
      <w:tr w:rsidR="006D1256" w14:paraId="34504996" w14:textId="77777777">
        <w:trPr>
          <w:jc w:val="center"/>
        </w:trPr>
        <w:tc>
          <w:tcPr>
            <w:tcW w:w="539" w:type="dxa"/>
          </w:tcPr>
          <w:p w14:paraId="5183E0AC" w14:textId="77777777" w:rsidR="006D1256" w:rsidRDefault="00000000">
            <w:pPr>
              <w:spacing w:after="0"/>
              <w:ind w:firstLine="0"/>
            </w:pPr>
            <w:r>
              <w:rPr>
                <w:sz w:val="13"/>
              </w:rPr>
              <w:t>2001</w:t>
            </w:r>
          </w:p>
        </w:tc>
        <w:tc>
          <w:tcPr>
            <w:tcW w:w="425" w:type="dxa"/>
          </w:tcPr>
          <w:p w14:paraId="4B4F08DD" w14:textId="77777777" w:rsidR="006D1256" w:rsidRDefault="00000000">
            <w:pPr>
              <w:spacing w:after="0"/>
              <w:ind w:firstLine="0"/>
            </w:pPr>
            <w:r>
              <w:rPr>
                <w:sz w:val="13"/>
              </w:rPr>
              <w:t>9</w:t>
            </w:r>
          </w:p>
        </w:tc>
        <w:tc>
          <w:tcPr>
            <w:tcW w:w="539" w:type="dxa"/>
          </w:tcPr>
          <w:p w14:paraId="3213F315" w14:textId="77777777" w:rsidR="006D1256" w:rsidRDefault="00000000">
            <w:pPr>
              <w:spacing w:after="0"/>
              <w:ind w:firstLine="0"/>
            </w:pPr>
            <w:r>
              <w:rPr>
                <w:sz w:val="13"/>
              </w:rPr>
              <w:t>-0,15</w:t>
            </w:r>
          </w:p>
        </w:tc>
        <w:tc>
          <w:tcPr>
            <w:tcW w:w="709" w:type="dxa"/>
          </w:tcPr>
          <w:p w14:paraId="42613C94" w14:textId="77777777" w:rsidR="006D1256" w:rsidRDefault="00000000">
            <w:pPr>
              <w:spacing w:after="0"/>
              <w:ind w:firstLine="0"/>
            </w:pPr>
            <w:r>
              <w:rPr>
                <w:sz w:val="13"/>
              </w:rPr>
              <w:t>Neutro</w:t>
            </w:r>
          </w:p>
        </w:tc>
        <w:tc>
          <w:tcPr>
            <w:tcW w:w="655" w:type="dxa"/>
          </w:tcPr>
          <w:p w14:paraId="275DCC57" w14:textId="77777777" w:rsidR="006D1256" w:rsidRDefault="00000000">
            <w:pPr>
              <w:spacing w:after="0"/>
              <w:ind w:firstLine="0"/>
            </w:pPr>
            <w:r>
              <w:rPr>
                <w:sz w:val="13"/>
              </w:rPr>
              <w:t>149,9</w:t>
            </w:r>
          </w:p>
        </w:tc>
        <w:tc>
          <w:tcPr>
            <w:tcW w:w="655" w:type="dxa"/>
          </w:tcPr>
          <w:p w14:paraId="5474DF86" w14:textId="77777777" w:rsidR="006D1256" w:rsidRDefault="00000000">
            <w:pPr>
              <w:spacing w:after="0"/>
              <w:ind w:firstLine="0"/>
            </w:pPr>
            <w:r>
              <w:rPr>
                <w:sz w:val="13"/>
              </w:rPr>
              <w:t>97,5</w:t>
            </w:r>
          </w:p>
        </w:tc>
        <w:tc>
          <w:tcPr>
            <w:tcW w:w="655" w:type="dxa"/>
          </w:tcPr>
          <w:p w14:paraId="22B0012E" w14:textId="77777777" w:rsidR="006D1256" w:rsidRDefault="00000000">
            <w:pPr>
              <w:spacing w:after="0"/>
              <w:ind w:firstLine="0"/>
            </w:pPr>
            <w:r>
              <w:rPr>
                <w:sz w:val="13"/>
              </w:rPr>
              <w:t>80,6</w:t>
            </w:r>
          </w:p>
        </w:tc>
        <w:tc>
          <w:tcPr>
            <w:tcW w:w="655" w:type="dxa"/>
          </w:tcPr>
          <w:p w14:paraId="552A11F5" w14:textId="77777777" w:rsidR="006D1256" w:rsidRDefault="00000000">
            <w:pPr>
              <w:spacing w:after="0"/>
              <w:ind w:firstLine="0"/>
            </w:pPr>
            <w:r>
              <w:rPr>
                <w:sz w:val="13"/>
              </w:rPr>
              <w:t>29,0</w:t>
            </w:r>
          </w:p>
        </w:tc>
        <w:tc>
          <w:tcPr>
            <w:tcW w:w="655" w:type="dxa"/>
          </w:tcPr>
          <w:p w14:paraId="49FFD273" w14:textId="77777777" w:rsidR="006D1256" w:rsidRDefault="00000000">
            <w:pPr>
              <w:spacing w:after="0"/>
              <w:ind w:firstLine="0"/>
            </w:pPr>
            <w:r>
              <w:rPr>
                <w:sz w:val="13"/>
              </w:rPr>
              <w:t>0,486</w:t>
            </w:r>
          </w:p>
        </w:tc>
        <w:tc>
          <w:tcPr>
            <w:tcW w:w="655" w:type="dxa"/>
          </w:tcPr>
          <w:p w14:paraId="76395593" w14:textId="77777777" w:rsidR="006D1256" w:rsidRDefault="00000000">
            <w:pPr>
              <w:spacing w:after="0"/>
              <w:ind w:firstLine="0"/>
            </w:pPr>
            <w:r>
              <w:rPr>
                <w:sz w:val="13"/>
              </w:rPr>
              <w:t>0</w:t>
            </w:r>
          </w:p>
        </w:tc>
        <w:tc>
          <w:tcPr>
            <w:tcW w:w="655" w:type="dxa"/>
          </w:tcPr>
          <w:p w14:paraId="1094D367" w14:textId="77777777" w:rsidR="006D1256" w:rsidRDefault="00000000">
            <w:pPr>
              <w:spacing w:after="0"/>
              <w:ind w:firstLine="0"/>
            </w:pPr>
            <w:r>
              <w:rPr>
                <w:sz w:val="13"/>
              </w:rPr>
              <w:t>3,4</w:t>
            </w:r>
          </w:p>
        </w:tc>
        <w:tc>
          <w:tcPr>
            <w:tcW w:w="655" w:type="dxa"/>
          </w:tcPr>
          <w:p w14:paraId="387ED895" w14:textId="77777777" w:rsidR="006D1256" w:rsidRDefault="00000000">
            <w:pPr>
              <w:spacing w:after="0"/>
              <w:ind w:firstLine="0"/>
            </w:pPr>
            <w:r>
              <w:rPr>
                <w:sz w:val="13"/>
              </w:rPr>
              <w:t>16,1</w:t>
            </w:r>
          </w:p>
        </w:tc>
        <w:tc>
          <w:tcPr>
            <w:tcW w:w="655" w:type="dxa"/>
          </w:tcPr>
          <w:p w14:paraId="75478E83" w14:textId="77777777" w:rsidR="006D1256" w:rsidRDefault="00000000">
            <w:pPr>
              <w:spacing w:after="0"/>
              <w:ind w:firstLine="0"/>
            </w:pPr>
            <w:r>
              <w:rPr>
                <w:sz w:val="13"/>
              </w:rPr>
              <w:t>13,6</w:t>
            </w:r>
          </w:p>
        </w:tc>
        <w:tc>
          <w:tcPr>
            <w:tcW w:w="655" w:type="dxa"/>
          </w:tcPr>
          <w:p w14:paraId="5533353E" w14:textId="77777777" w:rsidR="006D1256" w:rsidRDefault="00000000">
            <w:pPr>
              <w:spacing w:after="0"/>
              <w:ind w:firstLine="0"/>
            </w:pPr>
            <w:r>
              <w:rPr>
                <w:sz w:val="13"/>
              </w:rPr>
              <w:t>38,3</w:t>
            </w:r>
          </w:p>
        </w:tc>
        <w:tc>
          <w:tcPr>
            <w:tcW w:w="655" w:type="dxa"/>
          </w:tcPr>
          <w:p w14:paraId="288E7CE4" w14:textId="77777777" w:rsidR="006D1256" w:rsidRDefault="00000000">
            <w:pPr>
              <w:spacing w:after="0"/>
              <w:ind w:firstLine="0"/>
            </w:pPr>
            <w:r>
              <w:rPr>
                <w:sz w:val="13"/>
              </w:rPr>
              <w:t>0,060</w:t>
            </w:r>
          </w:p>
        </w:tc>
        <w:tc>
          <w:tcPr>
            <w:tcW w:w="655" w:type="dxa"/>
          </w:tcPr>
          <w:p w14:paraId="7D5A09D8" w14:textId="77777777" w:rsidR="006D1256" w:rsidRDefault="00000000">
            <w:pPr>
              <w:spacing w:after="0"/>
              <w:ind w:firstLine="0"/>
            </w:pPr>
            <w:r>
              <w:rPr>
                <w:sz w:val="13"/>
              </w:rPr>
              <w:t>481525</w:t>
            </w:r>
          </w:p>
        </w:tc>
        <w:tc>
          <w:tcPr>
            <w:tcW w:w="655" w:type="dxa"/>
          </w:tcPr>
          <w:p w14:paraId="0238AD91" w14:textId="77777777" w:rsidR="006D1256" w:rsidRDefault="00000000">
            <w:pPr>
              <w:spacing w:after="0"/>
              <w:ind w:firstLine="0"/>
            </w:pPr>
            <w:r>
              <w:rPr>
                <w:sz w:val="13"/>
              </w:rPr>
              <w:t>49,5</w:t>
            </w:r>
          </w:p>
        </w:tc>
        <w:tc>
          <w:tcPr>
            <w:tcW w:w="655" w:type="dxa"/>
          </w:tcPr>
          <w:p w14:paraId="53673E29" w14:textId="77777777" w:rsidR="006D1256" w:rsidRDefault="00000000">
            <w:pPr>
              <w:spacing w:after="0"/>
              <w:ind w:firstLine="0"/>
            </w:pPr>
            <w:r>
              <w:rPr>
                <w:sz w:val="13"/>
              </w:rPr>
              <w:t>27,8</w:t>
            </w:r>
          </w:p>
        </w:tc>
        <w:tc>
          <w:tcPr>
            <w:tcW w:w="655" w:type="dxa"/>
          </w:tcPr>
          <w:p w14:paraId="3AC8845D" w14:textId="77777777" w:rsidR="006D1256" w:rsidRDefault="00000000">
            <w:pPr>
              <w:spacing w:after="0"/>
              <w:ind w:firstLine="0"/>
            </w:pPr>
            <w:r>
              <w:rPr>
                <w:sz w:val="13"/>
              </w:rPr>
              <w:t>20,8</w:t>
            </w:r>
          </w:p>
        </w:tc>
        <w:tc>
          <w:tcPr>
            <w:tcW w:w="655" w:type="dxa"/>
          </w:tcPr>
          <w:p w14:paraId="398AA99E" w14:textId="77777777" w:rsidR="006D1256" w:rsidRDefault="00000000">
            <w:pPr>
              <w:spacing w:after="0"/>
              <w:ind w:firstLine="0"/>
            </w:pPr>
            <w:r>
              <w:rPr>
                <w:sz w:val="13"/>
              </w:rPr>
              <w:t>36,9</w:t>
            </w:r>
          </w:p>
        </w:tc>
        <w:tc>
          <w:tcPr>
            <w:tcW w:w="655" w:type="dxa"/>
          </w:tcPr>
          <w:p w14:paraId="1799F754" w14:textId="77777777" w:rsidR="006D1256" w:rsidRDefault="00000000">
            <w:pPr>
              <w:spacing w:after="0"/>
              <w:ind w:firstLine="0"/>
            </w:pPr>
            <w:r>
              <w:rPr>
                <w:sz w:val="13"/>
              </w:rPr>
              <w:t>0,114</w:t>
            </w:r>
          </w:p>
        </w:tc>
        <w:tc>
          <w:tcPr>
            <w:tcW w:w="655" w:type="dxa"/>
          </w:tcPr>
          <w:p w14:paraId="08B21EB2" w14:textId="77777777" w:rsidR="006D1256" w:rsidRDefault="00000000">
            <w:pPr>
              <w:spacing w:after="0"/>
              <w:ind w:firstLine="0"/>
            </w:pPr>
            <w:r>
              <w:rPr>
                <w:sz w:val="13"/>
              </w:rPr>
              <w:t>40650</w:t>
            </w:r>
          </w:p>
        </w:tc>
      </w:tr>
      <w:tr w:rsidR="006D1256" w14:paraId="1F15AFE0" w14:textId="77777777">
        <w:trPr>
          <w:jc w:val="center"/>
        </w:trPr>
        <w:tc>
          <w:tcPr>
            <w:tcW w:w="539" w:type="dxa"/>
          </w:tcPr>
          <w:p w14:paraId="0723DECE" w14:textId="77777777" w:rsidR="006D1256" w:rsidRDefault="00000000">
            <w:pPr>
              <w:spacing w:after="0"/>
              <w:ind w:firstLine="0"/>
            </w:pPr>
            <w:r>
              <w:rPr>
                <w:sz w:val="13"/>
              </w:rPr>
              <w:t>2001</w:t>
            </w:r>
          </w:p>
        </w:tc>
        <w:tc>
          <w:tcPr>
            <w:tcW w:w="425" w:type="dxa"/>
          </w:tcPr>
          <w:p w14:paraId="06273A1D" w14:textId="77777777" w:rsidR="006D1256" w:rsidRDefault="00000000">
            <w:pPr>
              <w:spacing w:after="0"/>
              <w:ind w:firstLine="0"/>
            </w:pPr>
            <w:r>
              <w:rPr>
                <w:sz w:val="13"/>
              </w:rPr>
              <w:t>10</w:t>
            </w:r>
          </w:p>
        </w:tc>
        <w:tc>
          <w:tcPr>
            <w:tcW w:w="539" w:type="dxa"/>
          </w:tcPr>
          <w:p w14:paraId="29ED23A2" w14:textId="77777777" w:rsidR="006D1256" w:rsidRDefault="00000000">
            <w:pPr>
              <w:spacing w:after="0"/>
              <w:ind w:firstLine="0"/>
            </w:pPr>
            <w:r>
              <w:rPr>
                <w:sz w:val="13"/>
              </w:rPr>
              <w:t>-0,26</w:t>
            </w:r>
          </w:p>
        </w:tc>
        <w:tc>
          <w:tcPr>
            <w:tcW w:w="709" w:type="dxa"/>
          </w:tcPr>
          <w:p w14:paraId="097CC111" w14:textId="77777777" w:rsidR="006D1256" w:rsidRDefault="00000000">
            <w:pPr>
              <w:spacing w:after="0"/>
              <w:ind w:firstLine="0"/>
            </w:pPr>
            <w:r>
              <w:rPr>
                <w:sz w:val="13"/>
              </w:rPr>
              <w:t>Neutro</w:t>
            </w:r>
          </w:p>
        </w:tc>
        <w:tc>
          <w:tcPr>
            <w:tcW w:w="655" w:type="dxa"/>
          </w:tcPr>
          <w:p w14:paraId="12075A08" w14:textId="77777777" w:rsidR="006D1256" w:rsidRDefault="00000000">
            <w:pPr>
              <w:spacing w:after="0"/>
              <w:ind w:firstLine="0"/>
            </w:pPr>
            <w:r>
              <w:rPr>
                <w:sz w:val="13"/>
              </w:rPr>
              <w:t>148,2</w:t>
            </w:r>
          </w:p>
        </w:tc>
        <w:tc>
          <w:tcPr>
            <w:tcW w:w="655" w:type="dxa"/>
          </w:tcPr>
          <w:p w14:paraId="3F15A8DE" w14:textId="77777777" w:rsidR="006D1256" w:rsidRDefault="00000000">
            <w:pPr>
              <w:spacing w:after="0"/>
              <w:ind w:firstLine="0"/>
            </w:pPr>
            <w:r>
              <w:rPr>
                <w:sz w:val="13"/>
              </w:rPr>
              <w:t>111,7</w:t>
            </w:r>
          </w:p>
        </w:tc>
        <w:tc>
          <w:tcPr>
            <w:tcW w:w="655" w:type="dxa"/>
          </w:tcPr>
          <w:p w14:paraId="3CFC1CD2" w14:textId="77777777" w:rsidR="006D1256" w:rsidRDefault="00000000">
            <w:pPr>
              <w:spacing w:after="0"/>
              <w:ind w:firstLine="0"/>
            </w:pPr>
            <w:r>
              <w:rPr>
                <w:sz w:val="13"/>
              </w:rPr>
              <w:t>154,0</w:t>
            </w:r>
          </w:p>
        </w:tc>
        <w:tc>
          <w:tcPr>
            <w:tcW w:w="655" w:type="dxa"/>
          </w:tcPr>
          <w:p w14:paraId="2EEA8BC4" w14:textId="77777777" w:rsidR="006D1256" w:rsidRDefault="00000000">
            <w:pPr>
              <w:spacing w:after="0"/>
              <w:ind w:firstLine="0"/>
            </w:pPr>
            <w:r>
              <w:rPr>
                <w:sz w:val="13"/>
              </w:rPr>
              <w:t>29,3</w:t>
            </w:r>
          </w:p>
        </w:tc>
        <w:tc>
          <w:tcPr>
            <w:tcW w:w="655" w:type="dxa"/>
          </w:tcPr>
          <w:p w14:paraId="7700B21F" w14:textId="77777777" w:rsidR="006D1256" w:rsidRDefault="00000000">
            <w:pPr>
              <w:spacing w:after="0"/>
              <w:ind w:firstLine="0"/>
            </w:pPr>
            <w:r>
              <w:rPr>
                <w:sz w:val="13"/>
              </w:rPr>
              <w:t>0,545</w:t>
            </w:r>
          </w:p>
        </w:tc>
        <w:tc>
          <w:tcPr>
            <w:tcW w:w="655" w:type="dxa"/>
          </w:tcPr>
          <w:p w14:paraId="70BE39E2" w14:textId="77777777" w:rsidR="006D1256" w:rsidRDefault="00000000">
            <w:pPr>
              <w:spacing w:after="0"/>
              <w:ind w:firstLine="0"/>
            </w:pPr>
            <w:r>
              <w:rPr>
                <w:sz w:val="13"/>
              </w:rPr>
              <w:t>200</w:t>
            </w:r>
          </w:p>
        </w:tc>
        <w:tc>
          <w:tcPr>
            <w:tcW w:w="655" w:type="dxa"/>
          </w:tcPr>
          <w:p w14:paraId="4CBF7F39" w14:textId="77777777" w:rsidR="006D1256" w:rsidRDefault="00000000">
            <w:pPr>
              <w:spacing w:after="0"/>
              <w:ind w:firstLine="0"/>
            </w:pPr>
            <w:r>
              <w:rPr>
                <w:sz w:val="13"/>
              </w:rPr>
              <w:t>56,4</w:t>
            </w:r>
          </w:p>
        </w:tc>
        <w:tc>
          <w:tcPr>
            <w:tcW w:w="655" w:type="dxa"/>
          </w:tcPr>
          <w:p w14:paraId="69808BBD" w14:textId="77777777" w:rsidR="006D1256" w:rsidRDefault="00000000">
            <w:pPr>
              <w:spacing w:after="0"/>
              <w:ind w:firstLine="0"/>
            </w:pPr>
            <w:r>
              <w:rPr>
                <w:sz w:val="13"/>
              </w:rPr>
              <w:t>48,2</w:t>
            </w:r>
          </w:p>
        </w:tc>
        <w:tc>
          <w:tcPr>
            <w:tcW w:w="655" w:type="dxa"/>
          </w:tcPr>
          <w:p w14:paraId="037DD04B" w14:textId="77777777" w:rsidR="006D1256" w:rsidRDefault="00000000">
            <w:pPr>
              <w:spacing w:after="0"/>
              <w:ind w:firstLine="0"/>
            </w:pPr>
            <w:r>
              <w:rPr>
                <w:sz w:val="13"/>
              </w:rPr>
              <w:t>128,4</w:t>
            </w:r>
          </w:p>
        </w:tc>
        <w:tc>
          <w:tcPr>
            <w:tcW w:w="655" w:type="dxa"/>
          </w:tcPr>
          <w:p w14:paraId="0CAC7FAD" w14:textId="77777777" w:rsidR="006D1256" w:rsidRDefault="00000000">
            <w:pPr>
              <w:spacing w:after="0"/>
              <w:ind w:firstLine="0"/>
            </w:pPr>
            <w:r>
              <w:rPr>
                <w:sz w:val="13"/>
              </w:rPr>
              <w:t>35,4</w:t>
            </w:r>
          </w:p>
        </w:tc>
        <w:tc>
          <w:tcPr>
            <w:tcW w:w="655" w:type="dxa"/>
          </w:tcPr>
          <w:p w14:paraId="50AACCB0" w14:textId="77777777" w:rsidR="006D1256" w:rsidRDefault="00000000">
            <w:pPr>
              <w:spacing w:after="0"/>
              <w:ind w:firstLine="0"/>
            </w:pPr>
            <w:r>
              <w:rPr>
                <w:sz w:val="13"/>
              </w:rPr>
              <w:t>0,206</w:t>
            </w:r>
          </w:p>
        </w:tc>
        <w:tc>
          <w:tcPr>
            <w:tcW w:w="655" w:type="dxa"/>
          </w:tcPr>
          <w:p w14:paraId="437B68A9" w14:textId="77777777" w:rsidR="006D1256" w:rsidRDefault="00000000">
            <w:pPr>
              <w:spacing w:after="0"/>
              <w:ind w:firstLine="0"/>
            </w:pPr>
            <w:r>
              <w:rPr>
                <w:sz w:val="13"/>
              </w:rPr>
              <w:t>176450</w:t>
            </w:r>
          </w:p>
        </w:tc>
        <w:tc>
          <w:tcPr>
            <w:tcW w:w="655" w:type="dxa"/>
          </w:tcPr>
          <w:p w14:paraId="706AE45F" w14:textId="77777777" w:rsidR="006D1256" w:rsidRDefault="00000000">
            <w:pPr>
              <w:spacing w:after="0"/>
              <w:ind w:firstLine="0"/>
            </w:pPr>
            <w:r>
              <w:rPr>
                <w:sz w:val="13"/>
              </w:rPr>
              <w:t>61,4</w:t>
            </w:r>
          </w:p>
        </w:tc>
        <w:tc>
          <w:tcPr>
            <w:tcW w:w="655" w:type="dxa"/>
          </w:tcPr>
          <w:p w14:paraId="4FC80D91" w14:textId="77777777" w:rsidR="006D1256" w:rsidRDefault="00000000">
            <w:pPr>
              <w:spacing w:after="0"/>
              <w:ind w:firstLine="0"/>
            </w:pPr>
            <w:r>
              <w:rPr>
                <w:sz w:val="13"/>
              </w:rPr>
              <w:t>44,0</w:t>
            </w:r>
          </w:p>
        </w:tc>
        <w:tc>
          <w:tcPr>
            <w:tcW w:w="655" w:type="dxa"/>
          </w:tcPr>
          <w:p w14:paraId="48BD53A9" w14:textId="77777777" w:rsidR="006D1256" w:rsidRDefault="00000000">
            <w:pPr>
              <w:spacing w:after="0"/>
              <w:ind w:firstLine="0"/>
            </w:pPr>
            <w:r>
              <w:rPr>
                <w:sz w:val="13"/>
              </w:rPr>
              <w:t>60,4</w:t>
            </w:r>
          </w:p>
        </w:tc>
        <w:tc>
          <w:tcPr>
            <w:tcW w:w="655" w:type="dxa"/>
          </w:tcPr>
          <w:p w14:paraId="223F4806" w14:textId="77777777" w:rsidR="006D1256" w:rsidRDefault="00000000">
            <w:pPr>
              <w:spacing w:after="0"/>
              <w:ind w:firstLine="0"/>
            </w:pPr>
            <w:r>
              <w:rPr>
                <w:sz w:val="13"/>
              </w:rPr>
              <w:t>38,2</w:t>
            </w:r>
          </w:p>
        </w:tc>
        <w:tc>
          <w:tcPr>
            <w:tcW w:w="655" w:type="dxa"/>
          </w:tcPr>
          <w:p w14:paraId="70BAC88C" w14:textId="77777777" w:rsidR="006D1256" w:rsidRDefault="00000000">
            <w:pPr>
              <w:spacing w:after="0"/>
              <w:ind w:firstLine="0"/>
            </w:pPr>
            <w:r>
              <w:rPr>
                <w:sz w:val="13"/>
              </w:rPr>
              <w:t>0,181</w:t>
            </w:r>
          </w:p>
        </w:tc>
        <w:tc>
          <w:tcPr>
            <w:tcW w:w="655" w:type="dxa"/>
          </w:tcPr>
          <w:p w14:paraId="48AC8FCE" w14:textId="77777777" w:rsidR="006D1256" w:rsidRDefault="00000000">
            <w:pPr>
              <w:spacing w:after="0"/>
              <w:ind w:firstLine="0"/>
            </w:pPr>
            <w:r>
              <w:rPr>
                <w:sz w:val="13"/>
              </w:rPr>
              <w:t>62375</w:t>
            </w:r>
          </w:p>
        </w:tc>
      </w:tr>
      <w:tr w:rsidR="006D1256" w14:paraId="6FD37058" w14:textId="77777777">
        <w:trPr>
          <w:jc w:val="center"/>
        </w:trPr>
        <w:tc>
          <w:tcPr>
            <w:tcW w:w="539" w:type="dxa"/>
          </w:tcPr>
          <w:p w14:paraId="1E08D648" w14:textId="77777777" w:rsidR="006D1256" w:rsidRDefault="00000000">
            <w:pPr>
              <w:spacing w:after="0"/>
              <w:ind w:firstLine="0"/>
            </w:pPr>
            <w:r>
              <w:rPr>
                <w:sz w:val="13"/>
              </w:rPr>
              <w:t>2001</w:t>
            </w:r>
          </w:p>
        </w:tc>
        <w:tc>
          <w:tcPr>
            <w:tcW w:w="425" w:type="dxa"/>
          </w:tcPr>
          <w:p w14:paraId="54113A95" w14:textId="77777777" w:rsidR="006D1256" w:rsidRDefault="00000000">
            <w:pPr>
              <w:spacing w:after="0"/>
              <w:ind w:firstLine="0"/>
            </w:pPr>
            <w:r>
              <w:rPr>
                <w:sz w:val="13"/>
              </w:rPr>
              <w:t>11</w:t>
            </w:r>
          </w:p>
        </w:tc>
        <w:tc>
          <w:tcPr>
            <w:tcW w:w="539" w:type="dxa"/>
          </w:tcPr>
          <w:p w14:paraId="34014956" w14:textId="77777777" w:rsidR="006D1256" w:rsidRDefault="00000000">
            <w:pPr>
              <w:spacing w:after="0"/>
              <w:ind w:firstLine="0"/>
            </w:pPr>
            <w:r>
              <w:rPr>
                <w:sz w:val="13"/>
              </w:rPr>
              <w:t>-0,33</w:t>
            </w:r>
          </w:p>
        </w:tc>
        <w:tc>
          <w:tcPr>
            <w:tcW w:w="709" w:type="dxa"/>
          </w:tcPr>
          <w:p w14:paraId="30672E9A" w14:textId="77777777" w:rsidR="006D1256" w:rsidRDefault="00000000">
            <w:pPr>
              <w:spacing w:after="0"/>
              <w:ind w:firstLine="0"/>
            </w:pPr>
            <w:r>
              <w:rPr>
                <w:sz w:val="13"/>
              </w:rPr>
              <w:t>Neutro</w:t>
            </w:r>
          </w:p>
        </w:tc>
        <w:tc>
          <w:tcPr>
            <w:tcW w:w="655" w:type="dxa"/>
          </w:tcPr>
          <w:p w14:paraId="017392EE" w14:textId="77777777" w:rsidR="006D1256" w:rsidRDefault="00000000">
            <w:pPr>
              <w:spacing w:after="0"/>
              <w:ind w:firstLine="0"/>
            </w:pPr>
            <w:r>
              <w:rPr>
                <w:sz w:val="13"/>
              </w:rPr>
              <w:t>148,4</w:t>
            </w:r>
          </w:p>
        </w:tc>
        <w:tc>
          <w:tcPr>
            <w:tcW w:w="655" w:type="dxa"/>
          </w:tcPr>
          <w:p w14:paraId="49D864CA" w14:textId="77777777" w:rsidR="006D1256" w:rsidRDefault="00000000">
            <w:pPr>
              <w:spacing w:after="0"/>
              <w:ind w:firstLine="0"/>
            </w:pPr>
            <w:r>
              <w:rPr>
                <w:sz w:val="13"/>
              </w:rPr>
              <w:t>115,3</w:t>
            </w:r>
          </w:p>
        </w:tc>
        <w:tc>
          <w:tcPr>
            <w:tcW w:w="655" w:type="dxa"/>
          </w:tcPr>
          <w:p w14:paraId="0D9F794C" w14:textId="77777777" w:rsidR="006D1256" w:rsidRDefault="00000000">
            <w:pPr>
              <w:spacing w:after="0"/>
              <w:ind w:firstLine="0"/>
            </w:pPr>
            <w:r>
              <w:rPr>
                <w:sz w:val="13"/>
              </w:rPr>
              <w:t>75,4</w:t>
            </w:r>
          </w:p>
        </w:tc>
        <w:tc>
          <w:tcPr>
            <w:tcW w:w="655" w:type="dxa"/>
          </w:tcPr>
          <w:p w14:paraId="39FD045E" w14:textId="77777777" w:rsidR="006D1256" w:rsidRDefault="00000000">
            <w:pPr>
              <w:spacing w:after="0"/>
              <w:ind w:firstLine="0"/>
            </w:pPr>
            <w:r>
              <w:rPr>
                <w:sz w:val="13"/>
              </w:rPr>
              <w:t>30,8</w:t>
            </w:r>
          </w:p>
        </w:tc>
        <w:tc>
          <w:tcPr>
            <w:tcW w:w="655" w:type="dxa"/>
          </w:tcPr>
          <w:p w14:paraId="3A9D66FC" w14:textId="77777777" w:rsidR="006D1256" w:rsidRDefault="00000000">
            <w:pPr>
              <w:spacing w:after="0"/>
              <w:ind w:firstLine="0"/>
            </w:pPr>
            <w:r>
              <w:rPr>
                <w:sz w:val="13"/>
              </w:rPr>
              <w:t>0,518</w:t>
            </w:r>
          </w:p>
        </w:tc>
        <w:tc>
          <w:tcPr>
            <w:tcW w:w="655" w:type="dxa"/>
          </w:tcPr>
          <w:p w14:paraId="4384AD69" w14:textId="77777777" w:rsidR="006D1256" w:rsidRDefault="00000000">
            <w:pPr>
              <w:spacing w:after="0"/>
              <w:ind w:firstLine="0"/>
            </w:pPr>
            <w:r>
              <w:rPr>
                <w:sz w:val="13"/>
              </w:rPr>
              <w:t>0</w:t>
            </w:r>
          </w:p>
        </w:tc>
        <w:tc>
          <w:tcPr>
            <w:tcW w:w="655" w:type="dxa"/>
          </w:tcPr>
          <w:p w14:paraId="53FD6325" w14:textId="77777777" w:rsidR="006D1256" w:rsidRDefault="00000000">
            <w:pPr>
              <w:spacing w:after="0"/>
              <w:ind w:firstLine="0"/>
            </w:pPr>
            <w:r>
              <w:rPr>
                <w:sz w:val="13"/>
              </w:rPr>
              <w:t>85,0</w:t>
            </w:r>
          </w:p>
        </w:tc>
        <w:tc>
          <w:tcPr>
            <w:tcW w:w="655" w:type="dxa"/>
          </w:tcPr>
          <w:p w14:paraId="3AD15FA7" w14:textId="77777777" w:rsidR="006D1256" w:rsidRDefault="00000000">
            <w:pPr>
              <w:spacing w:after="0"/>
              <w:ind w:firstLine="0"/>
            </w:pPr>
            <w:r>
              <w:rPr>
                <w:sz w:val="13"/>
              </w:rPr>
              <w:t>72,4</w:t>
            </w:r>
          </w:p>
        </w:tc>
        <w:tc>
          <w:tcPr>
            <w:tcW w:w="655" w:type="dxa"/>
          </w:tcPr>
          <w:p w14:paraId="0D4F6203" w14:textId="77777777" w:rsidR="006D1256" w:rsidRDefault="00000000">
            <w:pPr>
              <w:spacing w:after="0"/>
              <w:ind w:firstLine="0"/>
            </w:pPr>
            <w:r>
              <w:rPr>
                <w:sz w:val="13"/>
              </w:rPr>
              <w:t>195,4</w:t>
            </w:r>
          </w:p>
        </w:tc>
        <w:tc>
          <w:tcPr>
            <w:tcW w:w="655" w:type="dxa"/>
          </w:tcPr>
          <w:p w14:paraId="396FC67C" w14:textId="77777777" w:rsidR="006D1256" w:rsidRDefault="00000000">
            <w:pPr>
              <w:spacing w:after="0"/>
              <w:ind w:firstLine="0"/>
            </w:pPr>
            <w:r>
              <w:rPr>
                <w:sz w:val="13"/>
              </w:rPr>
              <w:t>33,6</w:t>
            </w:r>
          </w:p>
        </w:tc>
        <w:tc>
          <w:tcPr>
            <w:tcW w:w="655" w:type="dxa"/>
          </w:tcPr>
          <w:p w14:paraId="101E6222" w14:textId="77777777" w:rsidR="006D1256" w:rsidRDefault="00000000">
            <w:pPr>
              <w:spacing w:after="0"/>
              <w:ind w:firstLine="0"/>
            </w:pPr>
            <w:r>
              <w:rPr>
                <w:sz w:val="13"/>
              </w:rPr>
              <w:t>0,310</w:t>
            </w:r>
          </w:p>
        </w:tc>
        <w:tc>
          <w:tcPr>
            <w:tcW w:w="655" w:type="dxa"/>
          </w:tcPr>
          <w:p w14:paraId="78A77915" w14:textId="77777777" w:rsidR="006D1256" w:rsidRDefault="00000000">
            <w:pPr>
              <w:spacing w:after="0"/>
              <w:ind w:firstLine="0"/>
            </w:pPr>
            <w:r>
              <w:rPr>
                <w:sz w:val="13"/>
              </w:rPr>
              <w:t>16850</w:t>
            </w:r>
          </w:p>
        </w:tc>
        <w:tc>
          <w:tcPr>
            <w:tcW w:w="655" w:type="dxa"/>
          </w:tcPr>
          <w:p w14:paraId="4BDD0673" w14:textId="77777777" w:rsidR="006D1256" w:rsidRDefault="00000000">
            <w:pPr>
              <w:spacing w:after="0"/>
              <w:ind w:firstLine="0"/>
            </w:pPr>
            <w:r>
              <w:rPr>
                <w:sz w:val="13"/>
              </w:rPr>
              <w:t>67,9</w:t>
            </w:r>
          </w:p>
        </w:tc>
        <w:tc>
          <w:tcPr>
            <w:tcW w:w="655" w:type="dxa"/>
          </w:tcPr>
          <w:p w14:paraId="794D524D" w14:textId="77777777" w:rsidR="006D1256" w:rsidRDefault="00000000">
            <w:pPr>
              <w:spacing w:after="0"/>
              <w:ind w:firstLine="0"/>
            </w:pPr>
            <w:r>
              <w:rPr>
                <w:sz w:val="13"/>
              </w:rPr>
              <w:t>57,1</w:t>
            </w:r>
          </w:p>
        </w:tc>
        <w:tc>
          <w:tcPr>
            <w:tcW w:w="655" w:type="dxa"/>
          </w:tcPr>
          <w:p w14:paraId="265B3CB9" w14:textId="77777777" w:rsidR="006D1256" w:rsidRDefault="00000000">
            <w:pPr>
              <w:spacing w:after="0"/>
              <w:ind w:firstLine="0"/>
            </w:pPr>
            <w:r>
              <w:rPr>
                <w:sz w:val="13"/>
              </w:rPr>
              <w:t>57,7</w:t>
            </w:r>
          </w:p>
        </w:tc>
        <w:tc>
          <w:tcPr>
            <w:tcW w:w="655" w:type="dxa"/>
          </w:tcPr>
          <w:p w14:paraId="15355CA7" w14:textId="77777777" w:rsidR="006D1256" w:rsidRDefault="00000000">
            <w:pPr>
              <w:spacing w:after="0"/>
              <w:ind w:firstLine="0"/>
            </w:pPr>
            <w:r>
              <w:rPr>
                <w:sz w:val="13"/>
              </w:rPr>
              <w:t>37,1</w:t>
            </w:r>
          </w:p>
        </w:tc>
        <w:tc>
          <w:tcPr>
            <w:tcW w:w="655" w:type="dxa"/>
          </w:tcPr>
          <w:p w14:paraId="3B30252C" w14:textId="77777777" w:rsidR="006D1256" w:rsidRDefault="00000000">
            <w:pPr>
              <w:spacing w:after="0"/>
              <w:ind w:firstLine="0"/>
            </w:pPr>
            <w:r>
              <w:rPr>
                <w:sz w:val="13"/>
              </w:rPr>
              <w:t>0,237</w:t>
            </w:r>
          </w:p>
        </w:tc>
        <w:tc>
          <w:tcPr>
            <w:tcW w:w="655" w:type="dxa"/>
          </w:tcPr>
          <w:p w14:paraId="410ECCCB" w14:textId="77777777" w:rsidR="006D1256" w:rsidRDefault="00000000">
            <w:pPr>
              <w:spacing w:after="0"/>
              <w:ind w:firstLine="0"/>
            </w:pPr>
            <w:r>
              <w:rPr>
                <w:sz w:val="13"/>
              </w:rPr>
              <w:t>5625</w:t>
            </w:r>
          </w:p>
        </w:tc>
      </w:tr>
      <w:tr w:rsidR="006D1256" w14:paraId="39DB0821" w14:textId="77777777">
        <w:trPr>
          <w:jc w:val="center"/>
        </w:trPr>
        <w:tc>
          <w:tcPr>
            <w:tcW w:w="539" w:type="dxa"/>
          </w:tcPr>
          <w:p w14:paraId="1D89CFB0" w14:textId="77777777" w:rsidR="006D1256" w:rsidRDefault="00000000">
            <w:pPr>
              <w:spacing w:after="0"/>
              <w:ind w:firstLine="0"/>
            </w:pPr>
            <w:r>
              <w:rPr>
                <w:sz w:val="13"/>
              </w:rPr>
              <w:t>2001</w:t>
            </w:r>
          </w:p>
        </w:tc>
        <w:tc>
          <w:tcPr>
            <w:tcW w:w="425" w:type="dxa"/>
          </w:tcPr>
          <w:p w14:paraId="4AF1662F" w14:textId="77777777" w:rsidR="006D1256" w:rsidRDefault="00000000">
            <w:pPr>
              <w:spacing w:after="0"/>
              <w:ind w:firstLine="0"/>
            </w:pPr>
            <w:r>
              <w:rPr>
                <w:sz w:val="13"/>
              </w:rPr>
              <w:t>12</w:t>
            </w:r>
          </w:p>
        </w:tc>
        <w:tc>
          <w:tcPr>
            <w:tcW w:w="539" w:type="dxa"/>
          </w:tcPr>
          <w:p w14:paraId="29E9EB59" w14:textId="77777777" w:rsidR="006D1256" w:rsidRDefault="00000000">
            <w:pPr>
              <w:spacing w:after="0"/>
              <w:ind w:firstLine="0"/>
            </w:pPr>
            <w:r>
              <w:rPr>
                <w:sz w:val="13"/>
              </w:rPr>
              <w:t>-0,32</w:t>
            </w:r>
          </w:p>
        </w:tc>
        <w:tc>
          <w:tcPr>
            <w:tcW w:w="709" w:type="dxa"/>
          </w:tcPr>
          <w:p w14:paraId="0DF679BF" w14:textId="77777777" w:rsidR="006D1256" w:rsidRDefault="00000000">
            <w:pPr>
              <w:spacing w:after="0"/>
              <w:ind w:firstLine="0"/>
            </w:pPr>
            <w:r>
              <w:rPr>
                <w:sz w:val="13"/>
              </w:rPr>
              <w:t>Neutro</w:t>
            </w:r>
          </w:p>
        </w:tc>
        <w:tc>
          <w:tcPr>
            <w:tcW w:w="655" w:type="dxa"/>
          </w:tcPr>
          <w:p w14:paraId="43A941A5" w14:textId="77777777" w:rsidR="006D1256" w:rsidRDefault="00000000">
            <w:pPr>
              <w:spacing w:after="0"/>
              <w:ind w:firstLine="0"/>
            </w:pPr>
            <w:r>
              <w:rPr>
                <w:sz w:val="13"/>
              </w:rPr>
              <w:t>133,4</w:t>
            </w:r>
          </w:p>
        </w:tc>
        <w:tc>
          <w:tcPr>
            <w:tcW w:w="655" w:type="dxa"/>
          </w:tcPr>
          <w:p w14:paraId="4F4825B1" w14:textId="77777777" w:rsidR="006D1256" w:rsidRDefault="00000000">
            <w:pPr>
              <w:spacing w:after="0"/>
              <w:ind w:firstLine="0"/>
            </w:pPr>
            <w:r>
              <w:rPr>
                <w:sz w:val="13"/>
              </w:rPr>
              <w:t>104,6</w:t>
            </w:r>
          </w:p>
        </w:tc>
        <w:tc>
          <w:tcPr>
            <w:tcW w:w="655" w:type="dxa"/>
          </w:tcPr>
          <w:p w14:paraId="1DDACD79" w14:textId="77777777" w:rsidR="006D1256" w:rsidRDefault="00000000">
            <w:pPr>
              <w:spacing w:after="0"/>
              <w:ind w:firstLine="0"/>
            </w:pPr>
            <w:r>
              <w:rPr>
                <w:sz w:val="13"/>
              </w:rPr>
              <w:t>141,8</w:t>
            </w:r>
          </w:p>
        </w:tc>
        <w:tc>
          <w:tcPr>
            <w:tcW w:w="655" w:type="dxa"/>
          </w:tcPr>
          <w:p w14:paraId="6E094A16" w14:textId="77777777" w:rsidR="006D1256" w:rsidRDefault="00000000">
            <w:pPr>
              <w:spacing w:after="0"/>
              <w:ind w:firstLine="0"/>
            </w:pPr>
            <w:r>
              <w:rPr>
                <w:sz w:val="13"/>
              </w:rPr>
              <w:t>29,3</w:t>
            </w:r>
          </w:p>
        </w:tc>
        <w:tc>
          <w:tcPr>
            <w:tcW w:w="655" w:type="dxa"/>
          </w:tcPr>
          <w:p w14:paraId="756C117E" w14:textId="77777777" w:rsidR="006D1256" w:rsidRDefault="00000000">
            <w:pPr>
              <w:spacing w:after="0"/>
              <w:ind w:firstLine="0"/>
            </w:pPr>
            <w:r>
              <w:rPr>
                <w:sz w:val="13"/>
              </w:rPr>
              <w:t>0,540</w:t>
            </w:r>
          </w:p>
        </w:tc>
        <w:tc>
          <w:tcPr>
            <w:tcW w:w="655" w:type="dxa"/>
          </w:tcPr>
          <w:p w14:paraId="4DE8175E" w14:textId="77777777" w:rsidR="006D1256" w:rsidRDefault="00000000">
            <w:pPr>
              <w:spacing w:after="0"/>
              <w:ind w:firstLine="0"/>
            </w:pPr>
            <w:r>
              <w:rPr>
                <w:sz w:val="13"/>
              </w:rPr>
              <w:t>0</w:t>
            </w:r>
          </w:p>
        </w:tc>
        <w:tc>
          <w:tcPr>
            <w:tcW w:w="655" w:type="dxa"/>
          </w:tcPr>
          <w:p w14:paraId="5BD55015" w14:textId="77777777" w:rsidR="006D1256" w:rsidRDefault="00000000">
            <w:pPr>
              <w:spacing w:after="0"/>
              <w:ind w:firstLine="0"/>
            </w:pPr>
            <w:r>
              <w:rPr>
                <w:sz w:val="13"/>
              </w:rPr>
              <w:t>86,7</w:t>
            </w:r>
          </w:p>
        </w:tc>
        <w:tc>
          <w:tcPr>
            <w:tcW w:w="655" w:type="dxa"/>
          </w:tcPr>
          <w:p w14:paraId="216E14CA" w14:textId="77777777" w:rsidR="006D1256" w:rsidRDefault="00000000">
            <w:pPr>
              <w:spacing w:after="0"/>
              <w:ind w:firstLine="0"/>
            </w:pPr>
            <w:r>
              <w:rPr>
                <w:sz w:val="13"/>
              </w:rPr>
              <w:t>69,4</w:t>
            </w:r>
          </w:p>
        </w:tc>
        <w:tc>
          <w:tcPr>
            <w:tcW w:w="655" w:type="dxa"/>
          </w:tcPr>
          <w:p w14:paraId="17205716" w14:textId="77777777" w:rsidR="006D1256" w:rsidRDefault="00000000">
            <w:pPr>
              <w:spacing w:after="0"/>
              <w:ind w:firstLine="0"/>
            </w:pPr>
            <w:r>
              <w:rPr>
                <w:sz w:val="13"/>
              </w:rPr>
              <w:t>174,2</w:t>
            </w:r>
          </w:p>
        </w:tc>
        <w:tc>
          <w:tcPr>
            <w:tcW w:w="655" w:type="dxa"/>
          </w:tcPr>
          <w:p w14:paraId="4EB9A854" w14:textId="77777777" w:rsidR="006D1256" w:rsidRDefault="00000000">
            <w:pPr>
              <w:spacing w:after="0"/>
              <w:ind w:firstLine="0"/>
            </w:pPr>
            <w:r>
              <w:rPr>
                <w:sz w:val="13"/>
              </w:rPr>
              <w:t>32,8</w:t>
            </w:r>
          </w:p>
        </w:tc>
        <w:tc>
          <w:tcPr>
            <w:tcW w:w="655" w:type="dxa"/>
          </w:tcPr>
          <w:p w14:paraId="437B8757" w14:textId="77777777" w:rsidR="006D1256" w:rsidRDefault="00000000">
            <w:pPr>
              <w:spacing w:after="0"/>
              <w:ind w:firstLine="0"/>
            </w:pPr>
            <w:r>
              <w:rPr>
                <w:sz w:val="13"/>
              </w:rPr>
              <w:t>0,333</w:t>
            </w:r>
          </w:p>
        </w:tc>
        <w:tc>
          <w:tcPr>
            <w:tcW w:w="655" w:type="dxa"/>
          </w:tcPr>
          <w:p w14:paraId="7503F2DD" w14:textId="77777777" w:rsidR="006D1256" w:rsidRDefault="00000000">
            <w:pPr>
              <w:spacing w:after="0"/>
              <w:ind w:firstLine="0"/>
            </w:pPr>
            <w:r>
              <w:rPr>
                <w:sz w:val="13"/>
              </w:rPr>
              <w:t>0</w:t>
            </w:r>
          </w:p>
        </w:tc>
        <w:tc>
          <w:tcPr>
            <w:tcW w:w="655" w:type="dxa"/>
          </w:tcPr>
          <w:p w14:paraId="3388F575" w14:textId="77777777" w:rsidR="006D1256" w:rsidRDefault="00000000">
            <w:pPr>
              <w:spacing w:after="0"/>
              <w:ind w:firstLine="0"/>
            </w:pPr>
            <w:r>
              <w:rPr>
                <w:sz w:val="13"/>
              </w:rPr>
              <w:t>71,5</w:t>
            </w:r>
          </w:p>
        </w:tc>
        <w:tc>
          <w:tcPr>
            <w:tcW w:w="655" w:type="dxa"/>
          </w:tcPr>
          <w:p w14:paraId="283D5602" w14:textId="77777777" w:rsidR="006D1256" w:rsidRDefault="00000000">
            <w:pPr>
              <w:spacing w:after="0"/>
              <w:ind w:firstLine="0"/>
            </w:pPr>
            <w:r>
              <w:rPr>
                <w:sz w:val="13"/>
              </w:rPr>
              <w:t>59,2</w:t>
            </w:r>
          </w:p>
        </w:tc>
        <w:tc>
          <w:tcPr>
            <w:tcW w:w="655" w:type="dxa"/>
          </w:tcPr>
          <w:p w14:paraId="54194FA9" w14:textId="77777777" w:rsidR="006D1256" w:rsidRDefault="00000000">
            <w:pPr>
              <w:spacing w:after="0"/>
              <w:ind w:firstLine="0"/>
            </w:pPr>
            <w:r>
              <w:rPr>
                <w:sz w:val="13"/>
              </w:rPr>
              <w:t>120,9</w:t>
            </w:r>
          </w:p>
        </w:tc>
        <w:tc>
          <w:tcPr>
            <w:tcW w:w="655" w:type="dxa"/>
          </w:tcPr>
          <w:p w14:paraId="6A11E46D" w14:textId="77777777" w:rsidR="006D1256" w:rsidRDefault="00000000">
            <w:pPr>
              <w:spacing w:after="0"/>
              <w:ind w:firstLine="0"/>
            </w:pPr>
            <w:r>
              <w:rPr>
                <w:sz w:val="13"/>
              </w:rPr>
              <w:t>34,5</w:t>
            </w:r>
          </w:p>
        </w:tc>
        <w:tc>
          <w:tcPr>
            <w:tcW w:w="655" w:type="dxa"/>
          </w:tcPr>
          <w:p w14:paraId="4B75283A" w14:textId="77777777" w:rsidR="006D1256" w:rsidRDefault="00000000">
            <w:pPr>
              <w:spacing w:after="0"/>
              <w:ind w:firstLine="0"/>
            </w:pPr>
            <w:r>
              <w:rPr>
                <w:sz w:val="13"/>
              </w:rPr>
              <w:t>0,274</w:t>
            </w:r>
          </w:p>
        </w:tc>
        <w:tc>
          <w:tcPr>
            <w:tcW w:w="655" w:type="dxa"/>
          </w:tcPr>
          <w:p w14:paraId="689511DC" w14:textId="77777777" w:rsidR="006D1256" w:rsidRDefault="00000000">
            <w:pPr>
              <w:spacing w:after="0"/>
              <w:ind w:firstLine="0"/>
            </w:pPr>
            <w:r>
              <w:rPr>
                <w:sz w:val="13"/>
              </w:rPr>
              <w:t>0</w:t>
            </w:r>
          </w:p>
        </w:tc>
      </w:tr>
      <w:tr w:rsidR="006D1256" w14:paraId="585E22BF" w14:textId="77777777">
        <w:trPr>
          <w:jc w:val="center"/>
        </w:trPr>
        <w:tc>
          <w:tcPr>
            <w:tcW w:w="539" w:type="dxa"/>
          </w:tcPr>
          <w:p w14:paraId="22D3A059" w14:textId="77777777" w:rsidR="006D1256" w:rsidRDefault="00000000">
            <w:pPr>
              <w:spacing w:after="0"/>
              <w:ind w:firstLine="0"/>
            </w:pPr>
            <w:r>
              <w:rPr>
                <w:sz w:val="13"/>
              </w:rPr>
              <w:t>2002</w:t>
            </w:r>
          </w:p>
        </w:tc>
        <w:tc>
          <w:tcPr>
            <w:tcW w:w="425" w:type="dxa"/>
          </w:tcPr>
          <w:p w14:paraId="2BBB3F50" w14:textId="77777777" w:rsidR="006D1256" w:rsidRDefault="00000000">
            <w:pPr>
              <w:spacing w:after="0"/>
              <w:ind w:firstLine="0"/>
            </w:pPr>
            <w:r>
              <w:rPr>
                <w:sz w:val="13"/>
              </w:rPr>
              <w:t>1</w:t>
            </w:r>
          </w:p>
        </w:tc>
        <w:tc>
          <w:tcPr>
            <w:tcW w:w="539" w:type="dxa"/>
          </w:tcPr>
          <w:p w14:paraId="4978B6C1" w14:textId="77777777" w:rsidR="006D1256" w:rsidRDefault="00000000">
            <w:pPr>
              <w:spacing w:after="0"/>
              <w:ind w:firstLine="0"/>
            </w:pPr>
            <w:r>
              <w:rPr>
                <w:sz w:val="13"/>
              </w:rPr>
              <w:t>-0,15</w:t>
            </w:r>
          </w:p>
        </w:tc>
        <w:tc>
          <w:tcPr>
            <w:tcW w:w="709" w:type="dxa"/>
          </w:tcPr>
          <w:p w14:paraId="3707EA06" w14:textId="77777777" w:rsidR="006D1256" w:rsidRDefault="00000000">
            <w:pPr>
              <w:spacing w:after="0"/>
              <w:ind w:firstLine="0"/>
            </w:pPr>
            <w:r>
              <w:rPr>
                <w:sz w:val="13"/>
              </w:rPr>
              <w:t>Neutro</w:t>
            </w:r>
          </w:p>
        </w:tc>
        <w:tc>
          <w:tcPr>
            <w:tcW w:w="655" w:type="dxa"/>
          </w:tcPr>
          <w:p w14:paraId="45A9AED6" w14:textId="77777777" w:rsidR="006D1256" w:rsidRDefault="00000000">
            <w:pPr>
              <w:spacing w:after="0"/>
              <w:ind w:firstLine="0"/>
            </w:pPr>
            <w:r>
              <w:rPr>
                <w:sz w:val="13"/>
              </w:rPr>
              <w:t>127,4</w:t>
            </w:r>
          </w:p>
        </w:tc>
        <w:tc>
          <w:tcPr>
            <w:tcW w:w="655" w:type="dxa"/>
          </w:tcPr>
          <w:p w14:paraId="19A52C99" w14:textId="77777777" w:rsidR="006D1256" w:rsidRDefault="00000000">
            <w:pPr>
              <w:spacing w:after="0"/>
              <w:ind w:firstLine="0"/>
            </w:pPr>
            <w:r>
              <w:rPr>
                <w:sz w:val="13"/>
              </w:rPr>
              <w:t>109,8</w:t>
            </w:r>
          </w:p>
        </w:tc>
        <w:tc>
          <w:tcPr>
            <w:tcW w:w="655" w:type="dxa"/>
          </w:tcPr>
          <w:p w14:paraId="70ACAFCA" w14:textId="77777777" w:rsidR="006D1256" w:rsidRDefault="00000000">
            <w:pPr>
              <w:spacing w:after="0"/>
              <w:ind w:firstLine="0"/>
            </w:pPr>
            <w:r>
              <w:rPr>
                <w:sz w:val="13"/>
              </w:rPr>
              <w:t>243,6</w:t>
            </w:r>
          </w:p>
        </w:tc>
        <w:tc>
          <w:tcPr>
            <w:tcW w:w="655" w:type="dxa"/>
          </w:tcPr>
          <w:p w14:paraId="2BE0B9CB" w14:textId="77777777" w:rsidR="006D1256" w:rsidRDefault="00000000">
            <w:pPr>
              <w:spacing w:after="0"/>
              <w:ind w:firstLine="0"/>
            </w:pPr>
            <w:r>
              <w:rPr>
                <w:sz w:val="13"/>
              </w:rPr>
              <w:t>27,2</w:t>
            </w:r>
          </w:p>
        </w:tc>
        <w:tc>
          <w:tcPr>
            <w:tcW w:w="655" w:type="dxa"/>
          </w:tcPr>
          <w:p w14:paraId="67445951" w14:textId="77777777" w:rsidR="006D1256" w:rsidRDefault="00000000">
            <w:pPr>
              <w:spacing w:after="0"/>
              <w:ind w:firstLine="0"/>
            </w:pPr>
            <w:r>
              <w:rPr>
                <w:sz w:val="13"/>
              </w:rPr>
              <w:t>0,647</w:t>
            </w:r>
          </w:p>
        </w:tc>
        <w:tc>
          <w:tcPr>
            <w:tcW w:w="655" w:type="dxa"/>
          </w:tcPr>
          <w:p w14:paraId="44235796" w14:textId="77777777" w:rsidR="006D1256" w:rsidRDefault="00000000">
            <w:pPr>
              <w:spacing w:after="0"/>
              <w:ind w:firstLine="0"/>
            </w:pPr>
            <w:r>
              <w:rPr>
                <w:sz w:val="13"/>
              </w:rPr>
              <w:t>0</w:t>
            </w:r>
          </w:p>
        </w:tc>
        <w:tc>
          <w:tcPr>
            <w:tcW w:w="655" w:type="dxa"/>
          </w:tcPr>
          <w:p w14:paraId="1AE3E332" w14:textId="77777777" w:rsidR="006D1256" w:rsidRDefault="00000000">
            <w:pPr>
              <w:spacing w:after="0"/>
              <w:ind w:firstLine="0"/>
            </w:pPr>
            <w:r>
              <w:rPr>
                <w:sz w:val="13"/>
              </w:rPr>
              <w:t>123,4</w:t>
            </w:r>
          </w:p>
        </w:tc>
        <w:tc>
          <w:tcPr>
            <w:tcW w:w="655" w:type="dxa"/>
          </w:tcPr>
          <w:p w14:paraId="338FB681" w14:textId="77777777" w:rsidR="006D1256" w:rsidRDefault="00000000">
            <w:pPr>
              <w:spacing w:after="0"/>
              <w:ind w:firstLine="0"/>
            </w:pPr>
            <w:r>
              <w:rPr>
                <w:sz w:val="13"/>
              </w:rPr>
              <w:t>100,6</w:t>
            </w:r>
          </w:p>
        </w:tc>
        <w:tc>
          <w:tcPr>
            <w:tcW w:w="655" w:type="dxa"/>
          </w:tcPr>
          <w:p w14:paraId="2B593554" w14:textId="77777777" w:rsidR="006D1256" w:rsidRDefault="00000000">
            <w:pPr>
              <w:spacing w:after="0"/>
              <w:ind w:firstLine="0"/>
            </w:pPr>
            <w:r>
              <w:rPr>
                <w:sz w:val="13"/>
              </w:rPr>
              <w:t>211,3</w:t>
            </w:r>
          </w:p>
        </w:tc>
        <w:tc>
          <w:tcPr>
            <w:tcW w:w="655" w:type="dxa"/>
          </w:tcPr>
          <w:p w14:paraId="185F8F6A" w14:textId="77777777" w:rsidR="006D1256" w:rsidRDefault="00000000">
            <w:pPr>
              <w:spacing w:after="0"/>
              <w:ind w:firstLine="0"/>
            </w:pPr>
            <w:r>
              <w:rPr>
                <w:sz w:val="13"/>
              </w:rPr>
              <w:t>28,9</w:t>
            </w:r>
          </w:p>
        </w:tc>
        <w:tc>
          <w:tcPr>
            <w:tcW w:w="655" w:type="dxa"/>
          </w:tcPr>
          <w:p w14:paraId="250D9C51" w14:textId="77777777" w:rsidR="006D1256" w:rsidRDefault="00000000">
            <w:pPr>
              <w:spacing w:after="0"/>
              <w:ind w:firstLine="0"/>
            </w:pPr>
            <w:r>
              <w:rPr>
                <w:sz w:val="13"/>
              </w:rPr>
              <w:t>0,558</w:t>
            </w:r>
          </w:p>
        </w:tc>
        <w:tc>
          <w:tcPr>
            <w:tcW w:w="655" w:type="dxa"/>
          </w:tcPr>
          <w:p w14:paraId="16329BDB" w14:textId="77777777" w:rsidR="006D1256" w:rsidRDefault="00000000">
            <w:pPr>
              <w:spacing w:after="0"/>
              <w:ind w:firstLine="0"/>
            </w:pPr>
            <w:r>
              <w:rPr>
                <w:sz w:val="13"/>
              </w:rPr>
              <w:t>3000</w:t>
            </w:r>
          </w:p>
        </w:tc>
        <w:tc>
          <w:tcPr>
            <w:tcW w:w="655" w:type="dxa"/>
          </w:tcPr>
          <w:p w14:paraId="2E91DE87" w14:textId="77777777" w:rsidR="006D1256" w:rsidRDefault="00000000">
            <w:pPr>
              <w:spacing w:after="0"/>
              <w:ind w:firstLine="0"/>
            </w:pPr>
            <w:r>
              <w:rPr>
                <w:sz w:val="13"/>
              </w:rPr>
              <w:t>119,0</w:t>
            </w:r>
          </w:p>
        </w:tc>
        <w:tc>
          <w:tcPr>
            <w:tcW w:w="655" w:type="dxa"/>
          </w:tcPr>
          <w:p w14:paraId="2D129CD6" w14:textId="77777777" w:rsidR="006D1256" w:rsidRDefault="00000000">
            <w:pPr>
              <w:spacing w:after="0"/>
              <w:ind w:firstLine="0"/>
            </w:pPr>
            <w:r>
              <w:rPr>
                <w:sz w:val="13"/>
              </w:rPr>
              <w:t>101,8</w:t>
            </w:r>
          </w:p>
        </w:tc>
        <w:tc>
          <w:tcPr>
            <w:tcW w:w="655" w:type="dxa"/>
          </w:tcPr>
          <w:p w14:paraId="3E1795A2" w14:textId="77777777" w:rsidR="006D1256" w:rsidRDefault="00000000">
            <w:pPr>
              <w:spacing w:after="0"/>
              <w:ind w:firstLine="0"/>
            </w:pPr>
            <w:r>
              <w:rPr>
                <w:sz w:val="13"/>
              </w:rPr>
              <w:t>277,5</w:t>
            </w:r>
          </w:p>
        </w:tc>
        <w:tc>
          <w:tcPr>
            <w:tcW w:w="655" w:type="dxa"/>
          </w:tcPr>
          <w:p w14:paraId="29D4442A" w14:textId="77777777" w:rsidR="006D1256" w:rsidRDefault="00000000">
            <w:pPr>
              <w:spacing w:after="0"/>
              <w:ind w:firstLine="0"/>
            </w:pPr>
            <w:r>
              <w:rPr>
                <w:sz w:val="13"/>
              </w:rPr>
              <w:t>29,2</w:t>
            </w:r>
          </w:p>
        </w:tc>
        <w:tc>
          <w:tcPr>
            <w:tcW w:w="655" w:type="dxa"/>
          </w:tcPr>
          <w:p w14:paraId="4F47D0B4" w14:textId="77777777" w:rsidR="006D1256" w:rsidRDefault="00000000">
            <w:pPr>
              <w:spacing w:after="0"/>
              <w:ind w:firstLine="0"/>
            </w:pPr>
            <w:r>
              <w:rPr>
                <w:sz w:val="13"/>
              </w:rPr>
              <w:t>0,546</w:t>
            </w:r>
          </w:p>
        </w:tc>
        <w:tc>
          <w:tcPr>
            <w:tcW w:w="655" w:type="dxa"/>
          </w:tcPr>
          <w:p w14:paraId="111E743E" w14:textId="77777777" w:rsidR="006D1256" w:rsidRDefault="00000000">
            <w:pPr>
              <w:spacing w:after="0"/>
              <w:ind w:firstLine="0"/>
            </w:pPr>
            <w:r>
              <w:rPr>
                <w:sz w:val="13"/>
              </w:rPr>
              <w:t>775</w:t>
            </w:r>
          </w:p>
        </w:tc>
      </w:tr>
      <w:tr w:rsidR="006D1256" w14:paraId="166E878F" w14:textId="77777777">
        <w:trPr>
          <w:jc w:val="center"/>
        </w:trPr>
        <w:tc>
          <w:tcPr>
            <w:tcW w:w="539" w:type="dxa"/>
          </w:tcPr>
          <w:p w14:paraId="2E67EA61" w14:textId="77777777" w:rsidR="006D1256" w:rsidRDefault="00000000">
            <w:pPr>
              <w:spacing w:after="0"/>
              <w:ind w:firstLine="0"/>
            </w:pPr>
            <w:r>
              <w:rPr>
                <w:sz w:val="13"/>
              </w:rPr>
              <w:t>2002</w:t>
            </w:r>
          </w:p>
        </w:tc>
        <w:tc>
          <w:tcPr>
            <w:tcW w:w="425" w:type="dxa"/>
          </w:tcPr>
          <w:p w14:paraId="639761C7" w14:textId="77777777" w:rsidR="006D1256" w:rsidRDefault="00000000">
            <w:pPr>
              <w:spacing w:after="0"/>
              <w:ind w:firstLine="0"/>
            </w:pPr>
            <w:r>
              <w:rPr>
                <w:sz w:val="13"/>
              </w:rPr>
              <w:t>2</w:t>
            </w:r>
          </w:p>
        </w:tc>
        <w:tc>
          <w:tcPr>
            <w:tcW w:w="539" w:type="dxa"/>
          </w:tcPr>
          <w:p w14:paraId="418F07A1" w14:textId="77777777" w:rsidR="006D1256" w:rsidRDefault="00000000">
            <w:pPr>
              <w:spacing w:after="0"/>
              <w:ind w:firstLine="0"/>
            </w:pPr>
            <w:r>
              <w:rPr>
                <w:sz w:val="13"/>
              </w:rPr>
              <w:t>0,07</w:t>
            </w:r>
          </w:p>
        </w:tc>
        <w:tc>
          <w:tcPr>
            <w:tcW w:w="709" w:type="dxa"/>
          </w:tcPr>
          <w:p w14:paraId="27247A64" w14:textId="77777777" w:rsidR="006D1256" w:rsidRDefault="00000000">
            <w:pPr>
              <w:spacing w:after="0"/>
              <w:ind w:firstLine="0"/>
            </w:pPr>
            <w:r>
              <w:rPr>
                <w:sz w:val="13"/>
              </w:rPr>
              <w:t>Neutro</w:t>
            </w:r>
          </w:p>
        </w:tc>
        <w:tc>
          <w:tcPr>
            <w:tcW w:w="655" w:type="dxa"/>
          </w:tcPr>
          <w:p w14:paraId="3D780C12" w14:textId="77777777" w:rsidR="006D1256" w:rsidRDefault="00000000">
            <w:pPr>
              <w:spacing w:after="0"/>
              <w:ind w:firstLine="0"/>
            </w:pPr>
            <w:r>
              <w:rPr>
                <w:sz w:val="13"/>
              </w:rPr>
              <w:t>175,2</w:t>
            </w:r>
          </w:p>
        </w:tc>
        <w:tc>
          <w:tcPr>
            <w:tcW w:w="655" w:type="dxa"/>
          </w:tcPr>
          <w:p w14:paraId="4173DBCA" w14:textId="77777777" w:rsidR="006D1256" w:rsidRDefault="00000000">
            <w:pPr>
              <w:spacing w:after="0"/>
              <w:ind w:firstLine="0"/>
            </w:pPr>
            <w:r>
              <w:rPr>
                <w:sz w:val="13"/>
              </w:rPr>
              <w:t>124,4</w:t>
            </w:r>
          </w:p>
        </w:tc>
        <w:tc>
          <w:tcPr>
            <w:tcW w:w="655" w:type="dxa"/>
          </w:tcPr>
          <w:p w14:paraId="14C3B8A4" w14:textId="77777777" w:rsidR="006D1256" w:rsidRDefault="00000000">
            <w:pPr>
              <w:spacing w:after="0"/>
              <w:ind w:firstLine="0"/>
            </w:pPr>
            <w:r>
              <w:rPr>
                <w:sz w:val="13"/>
              </w:rPr>
              <w:t>138,6</w:t>
            </w:r>
          </w:p>
        </w:tc>
        <w:tc>
          <w:tcPr>
            <w:tcW w:w="655" w:type="dxa"/>
          </w:tcPr>
          <w:p w14:paraId="338F2067" w14:textId="77777777" w:rsidR="006D1256" w:rsidRDefault="00000000">
            <w:pPr>
              <w:spacing w:after="0"/>
              <w:ind w:firstLine="0"/>
            </w:pPr>
            <w:r>
              <w:rPr>
                <w:sz w:val="13"/>
              </w:rPr>
              <w:t>29,0</w:t>
            </w:r>
          </w:p>
        </w:tc>
        <w:tc>
          <w:tcPr>
            <w:tcW w:w="655" w:type="dxa"/>
          </w:tcPr>
          <w:p w14:paraId="14DAEB6F" w14:textId="77777777" w:rsidR="006D1256" w:rsidRDefault="00000000">
            <w:pPr>
              <w:spacing w:after="0"/>
              <w:ind w:firstLine="0"/>
            </w:pPr>
            <w:r>
              <w:rPr>
                <w:sz w:val="13"/>
              </w:rPr>
              <w:t>0,547</w:t>
            </w:r>
          </w:p>
        </w:tc>
        <w:tc>
          <w:tcPr>
            <w:tcW w:w="655" w:type="dxa"/>
          </w:tcPr>
          <w:p w14:paraId="2D86B6E6" w14:textId="77777777" w:rsidR="006D1256" w:rsidRDefault="00000000">
            <w:pPr>
              <w:spacing w:after="0"/>
              <w:ind w:firstLine="0"/>
            </w:pPr>
            <w:r>
              <w:rPr>
                <w:sz w:val="13"/>
              </w:rPr>
              <w:t>0</w:t>
            </w:r>
          </w:p>
        </w:tc>
        <w:tc>
          <w:tcPr>
            <w:tcW w:w="655" w:type="dxa"/>
          </w:tcPr>
          <w:p w14:paraId="24236A87" w14:textId="77777777" w:rsidR="006D1256" w:rsidRDefault="00000000">
            <w:pPr>
              <w:spacing w:after="0"/>
              <w:ind w:firstLine="0"/>
            </w:pPr>
            <w:r>
              <w:rPr>
                <w:sz w:val="13"/>
              </w:rPr>
              <w:t>128,5</w:t>
            </w:r>
          </w:p>
        </w:tc>
        <w:tc>
          <w:tcPr>
            <w:tcW w:w="655" w:type="dxa"/>
          </w:tcPr>
          <w:p w14:paraId="7DBA6FC4" w14:textId="77777777" w:rsidR="006D1256" w:rsidRDefault="00000000">
            <w:pPr>
              <w:spacing w:after="0"/>
              <w:ind w:firstLine="0"/>
            </w:pPr>
            <w:r>
              <w:rPr>
                <w:sz w:val="13"/>
              </w:rPr>
              <w:t>105,0</w:t>
            </w:r>
          </w:p>
        </w:tc>
        <w:tc>
          <w:tcPr>
            <w:tcW w:w="655" w:type="dxa"/>
          </w:tcPr>
          <w:p w14:paraId="745EB147" w14:textId="77777777" w:rsidR="006D1256" w:rsidRDefault="00000000">
            <w:pPr>
              <w:spacing w:after="0"/>
              <w:ind w:firstLine="0"/>
            </w:pPr>
            <w:r>
              <w:rPr>
                <w:sz w:val="13"/>
              </w:rPr>
              <w:t>119,5</w:t>
            </w:r>
          </w:p>
        </w:tc>
        <w:tc>
          <w:tcPr>
            <w:tcW w:w="655" w:type="dxa"/>
          </w:tcPr>
          <w:p w14:paraId="6FC3F364" w14:textId="77777777" w:rsidR="006D1256" w:rsidRDefault="00000000">
            <w:pPr>
              <w:spacing w:after="0"/>
              <w:ind w:firstLine="0"/>
            </w:pPr>
            <w:r>
              <w:rPr>
                <w:sz w:val="13"/>
              </w:rPr>
              <w:t>29,2</w:t>
            </w:r>
          </w:p>
        </w:tc>
        <w:tc>
          <w:tcPr>
            <w:tcW w:w="655" w:type="dxa"/>
          </w:tcPr>
          <w:p w14:paraId="4B5D343F" w14:textId="77777777" w:rsidR="006D1256" w:rsidRDefault="00000000">
            <w:pPr>
              <w:spacing w:after="0"/>
              <w:ind w:firstLine="0"/>
            </w:pPr>
            <w:r>
              <w:rPr>
                <w:sz w:val="13"/>
              </w:rPr>
              <w:t>0,444</w:t>
            </w:r>
          </w:p>
        </w:tc>
        <w:tc>
          <w:tcPr>
            <w:tcW w:w="655" w:type="dxa"/>
          </w:tcPr>
          <w:p w14:paraId="51AA2489" w14:textId="77777777" w:rsidR="006D1256" w:rsidRDefault="00000000">
            <w:pPr>
              <w:spacing w:after="0"/>
              <w:ind w:firstLine="0"/>
            </w:pPr>
            <w:r>
              <w:rPr>
                <w:sz w:val="13"/>
              </w:rPr>
              <w:t>10475</w:t>
            </w:r>
          </w:p>
        </w:tc>
        <w:tc>
          <w:tcPr>
            <w:tcW w:w="655" w:type="dxa"/>
          </w:tcPr>
          <w:p w14:paraId="074878D6" w14:textId="77777777" w:rsidR="006D1256" w:rsidRDefault="00000000">
            <w:pPr>
              <w:spacing w:after="0"/>
              <w:ind w:firstLine="0"/>
            </w:pPr>
            <w:r>
              <w:rPr>
                <w:sz w:val="13"/>
              </w:rPr>
              <w:t>150,8</w:t>
            </w:r>
          </w:p>
        </w:tc>
        <w:tc>
          <w:tcPr>
            <w:tcW w:w="655" w:type="dxa"/>
          </w:tcPr>
          <w:p w14:paraId="02504DC9" w14:textId="77777777" w:rsidR="006D1256" w:rsidRDefault="00000000">
            <w:pPr>
              <w:spacing w:after="0"/>
              <w:ind w:firstLine="0"/>
            </w:pPr>
            <w:r>
              <w:rPr>
                <w:sz w:val="13"/>
              </w:rPr>
              <w:t>125,9</w:t>
            </w:r>
          </w:p>
        </w:tc>
        <w:tc>
          <w:tcPr>
            <w:tcW w:w="655" w:type="dxa"/>
          </w:tcPr>
          <w:p w14:paraId="5DC4D9A8" w14:textId="77777777" w:rsidR="006D1256" w:rsidRDefault="00000000">
            <w:pPr>
              <w:spacing w:after="0"/>
              <w:ind w:firstLine="0"/>
            </w:pPr>
            <w:r>
              <w:rPr>
                <w:sz w:val="13"/>
              </w:rPr>
              <w:t>100,7</w:t>
            </w:r>
          </w:p>
        </w:tc>
        <w:tc>
          <w:tcPr>
            <w:tcW w:w="655" w:type="dxa"/>
          </w:tcPr>
          <w:p w14:paraId="63DEE05E" w14:textId="77777777" w:rsidR="006D1256" w:rsidRDefault="00000000">
            <w:pPr>
              <w:spacing w:after="0"/>
              <w:ind w:firstLine="0"/>
            </w:pPr>
            <w:r>
              <w:rPr>
                <w:sz w:val="13"/>
              </w:rPr>
              <w:t>29,3</w:t>
            </w:r>
          </w:p>
        </w:tc>
        <w:tc>
          <w:tcPr>
            <w:tcW w:w="655" w:type="dxa"/>
          </w:tcPr>
          <w:p w14:paraId="78525AED" w14:textId="77777777" w:rsidR="006D1256" w:rsidRDefault="00000000">
            <w:pPr>
              <w:spacing w:after="0"/>
              <w:ind w:firstLine="0"/>
            </w:pPr>
            <w:r>
              <w:rPr>
                <w:sz w:val="13"/>
              </w:rPr>
              <w:t>0,522</w:t>
            </w:r>
          </w:p>
        </w:tc>
        <w:tc>
          <w:tcPr>
            <w:tcW w:w="655" w:type="dxa"/>
          </w:tcPr>
          <w:p w14:paraId="0A771BB4" w14:textId="77777777" w:rsidR="006D1256" w:rsidRDefault="00000000">
            <w:pPr>
              <w:spacing w:after="0"/>
              <w:ind w:firstLine="0"/>
            </w:pPr>
            <w:r>
              <w:rPr>
                <w:sz w:val="13"/>
              </w:rPr>
              <w:t>100</w:t>
            </w:r>
          </w:p>
        </w:tc>
      </w:tr>
      <w:tr w:rsidR="006D1256" w14:paraId="6F8D8B10" w14:textId="77777777">
        <w:trPr>
          <w:jc w:val="center"/>
        </w:trPr>
        <w:tc>
          <w:tcPr>
            <w:tcW w:w="539" w:type="dxa"/>
          </w:tcPr>
          <w:p w14:paraId="29533126" w14:textId="77777777" w:rsidR="006D1256" w:rsidRDefault="00000000">
            <w:pPr>
              <w:spacing w:after="0"/>
              <w:ind w:firstLine="0"/>
            </w:pPr>
            <w:r>
              <w:rPr>
                <w:sz w:val="13"/>
              </w:rPr>
              <w:t>2002</w:t>
            </w:r>
          </w:p>
        </w:tc>
        <w:tc>
          <w:tcPr>
            <w:tcW w:w="425" w:type="dxa"/>
          </w:tcPr>
          <w:p w14:paraId="77913B1E" w14:textId="77777777" w:rsidR="006D1256" w:rsidRDefault="00000000">
            <w:pPr>
              <w:spacing w:after="0"/>
              <w:ind w:firstLine="0"/>
            </w:pPr>
            <w:r>
              <w:rPr>
                <w:sz w:val="13"/>
              </w:rPr>
              <w:t>3</w:t>
            </w:r>
          </w:p>
        </w:tc>
        <w:tc>
          <w:tcPr>
            <w:tcW w:w="539" w:type="dxa"/>
          </w:tcPr>
          <w:p w14:paraId="1995F692" w14:textId="77777777" w:rsidR="006D1256" w:rsidRDefault="00000000">
            <w:pPr>
              <w:spacing w:after="0"/>
              <w:ind w:firstLine="0"/>
            </w:pPr>
            <w:r>
              <w:rPr>
                <w:sz w:val="13"/>
              </w:rPr>
              <w:t>0,11</w:t>
            </w:r>
          </w:p>
        </w:tc>
        <w:tc>
          <w:tcPr>
            <w:tcW w:w="709" w:type="dxa"/>
          </w:tcPr>
          <w:p w14:paraId="2920FE81" w14:textId="77777777" w:rsidR="006D1256" w:rsidRDefault="00000000">
            <w:pPr>
              <w:spacing w:after="0"/>
              <w:ind w:firstLine="0"/>
            </w:pPr>
            <w:r>
              <w:rPr>
                <w:sz w:val="13"/>
              </w:rPr>
              <w:t>Neutro</w:t>
            </w:r>
          </w:p>
        </w:tc>
        <w:tc>
          <w:tcPr>
            <w:tcW w:w="655" w:type="dxa"/>
          </w:tcPr>
          <w:p w14:paraId="71D06EEE" w14:textId="77777777" w:rsidR="006D1256" w:rsidRDefault="00000000">
            <w:pPr>
              <w:spacing w:after="0"/>
              <w:ind w:firstLine="0"/>
            </w:pPr>
            <w:r>
              <w:rPr>
                <w:sz w:val="13"/>
              </w:rPr>
              <w:t>158,7</w:t>
            </w:r>
          </w:p>
        </w:tc>
        <w:tc>
          <w:tcPr>
            <w:tcW w:w="655" w:type="dxa"/>
          </w:tcPr>
          <w:p w14:paraId="643C9905" w14:textId="77777777" w:rsidR="006D1256" w:rsidRDefault="00000000">
            <w:pPr>
              <w:spacing w:after="0"/>
              <w:ind w:firstLine="0"/>
            </w:pPr>
            <w:r>
              <w:rPr>
                <w:sz w:val="13"/>
              </w:rPr>
              <w:t>118,8</w:t>
            </w:r>
          </w:p>
        </w:tc>
        <w:tc>
          <w:tcPr>
            <w:tcW w:w="655" w:type="dxa"/>
          </w:tcPr>
          <w:p w14:paraId="03C738B3" w14:textId="77777777" w:rsidR="006D1256" w:rsidRDefault="00000000">
            <w:pPr>
              <w:spacing w:after="0"/>
              <w:ind w:firstLine="0"/>
            </w:pPr>
            <w:r>
              <w:rPr>
                <w:sz w:val="13"/>
              </w:rPr>
              <w:t>83,0</w:t>
            </w:r>
          </w:p>
        </w:tc>
        <w:tc>
          <w:tcPr>
            <w:tcW w:w="655" w:type="dxa"/>
          </w:tcPr>
          <w:p w14:paraId="0CD6E360" w14:textId="77777777" w:rsidR="006D1256" w:rsidRDefault="00000000">
            <w:pPr>
              <w:spacing w:after="0"/>
              <w:ind w:firstLine="0"/>
            </w:pPr>
            <w:r>
              <w:rPr>
                <w:sz w:val="13"/>
              </w:rPr>
              <w:t>27,1</w:t>
            </w:r>
          </w:p>
        </w:tc>
        <w:tc>
          <w:tcPr>
            <w:tcW w:w="655" w:type="dxa"/>
          </w:tcPr>
          <w:p w14:paraId="2ADDA421" w14:textId="77777777" w:rsidR="006D1256" w:rsidRDefault="00000000">
            <w:pPr>
              <w:spacing w:after="0"/>
              <w:ind w:firstLine="0"/>
            </w:pPr>
            <w:r>
              <w:rPr>
                <w:sz w:val="13"/>
              </w:rPr>
              <w:t>0,545</w:t>
            </w:r>
          </w:p>
        </w:tc>
        <w:tc>
          <w:tcPr>
            <w:tcW w:w="655" w:type="dxa"/>
          </w:tcPr>
          <w:p w14:paraId="13EE600E" w14:textId="77777777" w:rsidR="006D1256" w:rsidRDefault="00000000">
            <w:pPr>
              <w:spacing w:after="0"/>
              <w:ind w:firstLine="0"/>
            </w:pPr>
            <w:r>
              <w:rPr>
                <w:sz w:val="13"/>
              </w:rPr>
              <w:t>0</w:t>
            </w:r>
          </w:p>
        </w:tc>
        <w:tc>
          <w:tcPr>
            <w:tcW w:w="655" w:type="dxa"/>
          </w:tcPr>
          <w:p w14:paraId="3AE7B94D" w14:textId="77777777" w:rsidR="006D1256" w:rsidRDefault="00000000">
            <w:pPr>
              <w:spacing w:after="0"/>
              <w:ind w:firstLine="0"/>
            </w:pPr>
            <w:r>
              <w:rPr>
                <w:sz w:val="13"/>
              </w:rPr>
              <w:t>69,9</w:t>
            </w:r>
          </w:p>
        </w:tc>
        <w:tc>
          <w:tcPr>
            <w:tcW w:w="655" w:type="dxa"/>
          </w:tcPr>
          <w:p w14:paraId="66BC8BFF" w14:textId="77777777" w:rsidR="006D1256" w:rsidRDefault="00000000">
            <w:pPr>
              <w:spacing w:after="0"/>
              <w:ind w:firstLine="0"/>
            </w:pPr>
            <w:r>
              <w:rPr>
                <w:sz w:val="13"/>
              </w:rPr>
              <w:t>67,4</w:t>
            </w:r>
          </w:p>
        </w:tc>
        <w:tc>
          <w:tcPr>
            <w:tcW w:w="655" w:type="dxa"/>
          </w:tcPr>
          <w:p w14:paraId="6A53AB59" w14:textId="77777777" w:rsidR="006D1256" w:rsidRDefault="00000000">
            <w:pPr>
              <w:spacing w:after="0"/>
              <w:ind w:firstLine="0"/>
            </w:pPr>
            <w:r>
              <w:rPr>
                <w:sz w:val="13"/>
              </w:rPr>
              <w:t>79,4</w:t>
            </w:r>
          </w:p>
        </w:tc>
        <w:tc>
          <w:tcPr>
            <w:tcW w:w="655" w:type="dxa"/>
          </w:tcPr>
          <w:p w14:paraId="26E15CE3" w14:textId="77777777" w:rsidR="006D1256" w:rsidRDefault="00000000">
            <w:pPr>
              <w:spacing w:after="0"/>
              <w:ind w:firstLine="0"/>
            </w:pPr>
            <w:r>
              <w:rPr>
                <w:sz w:val="13"/>
              </w:rPr>
              <w:t>31,5</w:t>
            </w:r>
          </w:p>
        </w:tc>
        <w:tc>
          <w:tcPr>
            <w:tcW w:w="655" w:type="dxa"/>
          </w:tcPr>
          <w:p w14:paraId="2EB524FE" w14:textId="77777777" w:rsidR="006D1256" w:rsidRDefault="00000000">
            <w:pPr>
              <w:spacing w:after="0"/>
              <w:ind w:firstLine="0"/>
            </w:pPr>
            <w:r>
              <w:rPr>
                <w:sz w:val="13"/>
              </w:rPr>
              <w:t>0,296</w:t>
            </w:r>
          </w:p>
        </w:tc>
        <w:tc>
          <w:tcPr>
            <w:tcW w:w="655" w:type="dxa"/>
          </w:tcPr>
          <w:p w14:paraId="7658E469" w14:textId="77777777" w:rsidR="006D1256" w:rsidRDefault="00000000">
            <w:pPr>
              <w:spacing w:after="0"/>
              <w:ind w:firstLine="0"/>
            </w:pPr>
            <w:r>
              <w:rPr>
                <w:sz w:val="13"/>
              </w:rPr>
              <w:t>10875</w:t>
            </w:r>
          </w:p>
        </w:tc>
        <w:tc>
          <w:tcPr>
            <w:tcW w:w="655" w:type="dxa"/>
          </w:tcPr>
          <w:p w14:paraId="4B3F7C91" w14:textId="77777777" w:rsidR="006D1256" w:rsidRDefault="00000000">
            <w:pPr>
              <w:spacing w:after="0"/>
              <w:ind w:firstLine="0"/>
            </w:pPr>
            <w:r>
              <w:rPr>
                <w:sz w:val="13"/>
              </w:rPr>
              <w:t>96,7</w:t>
            </w:r>
          </w:p>
        </w:tc>
        <w:tc>
          <w:tcPr>
            <w:tcW w:w="655" w:type="dxa"/>
          </w:tcPr>
          <w:p w14:paraId="5D9A9A38" w14:textId="77777777" w:rsidR="006D1256" w:rsidRDefault="00000000">
            <w:pPr>
              <w:spacing w:after="0"/>
              <w:ind w:firstLine="0"/>
            </w:pPr>
            <w:r>
              <w:rPr>
                <w:sz w:val="13"/>
              </w:rPr>
              <w:t>83,1</w:t>
            </w:r>
          </w:p>
        </w:tc>
        <w:tc>
          <w:tcPr>
            <w:tcW w:w="655" w:type="dxa"/>
          </w:tcPr>
          <w:p w14:paraId="0F1B447E" w14:textId="77777777" w:rsidR="006D1256" w:rsidRDefault="00000000">
            <w:pPr>
              <w:spacing w:after="0"/>
              <w:ind w:firstLine="0"/>
            </w:pPr>
            <w:r>
              <w:rPr>
                <w:sz w:val="13"/>
              </w:rPr>
              <w:t>25,2</w:t>
            </w:r>
          </w:p>
        </w:tc>
        <w:tc>
          <w:tcPr>
            <w:tcW w:w="655" w:type="dxa"/>
          </w:tcPr>
          <w:p w14:paraId="241F49B3" w14:textId="77777777" w:rsidR="006D1256" w:rsidRDefault="00000000">
            <w:pPr>
              <w:spacing w:after="0"/>
              <w:ind w:firstLine="0"/>
            </w:pPr>
            <w:r>
              <w:rPr>
                <w:sz w:val="13"/>
              </w:rPr>
              <w:t>30,3</w:t>
            </w:r>
          </w:p>
        </w:tc>
        <w:tc>
          <w:tcPr>
            <w:tcW w:w="655" w:type="dxa"/>
          </w:tcPr>
          <w:p w14:paraId="5F5B2D25" w14:textId="77777777" w:rsidR="006D1256" w:rsidRDefault="00000000">
            <w:pPr>
              <w:spacing w:after="0"/>
              <w:ind w:firstLine="0"/>
            </w:pPr>
            <w:r>
              <w:rPr>
                <w:sz w:val="13"/>
              </w:rPr>
              <w:t>0,360</w:t>
            </w:r>
          </w:p>
        </w:tc>
        <w:tc>
          <w:tcPr>
            <w:tcW w:w="655" w:type="dxa"/>
          </w:tcPr>
          <w:p w14:paraId="47DFCB78" w14:textId="77777777" w:rsidR="006D1256" w:rsidRDefault="00000000">
            <w:pPr>
              <w:spacing w:after="0"/>
              <w:ind w:firstLine="0"/>
            </w:pPr>
            <w:r>
              <w:rPr>
                <w:sz w:val="13"/>
              </w:rPr>
              <w:t>25</w:t>
            </w:r>
          </w:p>
        </w:tc>
      </w:tr>
      <w:tr w:rsidR="006D1256" w14:paraId="27CC3F5D" w14:textId="77777777">
        <w:trPr>
          <w:jc w:val="center"/>
        </w:trPr>
        <w:tc>
          <w:tcPr>
            <w:tcW w:w="539" w:type="dxa"/>
          </w:tcPr>
          <w:p w14:paraId="241CE82A" w14:textId="77777777" w:rsidR="006D1256" w:rsidRDefault="00000000">
            <w:pPr>
              <w:spacing w:after="0"/>
              <w:ind w:firstLine="0"/>
            </w:pPr>
            <w:r>
              <w:rPr>
                <w:sz w:val="13"/>
              </w:rPr>
              <w:t>2002</w:t>
            </w:r>
          </w:p>
        </w:tc>
        <w:tc>
          <w:tcPr>
            <w:tcW w:w="425" w:type="dxa"/>
          </w:tcPr>
          <w:p w14:paraId="040356C6" w14:textId="77777777" w:rsidR="006D1256" w:rsidRDefault="00000000">
            <w:pPr>
              <w:spacing w:after="0"/>
              <w:ind w:firstLine="0"/>
            </w:pPr>
            <w:r>
              <w:rPr>
                <w:sz w:val="13"/>
              </w:rPr>
              <w:t>4</w:t>
            </w:r>
          </w:p>
        </w:tc>
        <w:tc>
          <w:tcPr>
            <w:tcW w:w="539" w:type="dxa"/>
          </w:tcPr>
          <w:p w14:paraId="0F24904C" w14:textId="77777777" w:rsidR="006D1256" w:rsidRDefault="00000000">
            <w:pPr>
              <w:spacing w:after="0"/>
              <w:ind w:firstLine="0"/>
            </w:pPr>
            <w:r>
              <w:rPr>
                <w:sz w:val="13"/>
              </w:rPr>
              <w:t>0,15</w:t>
            </w:r>
          </w:p>
        </w:tc>
        <w:tc>
          <w:tcPr>
            <w:tcW w:w="709" w:type="dxa"/>
          </w:tcPr>
          <w:p w14:paraId="08C06717" w14:textId="77777777" w:rsidR="006D1256" w:rsidRDefault="00000000">
            <w:pPr>
              <w:spacing w:after="0"/>
              <w:ind w:firstLine="0"/>
            </w:pPr>
            <w:r>
              <w:rPr>
                <w:sz w:val="13"/>
              </w:rPr>
              <w:t>Neutro</w:t>
            </w:r>
          </w:p>
        </w:tc>
        <w:tc>
          <w:tcPr>
            <w:tcW w:w="655" w:type="dxa"/>
          </w:tcPr>
          <w:p w14:paraId="583F88AA" w14:textId="77777777" w:rsidR="006D1256" w:rsidRDefault="00000000">
            <w:pPr>
              <w:spacing w:after="0"/>
              <w:ind w:firstLine="0"/>
            </w:pPr>
            <w:r>
              <w:rPr>
                <w:sz w:val="13"/>
              </w:rPr>
              <w:t>148,7</w:t>
            </w:r>
          </w:p>
        </w:tc>
        <w:tc>
          <w:tcPr>
            <w:tcW w:w="655" w:type="dxa"/>
          </w:tcPr>
          <w:p w14:paraId="186ABB26" w14:textId="77777777" w:rsidR="006D1256" w:rsidRDefault="00000000">
            <w:pPr>
              <w:spacing w:after="0"/>
              <w:ind w:firstLine="0"/>
            </w:pPr>
            <w:r>
              <w:rPr>
                <w:sz w:val="13"/>
              </w:rPr>
              <w:t>112,4</w:t>
            </w:r>
          </w:p>
        </w:tc>
        <w:tc>
          <w:tcPr>
            <w:tcW w:w="655" w:type="dxa"/>
          </w:tcPr>
          <w:p w14:paraId="519A6F07" w14:textId="77777777" w:rsidR="006D1256" w:rsidRDefault="00000000">
            <w:pPr>
              <w:spacing w:after="0"/>
              <w:ind w:firstLine="0"/>
            </w:pPr>
            <w:r>
              <w:rPr>
                <w:sz w:val="13"/>
              </w:rPr>
              <w:t>74,9</w:t>
            </w:r>
          </w:p>
        </w:tc>
        <w:tc>
          <w:tcPr>
            <w:tcW w:w="655" w:type="dxa"/>
          </w:tcPr>
          <w:p w14:paraId="2CA251A9" w14:textId="77777777" w:rsidR="006D1256" w:rsidRDefault="00000000">
            <w:pPr>
              <w:spacing w:after="0"/>
              <w:ind w:firstLine="0"/>
            </w:pPr>
            <w:r>
              <w:rPr>
                <w:sz w:val="13"/>
              </w:rPr>
              <w:t>27,4</w:t>
            </w:r>
          </w:p>
        </w:tc>
        <w:tc>
          <w:tcPr>
            <w:tcW w:w="655" w:type="dxa"/>
          </w:tcPr>
          <w:p w14:paraId="6A238C5F" w14:textId="77777777" w:rsidR="006D1256" w:rsidRDefault="00000000">
            <w:pPr>
              <w:spacing w:after="0"/>
              <w:ind w:firstLine="0"/>
            </w:pPr>
            <w:r>
              <w:rPr>
                <w:sz w:val="13"/>
              </w:rPr>
              <w:t>0,567</w:t>
            </w:r>
          </w:p>
        </w:tc>
        <w:tc>
          <w:tcPr>
            <w:tcW w:w="655" w:type="dxa"/>
          </w:tcPr>
          <w:p w14:paraId="70CCF964" w14:textId="77777777" w:rsidR="006D1256" w:rsidRDefault="00000000">
            <w:pPr>
              <w:spacing w:after="0"/>
              <w:ind w:firstLine="0"/>
            </w:pPr>
            <w:r>
              <w:rPr>
                <w:sz w:val="13"/>
              </w:rPr>
              <w:t>0</w:t>
            </w:r>
          </w:p>
        </w:tc>
        <w:tc>
          <w:tcPr>
            <w:tcW w:w="655" w:type="dxa"/>
          </w:tcPr>
          <w:p w14:paraId="02886C37" w14:textId="77777777" w:rsidR="006D1256" w:rsidRDefault="00000000">
            <w:pPr>
              <w:spacing w:after="0"/>
              <w:ind w:firstLine="0"/>
            </w:pPr>
            <w:r>
              <w:rPr>
                <w:sz w:val="13"/>
              </w:rPr>
              <w:t>82,2</w:t>
            </w:r>
          </w:p>
        </w:tc>
        <w:tc>
          <w:tcPr>
            <w:tcW w:w="655" w:type="dxa"/>
          </w:tcPr>
          <w:p w14:paraId="46AC2943" w14:textId="77777777" w:rsidR="006D1256" w:rsidRDefault="00000000">
            <w:pPr>
              <w:spacing w:after="0"/>
              <w:ind w:firstLine="0"/>
            </w:pPr>
            <w:r>
              <w:rPr>
                <w:sz w:val="13"/>
              </w:rPr>
              <w:t>65,5</w:t>
            </w:r>
          </w:p>
        </w:tc>
        <w:tc>
          <w:tcPr>
            <w:tcW w:w="655" w:type="dxa"/>
          </w:tcPr>
          <w:p w14:paraId="55B7BA6B" w14:textId="77777777" w:rsidR="006D1256" w:rsidRDefault="00000000">
            <w:pPr>
              <w:spacing w:after="0"/>
              <w:ind w:firstLine="0"/>
            </w:pPr>
            <w:r>
              <w:rPr>
                <w:sz w:val="13"/>
              </w:rPr>
              <w:t>54,3</w:t>
            </w:r>
          </w:p>
        </w:tc>
        <w:tc>
          <w:tcPr>
            <w:tcW w:w="655" w:type="dxa"/>
          </w:tcPr>
          <w:p w14:paraId="04778BDE" w14:textId="77777777" w:rsidR="006D1256" w:rsidRDefault="00000000">
            <w:pPr>
              <w:spacing w:after="0"/>
              <w:ind w:firstLine="0"/>
            </w:pPr>
            <w:r>
              <w:rPr>
                <w:sz w:val="13"/>
              </w:rPr>
              <w:t>30,7</w:t>
            </w:r>
          </w:p>
        </w:tc>
        <w:tc>
          <w:tcPr>
            <w:tcW w:w="655" w:type="dxa"/>
          </w:tcPr>
          <w:p w14:paraId="793D73D3" w14:textId="77777777" w:rsidR="006D1256" w:rsidRDefault="00000000">
            <w:pPr>
              <w:spacing w:after="0"/>
              <w:ind w:firstLine="0"/>
            </w:pPr>
            <w:r>
              <w:rPr>
                <w:sz w:val="13"/>
              </w:rPr>
              <w:t>0,293</w:t>
            </w:r>
          </w:p>
        </w:tc>
        <w:tc>
          <w:tcPr>
            <w:tcW w:w="655" w:type="dxa"/>
          </w:tcPr>
          <w:p w14:paraId="45915DFD" w14:textId="77777777" w:rsidR="006D1256" w:rsidRDefault="00000000">
            <w:pPr>
              <w:spacing w:after="0"/>
              <w:ind w:firstLine="0"/>
            </w:pPr>
            <w:r>
              <w:rPr>
                <w:sz w:val="13"/>
              </w:rPr>
              <w:t>3525</w:t>
            </w:r>
          </w:p>
        </w:tc>
        <w:tc>
          <w:tcPr>
            <w:tcW w:w="655" w:type="dxa"/>
          </w:tcPr>
          <w:p w14:paraId="74CF81F5" w14:textId="77777777" w:rsidR="006D1256" w:rsidRDefault="00000000">
            <w:pPr>
              <w:spacing w:after="0"/>
              <w:ind w:firstLine="0"/>
            </w:pPr>
            <w:r>
              <w:rPr>
                <w:sz w:val="13"/>
              </w:rPr>
              <w:t>89,8</w:t>
            </w:r>
          </w:p>
        </w:tc>
        <w:tc>
          <w:tcPr>
            <w:tcW w:w="655" w:type="dxa"/>
          </w:tcPr>
          <w:p w14:paraId="57B9860B" w14:textId="77777777" w:rsidR="006D1256" w:rsidRDefault="00000000">
            <w:pPr>
              <w:spacing w:after="0"/>
              <w:ind w:firstLine="0"/>
            </w:pPr>
            <w:r>
              <w:rPr>
                <w:sz w:val="13"/>
              </w:rPr>
              <w:t>69,5</w:t>
            </w:r>
          </w:p>
        </w:tc>
        <w:tc>
          <w:tcPr>
            <w:tcW w:w="655" w:type="dxa"/>
          </w:tcPr>
          <w:p w14:paraId="03583F86" w14:textId="77777777" w:rsidR="006D1256" w:rsidRDefault="00000000">
            <w:pPr>
              <w:spacing w:after="0"/>
              <w:ind w:firstLine="0"/>
            </w:pPr>
            <w:r>
              <w:rPr>
                <w:sz w:val="13"/>
              </w:rPr>
              <w:t>31,9</w:t>
            </w:r>
          </w:p>
        </w:tc>
        <w:tc>
          <w:tcPr>
            <w:tcW w:w="655" w:type="dxa"/>
          </w:tcPr>
          <w:p w14:paraId="6B899DE4" w14:textId="77777777" w:rsidR="006D1256" w:rsidRDefault="00000000">
            <w:pPr>
              <w:spacing w:after="0"/>
              <w:ind w:firstLine="0"/>
            </w:pPr>
            <w:r>
              <w:rPr>
                <w:sz w:val="13"/>
              </w:rPr>
              <w:t>31,0</w:t>
            </w:r>
          </w:p>
        </w:tc>
        <w:tc>
          <w:tcPr>
            <w:tcW w:w="655" w:type="dxa"/>
          </w:tcPr>
          <w:p w14:paraId="197B2619" w14:textId="77777777" w:rsidR="006D1256" w:rsidRDefault="00000000">
            <w:pPr>
              <w:spacing w:after="0"/>
              <w:ind w:firstLine="0"/>
            </w:pPr>
            <w:r>
              <w:rPr>
                <w:sz w:val="13"/>
              </w:rPr>
              <w:t>0,326</w:t>
            </w:r>
          </w:p>
        </w:tc>
        <w:tc>
          <w:tcPr>
            <w:tcW w:w="655" w:type="dxa"/>
          </w:tcPr>
          <w:p w14:paraId="247140B6" w14:textId="77777777" w:rsidR="006D1256" w:rsidRDefault="00000000">
            <w:pPr>
              <w:spacing w:after="0"/>
              <w:ind w:firstLine="0"/>
            </w:pPr>
            <w:r>
              <w:rPr>
                <w:sz w:val="13"/>
              </w:rPr>
              <w:t>0</w:t>
            </w:r>
          </w:p>
        </w:tc>
      </w:tr>
      <w:tr w:rsidR="006D1256" w14:paraId="751C206D" w14:textId="77777777">
        <w:trPr>
          <w:jc w:val="center"/>
        </w:trPr>
        <w:tc>
          <w:tcPr>
            <w:tcW w:w="539" w:type="dxa"/>
          </w:tcPr>
          <w:p w14:paraId="61A7A3EE" w14:textId="77777777" w:rsidR="006D1256" w:rsidRDefault="00000000">
            <w:pPr>
              <w:spacing w:after="0"/>
              <w:ind w:firstLine="0"/>
            </w:pPr>
            <w:r>
              <w:rPr>
                <w:sz w:val="13"/>
              </w:rPr>
              <w:t>2002</w:t>
            </w:r>
          </w:p>
        </w:tc>
        <w:tc>
          <w:tcPr>
            <w:tcW w:w="425" w:type="dxa"/>
          </w:tcPr>
          <w:p w14:paraId="7748D6CC" w14:textId="77777777" w:rsidR="006D1256" w:rsidRDefault="00000000">
            <w:pPr>
              <w:spacing w:after="0"/>
              <w:ind w:firstLine="0"/>
            </w:pPr>
            <w:r>
              <w:rPr>
                <w:sz w:val="13"/>
              </w:rPr>
              <w:t>5</w:t>
            </w:r>
          </w:p>
        </w:tc>
        <w:tc>
          <w:tcPr>
            <w:tcW w:w="539" w:type="dxa"/>
          </w:tcPr>
          <w:p w14:paraId="40653B2F" w14:textId="77777777" w:rsidR="006D1256" w:rsidRDefault="00000000">
            <w:pPr>
              <w:spacing w:after="0"/>
              <w:ind w:firstLine="0"/>
            </w:pPr>
            <w:r>
              <w:rPr>
                <w:sz w:val="13"/>
              </w:rPr>
              <w:t>0,30</w:t>
            </w:r>
          </w:p>
        </w:tc>
        <w:tc>
          <w:tcPr>
            <w:tcW w:w="709" w:type="dxa"/>
          </w:tcPr>
          <w:p w14:paraId="069C4348" w14:textId="77777777" w:rsidR="006D1256" w:rsidRDefault="00000000">
            <w:pPr>
              <w:spacing w:after="0"/>
              <w:ind w:firstLine="0"/>
            </w:pPr>
            <w:r>
              <w:rPr>
                <w:sz w:val="13"/>
              </w:rPr>
              <w:t>Neutro</w:t>
            </w:r>
          </w:p>
        </w:tc>
        <w:tc>
          <w:tcPr>
            <w:tcW w:w="655" w:type="dxa"/>
          </w:tcPr>
          <w:p w14:paraId="33CDE664" w14:textId="77777777" w:rsidR="006D1256" w:rsidRDefault="00000000">
            <w:pPr>
              <w:spacing w:after="0"/>
              <w:ind w:firstLine="0"/>
            </w:pPr>
            <w:r>
              <w:rPr>
                <w:sz w:val="13"/>
              </w:rPr>
              <w:t>134,2</w:t>
            </w:r>
          </w:p>
        </w:tc>
        <w:tc>
          <w:tcPr>
            <w:tcW w:w="655" w:type="dxa"/>
          </w:tcPr>
          <w:p w14:paraId="7D0C5DDF" w14:textId="77777777" w:rsidR="006D1256" w:rsidRDefault="00000000">
            <w:pPr>
              <w:spacing w:after="0"/>
              <w:ind w:firstLine="0"/>
            </w:pPr>
            <w:r>
              <w:rPr>
                <w:sz w:val="13"/>
              </w:rPr>
              <w:t>98,3</w:t>
            </w:r>
          </w:p>
        </w:tc>
        <w:tc>
          <w:tcPr>
            <w:tcW w:w="655" w:type="dxa"/>
          </w:tcPr>
          <w:p w14:paraId="5E7A2228" w14:textId="77777777" w:rsidR="006D1256" w:rsidRDefault="00000000">
            <w:pPr>
              <w:spacing w:after="0"/>
              <w:ind w:firstLine="0"/>
            </w:pPr>
            <w:r>
              <w:rPr>
                <w:sz w:val="13"/>
              </w:rPr>
              <w:t>88,0</w:t>
            </w:r>
          </w:p>
        </w:tc>
        <w:tc>
          <w:tcPr>
            <w:tcW w:w="655" w:type="dxa"/>
          </w:tcPr>
          <w:p w14:paraId="0E7D32F9" w14:textId="77777777" w:rsidR="006D1256" w:rsidRDefault="00000000">
            <w:pPr>
              <w:spacing w:after="0"/>
              <w:ind w:firstLine="0"/>
            </w:pPr>
            <w:r>
              <w:rPr>
                <w:sz w:val="13"/>
              </w:rPr>
              <w:t>26,3</w:t>
            </w:r>
          </w:p>
        </w:tc>
        <w:tc>
          <w:tcPr>
            <w:tcW w:w="655" w:type="dxa"/>
          </w:tcPr>
          <w:p w14:paraId="74193725" w14:textId="77777777" w:rsidR="006D1256" w:rsidRDefault="00000000">
            <w:pPr>
              <w:spacing w:after="0"/>
              <w:ind w:firstLine="0"/>
            </w:pPr>
            <w:r>
              <w:rPr>
                <w:sz w:val="13"/>
              </w:rPr>
              <w:t>0,590</w:t>
            </w:r>
          </w:p>
        </w:tc>
        <w:tc>
          <w:tcPr>
            <w:tcW w:w="655" w:type="dxa"/>
          </w:tcPr>
          <w:p w14:paraId="06658B98" w14:textId="77777777" w:rsidR="006D1256" w:rsidRDefault="00000000">
            <w:pPr>
              <w:spacing w:after="0"/>
              <w:ind w:firstLine="0"/>
            </w:pPr>
            <w:r>
              <w:rPr>
                <w:sz w:val="13"/>
              </w:rPr>
              <w:t>1275</w:t>
            </w:r>
          </w:p>
        </w:tc>
        <w:tc>
          <w:tcPr>
            <w:tcW w:w="655" w:type="dxa"/>
          </w:tcPr>
          <w:p w14:paraId="00A8F128" w14:textId="77777777" w:rsidR="006D1256" w:rsidRDefault="00000000">
            <w:pPr>
              <w:spacing w:after="0"/>
              <w:ind w:firstLine="0"/>
            </w:pPr>
            <w:r>
              <w:rPr>
                <w:sz w:val="13"/>
              </w:rPr>
              <w:t>48,1</w:t>
            </w:r>
          </w:p>
        </w:tc>
        <w:tc>
          <w:tcPr>
            <w:tcW w:w="655" w:type="dxa"/>
          </w:tcPr>
          <w:p w14:paraId="6C384214" w14:textId="77777777" w:rsidR="006D1256" w:rsidRDefault="00000000">
            <w:pPr>
              <w:spacing w:after="0"/>
              <w:ind w:firstLine="0"/>
            </w:pPr>
            <w:r>
              <w:rPr>
                <w:sz w:val="13"/>
              </w:rPr>
              <w:t>37,0</w:t>
            </w:r>
          </w:p>
        </w:tc>
        <w:tc>
          <w:tcPr>
            <w:tcW w:w="655" w:type="dxa"/>
          </w:tcPr>
          <w:p w14:paraId="454BDC19" w14:textId="77777777" w:rsidR="006D1256" w:rsidRDefault="00000000">
            <w:pPr>
              <w:spacing w:after="0"/>
              <w:ind w:firstLine="0"/>
            </w:pPr>
            <w:r>
              <w:rPr>
                <w:sz w:val="13"/>
              </w:rPr>
              <w:t>24,9</w:t>
            </w:r>
          </w:p>
        </w:tc>
        <w:tc>
          <w:tcPr>
            <w:tcW w:w="655" w:type="dxa"/>
          </w:tcPr>
          <w:p w14:paraId="0A478094" w14:textId="77777777" w:rsidR="006D1256" w:rsidRDefault="00000000">
            <w:pPr>
              <w:spacing w:after="0"/>
              <w:ind w:firstLine="0"/>
            </w:pPr>
            <w:r>
              <w:rPr>
                <w:sz w:val="13"/>
              </w:rPr>
              <w:t>31,1</w:t>
            </w:r>
          </w:p>
        </w:tc>
        <w:tc>
          <w:tcPr>
            <w:tcW w:w="655" w:type="dxa"/>
          </w:tcPr>
          <w:p w14:paraId="741C6AE7" w14:textId="77777777" w:rsidR="006D1256" w:rsidRDefault="00000000">
            <w:pPr>
              <w:spacing w:after="0"/>
              <w:ind w:firstLine="0"/>
            </w:pPr>
            <w:r>
              <w:rPr>
                <w:sz w:val="13"/>
              </w:rPr>
              <w:t>0,173</w:t>
            </w:r>
          </w:p>
        </w:tc>
        <w:tc>
          <w:tcPr>
            <w:tcW w:w="655" w:type="dxa"/>
          </w:tcPr>
          <w:p w14:paraId="013E2884" w14:textId="77777777" w:rsidR="006D1256" w:rsidRDefault="00000000">
            <w:pPr>
              <w:spacing w:after="0"/>
              <w:ind w:firstLine="0"/>
            </w:pPr>
            <w:r>
              <w:rPr>
                <w:sz w:val="13"/>
              </w:rPr>
              <w:t>17225</w:t>
            </w:r>
          </w:p>
        </w:tc>
        <w:tc>
          <w:tcPr>
            <w:tcW w:w="655" w:type="dxa"/>
          </w:tcPr>
          <w:p w14:paraId="48A50886" w14:textId="77777777" w:rsidR="006D1256" w:rsidRDefault="00000000">
            <w:pPr>
              <w:spacing w:after="0"/>
              <w:ind w:firstLine="0"/>
            </w:pPr>
            <w:r>
              <w:rPr>
                <w:sz w:val="13"/>
              </w:rPr>
              <w:t>76,5</w:t>
            </w:r>
          </w:p>
        </w:tc>
        <w:tc>
          <w:tcPr>
            <w:tcW w:w="655" w:type="dxa"/>
          </w:tcPr>
          <w:p w14:paraId="7E44DBD6" w14:textId="77777777" w:rsidR="006D1256" w:rsidRDefault="00000000">
            <w:pPr>
              <w:spacing w:after="0"/>
              <w:ind w:firstLine="0"/>
            </w:pPr>
            <w:r>
              <w:rPr>
                <w:sz w:val="13"/>
              </w:rPr>
              <w:t>47,9</w:t>
            </w:r>
          </w:p>
        </w:tc>
        <w:tc>
          <w:tcPr>
            <w:tcW w:w="655" w:type="dxa"/>
          </w:tcPr>
          <w:p w14:paraId="32B2A045" w14:textId="77777777" w:rsidR="006D1256" w:rsidRDefault="00000000">
            <w:pPr>
              <w:spacing w:after="0"/>
              <w:ind w:firstLine="0"/>
            </w:pPr>
            <w:r>
              <w:rPr>
                <w:sz w:val="13"/>
              </w:rPr>
              <w:t>30,6</w:t>
            </w:r>
          </w:p>
        </w:tc>
        <w:tc>
          <w:tcPr>
            <w:tcW w:w="655" w:type="dxa"/>
          </w:tcPr>
          <w:p w14:paraId="09BB56E7" w14:textId="77777777" w:rsidR="006D1256" w:rsidRDefault="00000000">
            <w:pPr>
              <w:spacing w:after="0"/>
              <w:ind w:firstLine="0"/>
            </w:pPr>
            <w:r>
              <w:rPr>
                <w:sz w:val="13"/>
              </w:rPr>
              <w:t>30,7</w:t>
            </w:r>
          </w:p>
        </w:tc>
        <w:tc>
          <w:tcPr>
            <w:tcW w:w="655" w:type="dxa"/>
          </w:tcPr>
          <w:p w14:paraId="73019B9B" w14:textId="77777777" w:rsidR="006D1256" w:rsidRDefault="00000000">
            <w:pPr>
              <w:spacing w:after="0"/>
              <w:ind w:firstLine="0"/>
            </w:pPr>
            <w:r>
              <w:rPr>
                <w:sz w:val="13"/>
              </w:rPr>
              <w:t>0,246</w:t>
            </w:r>
          </w:p>
        </w:tc>
        <w:tc>
          <w:tcPr>
            <w:tcW w:w="655" w:type="dxa"/>
          </w:tcPr>
          <w:p w14:paraId="1FBB7249" w14:textId="77777777" w:rsidR="006D1256" w:rsidRDefault="00000000">
            <w:pPr>
              <w:spacing w:after="0"/>
              <w:ind w:firstLine="0"/>
            </w:pPr>
            <w:r>
              <w:rPr>
                <w:sz w:val="13"/>
              </w:rPr>
              <w:t>1150</w:t>
            </w:r>
          </w:p>
        </w:tc>
      </w:tr>
      <w:tr w:rsidR="006D1256" w14:paraId="5FF92FF0" w14:textId="77777777">
        <w:trPr>
          <w:jc w:val="center"/>
        </w:trPr>
        <w:tc>
          <w:tcPr>
            <w:tcW w:w="539" w:type="dxa"/>
          </w:tcPr>
          <w:p w14:paraId="5314E17E" w14:textId="77777777" w:rsidR="006D1256" w:rsidRDefault="00000000">
            <w:pPr>
              <w:spacing w:after="0"/>
              <w:ind w:firstLine="0"/>
            </w:pPr>
            <w:r>
              <w:rPr>
                <w:sz w:val="13"/>
              </w:rPr>
              <w:t>2002</w:t>
            </w:r>
          </w:p>
        </w:tc>
        <w:tc>
          <w:tcPr>
            <w:tcW w:w="425" w:type="dxa"/>
          </w:tcPr>
          <w:p w14:paraId="631B8E31" w14:textId="77777777" w:rsidR="006D1256" w:rsidRDefault="00000000">
            <w:pPr>
              <w:spacing w:after="0"/>
              <w:ind w:firstLine="0"/>
            </w:pPr>
            <w:r>
              <w:rPr>
                <w:sz w:val="13"/>
              </w:rPr>
              <w:t>6</w:t>
            </w:r>
          </w:p>
        </w:tc>
        <w:tc>
          <w:tcPr>
            <w:tcW w:w="539" w:type="dxa"/>
          </w:tcPr>
          <w:p w14:paraId="332ACB76" w14:textId="77777777" w:rsidR="006D1256" w:rsidRDefault="00000000">
            <w:pPr>
              <w:spacing w:after="0"/>
              <w:ind w:firstLine="0"/>
            </w:pPr>
            <w:r>
              <w:rPr>
                <w:sz w:val="13"/>
              </w:rPr>
              <w:t>0,45</w:t>
            </w:r>
          </w:p>
        </w:tc>
        <w:tc>
          <w:tcPr>
            <w:tcW w:w="709" w:type="dxa"/>
          </w:tcPr>
          <w:p w14:paraId="0BCC49A8" w14:textId="77777777" w:rsidR="006D1256" w:rsidRDefault="00000000">
            <w:pPr>
              <w:spacing w:after="0"/>
              <w:ind w:firstLine="0"/>
            </w:pPr>
            <w:r>
              <w:rPr>
                <w:sz w:val="13"/>
              </w:rPr>
              <w:t>Neutro</w:t>
            </w:r>
          </w:p>
        </w:tc>
        <w:tc>
          <w:tcPr>
            <w:tcW w:w="655" w:type="dxa"/>
          </w:tcPr>
          <w:p w14:paraId="37327910" w14:textId="77777777" w:rsidR="006D1256" w:rsidRDefault="00000000">
            <w:pPr>
              <w:spacing w:after="0"/>
              <w:ind w:firstLine="0"/>
            </w:pPr>
            <w:r>
              <w:rPr>
                <w:sz w:val="13"/>
              </w:rPr>
              <w:t>121,5</w:t>
            </w:r>
          </w:p>
        </w:tc>
        <w:tc>
          <w:tcPr>
            <w:tcW w:w="655" w:type="dxa"/>
          </w:tcPr>
          <w:p w14:paraId="265B3C25" w14:textId="77777777" w:rsidR="006D1256" w:rsidRDefault="00000000">
            <w:pPr>
              <w:spacing w:after="0"/>
              <w:ind w:firstLine="0"/>
            </w:pPr>
            <w:r>
              <w:rPr>
                <w:sz w:val="13"/>
              </w:rPr>
              <w:t>85,2</w:t>
            </w:r>
          </w:p>
        </w:tc>
        <w:tc>
          <w:tcPr>
            <w:tcW w:w="655" w:type="dxa"/>
          </w:tcPr>
          <w:p w14:paraId="151F2F69" w14:textId="77777777" w:rsidR="006D1256" w:rsidRDefault="00000000">
            <w:pPr>
              <w:spacing w:after="0"/>
              <w:ind w:firstLine="0"/>
            </w:pPr>
            <w:r>
              <w:rPr>
                <w:sz w:val="13"/>
              </w:rPr>
              <w:t>104,7</w:t>
            </w:r>
          </w:p>
        </w:tc>
        <w:tc>
          <w:tcPr>
            <w:tcW w:w="655" w:type="dxa"/>
          </w:tcPr>
          <w:p w14:paraId="686A8C0F" w14:textId="77777777" w:rsidR="006D1256" w:rsidRDefault="00000000">
            <w:pPr>
              <w:spacing w:after="0"/>
              <w:ind w:firstLine="0"/>
            </w:pPr>
            <w:r>
              <w:rPr>
                <w:sz w:val="13"/>
              </w:rPr>
              <w:t>23,7</w:t>
            </w:r>
          </w:p>
        </w:tc>
        <w:tc>
          <w:tcPr>
            <w:tcW w:w="655" w:type="dxa"/>
          </w:tcPr>
          <w:p w14:paraId="5A8C0F23" w14:textId="77777777" w:rsidR="006D1256" w:rsidRDefault="00000000">
            <w:pPr>
              <w:spacing w:after="0"/>
              <w:ind w:firstLine="0"/>
            </w:pPr>
            <w:r>
              <w:rPr>
                <w:sz w:val="13"/>
              </w:rPr>
              <w:t>0,609</w:t>
            </w:r>
          </w:p>
        </w:tc>
        <w:tc>
          <w:tcPr>
            <w:tcW w:w="655" w:type="dxa"/>
          </w:tcPr>
          <w:p w14:paraId="4A2D9CF0" w14:textId="77777777" w:rsidR="006D1256" w:rsidRDefault="00000000">
            <w:pPr>
              <w:spacing w:after="0"/>
              <w:ind w:firstLine="0"/>
            </w:pPr>
            <w:r>
              <w:rPr>
                <w:sz w:val="13"/>
              </w:rPr>
              <w:t>50</w:t>
            </w:r>
          </w:p>
        </w:tc>
        <w:tc>
          <w:tcPr>
            <w:tcW w:w="655" w:type="dxa"/>
          </w:tcPr>
          <w:p w14:paraId="52EA7A41" w14:textId="77777777" w:rsidR="006D1256" w:rsidRDefault="00000000">
            <w:pPr>
              <w:spacing w:after="0"/>
              <w:ind w:firstLine="0"/>
            </w:pPr>
            <w:r>
              <w:rPr>
                <w:sz w:val="13"/>
              </w:rPr>
              <w:t>59,9</w:t>
            </w:r>
          </w:p>
        </w:tc>
        <w:tc>
          <w:tcPr>
            <w:tcW w:w="655" w:type="dxa"/>
          </w:tcPr>
          <w:p w14:paraId="0860EC01" w14:textId="77777777" w:rsidR="006D1256" w:rsidRDefault="00000000">
            <w:pPr>
              <w:spacing w:after="0"/>
              <w:ind w:firstLine="0"/>
            </w:pPr>
            <w:r>
              <w:rPr>
                <w:sz w:val="13"/>
              </w:rPr>
              <w:t>31,1</w:t>
            </w:r>
          </w:p>
        </w:tc>
        <w:tc>
          <w:tcPr>
            <w:tcW w:w="655" w:type="dxa"/>
          </w:tcPr>
          <w:p w14:paraId="094A946B" w14:textId="77777777" w:rsidR="006D1256" w:rsidRDefault="00000000">
            <w:pPr>
              <w:spacing w:after="0"/>
              <w:ind w:firstLine="0"/>
            </w:pPr>
            <w:r>
              <w:rPr>
                <w:sz w:val="13"/>
              </w:rPr>
              <w:t>0,9</w:t>
            </w:r>
          </w:p>
        </w:tc>
        <w:tc>
          <w:tcPr>
            <w:tcW w:w="655" w:type="dxa"/>
          </w:tcPr>
          <w:p w14:paraId="0D2C8D3D" w14:textId="77777777" w:rsidR="006D1256" w:rsidRDefault="00000000">
            <w:pPr>
              <w:spacing w:after="0"/>
              <w:ind w:firstLine="0"/>
            </w:pPr>
            <w:r>
              <w:rPr>
                <w:sz w:val="13"/>
              </w:rPr>
              <w:t>29,6</w:t>
            </w:r>
          </w:p>
        </w:tc>
        <w:tc>
          <w:tcPr>
            <w:tcW w:w="655" w:type="dxa"/>
          </w:tcPr>
          <w:p w14:paraId="013311C4" w14:textId="77777777" w:rsidR="006D1256" w:rsidRDefault="00000000">
            <w:pPr>
              <w:spacing w:after="0"/>
              <w:ind w:firstLine="0"/>
            </w:pPr>
            <w:r>
              <w:rPr>
                <w:sz w:val="13"/>
              </w:rPr>
              <w:t>0,160</w:t>
            </w:r>
          </w:p>
        </w:tc>
        <w:tc>
          <w:tcPr>
            <w:tcW w:w="655" w:type="dxa"/>
          </w:tcPr>
          <w:p w14:paraId="1F3D2CF3" w14:textId="77777777" w:rsidR="006D1256" w:rsidRDefault="00000000">
            <w:pPr>
              <w:spacing w:after="0"/>
              <w:ind w:firstLine="0"/>
            </w:pPr>
            <w:r>
              <w:rPr>
                <w:sz w:val="13"/>
              </w:rPr>
              <w:t>21700</w:t>
            </w:r>
          </w:p>
        </w:tc>
        <w:tc>
          <w:tcPr>
            <w:tcW w:w="655" w:type="dxa"/>
          </w:tcPr>
          <w:p w14:paraId="08F22838" w14:textId="77777777" w:rsidR="006D1256" w:rsidRDefault="00000000">
            <w:pPr>
              <w:spacing w:after="0"/>
              <w:ind w:firstLine="0"/>
            </w:pPr>
            <w:r>
              <w:rPr>
                <w:sz w:val="13"/>
              </w:rPr>
              <w:t>76,1</w:t>
            </w:r>
          </w:p>
        </w:tc>
        <w:tc>
          <w:tcPr>
            <w:tcW w:w="655" w:type="dxa"/>
          </w:tcPr>
          <w:p w14:paraId="4CFDA554" w14:textId="77777777" w:rsidR="006D1256" w:rsidRDefault="00000000">
            <w:pPr>
              <w:spacing w:after="0"/>
              <w:ind w:firstLine="0"/>
            </w:pPr>
            <w:r>
              <w:rPr>
                <w:sz w:val="13"/>
              </w:rPr>
              <w:t>38,8</w:t>
            </w:r>
          </w:p>
        </w:tc>
        <w:tc>
          <w:tcPr>
            <w:tcW w:w="655" w:type="dxa"/>
          </w:tcPr>
          <w:p w14:paraId="39BC5375" w14:textId="77777777" w:rsidR="006D1256" w:rsidRDefault="00000000">
            <w:pPr>
              <w:spacing w:after="0"/>
              <w:ind w:firstLine="0"/>
            </w:pPr>
            <w:r>
              <w:rPr>
                <w:sz w:val="13"/>
              </w:rPr>
              <w:t>24,8</w:t>
            </w:r>
          </w:p>
        </w:tc>
        <w:tc>
          <w:tcPr>
            <w:tcW w:w="655" w:type="dxa"/>
          </w:tcPr>
          <w:p w14:paraId="08DA79B0" w14:textId="77777777" w:rsidR="006D1256" w:rsidRDefault="00000000">
            <w:pPr>
              <w:spacing w:after="0"/>
              <w:ind w:firstLine="0"/>
            </w:pPr>
            <w:r>
              <w:rPr>
                <w:sz w:val="13"/>
              </w:rPr>
              <w:t>28,6</w:t>
            </w:r>
          </w:p>
        </w:tc>
        <w:tc>
          <w:tcPr>
            <w:tcW w:w="655" w:type="dxa"/>
          </w:tcPr>
          <w:p w14:paraId="407B01AC" w14:textId="77777777" w:rsidR="006D1256" w:rsidRDefault="00000000">
            <w:pPr>
              <w:spacing w:after="0"/>
              <w:ind w:firstLine="0"/>
            </w:pPr>
            <w:r>
              <w:rPr>
                <w:sz w:val="13"/>
              </w:rPr>
              <w:t>0,225</w:t>
            </w:r>
          </w:p>
        </w:tc>
        <w:tc>
          <w:tcPr>
            <w:tcW w:w="655" w:type="dxa"/>
          </w:tcPr>
          <w:p w14:paraId="49FBE7D2" w14:textId="77777777" w:rsidR="006D1256" w:rsidRDefault="00000000">
            <w:pPr>
              <w:spacing w:after="0"/>
              <w:ind w:firstLine="0"/>
            </w:pPr>
            <w:r>
              <w:rPr>
                <w:sz w:val="13"/>
              </w:rPr>
              <w:t>350</w:t>
            </w:r>
          </w:p>
        </w:tc>
      </w:tr>
      <w:tr w:rsidR="006D1256" w14:paraId="06D74789" w14:textId="77777777">
        <w:trPr>
          <w:jc w:val="center"/>
        </w:trPr>
        <w:tc>
          <w:tcPr>
            <w:tcW w:w="539" w:type="dxa"/>
          </w:tcPr>
          <w:p w14:paraId="75B1036B" w14:textId="77777777" w:rsidR="006D1256" w:rsidRDefault="00000000">
            <w:pPr>
              <w:spacing w:after="0"/>
              <w:ind w:firstLine="0"/>
            </w:pPr>
            <w:r>
              <w:rPr>
                <w:sz w:val="13"/>
              </w:rPr>
              <w:t>2002</w:t>
            </w:r>
          </w:p>
        </w:tc>
        <w:tc>
          <w:tcPr>
            <w:tcW w:w="425" w:type="dxa"/>
          </w:tcPr>
          <w:p w14:paraId="22DD1C08" w14:textId="77777777" w:rsidR="006D1256" w:rsidRDefault="00000000">
            <w:pPr>
              <w:spacing w:after="0"/>
              <w:ind w:firstLine="0"/>
            </w:pPr>
            <w:r>
              <w:rPr>
                <w:sz w:val="13"/>
              </w:rPr>
              <w:t>7</w:t>
            </w:r>
          </w:p>
        </w:tc>
        <w:tc>
          <w:tcPr>
            <w:tcW w:w="539" w:type="dxa"/>
          </w:tcPr>
          <w:p w14:paraId="178911A3" w14:textId="77777777" w:rsidR="006D1256" w:rsidRDefault="00000000">
            <w:pPr>
              <w:spacing w:after="0"/>
              <w:ind w:firstLine="0"/>
            </w:pPr>
            <w:r>
              <w:rPr>
                <w:sz w:val="13"/>
              </w:rPr>
              <w:t>0,57</w:t>
            </w:r>
          </w:p>
        </w:tc>
        <w:tc>
          <w:tcPr>
            <w:tcW w:w="709" w:type="dxa"/>
          </w:tcPr>
          <w:p w14:paraId="00764C92" w14:textId="77777777" w:rsidR="006D1256" w:rsidRDefault="00000000">
            <w:pPr>
              <w:spacing w:after="0"/>
              <w:ind w:firstLine="0"/>
            </w:pPr>
            <w:r>
              <w:rPr>
                <w:sz w:val="13"/>
              </w:rPr>
              <w:t>El Niño</w:t>
            </w:r>
          </w:p>
        </w:tc>
        <w:tc>
          <w:tcPr>
            <w:tcW w:w="655" w:type="dxa"/>
          </w:tcPr>
          <w:p w14:paraId="556432E9" w14:textId="77777777" w:rsidR="006D1256" w:rsidRDefault="00000000">
            <w:pPr>
              <w:spacing w:after="0"/>
              <w:ind w:firstLine="0"/>
            </w:pPr>
            <w:r>
              <w:rPr>
                <w:sz w:val="13"/>
              </w:rPr>
              <w:t>135,4</w:t>
            </w:r>
          </w:p>
        </w:tc>
        <w:tc>
          <w:tcPr>
            <w:tcW w:w="655" w:type="dxa"/>
          </w:tcPr>
          <w:p w14:paraId="0002057E" w14:textId="77777777" w:rsidR="006D1256" w:rsidRDefault="00000000">
            <w:pPr>
              <w:spacing w:after="0"/>
              <w:ind w:firstLine="0"/>
            </w:pPr>
            <w:r>
              <w:rPr>
                <w:sz w:val="13"/>
              </w:rPr>
              <w:t>86,6</w:t>
            </w:r>
          </w:p>
        </w:tc>
        <w:tc>
          <w:tcPr>
            <w:tcW w:w="655" w:type="dxa"/>
          </w:tcPr>
          <w:p w14:paraId="6899607A" w14:textId="77777777" w:rsidR="006D1256" w:rsidRDefault="00000000">
            <w:pPr>
              <w:spacing w:after="0"/>
              <w:ind w:firstLine="0"/>
            </w:pPr>
            <w:r>
              <w:rPr>
                <w:sz w:val="13"/>
              </w:rPr>
              <w:t>92,1</w:t>
            </w:r>
          </w:p>
        </w:tc>
        <w:tc>
          <w:tcPr>
            <w:tcW w:w="655" w:type="dxa"/>
          </w:tcPr>
          <w:p w14:paraId="5F1720E1" w14:textId="77777777" w:rsidR="006D1256" w:rsidRDefault="00000000">
            <w:pPr>
              <w:spacing w:after="0"/>
              <w:ind w:firstLine="0"/>
            </w:pPr>
            <w:r>
              <w:rPr>
                <w:sz w:val="13"/>
              </w:rPr>
              <w:t>24,3</w:t>
            </w:r>
          </w:p>
        </w:tc>
        <w:tc>
          <w:tcPr>
            <w:tcW w:w="655" w:type="dxa"/>
          </w:tcPr>
          <w:p w14:paraId="15554968" w14:textId="77777777" w:rsidR="006D1256" w:rsidRDefault="00000000">
            <w:pPr>
              <w:spacing w:after="0"/>
              <w:ind w:firstLine="0"/>
            </w:pPr>
            <w:r>
              <w:rPr>
                <w:sz w:val="13"/>
              </w:rPr>
              <w:t>0,579</w:t>
            </w:r>
          </w:p>
        </w:tc>
        <w:tc>
          <w:tcPr>
            <w:tcW w:w="655" w:type="dxa"/>
          </w:tcPr>
          <w:p w14:paraId="03EDE351" w14:textId="77777777" w:rsidR="006D1256" w:rsidRDefault="00000000">
            <w:pPr>
              <w:spacing w:after="0"/>
              <w:ind w:firstLine="0"/>
            </w:pPr>
            <w:r>
              <w:rPr>
                <w:sz w:val="13"/>
              </w:rPr>
              <w:t>25</w:t>
            </w:r>
          </w:p>
        </w:tc>
        <w:tc>
          <w:tcPr>
            <w:tcW w:w="655" w:type="dxa"/>
          </w:tcPr>
          <w:p w14:paraId="5836474F" w14:textId="77777777" w:rsidR="006D1256" w:rsidRDefault="00000000">
            <w:pPr>
              <w:spacing w:after="0"/>
              <w:ind w:firstLine="0"/>
            </w:pPr>
            <w:r>
              <w:rPr>
                <w:sz w:val="13"/>
              </w:rPr>
              <w:t>41,3</w:t>
            </w:r>
          </w:p>
        </w:tc>
        <w:tc>
          <w:tcPr>
            <w:tcW w:w="655" w:type="dxa"/>
          </w:tcPr>
          <w:p w14:paraId="355A73F9" w14:textId="77777777" w:rsidR="006D1256" w:rsidRDefault="00000000">
            <w:pPr>
              <w:spacing w:after="0"/>
              <w:ind w:firstLine="0"/>
            </w:pPr>
            <w:r>
              <w:rPr>
                <w:sz w:val="13"/>
              </w:rPr>
              <w:t>24,1</w:t>
            </w:r>
          </w:p>
        </w:tc>
        <w:tc>
          <w:tcPr>
            <w:tcW w:w="655" w:type="dxa"/>
          </w:tcPr>
          <w:p w14:paraId="6A1FDBDD" w14:textId="77777777" w:rsidR="006D1256" w:rsidRDefault="00000000">
            <w:pPr>
              <w:spacing w:after="0"/>
              <w:ind w:firstLine="0"/>
            </w:pPr>
            <w:r>
              <w:rPr>
                <w:sz w:val="13"/>
              </w:rPr>
              <w:t>2,6</w:t>
            </w:r>
          </w:p>
        </w:tc>
        <w:tc>
          <w:tcPr>
            <w:tcW w:w="655" w:type="dxa"/>
          </w:tcPr>
          <w:p w14:paraId="6342A744" w14:textId="77777777" w:rsidR="006D1256" w:rsidRDefault="00000000">
            <w:pPr>
              <w:spacing w:after="0"/>
              <w:ind w:firstLine="0"/>
            </w:pPr>
            <w:r>
              <w:rPr>
                <w:sz w:val="13"/>
              </w:rPr>
              <w:t>31,8</w:t>
            </w:r>
          </w:p>
        </w:tc>
        <w:tc>
          <w:tcPr>
            <w:tcW w:w="655" w:type="dxa"/>
          </w:tcPr>
          <w:p w14:paraId="0F17D0D2" w14:textId="77777777" w:rsidR="006D1256" w:rsidRDefault="00000000">
            <w:pPr>
              <w:spacing w:after="0"/>
              <w:ind w:firstLine="0"/>
            </w:pPr>
            <w:r>
              <w:rPr>
                <w:sz w:val="13"/>
              </w:rPr>
              <w:t>0,112</w:t>
            </w:r>
          </w:p>
        </w:tc>
        <w:tc>
          <w:tcPr>
            <w:tcW w:w="655" w:type="dxa"/>
          </w:tcPr>
          <w:p w14:paraId="1FB2B818" w14:textId="77777777" w:rsidR="006D1256" w:rsidRDefault="00000000">
            <w:pPr>
              <w:spacing w:after="0"/>
              <w:ind w:firstLine="0"/>
            </w:pPr>
            <w:r>
              <w:rPr>
                <w:sz w:val="13"/>
              </w:rPr>
              <w:t>63450</w:t>
            </w:r>
          </w:p>
        </w:tc>
        <w:tc>
          <w:tcPr>
            <w:tcW w:w="655" w:type="dxa"/>
          </w:tcPr>
          <w:p w14:paraId="264D4637" w14:textId="77777777" w:rsidR="006D1256" w:rsidRDefault="00000000">
            <w:pPr>
              <w:spacing w:after="0"/>
              <w:ind w:firstLine="0"/>
            </w:pPr>
            <w:r>
              <w:rPr>
                <w:sz w:val="13"/>
              </w:rPr>
              <w:t>68,6</w:t>
            </w:r>
          </w:p>
        </w:tc>
        <w:tc>
          <w:tcPr>
            <w:tcW w:w="655" w:type="dxa"/>
          </w:tcPr>
          <w:p w14:paraId="7D8B691E" w14:textId="77777777" w:rsidR="006D1256" w:rsidRDefault="00000000">
            <w:pPr>
              <w:spacing w:after="0"/>
              <w:ind w:firstLine="0"/>
            </w:pPr>
            <w:r>
              <w:rPr>
                <w:sz w:val="13"/>
              </w:rPr>
              <w:t>32,6</w:t>
            </w:r>
          </w:p>
        </w:tc>
        <w:tc>
          <w:tcPr>
            <w:tcW w:w="655" w:type="dxa"/>
          </w:tcPr>
          <w:p w14:paraId="684CAC7E" w14:textId="77777777" w:rsidR="006D1256" w:rsidRDefault="00000000">
            <w:pPr>
              <w:spacing w:after="0"/>
              <w:ind w:firstLine="0"/>
            </w:pPr>
            <w:r>
              <w:rPr>
                <w:sz w:val="13"/>
              </w:rPr>
              <w:t>17,8</w:t>
            </w:r>
          </w:p>
        </w:tc>
        <w:tc>
          <w:tcPr>
            <w:tcW w:w="655" w:type="dxa"/>
          </w:tcPr>
          <w:p w14:paraId="60823CB5" w14:textId="77777777" w:rsidR="006D1256" w:rsidRDefault="00000000">
            <w:pPr>
              <w:spacing w:after="0"/>
              <w:ind w:firstLine="0"/>
            </w:pPr>
            <w:r>
              <w:rPr>
                <w:sz w:val="13"/>
              </w:rPr>
              <w:t>30,5</w:t>
            </w:r>
          </w:p>
        </w:tc>
        <w:tc>
          <w:tcPr>
            <w:tcW w:w="655" w:type="dxa"/>
          </w:tcPr>
          <w:p w14:paraId="7F5FCAE9" w14:textId="77777777" w:rsidR="006D1256" w:rsidRDefault="00000000">
            <w:pPr>
              <w:spacing w:after="0"/>
              <w:ind w:firstLine="0"/>
            </w:pPr>
            <w:r>
              <w:rPr>
                <w:sz w:val="13"/>
              </w:rPr>
              <w:t>0,170</w:t>
            </w:r>
          </w:p>
        </w:tc>
        <w:tc>
          <w:tcPr>
            <w:tcW w:w="655" w:type="dxa"/>
          </w:tcPr>
          <w:p w14:paraId="18F840B6" w14:textId="77777777" w:rsidR="006D1256" w:rsidRDefault="00000000">
            <w:pPr>
              <w:spacing w:after="0"/>
              <w:ind w:firstLine="0"/>
            </w:pPr>
            <w:r>
              <w:rPr>
                <w:sz w:val="13"/>
              </w:rPr>
              <w:t>1550</w:t>
            </w:r>
          </w:p>
        </w:tc>
      </w:tr>
      <w:tr w:rsidR="006D1256" w14:paraId="2E02A2C9" w14:textId="77777777">
        <w:trPr>
          <w:jc w:val="center"/>
        </w:trPr>
        <w:tc>
          <w:tcPr>
            <w:tcW w:w="539" w:type="dxa"/>
          </w:tcPr>
          <w:p w14:paraId="0BDFF5D7" w14:textId="77777777" w:rsidR="006D1256" w:rsidRDefault="00000000">
            <w:pPr>
              <w:spacing w:after="0"/>
              <w:ind w:firstLine="0"/>
            </w:pPr>
            <w:r>
              <w:rPr>
                <w:sz w:val="13"/>
              </w:rPr>
              <w:t>2002</w:t>
            </w:r>
          </w:p>
        </w:tc>
        <w:tc>
          <w:tcPr>
            <w:tcW w:w="425" w:type="dxa"/>
          </w:tcPr>
          <w:p w14:paraId="29E6ECE2" w14:textId="77777777" w:rsidR="006D1256" w:rsidRDefault="00000000">
            <w:pPr>
              <w:spacing w:after="0"/>
              <w:ind w:firstLine="0"/>
            </w:pPr>
            <w:r>
              <w:rPr>
                <w:sz w:val="13"/>
              </w:rPr>
              <w:t>8</w:t>
            </w:r>
          </w:p>
        </w:tc>
        <w:tc>
          <w:tcPr>
            <w:tcW w:w="539" w:type="dxa"/>
          </w:tcPr>
          <w:p w14:paraId="1B1A6149" w14:textId="77777777" w:rsidR="006D1256" w:rsidRDefault="00000000">
            <w:pPr>
              <w:spacing w:after="0"/>
              <w:ind w:firstLine="0"/>
            </w:pPr>
            <w:r>
              <w:rPr>
                <w:sz w:val="13"/>
              </w:rPr>
              <w:t>0,63</w:t>
            </w:r>
          </w:p>
        </w:tc>
        <w:tc>
          <w:tcPr>
            <w:tcW w:w="709" w:type="dxa"/>
          </w:tcPr>
          <w:p w14:paraId="5E12F66C" w14:textId="77777777" w:rsidR="006D1256" w:rsidRDefault="00000000">
            <w:pPr>
              <w:spacing w:after="0"/>
              <w:ind w:firstLine="0"/>
            </w:pPr>
            <w:r>
              <w:rPr>
                <w:sz w:val="13"/>
              </w:rPr>
              <w:t>El Niño</w:t>
            </w:r>
          </w:p>
        </w:tc>
        <w:tc>
          <w:tcPr>
            <w:tcW w:w="655" w:type="dxa"/>
          </w:tcPr>
          <w:p w14:paraId="18848353" w14:textId="77777777" w:rsidR="006D1256" w:rsidRDefault="00000000">
            <w:pPr>
              <w:spacing w:after="0"/>
              <w:ind w:firstLine="0"/>
            </w:pPr>
            <w:r>
              <w:rPr>
                <w:sz w:val="13"/>
              </w:rPr>
              <w:t>134,7</w:t>
            </w:r>
          </w:p>
        </w:tc>
        <w:tc>
          <w:tcPr>
            <w:tcW w:w="655" w:type="dxa"/>
          </w:tcPr>
          <w:p w14:paraId="2EAEC4D2" w14:textId="77777777" w:rsidR="006D1256" w:rsidRDefault="00000000">
            <w:pPr>
              <w:spacing w:after="0"/>
              <w:ind w:firstLine="0"/>
            </w:pPr>
            <w:r>
              <w:rPr>
                <w:sz w:val="13"/>
              </w:rPr>
              <w:t>86,5</w:t>
            </w:r>
          </w:p>
        </w:tc>
        <w:tc>
          <w:tcPr>
            <w:tcW w:w="655" w:type="dxa"/>
          </w:tcPr>
          <w:p w14:paraId="01C17293" w14:textId="77777777" w:rsidR="006D1256" w:rsidRDefault="00000000">
            <w:pPr>
              <w:spacing w:after="0"/>
              <w:ind w:firstLine="0"/>
            </w:pPr>
            <w:r>
              <w:rPr>
                <w:sz w:val="13"/>
              </w:rPr>
              <w:t>82,2</w:t>
            </w:r>
          </w:p>
        </w:tc>
        <w:tc>
          <w:tcPr>
            <w:tcW w:w="655" w:type="dxa"/>
          </w:tcPr>
          <w:p w14:paraId="75553369" w14:textId="77777777" w:rsidR="006D1256" w:rsidRDefault="00000000">
            <w:pPr>
              <w:spacing w:after="0"/>
              <w:ind w:firstLine="0"/>
            </w:pPr>
            <w:r>
              <w:rPr>
                <w:sz w:val="13"/>
              </w:rPr>
              <w:t>25,3</w:t>
            </w:r>
          </w:p>
        </w:tc>
        <w:tc>
          <w:tcPr>
            <w:tcW w:w="655" w:type="dxa"/>
          </w:tcPr>
          <w:p w14:paraId="60A24452" w14:textId="77777777" w:rsidR="006D1256" w:rsidRDefault="00000000">
            <w:pPr>
              <w:spacing w:after="0"/>
              <w:ind w:firstLine="0"/>
            </w:pPr>
            <w:r>
              <w:rPr>
                <w:sz w:val="13"/>
              </w:rPr>
              <w:t>0,516</w:t>
            </w:r>
          </w:p>
        </w:tc>
        <w:tc>
          <w:tcPr>
            <w:tcW w:w="655" w:type="dxa"/>
          </w:tcPr>
          <w:p w14:paraId="4C23F466" w14:textId="77777777" w:rsidR="006D1256" w:rsidRDefault="00000000">
            <w:pPr>
              <w:spacing w:after="0"/>
              <w:ind w:firstLine="0"/>
            </w:pPr>
            <w:r>
              <w:rPr>
                <w:sz w:val="13"/>
              </w:rPr>
              <w:t>200</w:t>
            </w:r>
          </w:p>
        </w:tc>
        <w:tc>
          <w:tcPr>
            <w:tcW w:w="655" w:type="dxa"/>
          </w:tcPr>
          <w:p w14:paraId="1A63DB80" w14:textId="77777777" w:rsidR="006D1256" w:rsidRDefault="00000000">
            <w:pPr>
              <w:spacing w:after="0"/>
              <w:ind w:firstLine="0"/>
            </w:pPr>
            <w:r>
              <w:rPr>
                <w:sz w:val="13"/>
              </w:rPr>
              <w:t>40,3</w:t>
            </w:r>
          </w:p>
        </w:tc>
        <w:tc>
          <w:tcPr>
            <w:tcW w:w="655" w:type="dxa"/>
          </w:tcPr>
          <w:p w14:paraId="03E88D4D" w14:textId="77777777" w:rsidR="006D1256" w:rsidRDefault="00000000">
            <w:pPr>
              <w:spacing w:after="0"/>
              <w:ind w:firstLine="0"/>
            </w:pPr>
            <w:r>
              <w:rPr>
                <w:sz w:val="13"/>
              </w:rPr>
              <w:t>22,5</w:t>
            </w:r>
          </w:p>
        </w:tc>
        <w:tc>
          <w:tcPr>
            <w:tcW w:w="655" w:type="dxa"/>
          </w:tcPr>
          <w:p w14:paraId="0B81879C" w14:textId="77777777" w:rsidR="006D1256" w:rsidRDefault="00000000">
            <w:pPr>
              <w:spacing w:after="0"/>
              <w:ind w:firstLine="0"/>
            </w:pPr>
            <w:r>
              <w:rPr>
                <w:sz w:val="13"/>
              </w:rPr>
              <w:t>0,7</w:t>
            </w:r>
          </w:p>
        </w:tc>
        <w:tc>
          <w:tcPr>
            <w:tcW w:w="655" w:type="dxa"/>
          </w:tcPr>
          <w:p w14:paraId="033C2DD6" w14:textId="77777777" w:rsidR="006D1256" w:rsidRDefault="00000000">
            <w:pPr>
              <w:spacing w:after="0"/>
              <w:ind w:firstLine="0"/>
            </w:pPr>
            <w:r>
              <w:rPr>
                <w:sz w:val="13"/>
              </w:rPr>
              <w:t>34,3</w:t>
            </w:r>
          </w:p>
        </w:tc>
        <w:tc>
          <w:tcPr>
            <w:tcW w:w="655" w:type="dxa"/>
          </w:tcPr>
          <w:p w14:paraId="36B72D21" w14:textId="77777777" w:rsidR="006D1256" w:rsidRDefault="00000000">
            <w:pPr>
              <w:spacing w:after="0"/>
              <w:ind w:firstLine="0"/>
            </w:pPr>
            <w:r>
              <w:rPr>
                <w:sz w:val="13"/>
              </w:rPr>
              <w:t>0,095</w:t>
            </w:r>
          </w:p>
        </w:tc>
        <w:tc>
          <w:tcPr>
            <w:tcW w:w="655" w:type="dxa"/>
          </w:tcPr>
          <w:p w14:paraId="2C4B2249" w14:textId="77777777" w:rsidR="006D1256" w:rsidRDefault="00000000">
            <w:pPr>
              <w:spacing w:after="0"/>
              <w:ind w:firstLine="0"/>
            </w:pPr>
            <w:r>
              <w:rPr>
                <w:sz w:val="13"/>
              </w:rPr>
              <w:t>383175</w:t>
            </w:r>
          </w:p>
        </w:tc>
        <w:tc>
          <w:tcPr>
            <w:tcW w:w="655" w:type="dxa"/>
          </w:tcPr>
          <w:p w14:paraId="596F0616" w14:textId="77777777" w:rsidR="006D1256" w:rsidRDefault="00000000">
            <w:pPr>
              <w:spacing w:after="0"/>
              <w:ind w:firstLine="0"/>
            </w:pPr>
            <w:r>
              <w:rPr>
                <w:sz w:val="13"/>
              </w:rPr>
              <w:t>62,2</w:t>
            </w:r>
          </w:p>
        </w:tc>
        <w:tc>
          <w:tcPr>
            <w:tcW w:w="655" w:type="dxa"/>
          </w:tcPr>
          <w:p w14:paraId="13496358" w14:textId="77777777" w:rsidR="006D1256" w:rsidRDefault="00000000">
            <w:pPr>
              <w:spacing w:after="0"/>
              <w:ind w:firstLine="0"/>
            </w:pPr>
            <w:r>
              <w:rPr>
                <w:sz w:val="13"/>
              </w:rPr>
              <w:t>28,9</w:t>
            </w:r>
          </w:p>
        </w:tc>
        <w:tc>
          <w:tcPr>
            <w:tcW w:w="655" w:type="dxa"/>
          </w:tcPr>
          <w:p w14:paraId="0174E949" w14:textId="77777777" w:rsidR="006D1256" w:rsidRDefault="00000000">
            <w:pPr>
              <w:spacing w:after="0"/>
              <w:ind w:firstLine="0"/>
            </w:pPr>
            <w:r>
              <w:rPr>
                <w:sz w:val="13"/>
              </w:rPr>
              <w:t>16,9</w:t>
            </w:r>
          </w:p>
        </w:tc>
        <w:tc>
          <w:tcPr>
            <w:tcW w:w="655" w:type="dxa"/>
          </w:tcPr>
          <w:p w14:paraId="7D263F7A" w14:textId="77777777" w:rsidR="006D1256" w:rsidRDefault="00000000">
            <w:pPr>
              <w:spacing w:after="0"/>
              <w:ind w:firstLine="0"/>
            </w:pPr>
            <w:r>
              <w:rPr>
                <w:sz w:val="13"/>
              </w:rPr>
              <w:t>32,0</w:t>
            </w:r>
          </w:p>
        </w:tc>
        <w:tc>
          <w:tcPr>
            <w:tcW w:w="655" w:type="dxa"/>
          </w:tcPr>
          <w:p w14:paraId="3F5E20BC" w14:textId="77777777" w:rsidR="006D1256" w:rsidRDefault="00000000">
            <w:pPr>
              <w:spacing w:after="0"/>
              <w:ind w:firstLine="0"/>
            </w:pPr>
            <w:r>
              <w:rPr>
                <w:sz w:val="13"/>
              </w:rPr>
              <w:t>0,135</w:t>
            </w:r>
          </w:p>
        </w:tc>
        <w:tc>
          <w:tcPr>
            <w:tcW w:w="655" w:type="dxa"/>
          </w:tcPr>
          <w:p w14:paraId="191AA397" w14:textId="77777777" w:rsidR="006D1256" w:rsidRDefault="00000000">
            <w:pPr>
              <w:spacing w:after="0"/>
              <w:ind w:firstLine="0"/>
            </w:pPr>
            <w:r>
              <w:rPr>
                <w:sz w:val="13"/>
              </w:rPr>
              <w:t>10050</w:t>
            </w:r>
          </w:p>
        </w:tc>
      </w:tr>
      <w:tr w:rsidR="006D1256" w14:paraId="33410A9B" w14:textId="77777777">
        <w:trPr>
          <w:jc w:val="center"/>
        </w:trPr>
        <w:tc>
          <w:tcPr>
            <w:tcW w:w="539" w:type="dxa"/>
          </w:tcPr>
          <w:p w14:paraId="362BC513" w14:textId="77777777" w:rsidR="006D1256" w:rsidRDefault="00000000">
            <w:pPr>
              <w:spacing w:after="0"/>
              <w:ind w:firstLine="0"/>
            </w:pPr>
            <w:r>
              <w:rPr>
                <w:sz w:val="13"/>
              </w:rPr>
              <w:t>2002</w:t>
            </w:r>
          </w:p>
        </w:tc>
        <w:tc>
          <w:tcPr>
            <w:tcW w:w="425" w:type="dxa"/>
          </w:tcPr>
          <w:p w14:paraId="48342B64" w14:textId="77777777" w:rsidR="006D1256" w:rsidRDefault="00000000">
            <w:pPr>
              <w:spacing w:after="0"/>
              <w:ind w:firstLine="0"/>
            </w:pPr>
            <w:r>
              <w:rPr>
                <w:sz w:val="13"/>
              </w:rPr>
              <w:t>9</w:t>
            </w:r>
          </w:p>
        </w:tc>
        <w:tc>
          <w:tcPr>
            <w:tcW w:w="539" w:type="dxa"/>
          </w:tcPr>
          <w:p w14:paraId="14716BBB" w14:textId="77777777" w:rsidR="006D1256" w:rsidRDefault="00000000">
            <w:pPr>
              <w:spacing w:after="0"/>
              <w:ind w:firstLine="0"/>
            </w:pPr>
            <w:r>
              <w:rPr>
                <w:sz w:val="13"/>
              </w:rPr>
              <w:t>0,78</w:t>
            </w:r>
          </w:p>
        </w:tc>
        <w:tc>
          <w:tcPr>
            <w:tcW w:w="709" w:type="dxa"/>
          </w:tcPr>
          <w:p w14:paraId="5E3E9496" w14:textId="77777777" w:rsidR="006D1256" w:rsidRDefault="00000000">
            <w:pPr>
              <w:spacing w:after="0"/>
              <w:ind w:firstLine="0"/>
            </w:pPr>
            <w:r>
              <w:rPr>
                <w:sz w:val="13"/>
              </w:rPr>
              <w:t>El Niño</w:t>
            </w:r>
          </w:p>
        </w:tc>
        <w:tc>
          <w:tcPr>
            <w:tcW w:w="655" w:type="dxa"/>
          </w:tcPr>
          <w:p w14:paraId="21D72C6A" w14:textId="77777777" w:rsidR="006D1256" w:rsidRDefault="00000000">
            <w:pPr>
              <w:spacing w:after="0"/>
              <w:ind w:firstLine="0"/>
            </w:pPr>
            <w:r>
              <w:rPr>
                <w:sz w:val="13"/>
              </w:rPr>
              <w:t>155,0</w:t>
            </w:r>
          </w:p>
        </w:tc>
        <w:tc>
          <w:tcPr>
            <w:tcW w:w="655" w:type="dxa"/>
          </w:tcPr>
          <w:p w14:paraId="56CFA3E4" w14:textId="77777777" w:rsidR="006D1256" w:rsidRDefault="00000000">
            <w:pPr>
              <w:spacing w:after="0"/>
              <w:ind w:firstLine="0"/>
            </w:pPr>
            <w:r>
              <w:rPr>
                <w:sz w:val="13"/>
              </w:rPr>
              <w:t>100,1</w:t>
            </w:r>
          </w:p>
        </w:tc>
        <w:tc>
          <w:tcPr>
            <w:tcW w:w="655" w:type="dxa"/>
          </w:tcPr>
          <w:p w14:paraId="76CF434F" w14:textId="77777777" w:rsidR="006D1256" w:rsidRDefault="00000000">
            <w:pPr>
              <w:spacing w:after="0"/>
              <w:ind w:firstLine="0"/>
            </w:pPr>
            <w:r>
              <w:rPr>
                <w:sz w:val="13"/>
              </w:rPr>
              <w:t>113,4</w:t>
            </w:r>
          </w:p>
        </w:tc>
        <w:tc>
          <w:tcPr>
            <w:tcW w:w="655" w:type="dxa"/>
          </w:tcPr>
          <w:p w14:paraId="0856139B" w14:textId="77777777" w:rsidR="006D1256" w:rsidRDefault="00000000">
            <w:pPr>
              <w:spacing w:after="0"/>
              <w:ind w:firstLine="0"/>
            </w:pPr>
            <w:r>
              <w:rPr>
                <w:sz w:val="13"/>
              </w:rPr>
              <w:t>27,5</w:t>
            </w:r>
          </w:p>
        </w:tc>
        <w:tc>
          <w:tcPr>
            <w:tcW w:w="655" w:type="dxa"/>
          </w:tcPr>
          <w:p w14:paraId="693AD5FB" w14:textId="77777777" w:rsidR="006D1256" w:rsidRDefault="00000000">
            <w:pPr>
              <w:spacing w:after="0"/>
              <w:ind w:firstLine="0"/>
            </w:pPr>
            <w:r>
              <w:rPr>
                <w:sz w:val="13"/>
              </w:rPr>
              <w:t>0,497</w:t>
            </w:r>
          </w:p>
        </w:tc>
        <w:tc>
          <w:tcPr>
            <w:tcW w:w="655" w:type="dxa"/>
          </w:tcPr>
          <w:p w14:paraId="112FF2A0" w14:textId="77777777" w:rsidR="006D1256" w:rsidRDefault="00000000">
            <w:pPr>
              <w:spacing w:after="0"/>
              <w:ind w:firstLine="0"/>
            </w:pPr>
            <w:r>
              <w:rPr>
                <w:sz w:val="13"/>
              </w:rPr>
              <w:t>1575</w:t>
            </w:r>
          </w:p>
        </w:tc>
        <w:tc>
          <w:tcPr>
            <w:tcW w:w="655" w:type="dxa"/>
          </w:tcPr>
          <w:p w14:paraId="777BA1F0" w14:textId="77777777" w:rsidR="006D1256" w:rsidRDefault="00000000">
            <w:pPr>
              <w:spacing w:after="0"/>
              <w:ind w:firstLine="0"/>
            </w:pPr>
            <w:r>
              <w:rPr>
                <w:sz w:val="13"/>
              </w:rPr>
              <w:t>25,8</w:t>
            </w:r>
          </w:p>
        </w:tc>
        <w:tc>
          <w:tcPr>
            <w:tcW w:w="655" w:type="dxa"/>
          </w:tcPr>
          <w:p w14:paraId="5D006EC5" w14:textId="77777777" w:rsidR="006D1256" w:rsidRDefault="00000000">
            <w:pPr>
              <w:spacing w:after="0"/>
              <w:ind w:firstLine="0"/>
            </w:pPr>
            <w:r>
              <w:rPr>
                <w:sz w:val="13"/>
              </w:rPr>
              <w:t>24,1</w:t>
            </w:r>
          </w:p>
        </w:tc>
        <w:tc>
          <w:tcPr>
            <w:tcW w:w="655" w:type="dxa"/>
          </w:tcPr>
          <w:p w14:paraId="74A65BB2" w14:textId="77777777" w:rsidR="006D1256" w:rsidRDefault="00000000">
            <w:pPr>
              <w:spacing w:after="0"/>
              <w:ind w:firstLine="0"/>
            </w:pPr>
            <w:r>
              <w:rPr>
                <w:sz w:val="13"/>
              </w:rPr>
              <w:t>35,2</w:t>
            </w:r>
          </w:p>
        </w:tc>
        <w:tc>
          <w:tcPr>
            <w:tcW w:w="655" w:type="dxa"/>
          </w:tcPr>
          <w:p w14:paraId="2D18BD97" w14:textId="77777777" w:rsidR="006D1256" w:rsidRDefault="00000000">
            <w:pPr>
              <w:spacing w:after="0"/>
              <w:ind w:firstLine="0"/>
            </w:pPr>
            <w:r>
              <w:rPr>
                <w:sz w:val="13"/>
              </w:rPr>
              <w:t>37,1</w:t>
            </w:r>
          </w:p>
        </w:tc>
        <w:tc>
          <w:tcPr>
            <w:tcW w:w="655" w:type="dxa"/>
          </w:tcPr>
          <w:p w14:paraId="292E227F" w14:textId="77777777" w:rsidR="006D1256" w:rsidRDefault="00000000">
            <w:pPr>
              <w:spacing w:after="0"/>
              <w:ind w:firstLine="0"/>
            </w:pPr>
            <w:r>
              <w:rPr>
                <w:sz w:val="13"/>
              </w:rPr>
              <w:t>0,096</w:t>
            </w:r>
          </w:p>
        </w:tc>
        <w:tc>
          <w:tcPr>
            <w:tcW w:w="655" w:type="dxa"/>
          </w:tcPr>
          <w:p w14:paraId="69EE3767" w14:textId="77777777" w:rsidR="006D1256" w:rsidRDefault="00000000">
            <w:pPr>
              <w:spacing w:after="0"/>
              <w:ind w:firstLine="0"/>
            </w:pPr>
            <w:r>
              <w:rPr>
                <w:sz w:val="13"/>
              </w:rPr>
              <w:t>690550</w:t>
            </w:r>
          </w:p>
        </w:tc>
        <w:tc>
          <w:tcPr>
            <w:tcW w:w="655" w:type="dxa"/>
          </w:tcPr>
          <w:p w14:paraId="72D05F61" w14:textId="77777777" w:rsidR="006D1256" w:rsidRDefault="00000000">
            <w:pPr>
              <w:spacing w:after="0"/>
              <w:ind w:firstLine="0"/>
            </w:pPr>
            <w:r>
              <w:rPr>
                <w:sz w:val="13"/>
              </w:rPr>
              <w:t>56,3</w:t>
            </w:r>
          </w:p>
        </w:tc>
        <w:tc>
          <w:tcPr>
            <w:tcW w:w="655" w:type="dxa"/>
          </w:tcPr>
          <w:p w14:paraId="3EE7FAD5" w14:textId="77777777" w:rsidR="006D1256" w:rsidRDefault="00000000">
            <w:pPr>
              <w:spacing w:after="0"/>
              <w:ind w:firstLine="0"/>
            </w:pPr>
            <w:r>
              <w:rPr>
                <w:sz w:val="13"/>
              </w:rPr>
              <w:t>31,1</w:t>
            </w:r>
          </w:p>
        </w:tc>
        <w:tc>
          <w:tcPr>
            <w:tcW w:w="655" w:type="dxa"/>
          </w:tcPr>
          <w:p w14:paraId="648E9B1D" w14:textId="77777777" w:rsidR="006D1256" w:rsidRDefault="00000000">
            <w:pPr>
              <w:spacing w:after="0"/>
              <w:ind w:firstLine="0"/>
            </w:pPr>
            <w:r>
              <w:rPr>
                <w:sz w:val="13"/>
              </w:rPr>
              <w:t>38,7</w:t>
            </w:r>
          </w:p>
        </w:tc>
        <w:tc>
          <w:tcPr>
            <w:tcW w:w="655" w:type="dxa"/>
          </w:tcPr>
          <w:p w14:paraId="4DE18A4A" w14:textId="77777777" w:rsidR="006D1256" w:rsidRDefault="00000000">
            <w:pPr>
              <w:spacing w:after="0"/>
              <w:ind w:firstLine="0"/>
            </w:pPr>
            <w:r>
              <w:rPr>
                <w:sz w:val="13"/>
              </w:rPr>
              <w:t>36,0</w:t>
            </w:r>
          </w:p>
        </w:tc>
        <w:tc>
          <w:tcPr>
            <w:tcW w:w="655" w:type="dxa"/>
          </w:tcPr>
          <w:p w14:paraId="60832228" w14:textId="77777777" w:rsidR="006D1256" w:rsidRDefault="00000000">
            <w:pPr>
              <w:spacing w:after="0"/>
              <w:ind w:firstLine="0"/>
            </w:pPr>
            <w:r>
              <w:rPr>
                <w:sz w:val="13"/>
              </w:rPr>
              <w:t>0,130</w:t>
            </w:r>
          </w:p>
        </w:tc>
        <w:tc>
          <w:tcPr>
            <w:tcW w:w="655" w:type="dxa"/>
          </w:tcPr>
          <w:p w14:paraId="21C23A3D" w14:textId="77777777" w:rsidR="006D1256" w:rsidRDefault="00000000">
            <w:pPr>
              <w:spacing w:after="0"/>
              <w:ind w:firstLine="0"/>
            </w:pPr>
            <w:r>
              <w:rPr>
                <w:sz w:val="13"/>
              </w:rPr>
              <w:t>52550</w:t>
            </w:r>
          </w:p>
        </w:tc>
      </w:tr>
      <w:tr w:rsidR="006D1256" w14:paraId="74DB6173" w14:textId="77777777">
        <w:trPr>
          <w:jc w:val="center"/>
        </w:trPr>
        <w:tc>
          <w:tcPr>
            <w:tcW w:w="539" w:type="dxa"/>
          </w:tcPr>
          <w:p w14:paraId="6140AAFB" w14:textId="77777777" w:rsidR="006D1256" w:rsidRDefault="00000000">
            <w:pPr>
              <w:spacing w:after="0"/>
              <w:ind w:firstLine="0"/>
            </w:pPr>
            <w:r>
              <w:rPr>
                <w:sz w:val="13"/>
              </w:rPr>
              <w:t>2002</w:t>
            </w:r>
          </w:p>
        </w:tc>
        <w:tc>
          <w:tcPr>
            <w:tcW w:w="425" w:type="dxa"/>
          </w:tcPr>
          <w:p w14:paraId="08EC54C0" w14:textId="77777777" w:rsidR="006D1256" w:rsidRDefault="00000000">
            <w:pPr>
              <w:spacing w:after="0"/>
              <w:ind w:firstLine="0"/>
            </w:pPr>
            <w:r>
              <w:rPr>
                <w:sz w:val="13"/>
              </w:rPr>
              <w:t>10</w:t>
            </w:r>
          </w:p>
        </w:tc>
        <w:tc>
          <w:tcPr>
            <w:tcW w:w="539" w:type="dxa"/>
          </w:tcPr>
          <w:p w14:paraId="6D7BFD00" w14:textId="77777777" w:rsidR="006D1256" w:rsidRDefault="00000000">
            <w:pPr>
              <w:spacing w:after="0"/>
              <w:ind w:firstLine="0"/>
            </w:pPr>
            <w:r>
              <w:rPr>
                <w:sz w:val="13"/>
              </w:rPr>
              <w:t>0,99</w:t>
            </w:r>
          </w:p>
        </w:tc>
        <w:tc>
          <w:tcPr>
            <w:tcW w:w="709" w:type="dxa"/>
          </w:tcPr>
          <w:p w14:paraId="48A5CC21" w14:textId="77777777" w:rsidR="006D1256" w:rsidRDefault="00000000">
            <w:pPr>
              <w:spacing w:after="0"/>
              <w:ind w:firstLine="0"/>
            </w:pPr>
            <w:r>
              <w:rPr>
                <w:sz w:val="13"/>
              </w:rPr>
              <w:t>El Niño</w:t>
            </w:r>
          </w:p>
        </w:tc>
        <w:tc>
          <w:tcPr>
            <w:tcW w:w="655" w:type="dxa"/>
          </w:tcPr>
          <w:p w14:paraId="1B94F3D2" w14:textId="77777777" w:rsidR="006D1256" w:rsidRDefault="00000000">
            <w:pPr>
              <w:spacing w:after="0"/>
              <w:ind w:firstLine="0"/>
            </w:pPr>
            <w:r>
              <w:rPr>
                <w:sz w:val="13"/>
              </w:rPr>
              <w:t>137,5</w:t>
            </w:r>
          </w:p>
        </w:tc>
        <w:tc>
          <w:tcPr>
            <w:tcW w:w="655" w:type="dxa"/>
          </w:tcPr>
          <w:p w14:paraId="3C5A6CFF" w14:textId="77777777" w:rsidR="006D1256" w:rsidRDefault="00000000">
            <w:pPr>
              <w:spacing w:after="0"/>
              <w:ind w:firstLine="0"/>
            </w:pPr>
            <w:r>
              <w:rPr>
                <w:sz w:val="13"/>
              </w:rPr>
              <w:t>100,6</w:t>
            </w:r>
          </w:p>
        </w:tc>
        <w:tc>
          <w:tcPr>
            <w:tcW w:w="655" w:type="dxa"/>
          </w:tcPr>
          <w:p w14:paraId="741444D5" w14:textId="77777777" w:rsidR="006D1256" w:rsidRDefault="00000000">
            <w:pPr>
              <w:spacing w:after="0"/>
              <w:ind w:firstLine="0"/>
            </w:pPr>
            <w:r>
              <w:rPr>
                <w:sz w:val="13"/>
              </w:rPr>
              <w:t>30,4</w:t>
            </w:r>
          </w:p>
        </w:tc>
        <w:tc>
          <w:tcPr>
            <w:tcW w:w="655" w:type="dxa"/>
          </w:tcPr>
          <w:p w14:paraId="48A1832F" w14:textId="77777777" w:rsidR="006D1256" w:rsidRDefault="00000000">
            <w:pPr>
              <w:spacing w:after="0"/>
              <w:ind w:firstLine="0"/>
            </w:pPr>
            <w:r>
              <w:rPr>
                <w:sz w:val="13"/>
              </w:rPr>
              <w:t>31,3</w:t>
            </w:r>
          </w:p>
        </w:tc>
        <w:tc>
          <w:tcPr>
            <w:tcW w:w="655" w:type="dxa"/>
          </w:tcPr>
          <w:p w14:paraId="773279D0" w14:textId="77777777" w:rsidR="006D1256" w:rsidRDefault="00000000">
            <w:pPr>
              <w:spacing w:after="0"/>
              <w:ind w:firstLine="0"/>
            </w:pPr>
            <w:r>
              <w:rPr>
                <w:sz w:val="13"/>
              </w:rPr>
              <w:t>0,459</w:t>
            </w:r>
          </w:p>
        </w:tc>
        <w:tc>
          <w:tcPr>
            <w:tcW w:w="655" w:type="dxa"/>
          </w:tcPr>
          <w:p w14:paraId="6678154C" w14:textId="77777777" w:rsidR="006D1256" w:rsidRDefault="00000000">
            <w:pPr>
              <w:spacing w:after="0"/>
              <w:ind w:firstLine="0"/>
            </w:pPr>
            <w:r>
              <w:rPr>
                <w:sz w:val="13"/>
              </w:rPr>
              <w:t>15000</w:t>
            </w:r>
          </w:p>
        </w:tc>
        <w:tc>
          <w:tcPr>
            <w:tcW w:w="655" w:type="dxa"/>
          </w:tcPr>
          <w:p w14:paraId="27D604D0" w14:textId="77777777" w:rsidR="006D1256" w:rsidRDefault="00000000">
            <w:pPr>
              <w:spacing w:after="0"/>
              <w:ind w:firstLine="0"/>
            </w:pPr>
            <w:r>
              <w:rPr>
                <w:sz w:val="13"/>
              </w:rPr>
              <w:t>14,0</w:t>
            </w:r>
          </w:p>
        </w:tc>
        <w:tc>
          <w:tcPr>
            <w:tcW w:w="655" w:type="dxa"/>
          </w:tcPr>
          <w:p w14:paraId="5883713C" w14:textId="77777777" w:rsidR="006D1256" w:rsidRDefault="00000000">
            <w:pPr>
              <w:spacing w:after="0"/>
              <w:ind w:firstLine="0"/>
            </w:pPr>
            <w:r>
              <w:rPr>
                <w:sz w:val="13"/>
              </w:rPr>
              <w:t>30,7</w:t>
            </w:r>
          </w:p>
        </w:tc>
        <w:tc>
          <w:tcPr>
            <w:tcW w:w="655" w:type="dxa"/>
          </w:tcPr>
          <w:p w14:paraId="459BE430" w14:textId="77777777" w:rsidR="006D1256" w:rsidRDefault="00000000">
            <w:pPr>
              <w:spacing w:after="0"/>
              <w:ind w:firstLine="0"/>
            </w:pPr>
            <w:r>
              <w:rPr>
                <w:sz w:val="13"/>
              </w:rPr>
              <w:t>40,4</w:t>
            </w:r>
          </w:p>
        </w:tc>
        <w:tc>
          <w:tcPr>
            <w:tcW w:w="655" w:type="dxa"/>
          </w:tcPr>
          <w:p w14:paraId="088DD3AB" w14:textId="77777777" w:rsidR="006D1256" w:rsidRDefault="00000000">
            <w:pPr>
              <w:spacing w:after="0"/>
              <w:ind w:firstLine="0"/>
            </w:pPr>
            <w:r>
              <w:rPr>
                <w:sz w:val="13"/>
              </w:rPr>
              <w:t>39,6</w:t>
            </w:r>
          </w:p>
        </w:tc>
        <w:tc>
          <w:tcPr>
            <w:tcW w:w="655" w:type="dxa"/>
          </w:tcPr>
          <w:p w14:paraId="43FDEC83" w14:textId="77777777" w:rsidR="006D1256" w:rsidRDefault="00000000">
            <w:pPr>
              <w:spacing w:after="0"/>
              <w:ind w:firstLine="0"/>
            </w:pPr>
            <w:r>
              <w:rPr>
                <w:sz w:val="13"/>
              </w:rPr>
              <w:t>0,124</w:t>
            </w:r>
          </w:p>
        </w:tc>
        <w:tc>
          <w:tcPr>
            <w:tcW w:w="655" w:type="dxa"/>
          </w:tcPr>
          <w:p w14:paraId="7F672990" w14:textId="77777777" w:rsidR="006D1256" w:rsidRDefault="00000000">
            <w:pPr>
              <w:spacing w:after="0"/>
              <w:ind w:firstLine="0"/>
            </w:pPr>
            <w:r>
              <w:rPr>
                <w:sz w:val="13"/>
              </w:rPr>
              <w:t>361850</w:t>
            </w:r>
          </w:p>
        </w:tc>
        <w:tc>
          <w:tcPr>
            <w:tcW w:w="655" w:type="dxa"/>
          </w:tcPr>
          <w:p w14:paraId="33B2808F" w14:textId="77777777" w:rsidR="006D1256" w:rsidRDefault="00000000">
            <w:pPr>
              <w:spacing w:after="0"/>
              <w:ind w:firstLine="0"/>
            </w:pPr>
            <w:r>
              <w:rPr>
                <w:sz w:val="13"/>
              </w:rPr>
              <w:t>43,7</w:t>
            </w:r>
          </w:p>
        </w:tc>
        <w:tc>
          <w:tcPr>
            <w:tcW w:w="655" w:type="dxa"/>
          </w:tcPr>
          <w:p w14:paraId="61FAC28B" w14:textId="77777777" w:rsidR="006D1256" w:rsidRDefault="00000000">
            <w:pPr>
              <w:spacing w:after="0"/>
              <w:ind w:firstLine="0"/>
            </w:pPr>
            <w:r>
              <w:rPr>
                <w:sz w:val="13"/>
              </w:rPr>
              <w:t>33,7</w:t>
            </w:r>
          </w:p>
        </w:tc>
        <w:tc>
          <w:tcPr>
            <w:tcW w:w="655" w:type="dxa"/>
          </w:tcPr>
          <w:p w14:paraId="6C062B1B" w14:textId="77777777" w:rsidR="006D1256" w:rsidRDefault="00000000">
            <w:pPr>
              <w:spacing w:after="0"/>
              <w:ind w:firstLine="0"/>
            </w:pPr>
            <w:r>
              <w:rPr>
                <w:sz w:val="13"/>
              </w:rPr>
              <w:t>10,8</w:t>
            </w:r>
          </w:p>
        </w:tc>
        <w:tc>
          <w:tcPr>
            <w:tcW w:w="655" w:type="dxa"/>
          </w:tcPr>
          <w:p w14:paraId="43B09821" w14:textId="77777777" w:rsidR="006D1256" w:rsidRDefault="00000000">
            <w:pPr>
              <w:spacing w:after="0"/>
              <w:ind w:firstLine="0"/>
            </w:pPr>
            <w:r>
              <w:rPr>
                <w:sz w:val="13"/>
              </w:rPr>
              <w:t>38,8</w:t>
            </w:r>
          </w:p>
        </w:tc>
        <w:tc>
          <w:tcPr>
            <w:tcW w:w="655" w:type="dxa"/>
          </w:tcPr>
          <w:p w14:paraId="68C9046D" w14:textId="77777777" w:rsidR="006D1256" w:rsidRDefault="00000000">
            <w:pPr>
              <w:spacing w:after="0"/>
              <w:ind w:firstLine="0"/>
            </w:pPr>
            <w:r>
              <w:rPr>
                <w:sz w:val="13"/>
              </w:rPr>
              <w:t>0,138</w:t>
            </w:r>
          </w:p>
        </w:tc>
        <w:tc>
          <w:tcPr>
            <w:tcW w:w="655" w:type="dxa"/>
          </w:tcPr>
          <w:p w14:paraId="02BBACA8" w14:textId="77777777" w:rsidR="006D1256" w:rsidRDefault="00000000">
            <w:pPr>
              <w:spacing w:after="0"/>
              <w:ind w:firstLine="0"/>
            </w:pPr>
            <w:r>
              <w:rPr>
                <w:sz w:val="13"/>
              </w:rPr>
              <w:t>40825</w:t>
            </w:r>
          </w:p>
        </w:tc>
      </w:tr>
      <w:tr w:rsidR="006D1256" w14:paraId="16E88461" w14:textId="77777777">
        <w:trPr>
          <w:jc w:val="center"/>
        </w:trPr>
        <w:tc>
          <w:tcPr>
            <w:tcW w:w="539" w:type="dxa"/>
          </w:tcPr>
          <w:p w14:paraId="1F36705E" w14:textId="77777777" w:rsidR="006D1256" w:rsidRDefault="00000000">
            <w:pPr>
              <w:spacing w:after="0"/>
              <w:ind w:firstLine="0"/>
            </w:pPr>
            <w:r>
              <w:rPr>
                <w:sz w:val="13"/>
              </w:rPr>
              <w:t>2002</w:t>
            </w:r>
          </w:p>
        </w:tc>
        <w:tc>
          <w:tcPr>
            <w:tcW w:w="425" w:type="dxa"/>
          </w:tcPr>
          <w:p w14:paraId="06818CCF" w14:textId="77777777" w:rsidR="006D1256" w:rsidRDefault="00000000">
            <w:pPr>
              <w:spacing w:after="0"/>
              <w:ind w:firstLine="0"/>
            </w:pPr>
            <w:r>
              <w:rPr>
                <w:sz w:val="13"/>
              </w:rPr>
              <w:t>11</w:t>
            </w:r>
          </w:p>
        </w:tc>
        <w:tc>
          <w:tcPr>
            <w:tcW w:w="539" w:type="dxa"/>
          </w:tcPr>
          <w:p w14:paraId="33039FB1" w14:textId="77777777" w:rsidR="006D1256" w:rsidRDefault="00000000">
            <w:pPr>
              <w:spacing w:after="0"/>
              <w:ind w:firstLine="0"/>
            </w:pPr>
            <w:r>
              <w:rPr>
                <w:sz w:val="13"/>
              </w:rPr>
              <w:t>1,19</w:t>
            </w:r>
          </w:p>
        </w:tc>
        <w:tc>
          <w:tcPr>
            <w:tcW w:w="709" w:type="dxa"/>
          </w:tcPr>
          <w:p w14:paraId="2D120F83" w14:textId="77777777" w:rsidR="006D1256" w:rsidRDefault="00000000">
            <w:pPr>
              <w:spacing w:after="0"/>
              <w:ind w:firstLine="0"/>
            </w:pPr>
            <w:r>
              <w:rPr>
                <w:sz w:val="13"/>
              </w:rPr>
              <w:t>El Niño</w:t>
            </w:r>
          </w:p>
        </w:tc>
        <w:tc>
          <w:tcPr>
            <w:tcW w:w="655" w:type="dxa"/>
          </w:tcPr>
          <w:p w14:paraId="28E9CFA3" w14:textId="77777777" w:rsidR="006D1256" w:rsidRDefault="00000000">
            <w:pPr>
              <w:spacing w:after="0"/>
              <w:ind w:firstLine="0"/>
            </w:pPr>
            <w:r>
              <w:rPr>
                <w:sz w:val="13"/>
              </w:rPr>
              <w:t>141,5</w:t>
            </w:r>
          </w:p>
        </w:tc>
        <w:tc>
          <w:tcPr>
            <w:tcW w:w="655" w:type="dxa"/>
          </w:tcPr>
          <w:p w14:paraId="2CCF58CA" w14:textId="77777777" w:rsidR="006D1256" w:rsidRDefault="00000000">
            <w:pPr>
              <w:spacing w:after="0"/>
              <w:ind w:firstLine="0"/>
            </w:pPr>
            <w:r>
              <w:rPr>
                <w:sz w:val="13"/>
              </w:rPr>
              <w:t>103,9</w:t>
            </w:r>
          </w:p>
        </w:tc>
        <w:tc>
          <w:tcPr>
            <w:tcW w:w="655" w:type="dxa"/>
          </w:tcPr>
          <w:p w14:paraId="298DF62E" w14:textId="77777777" w:rsidR="006D1256" w:rsidRDefault="00000000">
            <w:pPr>
              <w:spacing w:after="0"/>
              <w:ind w:firstLine="0"/>
            </w:pPr>
            <w:r>
              <w:rPr>
                <w:sz w:val="13"/>
              </w:rPr>
              <w:t>71,3</w:t>
            </w:r>
          </w:p>
        </w:tc>
        <w:tc>
          <w:tcPr>
            <w:tcW w:w="655" w:type="dxa"/>
          </w:tcPr>
          <w:p w14:paraId="462A1069" w14:textId="77777777" w:rsidR="006D1256" w:rsidRDefault="00000000">
            <w:pPr>
              <w:spacing w:after="0"/>
              <w:ind w:firstLine="0"/>
            </w:pPr>
            <w:r>
              <w:rPr>
                <w:sz w:val="13"/>
              </w:rPr>
              <w:t>31,9</w:t>
            </w:r>
          </w:p>
        </w:tc>
        <w:tc>
          <w:tcPr>
            <w:tcW w:w="655" w:type="dxa"/>
          </w:tcPr>
          <w:p w14:paraId="56C473D8" w14:textId="77777777" w:rsidR="006D1256" w:rsidRDefault="00000000">
            <w:pPr>
              <w:spacing w:after="0"/>
              <w:ind w:firstLine="0"/>
            </w:pPr>
            <w:r>
              <w:rPr>
                <w:sz w:val="13"/>
              </w:rPr>
              <w:t>0,450</w:t>
            </w:r>
          </w:p>
        </w:tc>
        <w:tc>
          <w:tcPr>
            <w:tcW w:w="655" w:type="dxa"/>
          </w:tcPr>
          <w:p w14:paraId="499D0E4B" w14:textId="77777777" w:rsidR="006D1256" w:rsidRDefault="00000000">
            <w:pPr>
              <w:spacing w:after="0"/>
              <w:ind w:firstLine="0"/>
            </w:pPr>
            <w:r>
              <w:rPr>
                <w:sz w:val="13"/>
              </w:rPr>
              <w:t>11500</w:t>
            </w:r>
          </w:p>
        </w:tc>
        <w:tc>
          <w:tcPr>
            <w:tcW w:w="655" w:type="dxa"/>
          </w:tcPr>
          <w:p w14:paraId="293A3182" w14:textId="77777777" w:rsidR="006D1256" w:rsidRDefault="00000000">
            <w:pPr>
              <w:spacing w:after="0"/>
              <w:ind w:firstLine="0"/>
            </w:pPr>
            <w:r>
              <w:rPr>
                <w:sz w:val="13"/>
              </w:rPr>
              <w:t>48,9</w:t>
            </w:r>
          </w:p>
        </w:tc>
        <w:tc>
          <w:tcPr>
            <w:tcW w:w="655" w:type="dxa"/>
          </w:tcPr>
          <w:p w14:paraId="388A0F09" w14:textId="77777777" w:rsidR="006D1256" w:rsidRDefault="00000000">
            <w:pPr>
              <w:spacing w:after="0"/>
              <w:ind w:firstLine="0"/>
            </w:pPr>
            <w:r>
              <w:rPr>
                <w:sz w:val="13"/>
              </w:rPr>
              <w:t>47,6</w:t>
            </w:r>
          </w:p>
        </w:tc>
        <w:tc>
          <w:tcPr>
            <w:tcW w:w="655" w:type="dxa"/>
          </w:tcPr>
          <w:p w14:paraId="236F98B3" w14:textId="77777777" w:rsidR="006D1256" w:rsidRDefault="00000000">
            <w:pPr>
              <w:spacing w:after="0"/>
              <w:ind w:firstLine="0"/>
            </w:pPr>
            <w:r>
              <w:rPr>
                <w:sz w:val="13"/>
              </w:rPr>
              <w:t>100,5</w:t>
            </w:r>
          </w:p>
        </w:tc>
        <w:tc>
          <w:tcPr>
            <w:tcW w:w="655" w:type="dxa"/>
          </w:tcPr>
          <w:p w14:paraId="0B41C8FF" w14:textId="77777777" w:rsidR="006D1256" w:rsidRDefault="00000000">
            <w:pPr>
              <w:spacing w:after="0"/>
              <w:ind w:firstLine="0"/>
            </w:pPr>
            <w:r>
              <w:rPr>
                <w:sz w:val="13"/>
              </w:rPr>
              <w:t>39,1</w:t>
            </w:r>
          </w:p>
        </w:tc>
        <w:tc>
          <w:tcPr>
            <w:tcW w:w="655" w:type="dxa"/>
          </w:tcPr>
          <w:p w14:paraId="75C89A6D" w14:textId="77777777" w:rsidR="006D1256" w:rsidRDefault="00000000">
            <w:pPr>
              <w:spacing w:after="0"/>
              <w:ind w:firstLine="0"/>
            </w:pPr>
            <w:r>
              <w:rPr>
                <w:sz w:val="13"/>
              </w:rPr>
              <w:t>0,182</w:t>
            </w:r>
          </w:p>
        </w:tc>
        <w:tc>
          <w:tcPr>
            <w:tcW w:w="655" w:type="dxa"/>
          </w:tcPr>
          <w:p w14:paraId="2BD945DA" w14:textId="77777777" w:rsidR="006D1256" w:rsidRDefault="00000000">
            <w:pPr>
              <w:spacing w:after="0"/>
              <w:ind w:firstLine="0"/>
            </w:pPr>
            <w:r>
              <w:rPr>
                <w:sz w:val="13"/>
              </w:rPr>
              <w:t>41475</w:t>
            </w:r>
          </w:p>
        </w:tc>
        <w:tc>
          <w:tcPr>
            <w:tcW w:w="655" w:type="dxa"/>
          </w:tcPr>
          <w:p w14:paraId="49599895" w14:textId="77777777" w:rsidR="006D1256" w:rsidRDefault="00000000">
            <w:pPr>
              <w:spacing w:after="0"/>
              <w:ind w:firstLine="0"/>
            </w:pPr>
            <w:r>
              <w:rPr>
                <w:sz w:val="13"/>
              </w:rPr>
              <w:t>63,4</w:t>
            </w:r>
          </w:p>
        </w:tc>
        <w:tc>
          <w:tcPr>
            <w:tcW w:w="655" w:type="dxa"/>
          </w:tcPr>
          <w:p w14:paraId="0D3F648C" w14:textId="77777777" w:rsidR="006D1256" w:rsidRDefault="00000000">
            <w:pPr>
              <w:spacing w:after="0"/>
              <w:ind w:firstLine="0"/>
            </w:pPr>
            <w:r>
              <w:rPr>
                <w:sz w:val="13"/>
              </w:rPr>
              <w:t>45,7</w:t>
            </w:r>
          </w:p>
        </w:tc>
        <w:tc>
          <w:tcPr>
            <w:tcW w:w="655" w:type="dxa"/>
          </w:tcPr>
          <w:p w14:paraId="54010F39" w14:textId="77777777" w:rsidR="006D1256" w:rsidRDefault="00000000">
            <w:pPr>
              <w:spacing w:after="0"/>
              <w:ind w:firstLine="0"/>
            </w:pPr>
            <w:r>
              <w:rPr>
                <w:sz w:val="13"/>
              </w:rPr>
              <w:t>51,3</w:t>
            </w:r>
          </w:p>
        </w:tc>
        <w:tc>
          <w:tcPr>
            <w:tcW w:w="655" w:type="dxa"/>
          </w:tcPr>
          <w:p w14:paraId="47B1D8AB" w14:textId="77777777" w:rsidR="006D1256" w:rsidRDefault="00000000">
            <w:pPr>
              <w:spacing w:after="0"/>
              <w:ind w:firstLine="0"/>
            </w:pPr>
            <w:r>
              <w:rPr>
                <w:sz w:val="13"/>
              </w:rPr>
              <w:t>38,0</w:t>
            </w:r>
          </w:p>
        </w:tc>
        <w:tc>
          <w:tcPr>
            <w:tcW w:w="655" w:type="dxa"/>
          </w:tcPr>
          <w:p w14:paraId="0CD20598" w14:textId="77777777" w:rsidR="006D1256" w:rsidRDefault="00000000">
            <w:pPr>
              <w:spacing w:after="0"/>
              <w:ind w:firstLine="0"/>
            </w:pPr>
            <w:r>
              <w:rPr>
                <w:sz w:val="13"/>
              </w:rPr>
              <w:t>0,180</w:t>
            </w:r>
          </w:p>
        </w:tc>
        <w:tc>
          <w:tcPr>
            <w:tcW w:w="655" w:type="dxa"/>
          </w:tcPr>
          <w:p w14:paraId="702D5A27" w14:textId="77777777" w:rsidR="006D1256" w:rsidRDefault="00000000">
            <w:pPr>
              <w:spacing w:after="0"/>
              <w:ind w:firstLine="0"/>
            </w:pPr>
            <w:r>
              <w:rPr>
                <w:sz w:val="13"/>
              </w:rPr>
              <w:t>14575</w:t>
            </w:r>
          </w:p>
        </w:tc>
      </w:tr>
      <w:tr w:rsidR="006D1256" w14:paraId="31802B1E" w14:textId="77777777">
        <w:trPr>
          <w:jc w:val="center"/>
        </w:trPr>
        <w:tc>
          <w:tcPr>
            <w:tcW w:w="539" w:type="dxa"/>
          </w:tcPr>
          <w:p w14:paraId="712B3A9A" w14:textId="77777777" w:rsidR="006D1256" w:rsidRDefault="00000000">
            <w:pPr>
              <w:spacing w:after="0"/>
              <w:ind w:firstLine="0"/>
            </w:pPr>
            <w:r>
              <w:rPr>
                <w:sz w:val="13"/>
              </w:rPr>
              <w:lastRenderedPageBreak/>
              <w:t>2002</w:t>
            </w:r>
          </w:p>
        </w:tc>
        <w:tc>
          <w:tcPr>
            <w:tcW w:w="425" w:type="dxa"/>
          </w:tcPr>
          <w:p w14:paraId="22741D15" w14:textId="77777777" w:rsidR="006D1256" w:rsidRDefault="00000000">
            <w:pPr>
              <w:spacing w:after="0"/>
              <w:ind w:firstLine="0"/>
            </w:pPr>
            <w:r>
              <w:rPr>
                <w:sz w:val="13"/>
              </w:rPr>
              <w:t>12</w:t>
            </w:r>
          </w:p>
        </w:tc>
        <w:tc>
          <w:tcPr>
            <w:tcW w:w="539" w:type="dxa"/>
          </w:tcPr>
          <w:p w14:paraId="5B8C8146" w14:textId="77777777" w:rsidR="006D1256" w:rsidRDefault="00000000">
            <w:pPr>
              <w:spacing w:after="0"/>
              <w:ind w:firstLine="0"/>
            </w:pPr>
            <w:r>
              <w:rPr>
                <w:sz w:val="13"/>
              </w:rPr>
              <w:t>1,08</w:t>
            </w:r>
          </w:p>
        </w:tc>
        <w:tc>
          <w:tcPr>
            <w:tcW w:w="709" w:type="dxa"/>
          </w:tcPr>
          <w:p w14:paraId="384841AF" w14:textId="77777777" w:rsidR="006D1256" w:rsidRDefault="00000000">
            <w:pPr>
              <w:spacing w:after="0"/>
              <w:ind w:firstLine="0"/>
            </w:pPr>
            <w:r>
              <w:rPr>
                <w:sz w:val="13"/>
              </w:rPr>
              <w:t>El Niño</w:t>
            </w:r>
          </w:p>
        </w:tc>
        <w:tc>
          <w:tcPr>
            <w:tcW w:w="655" w:type="dxa"/>
          </w:tcPr>
          <w:p w14:paraId="470C9597" w14:textId="77777777" w:rsidR="006D1256" w:rsidRDefault="00000000">
            <w:pPr>
              <w:spacing w:after="0"/>
              <w:ind w:firstLine="0"/>
            </w:pPr>
            <w:r>
              <w:rPr>
                <w:sz w:val="13"/>
              </w:rPr>
              <w:t>98,4</w:t>
            </w:r>
          </w:p>
        </w:tc>
        <w:tc>
          <w:tcPr>
            <w:tcW w:w="655" w:type="dxa"/>
          </w:tcPr>
          <w:p w14:paraId="48D3927A" w14:textId="77777777" w:rsidR="006D1256" w:rsidRDefault="00000000">
            <w:pPr>
              <w:spacing w:after="0"/>
              <w:ind w:firstLine="0"/>
            </w:pPr>
            <w:r>
              <w:rPr>
                <w:sz w:val="13"/>
              </w:rPr>
              <w:t>86,8</w:t>
            </w:r>
          </w:p>
        </w:tc>
        <w:tc>
          <w:tcPr>
            <w:tcW w:w="655" w:type="dxa"/>
          </w:tcPr>
          <w:p w14:paraId="77A73D3D" w14:textId="77777777" w:rsidR="006D1256" w:rsidRDefault="00000000">
            <w:pPr>
              <w:spacing w:after="0"/>
              <w:ind w:firstLine="0"/>
            </w:pPr>
            <w:r>
              <w:rPr>
                <w:sz w:val="13"/>
              </w:rPr>
              <w:t>156,4</w:t>
            </w:r>
          </w:p>
        </w:tc>
        <w:tc>
          <w:tcPr>
            <w:tcW w:w="655" w:type="dxa"/>
          </w:tcPr>
          <w:p w14:paraId="65E55514" w14:textId="77777777" w:rsidR="006D1256" w:rsidRDefault="00000000">
            <w:pPr>
              <w:spacing w:after="0"/>
              <w:ind w:firstLine="0"/>
            </w:pPr>
            <w:r>
              <w:rPr>
                <w:sz w:val="13"/>
              </w:rPr>
              <w:t>32,6</w:t>
            </w:r>
          </w:p>
        </w:tc>
        <w:tc>
          <w:tcPr>
            <w:tcW w:w="655" w:type="dxa"/>
          </w:tcPr>
          <w:p w14:paraId="29FDCD4A" w14:textId="77777777" w:rsidR="006D1256" w:rsidRDefault="00000000">
            <w:pPr>
              <w:spacing w:after="0"/>
              <w:ind w:firstLine="0"/>
            </w:pPr>
            <w:r>
              <w:rPr>
                <w:sz w:val="13"/>
              </w:rPr>
              <w:t>0,454</w:t>
            </w:r>
          </w:p>
        </w:tc>
        <w:tc>
          <w:tcPr>
            <w:tcW w:w="655" w:type="dxa"/>
          </w:tcPr>
          <w:p w14:paraId="08B94E60" w14:textId="77777777" w:rsidR="006D1256" w:rsidRDefault="00000000">
            <w:pPr>
              <w:spacing w:after="0"/>
              <w:ind w:firstLine="0"/>
            </w:pPr>
            <w:r>
              <w:rPr>
                <w:sz w:val="13"/>
              </w:rPr>
              <w:t>33100</w:t>
            </w:r>
          </w:p>
        </w:tc>
        <w:tc>
          <w:tcPr>
            <w:tcW w:w="655" w:type="dxa"/>
          </w:tcPr>
          <w:p w14:paraId="48007F15" w14:textId="77777777" w:rsidR="006D1256" w:rsidRDefault="00000000">
            <w:pPr>
              <w:spacing w:after="0"/>
              <w:ind w:firstLine="0"/>
            </w:pPr>
            <w:r>
              <w:rPr>
                <w:sz w:val="13"/>
              </w:rPr>
              <w:t>63,0</w:t>
            </w:r>
          </w:p>
        </w:tc>
        <w:tc>
          <w:tcPr>
            <w:tcW w:w="655" w:type="dxa"/>
          </w:tcPr>
          <w:p w14:paraId="56182A09" w14:textId="77777777" w:rsidR="006D1256" w:rsidRDefault="00000000">
            <w:pPr>
              <w:spacing w:after="0"/>
              <w:ind w:firstLine="0"/>
            </w:pPr>
            <w:r>
              <w:rPr>
                <w:sz w:val="13"/>
              </w:rPr>
              <w:t>63,5</w:t>
            </w:r>
          </w:p>
        </w:tc>
        <w:tc>
          <w:tcPr>
            <w:tcW w:w="655" w:type="dxa"/>
          </w:tcPr>
          <w:p w14:paraId="78117A33" w14:textId="77777777" w:rsidR="006D1256" w:rsidRDefault="00000000">
            <w:pPr>
              <w:spacing w:after="0"/>
              <w:ind w:firstLine="0"/>
            </w:pPr>
            <w:r>
              <w:rPr>
                <w:sz w:val="13"/>
              </w:rPr>
              <w:t>276,5</w:t>
            </w:r>
          </w:p>
        </w:tc>
        <w:tc>
          <w:tcPr>
            <w:tcW w:w="655" w:type="dxa"/>
          </w:tcPr>
          <w:p w14:paraId="5189FC0C" w14:textId="77777777" w:rsidR="006D1256" w:rsidRDefault="00000000">
            <w:pPr>
              <w:spacing w:after="0"/>
              <w:ind w:firstLine="0"/>
            </w:pPr>
            <w:r>
              <w:rPr>
                <w:sz w:val="13"/>
              </w:rPr>
              <w:t>32,6</w:t>
            </w:r>
          </w:p>
        </w:tc>
        <w:tc>
          <w:tcPr>
            <w:tcW w:w="655" w:type="dxa"/>
          </w:tcPr>
          <w:p w14:paraId="35974C93" w14:textId="77777777" w:rsidR="006D1256" w:rsidRDefault="00000000">
            <w:pPr>
              <w:spacing w:after="0"/>
              <w:ind w:firstLine="0"/>
            </w:pPr>
            <w:r>
              <w:rPr>
                <w:sz w:val="13"/>
              </w:rPr>
              <w:t>0,347</w:t>
            </w:r>
          </w:p>
        </w:tc>
        <w:tc>
          <w:tcPr>
            <w:tcW w:w="655" w:type="dxa"/>
          </w:tcPr>
          <w:p w14:paraId="086172AE" w14:textId="77777777" w:rsidR="006D1256" w:rsidRDefault="00000000">
            <w:pPr>
              <w:spacing w:after="0"/>
              <w:ind w:firstLine="0"/>
            </w:pPr>
            <w:r>
              <w:rPr>
                <w:sz w:val="13"/>
              </w:rPr>
              <w:t>9975</w:t>
            </w:r>
          </w:p>
        </w:tc>
        <w:tc>
          <w:tcPr>
            <w:tcW w:w="655" w:type="dxa"/>
          </w:tcPr>
          <w:p w14:paraId="1D79376F" w14:textId="77777777" w:rsidR="006D1256" w:rsidRDefault="00000000">
            <w:pPr>
              <w:spacing w:after="0"/>
              <w:ind w:firstLine="0"/>
            </w:pPr>
            <w:r>
              <w:rPr>
                <w:sz w:val="13"/>
              </w:rPr>
              <w:t>59,6</w:t>
            </w:r>
          </w:p>
        </w:tc>
        <w:tc>
          <w:tcPr>
            <w:tcW w:w="655" w:type="dxa"/>
          </w:tcPr>
          <w:p w14:paraId="4E5055F8" w14:textId="77777777" w:rsidR="006D1256" w:rsidRDefault="00000000">
            <w:pPr>
              <w:spacing w:after="0"/>
              <w:ind w:firstLine="0"/>
            </w:pPr>
            <w:r>
              <w:rPr>
                <w:sz w:val="13"/>
              </w:rPr>
              <w:t>51,0</w:t>
            </w:r>
          </w:p>
        </w:tc>
        <w:tc>
          <w:tcPr>
            <w:tcW w:w="655" w:type="dxa"/>
          </w:tcPr>
          <w:p w14:paraId="7AFEF138" w14:textId="77777777" w:rsidR="006D1256" w:rsidRDefault="00000000">
            <w:pPr>
              <w:spacing w:after="0"/>
              <w:ind w:firstLine="0"/>
            </w:pPr>
            <w:r>
              <w:rPr>
                <w:sz w:val="13"/>
              </w:rPr>
              <w:t>151,9</w:t>
            </w:r>
          </w:p>
        </w:tc>
        <w:tc>
          <w:tcPr>
            <w:tcW w:w="655" w:type="dxa"/>
          </w:tcPr>
          <w:p w14:paraId="2178E14A" w14:textId="77777777" w:rsidR="006D1256" w:rsidRDefault="00000000">
            <w:pPr>
              <w:spacing w:after="0"/>
              <w:ind w:firstLine="0"/>
            </w:pPr>
            <w:r>
              <w:rPr>
                <w:sz w:val="13"/>
              </w:rPr>
              <w:t>35,7</w:t>
            </w:r>
          </w:p>
        </w:tc>
        <w:tc>
          <w:tcPr>
            <w:tcW w:w="655" w:type="dxa"/>
          </w:tcPr>
          <w:p w14:paraId="356795BF" w14:textId="77777777" w:rsidR="006D1256" w:rsidRDefault="00000000">
            <w:pPr>
              <w:spacing w:after="0"/>
              <w:ind w:firstLine="0"/>
            </w:pPr>
            <w:r>
              <w:rPr>
                <w:sz w:val="13"/>
              </w:rPr>
              <w:t>0,253</w:t>
            </w:r>
          </w:p>
        </w:tc>
        <w:tc>
          <w:tcPr>
            <w:tcW w:w="655" w:type="dxa"/>
          </w:tcPr>
          <w:p w14:paraId="61E88D43" w14:textId="77777777" w:rsidR="006D1256" w:rsidRDefault="00000000">
            <w:pPr>
              <w:spacing w:after="0"/>
              <w:ind w:firstLine="0"/>
            </w:pPr>
            <w:r>
              <w:rPr>
                <w:sz w:val="13"/>
              </w:rPr>
              <w:t>6450</w:t>
            </w:r>
          </w:p>
        </w:tc>
      </w:tr>
      <w:tr w:rsidR="006D1256" w14:paraId="532AAA95" w14:textId="77777777">
        <w:trPr>
          <w:jc w:val="center"/>
        </w:trPr>
        <w:tc>
          <w:tcPr>
            <w:tcW w:w="539" w:type="dxa"/>
          </w:tcPr>
          <w:p w14:paraId="1D02E755" w14:textId="77777777" w:rsidR="006D1256" w:rsidRDefault="00000000">
            <w:pPr>
              <w:spacing w:after="0"/>
              <w:ind w:firstLine="0"/>
            </w:pPr>
            <w:r>
              <w:rPr>
                <w:sz w:val="13"/>
              </w:rPr>
              <w:t>2003</w:t>
            </w:r>
          </w:p>
        </w:tc>
        <w:tc>
          <w:tcPr>
            <w:tcW w:w="425" w:type="dxa"/>
          </w:tcPr>
          <w:p w14:paraId="13715BA8" w14:textId="77777777" w:rsidR="006D1256" w:rsidRDefault="00000000">
            <w:pPr>
              <w:spacing w:after="0"/>
              <w:ind w:firstLine="0"/>
            </w:pPr>
            <w:r>
              <w:rPr>
                <w:sz w:val="13"/>
              </w:rPr>
              <w:t>1</w:t>
            </w:r>
          </w:p>
        </w:tc>
        <w:tc>
          <w:tcPr>
            <w:tcW w:w="539" w:type="dxa"/>
          </w:tcPr>
          <w:p w14:paraId="7ED60336" w14:textId="77777777" w:rsidR="006D1256" w:rsidRDefault="00000000">
            <w:pPr>
              <w:spacing w:after="0"/>
              <w:ind w:firstLine="0"/>
            </w:pPr>
            <w:r>
              <w:rPr>
                <w:sz w:val="13"/>
              </w:rPr>
              <w:t>0,90</w:t>
            </w:r>
          </w:p>
        </w:tc>
        <w:tc>
          <w:tcPr>
            <w:tcW w:w="709" w:type="dxa"/>
          </w:tcPr>
          <w:p w14:paraId="73461DE2" w14:textId="77777777" w:rsidR="006D1256" w:rsidRDefault="00000000">
            <w:pPr>
              <w:spacing w:after="0"/>
              <w:ind w:firstLine="0"/>
            </w:pPr>
            <w:r>
              <w:rPr>
                <w:sz w:val="13"/>
              </w:rPr>
              <w:t>El Niño</w:t>
            </w:r>
          </w:p>
        </w:tc>
        <w:tc>
          <w:tcPr>
            <w:tcW w:w="655" w:type="dxa"/>
          </w:tcPr>
          <w:p w14:paraId="63F55D43" w14:textId="77777777" w:rsidR="006D1256" w:rsidRDefault="00000000">
            <w:pPr>
              <w:spacing w:after="0"/>
              <w:ind w:firstLine="0"/>
            </w:pPr>
            <w:r>
              <w:rPr>
                <w:sz w:val="13"/>
              </w:rPr>
              <w:t>111,5</w:t>
            </w:r>
          </w:p>
        </w:tc>
        <w:tc>
          <w:tcPr>
            <w:tcW w:w="655" w:type="dxa"/>
          </w:tcPr>
          <w:p w14:paraId="5707BE69" w14:textId="77777777" w:rsidR="006D1256" w:rsidRDefault="00000000">
            <w:pPr>
              <w:spacing w:after="0"/>
              <w:ind w:firstLine="0"/>
            </w:pPr>
            <w:r>
              <w:rPr>
                <w:sz w:val="13"/>
              </w:rPr>
              <w:t>99,2</w:t>
            </w:r>
          </w:p>
        </w:tc>
        <w:tc>
          <w:tcPr>
            <w:tcW w:w="655" w:type="dxa"/>
          </w:tcPr>
          <w:p w14:paraId="5F20B1A3" w14:textId="77777777" w:rsidR="006D1256" w:rsidRDefault="00000000">
            <w:pPr>
              <w:spacing w:after="0"/>
              <w:ind w:firstLine="0"/>
            </w:pPr>
            <w:r>
              <w:rPr>
                <w:sz w:val="13"/>
              </w:rPr>
              <w:t>60,3</w:t>
            </w:r>
          </w:p>
        </w:tc>
        <w:tc>
          <w:tcPr>
            <w:tcW w:w="655" w:type="dxa"/>
          </w:tcPr>
          <w:p w14:paraId="044B9ED9" w14:textId="77777777" w:rsidR="006D1256" w:rsidRDefault="00000000">
            <w:pPr>
              <w:spacing w:after="0"/>
              <w:ind w:firstLine="0"/>
            </w:pPr>
            <w:r>
              <w:rPr>
                <w:sz w:val="13"/>
              </w:rPr>
              <w:t>31,1</w:t>
            </w:r>
          </w:p>
        </w:tc>
        <w:tc>
          <w:tcPr>
            <w:tcW w:w="655" w:type="dxa"/>
          </w:tcPr>
          <w:p w14:paraId="64199C22" w14:textId="77777777" w:rsidR="006D1256" w:rsidRDefault="00000000">
            <w:pPr>
              <w:spacing w:after="0"/>
              <w:ind w:firstLine="0"/>
            </w:pPr>
            <w:r>
              <w:rPr>
                <w:sz w:val="13"/>
              </w:rPr>
              <w:t>0,508</w:t>
            </w:r>
          </w:p>
        </w:tc>
        <w:tc>
          <w:tcPr>
            <w:tcW w:w="655" w:type="dxa"/>
          </w:tcPr>
          <w:p w14:paraId="4587B21F" w14:textId="77777777" w:rsidR="006D1256" w:rsidRDefault="00000000">
            <w:pPr>
              <w:spacing w:after="0"/>
              <w:ind w:firstLine="0"/>
            </w:pPr>
            <w:r>
              <w:rPr>
                <w:sz w:val="13"/>
              </w:rPr>
              <w:t>5525</w:t>
            </w:r>
          </w:p>
        </w:tc>
        <w:tc>
          <w:tcPr>
            <w:tcW w:w="655" w:type="dxa"/>
          </w:tcPr>
          <w:p w14:paraId="01C92D13" w14:textId="77777777" w:rsidR="006D1256" w:rsidRDefault="00000000">
            <w:pPr>
              <w:spacing w:after="0"/>
              <w:ind w:firstLine="0"/>
            </w:pPr>
            <w:r>
              <w:rPr>
                <w:sz w:val="13"/>
              </w:rPr>
              <w:t>102,0</w:t>
            </w:r>
          </w:p>
        </w:tc>
        <w:tc>
          <w:tcPr>
            <w:tcW w:w="655" w:type="dxa"/>
          </w:tcPr>
          <w:p w14:paraId="1DD2F544" w14:textId="77777777" w:rsidR="006D1256" w:rsidRDefault="00000000">
            <w:pPr>
              <w:spacing w:after="0"/>
              <w:ind w:firstLine="0"/>
            </w:pPr>
            <w:r>
              <w:rPr>
                <w:sz w:val="13"/>
              </w:rPr>
              <w:t>89,8</w:t>
            </w:r>
          </w:p>
        </w:tc>
        <w:tc>
          <w:tcPr>
            <w:tcW w:w="655" w:type="dxa"/>
          </w:tcPr>
          <w:p w14:paraId="4117F07F" w14:textId="77777777" w:rsidR="006D1256" w:rsidRDefault="00000000">
            <w:pPr>
              <w:spacing w:after="0"/>
              <w:ind w:firstLine="0"/>
            </w:pPr>
            <w:r>
              <w:rPr>
                <w:sz w:val="13"/>
              </w:rPr>
              <w:t>205,4</w:t>
            </w:r>
          </w:p>
        </w:tc>
        <w:tc>
          <w:tcPr>
            <w:tcW w:w="655" w:type="dxa"/>
          </w:tcPr>
          <w:p w14:paraId="4E720ADB" w14:textId="77777777" w:rsidR="006D1256" w:rsidRDefault="00000000">
            <w:pPr>
              <w:spacing w:after="0"/>
              <w:ind w:firstLine="0"/>
            </w:pPr>
            <w:r>
              <w:rPr>
                <w:sz w:val="13"/>
              </w:rPr>
              <w:t>29,4</w:t>
            </w:r>
          </w:p>
        </w:tc>
        <w:tc>
          <w:tcPr>
            <w:tcW w:w="655" w:type="dxa"/>
          </w:tcPr>
          <w:p w14:paraId="081761C8" w14:textId="77777777" w:rsidR="006D1256" w:rsidRDefault="00000000">
            <w:pPr>
              <w:spacing w:after="0"/>
              <w:ind w:firstLine="0"/>
            </w:pPr>
            <w:r>
              <w:rPr>
                <w:sz w:val="13"/>
              </w:rPr>
              <w:t>0,506</w:t>
            </w:r>
          </w:p>
        </w:tc>
        <w:tc>
          <w:tcPr>
            <w:tcW w:w="655" w:type="dxa"/>
          </w:tcPr>
          <w:p w14:paraId="040EF08E" w14:textId="77777777" w:rsidR="006D1256" w:rsidRDefault="00000000">
            <w:pPr>
              <w:spacing w:after="0"/>
              <w:ind w:firstLine="0"/>
            </w:pPr>
            <w:r>
              <w:rPr>
                <w:sz w:val="13"/>
              </w:rPr>
              <w:t>3875</w:t>
            </w:r>
          </w:p>
        </w:tc>
        <w:tc>
          <w:tcPr>
            <w:tcW w:w="655" w:type="dxa"/>
          </w:tcPr>
          <w:p w14:paraId="4C2F2238" w14:textId="77777777" w:rsidR="006D1256" w:rsidRDefault="00000000">
            <w:pPr>
              <w:spacing w:after="0"/>
              <w:ind w:firstLine="0"/>
            </w:pPr>
            <w:r>
              <w:rPr>
                <w:sz w:val="13"/>
              </w:rPr>
              <w:t>88,1</w:t>
            </w:r>
          </w:p>
        </w:tc>
        <w:tc>
          <w:tcPr>
            <w:tcW w:w="655" w:type="dxa"/>
          </w:tcPr>
          <w:p w14:paraId="4740A5BF" w14:textId="77777777" w:rsidR="006D1256" w:rsidRDefault="00000000">
            <w:pPr>
              <w:spacing w:after="0"/>
              <w:ind w:firstLine="0"/>
            </w:pPr>
            <w:r>
              <w:rPr>
                <w:sz w:val="13"/>
              </w:rPr>
              <w:t>81,1</w:t>
            </w:r>
          </w:p>
        </w:tc>
        <w:tc>
          <w:tcPr>
            <w:tcW w:w="655" w:type="dxa"/>
          </w:tcPr>
          <w:p w14:paraId="16235D57" w14:textId="77777777" w:rsidR="006D1256" w:rsidRDefault="00000000">
            <w:pPr>
              <w:spacing w:after="0"/>
              <w:ind w:firstLine="0"/>
            </w:pPr>
            <w:r>
              <w:rPr>
                <w:sz w:val="13"/>
              </w:rPr>
              <w:t>110,7</w:t>
            </w:r>
          </w:p>
        </w:tc>
        <w:tc>
          <w:tcPr>
            <w:tcW w:w="655" w:type="dxa"/>
          </w:tcPr>
          <w:p w14:paraId="65C09AFC" w14:textId="77777777" w:rsidR="006D1256" w:rsidRDefault="00000000">
            <w:pPr>
              <w:spacing w:after="0"/>
              <w:ind w:firstLine="0"/>
            </w:pPr>
            <w:r>
              <w:rPr>
                <w:sz w:val="13"/>
              </w:rPr>
              <w:t>32,2</w:t>
            </w:r>
          </w:p>
        </w:tc>
        <w:tc>
          <w:tcPr>
            <w:tcW w:w="655" w:type="dxa"/>
          </w:tcPr>
          <w:p w14:paraId="2906A138" w14:textId="77777777" w:rsidR="006D1256" w:rsidRDefault="00000000">
            <w:pPr>
              <w:spacing w:after="0"/>
              <w:ind w:firstLine="0"/>
            </w:pPr>
            <w:r>
              <w:rPr>
                <w:sz w:val="13"/>
              </w:rPr>
              <w:t>0,400</w:t>
            </w:r>
          </w:p>
        </w:tc>
        <w:tc>
          <w:tcPr>
            <w:tcW w:w="655" w:type="dxa"/>
          </w:tcPr>
          <w:p w14:paraId="7E63BBDB" w14:textId="77777777" w:rsidR="006D1256" w:rsidRDefault="00000000">
            <w:pPr>
              <w:spacing w:after="0"/>
              <w:ind w:firstLine="0"/>
            </w:pPr>
            <w:r>
              <w:rPr>
                <w:sz w:val="13"/>
              </w:rPr>
              <w:t>2250</w:t>
            </w:r>
          </w:p>
        </w:tc>
      </w:tr>
      <w:tr w:rsidR="006D1256" w14:paraId="7316C9FB" w14:textId="77777777">
        <w:trPr>
          <w:jc w:val="center"/>
        </w:trPr>
        <w:tc>
          <w:tcPr>
            <w:tcW w:w="539" w:type="dxa"/>
          </w:tcPr>
          <w:p w14:paraId="26DEF0DE" w14:textId="77777777" w:rsidR="006D1256" w:rsidRDefault="00000000">
            <w:pPr>
              <w:spacing w:after="0"/>
              <w:ind w:firstLine="0"/>
            </w:pPr>
            <w:r>
              <w:rPr>
                <w:sz w:val="13"/>
              </w:rPr>
              <w:t>2003</w:t>
            </w:r>
          </w:p>
        </w:tc>
        <w:tc>
          <w:tcPr>
            <w:tcW w:w="425" w:type="dxa"/>
          </w:tcPr>
          <w:p w14:paraId="51CB4D37" w14:textId="77777777" w:rsidR="006D1256" w:rsidRDefault="00000000">
            <w:pPr>
              <w:spacing w:after="0"/>
              <w:ind w:firstLine="0"/>
            </w:pPr>
            <w:r>
              <w:rPr>
                <w:sz w:val="13"/>
              </w:rPr>
              <w:t>2</w:t>
            </w:r>
          </w:p>
        </w:tc>
        <w:tc>
          <w:tcPr>
            <w:tcW w:w="539" w:type="dxa"/>
          </w:tcPr>
          <w:p w14:paraId="7F5E0547" w14:textId="77777777" w:rsidR="006D1256" w:rsidRDefault="00000000">
            <w:pPr>
              <w:spacing w:after="0"/>
              <w:ind w:firstLine="0"/>
            </w:pPr>
            <w:r>
              <w:rPr>
                <w:sz w:val="13"/>
              </w:rPr>
              <w:t>0,59</w:t>
            </w:r>
          </w:p>
        </w:tc>
        <w:tc>
          <w:tcPr>
            <w:tcW w:w="709" w:type="dxa"/>
          </w:tcPr>
          <w:p w14:paraId="54FD6DE0" w14:textId="77777777" w:rsidR="006D1256" w:rsidRDefault="00000000">
            <w:pPr>
              <w:spacing w:after="0"/>
              <w:ind w:firstLine="0"/>
            </w:pPr>
            <w:r>
              <w:rPr>
                <w:sz w:val="13"/>
              </w:rPr>
              <w:t>El Niño</w:t>
            </w:r>
          </w:p>
        </w:tc>
        <w:tc>
          <w:tcPr>
            <w:tcW w:w="655" w:type="dxa"/>
          </w:tcPr>
          <w:p w14:paraId="196D1899" w14:textId="77777777" w:rsidR="006D1256" w:rsidRDefault="00000000">
            <w:pPr>
              <w:spacing w:after="0"/>
              <w:ind w:firstLine="0"/>
            </w:pPr>
            <w:r>
              <w:rPr>
                <w:sz w:val="13"/>
              </w:rPr>
              <w:t>138,2</w:t>
            </w:r>
          </w:p>
        </w:tc>
        <w:tc>
          <w:tcPr>
            <w:tcW w:w="655" w:type="dxa"/>
          </w:tcPr>
          <w:p w14:paraId="0955607B" w14:textId="77777777" w:rsidR="006D1256" w:rsidRDefault="00000000">
            <w:pPr>
              <w:spacing w:after="0"/>
              <w:ind w:firstLine="0"/>
            </w:pPr>
            <w:r>
              <w:rPr>
                <w:sz w:val="13"/>
              </w:rPr>
              <w:t>102,7</w:t>
            </w:r>
          </w:p>
        </w:tc>
        <w:tc>
          <w:tcPr>
            <w:tcW w:w="655" w:type="dxa"/>
          </w:tcPr>
          <w:p w14:paraId="2B62F952" w14:textId="77777777" w:rsidR="006D1256" w:rsidRDefault="00000000">
            <w:pPr>
              <w:spacing w:after="0"/>
              <w:ind w:firstLine="0"/>
            </w:pPr>
            <w:r>
              <w:rPr>
                <w:sz w:val="13"/>
              </w:rPr>
              <w:t>53,9</w:t>
            </w:r>
          </w:p>
        </w:tc>
        <w:tc>
          <w:tcPr>
            <w:tcW w:w="655" w:type="dxa"/>
          </w:tcPr>
          <w:p w14:paraId="0F037FD5" w14:textId="77777777" w:rsidR="006D1256" w:rsidRDefault="00000000">
            <w:pPr>
              <w:spacing w:after="0"/>
              <w:ind w:firstLine="0"/>
            </w:pPr>
            <w:r>
              <w:rPr>
                <w:sz w:val="13"/>
              </w:rPr>
              <w:t>29,8</w:t>
            </w:r>
          </w:p>
        </w:tc>
        <w:tc>
          <w:tcPr>
            <w:tcW w:w="655" w:type="dxa"/>
          </w:tcPr>
          <w:p w14:paraId="144BB4F8" w14:textId="77777777" w:rsidR="006D1256" w:rsidRDefault="00000000">
            <w:pPr>
              <w:spacing w:after="0"/>
              <w:ind w:firstLine="0"/>
            </w:pPr>
            <w:r>
              <w:rPr>
                <w:sz w:val="13"/>
              </w:rPr>
              <w:t>0,439</w:t>
            </w:r>
          </w:p>
        </w:tc>
        <w:tc>
          <w:tcPr>
            <w:tcW w:w="655" w:type="dxa"/>
          </w:tcPr>
          <w:p w14:paraId="376A567A" w14:textId="77777777" w:rsidR="006D1256" w:rsidRDefault="00000000">
            <w:pPr>
              <w:spacing w:after="0"/>
              <w:ind w:firstLine="0"/>
            </w:pPr>
            <w:r>
              <w:rPr>
                <w:sz w:val="13"/>
              </w:rPr>
              <w:t>6000</w:t>
            </w:r>
          </w:p>
        </w:tc>
        <w:tc>
          <w:tcPr>
            <w:tcW w:w="655" w:type="dxa"/>
          </w:tcPr>
          <w:p w14:paraId="05844BA2" w14:textId="77777777" w:rsidR="006D1256" w:rsidRDefault="00000000">
            <w:pPr>
              <w:spacing w:after="0"/>
              <w:ind w:firstLine="0"/>
            </w:pPr>
            <w:r>
              <w:rPr>
                <w:sz w:val="13"/>
              </w:rPr>
              <w:t>138,7</w:t>
            </w:r>
          </w:p>
        </w:tc>
        <w:tc>
          <w:tcPr>
            <w:tcW w:w="655" w:type="dxa"/>
          </w:tcPr>
          <w:p w14:paraId="3F563A01" w14:textId="77777777" w:rsidR="006D1256" w:rsidRDefault="00000000">
            <w:pPr>
              <w:spacing w:after="0"/>
              <w:ind w:firstLine="0"/>
            </w:pPr>
            <w:r>
              <w:rPr>
                <w:sz w:val="13"/>
              </w:rPr>
              <w:t>105,3</w:t>
            </w:r>
          </w:p>
        </w:tc>
        <w:tc>
          <w:tcPr>
            <w:tcW w:w="655" w:type="dxa"/>
          </w:tcPr>
          <w:p w14:paraId="69FBFC05" w14:textId="77777777" w:rsidR="006D1256" w:rsidRDefault="00000000">
            <w:pPr>
              <w:spacing w:after="0"/>
              <w:ind w:firstLine="0"/>
            </w:pPr>
            <w:r>
              <w:rPr>
                <w:sz w:val="13"/>
              </w:rPr>
              <w:t>113,7</w:t>
            </w:r>
          </w:p>
        </w:tc>
        <w:tc>
          <w:tcPr>
            <w:tcW w:w="655" w:type="dxa"/>
          </w:tcPr>
          <w:p w14:paraId="03004CD9" w14:textId="77777777" w:rsidR="006D1256" w:rsidRDefault="00000000">
            <w:pPr>
              <w:spacing w:after="0"/>
              <w:ind w:firstLine="0"/>
            </w:pPr>
            <w:r>
              <w:rPr>
                <w:sz w:val="13"/>
              </w:rPr>
              <w:t>30,8</w:t>
            </w:r>
          </w:p>
        </w:tc>
        <w:tc>
          <w:tcPr>
            <w:tcW w:w="655" w:type="dxa"/>
          </w:tcPr>
          <w:p w14:paraId="3D90CC11" w14:textId="77777777" w:rsidR="006D1256" w:rsidRDefault="00000000">
            <w:pPr>
              <w:spacing w:after="0"/>
              <w:ind w:firstLine="0"/>
            </w:pPr>
            <w:r>
              <w:rPr>
                <w:sz w:val="13"/>
              </w:rPr>
              <w:t>0,485</w:t>
            </w:r>
          </w:p>
        </w:tc>
        <w:tc>
          <w:tcPr>
            <w:tcW w:w="655" w:type="dxa"/>
          </w:tcPr>
          <w:p w14:paraId="76F17A99" w14:textId="77777777" w:rsidR="006D1256" w:rsidRDefault="00000000">
            <w:pPr>
              <w:spacing w:after="0"/>
              <w:ind w:firstLine="0"/>
            </w:pPr>
            <w:r>
              <w:rPr>
                <w:sz w:val="13"/>
              </w:rPr>
              <w:t>9300</w:t>
            </w:r>
          </w:p>
        </w:tc>
        <w:tc>
          <w:tcPr>
            <w:tcW w:w="655" w:type="dxa"/>
          </w:tcPr>
          <w:p w14:paraId="28F928EF" w14:textId="77777777" w:rsidR="006D1256" w:rsidRDefault="00000000">
            <w:pPr>
              <w:spacing w:after="0"/>
              <w:ind w:firstLine="0"/>
            </w:pPr>
            <w:r>
              <w:rPr>
                <w:sz w:val="13"/>
              </w:rPr>
              <w:t>108,6</w:t>
            </w:r>
          </w:p>
        </w:tc>
        <w:tc>
          <w:tcPr>
            <w:tcW w:w="655" w:type="dxa"/>
          </w:tcPr>
          <w:p w14:paraId="79A41B48" w14:textId="77777777" w:rsidR="006D1256" w:rsidRDefault="00000000">
            <w:pPr>
              <w:spacing w:after="0"/>
              <w:ind w:firstLine="0"/>
            </w:pPr>
            <w:r>
              <w:rPr>
                <w:sz w:val="13"/>
              </w:rPr>
              <w:t>85,0</w:t>
            </w:r>
          </w:p>
        </w:tc>
        <w:tc>
          <w:tcPr>
            <w:tcW w:w="655" w:type="dxa"/>
          </w:tcPr>
          <w:p w14:paraId="27B79DC8" w14:textId="77777777" w:rsidR="006D1256" w:rsidRDefault="00000000">
            <w:pPr>
              <w:spacing w:after="0"/>
              <w:ind w:firstLine="0"/>
            </w:pPr>
            <w:r>
              <w:rPr>
                <w:sz w:val="13"/>
              </w:rPr>
              <w:t>32,5</w:t>
            </w:r>
          </w:p>
        </w:tc>
        <w:tc>
          <w:tcPr>
            <w:tcW w:w="655" w:type="dxa"/>
          </w:tcPr>
          <w:p w14:paraId="4A2CC89D" w14:textId="77777777" w:rsidR="006D1256" w:rsidRDefault="00000000">
            <w:pPr>
              <w:spacing w:after="0"/>
              <w:ind w:firstLine="0"/>
            </w:pPr>
            <w:r>
              <w:rPr>
                <w:sz w:val="13"/>
              </w:rPr>
              <w:t>31,1</w:t>
            </w:r>
          </w:p>
        </w:tc>
        <w:tc>
          <w:tcPr>
            <w:tcW w:w="655" w:type="dxa"/>
          </w:tcPr>
          <w:p w14:paraId="33190966" w14:textId="77777777" w:rsidR="006D1256" w:rsidRDefault="00000000">
            <w:pPr>
              <w:spacing w:after="0"/>
              <w:ind w:firstLine="0"/>
            </w:pPr>
            <w:r>
              <w:rPr>
                <w:sz w:val="13"/>
              </w:rPr>
              <w:t>0,367</w:t>
            </w:r>
          </w:p>
        </w:tc>
        <w:tc>
          <w:tcPr>
            <w:tcW w:w="655" w:type="dxa"/>
          </w:tcPr>
          <w:p w14:paraId="628A6A24" w14:textId="77777777" w:rsidR="006D1256" w:rsidRDefault="00000000">
            <w:pPr>
              <w:spacing w:after="0"/>
              <w:ind w:firstLine="0"/>
            </w:pPr>
            <w:r>
              <w:rPr>
                <w:sz w:val="13"/>
              </w:rPr>
              <w:t>4325</w:t>
            </w:r>
          </w:p>
        </w:tc>
      </w:tr>
      <w:tr w:rsidR="006D1256" w14:paraId="51C2302C" w14:textId="77777777">
        <w:trPr>
          <w:jc w:val="center"/>
        </w:trPr>
        <w:tc>
          <w:tcPr>
            <w:tcW w:w="539" w:type="dxa"/>
          </w:tcPr>
          <w:p w14:paraId="4C4F9965" w14:textId="77777777" w:rsidR="006D1256" w:rsidRDefault="00000000">
            <w:pPr>
              <w:spacing w:after="0"/>
              <w:ind w:firstLine="0"/>
            </w:pPr>
            <w:r>
              <w:rPr>
                <w:sz w:val="13"/>
              </w:rPr>
              <w:t>2003</w:t>
            </w:r>
          </w:p>
        </w:tc>
        <w:tc>
          <w:tcPr>
            <w:tcW w:w="425" w:type="dxa"/>
          </w:tcPr>
          <w:p w14:paraId="24BC913C" w14:textId="77777777" w:rsidR="006D1256" w:rsidRDefault="00000000">
            <w:pPr>
              <w:spacing w:after="0"/>
              <w:ind w:firstLine="0"/>
            </w:pPr>
            <w:r>
              <w:rPr>
                <w:sz w:val="13"/>
              </w:rPr>
              <w:t>3</w:t>
            </w:r>
          </w:p>
        </w:tc>
        <w:tc>
          <w:tcPr>
            <w:tcW w:w="539" w:type="dxa"/>
          </w:tcPr>
          <w:p w14:paraId="711C6098" w14:textId="77777777" w:rsidR="006D1256" w:rsidRDefault="00000000">
            <w:pPr>
              <w:spacing w:after="0"/>
              <w:ind w:firstLine="0"/>
            </w:pPr>
            <w:r>
              <w:rPr>
                <w:sz w:val="13"/>
              </w:rPr>
              <w:t>0,38</w:t>
            </w:r>
          </w:p>
        </w:tc>
        <w:tc>
          <w:tcPr>
            <w:tcW w:w="709" w:type="dxa"/>
          </w:tcPr>
          <w:p w14:paraId="68B29117" w14:textId="77777777" w:rsidR="006D1256" w:rsidRDefault="00000000">
            <w:pPr>
              <w:spacing w:after="0"/>
              <w:ind w:firstLine="0"/>
            </w:pPr>
            <w:r>
              <w:rPr>
                <w:sz w:val="13"/>
              </w:rPr>
              <w:t>Neutro</w:t>
            </w:r>
          </w:p>
        </w:tc>
        <w:tc>
          <w:tcPr>
            <w:tcW w:w="655" w:type="dxa"/>
          </w:tcPr>
          <w:p w14:paraId="25751286" w14:textId="77777777" w:rsidR="006D1256" w:rsidRDefault="00000000">
            <w:pPr>
              <w:spacing w:after="0"/>
              <w:ind w:firstLine="0"/>
            </w:pPr>
            <w:r>
              <w:rPr>
                <w:sz w:val="13"/>
              </w:rPr>
              <w:t>117,1</w:t>
            </w:r>
          </w:p>
        </w:tc>
        <w:tc>
          <w:tcPr>
            <w:tcW w:w="655" w:type="dxa"/>
          </w:tcPr>
          <w:p w14:paraId="17545920" w14:textId="77777777" w:rsidR="006D1256" w:rsidRDefault="00000000">
            <w:pPr>
              <w:spacing w:after="0"/>
              <w:ind w:firstLine="0"/>
            </w:pPr>
            <w:r>
              <w:rPr>
                <w:sz w:val="13"/>
              </w:rPr>
              <w:t>95,7</w:t>
            </w:r>
          </w:p>
        </w:tc>
        <w:tc>
          <w:tcPr>
            <w:tcW w:w="655" w:type="dxa"/>
          </w:tcPr>
          <w:p w14:paraId="19EBEE2E" w14:textId="77777777" w:rsidR="006D1256" w:rsidRDefault="00000000">
            <w:pPr>
              <w:spacing w:after="0"/>
              <w:ind w:firstLine="0"/>
            </w:pPr>
            <w:r>
              <w:rPr>
                <w:sz w:val="13"/>
              </w:rPr>
              <w:t>81,0</w:t>
            </w:r>
          </w:p>
        </w:tc>
        <w:tc>
          <w:tcPr>
            <w:tcW w:w="655" w:type="dxa"/>
          </w:tcPr>
          <w:p w14:paraId="0B1D0E1E" w14:textId="77777777" w:rsidR="006D1256" w:rsidRDefault="00000000">
            <w:pPr>
              <w:spacing w:after="0"/>
              <w:ind w:firstLine="0"/>
            </w:pPr>
            <w:r>
              <w:rPr>
                <w:sz w:val="13"/>
              </w:rPr>
              <w:t>31,4</w:t>
            </w:r>
          </w:p>
        </w:tc>
        <w:tc>
          <w:tcPr>
            <w:tcW w:w="655" w:type="dxa"/>
          </w:tcPr>
          <w:p w14:paraId="74B3393C" w14:textId="77777777" w:rsidR="006D1256" w:rsidRDefault="00000000">
            <w:pPr>
              <w:spacing w:after="0"/>
              <w:ind w:firstLine="0"/>
            </w:pPr>
            <w:r>
              <w:rPr>
                <w:sz w:val="13"/>
              </w:rPr>
              <w:t>0,451</w:t>
            </w:r>
          </w:p>
        </w:tc>
        <w:tc>
          <w:tcPr>
            <w:tcW w:w="655" w:type="dxa"/>
          </w:tcPr>
          <w:p w14:paraId="1AA7B6AC" w14:textId="77777777" w:rsidR="006D1256" w:rsidRDefault="00000000">
            <w:pPr>
              <w:spacing w:after="0"/>
              <w:ind w:firstLine="0"/>
            </w:pPr>
            <w:r>
              <w:rPr>
                <w:sz w:val="13"/>
              </w:rPr>
              <w:t>5900</w:t>
            </w:r>
          </w:p>
        </w:tc>
        <w:tc>
          <w:tcPr>
            <w:tcW w:w="655" w:type="dxa"/>
          </w:tcPr>
          <w:p w14:paraId="2F17B256" w14:textId="77777777" w:rsidR="006D1256" w:rsidRDefault="00000000">
            <w:pPr>
              <w:spacing w:after="0"/>
              <w:ind w:firstLine="0"/>
            </w:pPr>
            <w:r>
              <w:rPr>
                <w:sz w:val="13"/>
              </w:rPr>
              <w:t>112,8</w:t>
            </w:r>
          </w:p>
        </w:tc>
        <w:tc>
          <w:tcPr>
            <w:tcW w:w="655" w:type="dxa"/>
          </w:tcPr>
          <w:p w14:paraId="3B215C84" w14:textId="77777777" w:rsidR="006D1256" w:rsidRDefault="00000000">
            <w:pPr>
              <w:spacing w:after="0"/>
              <w:ind w:firstLine="0"/>
            </w:pPr>
            <w:r>
              <w:rPr>
                <w:sz w:val="13"/>
              </w:rPr>
              <w:t>97,4</w:t>
            </w:r>
          </w:p>
        </w:tc>
        <w:tc>
          <w:tcPr>
            <w:tcW w:w="655" w:type="dxa"/>
          </w:tcPr>
          <w:p w14:paraId="09E7148A" w14:textId="77777777" w:rsidR="006D1256" w:rsidRDefault="00000000">
            <w:pPr>
              <w:spacing w:after="0"/>
              <w:ind w:firstLine="0"/>
            </w:pPr>
            <w:r>
              <w:rPr>
                <w:sz w:val="13"/>
              </w:rPr>
              <w:t>159,8</w:t>
            </w:r>
          </w:p>
        </w:tc>
        <w:tc>
          <w:tcPr>
            <w:tcW w:w="655" w:type="dxa"/>
          </w:tcPr>
          <w:p w14:paraId="010BAAC8" w14:textId="77777777" w:rsidR="006D1256" w:rsidRDefault="00000000">
            <w:pPr>
              <w:spacing w:after="0"/>
              <w:ind w:firstLine="0"/>
            </w:pPr>
            <w:r>
              <w:rPr>
                <w:sz w:val="13"/>
              </w:rPr>
              <w:t>30,1</w:t>
            </w:r>
          </w:p>
        </w:tc>
        <w:tc>
          <w:tcPr>
            <w:tcW w:w="655" w:type="dxa"/>
          </w:tcPr>
          <w:p w14:paraId="37A37A6C" w14:textId="77777777" w:rsidR="006D1256" w:rsidRDefault="00000000">
            <w:pPr>
              <w:spacing w:after="0"/>
              <w:ind w:firstLine="0"/>
            </w:pPr>
            <w:r>
              <w:rPr>
                <w:sz w:val="13"/>
              </w:rPr>
              <w:t>0,495</w:t>
            </w:r>
          </w:p>
        </w:tc>
        <w:tc>
          <w:tcPr>
            <w:tcW w:w="655" w:type="dxa"/>
          </w:tcPr>
          <w:p w14:paraId="159C4AD1" w14:textId="77777777" w:rsidR="006D1256" w:rsidRDefault="00000000">
            <w:pPr>
              <w:spacing w:after="0"/>
              <w:ind w:firstLine="0"/>
            </w:pPr>
            <w:r>
              <w:rPr>
                <w:sz w:val="13"/>
              </w:rPr>
              <w:t>4275</w:t>
            </w:r>
          </w:p>
        </w:tc>
        <w:tc>
          <w:tcPr>
            <w:tcW w:w="655" w:type="dxa"/>
          </w:tcPr>
          <w:p w14:paraId="27EF011B" w14:textId="77777777" w:rsidR="006D1256" w:rsidRDefault="00000000">
            <w:pPr>
              <w:spacing w:after="0"/>
              <w:ind w:firstLine="0"/>
            </w:pPr>
            <w:r>
              <w:rPr>
                <w:sz w:val="13"/>
              </w:rPr>
              <w:t>93,3</w:t>
            </w:r>
          </w:p>
        </w:tc>
        <w:tc>
          <w:tcPr>
            <w:tcW w:w="655" w:type="dxa"/>
          </w:tcPr>
          <w:p w14:paraId="170A1FBC" w14:textId="77777777" w:rsidR="006D1256" w:rsidRDefault="00000000">
            <w:pPr>
              <w:spacing w:after="0"/>
              <w:ind w:firstLine="0"/>
            </w:pPr>
            <w:r>
              <w:rPr>
                <w:sz w:val="13"/>
              </w:rPr>
              <w:t>74,3</w:t>
            </w:r>
          </w:p>
        </w:tc>
        <w:tc>
          <w:tcPr>
            <w:tcW w:w="655" w:type="dxa"/>
          </w:tcPr>
          <w:p w14:paraId="7A70283D" w14:textId="77777777" w:rsidR="006D1256" w:rsidRDefault="00000000">
            <w:pPr>
              <w:spacing w:after="0"/>
              <w:ind w:firstLine="0"/>
            </w:pPr>
            <w:r>
              <w:rPr>
                <w:sz w:val="13"/>
              </w:rPr>
              <w:t>98,4</w:t>
            </w:r>
          </w:p>
        </w:tc>
        <w:tc>
          <w:tcPr>
            <w:tcW w:w="655" w:type="dxa"/>
          </w:tcPr>
          <w:p w14:paraId="3BC4AE29" w14:textId="77777777" w:rsidR="006D1256" w:rsidRDefault="00000000">
            <w:pPr>
              <w:spacing w:after="0"/>
              <w:ind w:firstLine="0"/>
            </w:pPr>
            <w:r>
              <w:rPr>
                <w:sz w:val="13"/>
              </w:rPr>
              <w:t>33,1</w:t>
            </w:r>
          </w:p>
        </w:tc>
        <w:tc>
          <w:tcPr>
            <w:tcW w:w="655" w:type="dxa"/>
          </w:tcPr>
          <w:p w14:paraId="035A3A6F" w14:textId="77777777" w:rsidR="006D1256" w:rsidRDefault="00000000">
            <w:pPr>
              <w:spacing w:after="0"/>
              <w:ind w:firstLine="0"/>
            </w:pPr>
            <w:r>
              <w:rPr>
                <w:sz w:val="13"/>
              </w:rPr>
              <w:t>0,337</w:t>
            </w:r>
          </w:p>
        </w:tc>
        <w:tc>
          <w:tcPr>
            <w:tcW w:w="655" w:type="dxa"/>
          </w:tcPr>
          <w:p w14:paraId="37805824" w14:textId="77777777" w:rsidR="006D1256" w:rsidRDefault="00000000">
            <w:pPr>
              <w:spacing w:after="0"/>
              <w:ind w:firstLine="0"/>
            </w:pPr>
            <w:r>
              <w:rPr>
                <w:sz w:val="13"/>
              </w:rPr>
              <w:t>2825</w:t>
            </w:r>
          </w:p>
        </w:tc>
      </w:tr>
      <w:tr w:rsidR="006D1256" w14:paraId="0B04D311" w14:textId="77777777">
        <w:trPr>
          <w:jc w:val="center"/>
        </w:trPr>
        <w:tc>
          <w:tcPr>
            <w:tcW w:w="539" w:type="dxa"/>
          </w:tcPr>
          <w:p w14:paraId="21BEF2AF" w14:textId="77777777" w:rsidR="006D1256" w:rsidRDefault="00000000">
            <w:pPr>
              <w:spacing w:after="0"/>
              <w:ind w:firstLine="0"/>
            </w:pPr>
            <w:r>
              <w:rPr>
                <w:sz w:val="13"/>
              </w:rPr>
              <w:t>2003</w:t>
            </w:r>
          </w:p>
        </w:tc>
        <w:tc>
          <w:tcPr>
            <w:tcW w:w="425" w:type="dxa"/>
          </w:tcPr>
          <w:p w14:paraId="3570F03A" w14:textId="77777777" w:rsidR="006D1256" w:rsidRDefault="00000000">
            <w:pPr>
              <w:spacing w:after="0"/>
              <w:ind w:firstLine="0"/>
            </w:pPr>
            <w:r>
              <w:rPr>
                <w:sz w:val="13"/>
              </w:rPr>
              <w:t>4</w:t>
            </w:r>
          </w:p>
        </w:tc>
        <w:tc>
          <w:tcPr>
            <w:tcW w:w="539" w:type="dxa"/>
          </w:tcPr>
          <w:p w14:paraId="48BCB3F1" w14:textId="77777777" w:rsidR="006D1256" w:rsidRDefault="00000000">
            <w:pPr>
              <w:spacing w:after="0"/>
              <w:ind w:firstLine="0"/>
            </w:pPr>
            <w:r>
              <w:rPr>
                <w:sz w:val="13"/>
              </w:rPr>
              <w:t>-0,01</w:t>
            </w:r>
          </w:p>
        </w:tc>
        <w:tc>
          <w:tcPr>
            <w:tcW w:w="709" w:type="dxa"/>
          </w:tcPr>
          <w:p w14:paraId="0A4FFA59" w14:textId="77777777" w:rsidR="006D1256" w:rsidRDefault="00000000">
            <w:pPr>
              <w:spacing w:after="0"/>
              <w:ind w:firstLine="0"/>
            </w:pPr>
            <w:r>
              <w:rPr>
                <w:sz w:val="13"/>
              </w:rPr>
              <w:t>Neutro</w:t>
            </w:r>
          </w:p>
        </w:tc>
        <w:tc>
          <w:tcPr>
            <w:tcW w:w="655" w:type="dxa"/>
          </w:tcPr>
          <w:p w14:paraId="3943DAFC" w14:textId="77777777" w:rsidR="006D1256" w:rsidRDefault="00000000">
            <w:pPr>
              <w:spacing w:after="0"/>
              <w:ind w:firstLine="0"/>
            </w:pPr>
            <w:r>
              <w:rPr>
                <w:sz w:val="13"/>
              </w:rPr>
              <w:t>120,6</w:t>
            </w:r>
          </w:p>
        </w:tc>
        <w:tc>
          <w:tcPr>
            <w:tcW w:w="655" w:type="dxa"/>
          </w:tcPr>
          <w:p w14:paraId="7B34C74A" w14:textId="77777777" w:rsidR="006D1256" w:rsidRDefault="00000000">
            <w:pPr>
              <w:spacing w:after="0"/>
              <w:ind w:firstLine="0"/>
            </w:pPr>
            <w:r>
              <w:rPr>
                <w:sz w:val="13"/>
              </w:rPr>
              <w:t>101,7</w:t>
            </w:r>
          </w:p>
        </w:tc>
        <w:tc>
          <w:tcPr>
            <w:tcW w:w="655" w:type="dxa"/>
          </w:tcPr>
          <w:p w14:paraId="32CE689B" w14:textId="77777777" w:rsidR="006D1256" w:rsidRDefault="00000000">
            <w:pPr>
              <w:spacing w:after="0"/>
              <w:ind w:firstLine="0"/>
            </w:pPr>
            <w:r>
              <w:rPr>
                <w:sz w:val="13"/>
              </w:rPr>
              <w:t>96,7</w:t>
            </w:r>
          </w:p>
        </w:tc>
        <w:tc>
          <w:tcPr>
            <w:tcW w:w="655" w:type="dxa"/>
          </w:tcPr>
          <w:p w14:paraId="338FCC90" w14:textId="77777777" w:rsidR="006D1256" w:rsidRDefault="00000000">
            <w:pPr>
              <w:spacing w:after="0"/>
              <w:ind w:firstLine="0"/>
            </w:pPr>
            <w:r>
              <w:rPr>
                <w:sz w:val="13"/>
              </w:rPr>
              <w:t>29,1</w:t>
            </w:r>
          </w:p>
        </w:tc>
        <w:tc>
          <w:tcPr>
            <w:tcW w:w="655" w:type="dxa"/>
          </w:tcPr>
          <w:p w14:paraId="2EA78A61" w14:textId="77777777" w:rsidR="006D1256" w:rsidRDefault="00000000">
            <w:pPr>
              <w:spacing w:after="0"/>
              <w:ind w:firstLine="0"/>
            </w:pPr>
            <w:r>
              <w:rPr>
                <w:sz w:val="13"/>
              </w:rPr>
              <w:t>0,521</w:t>
            </w:r>
          </w:p>
        </w:tc>
        <w:tc>
          <w:tcPr>
            <w:tcW w:w="655" w:type="dxa"/>
          </w:tcPr>
          <w:p w14:paraId="6C746B73" w14:textId="77777777" w:rsidR="006D1256" w:rsidRDefault="00000000">
            <w:pPr>
              <w:spacing w:after="0"/>
              <w:ind w:firstLine="0"/>
            </w:pPr>
            <w:r>
              <w:rPr>
                <w:sz w:val="13"/>
              </w:rPr>
              <w:t>2025</w:t>
            </w:r>
          </w:p>
        </w:tc>
        <w:tc>
          <w:tcPr>
            <w:tcW w:w="655" w:type="dxa"/>
          </w:tcPr>
          <w:p w14:paraId="494B0E2B" w14:textId="77777777" w:rsidR="006D1256" w:rsidRDefault="00000000">
            <w:pPr>
              <w:spacing w:after="0"/>
              <w:ind w:firstLine="0"/>
            </w:pPr>
            <w:r>
              <w:rPr>
                <w:sz w:val="13"/>
              </w:rPr>
              <w:t>131,2</w:t>
            </w:r>
          </w:p>
        </w:tc>
        <w:tc>
          <w:tcPr>
            <w:tcW w:w="655" w:type="dxa"/>
          </w:tcPr>
          <w:p w14:paraId="5F6B56F8" w14:textId="77777777" w:rsidR="006D1256" w:rsidRDefault="00000000">
            <w:pPr>
              <w:spacing w:after="0"/>
              <w:ind w:firstLine="0"/>
            </w:pPr>
            <w:r>
              <w:rPr>
                <w:sz w:val="13"/>
              </w:rPr>
              <w:t>93,9</w:t>
            </w:r>
          </w:p>
        </w:tc>
        <w:tc>
          <w:tcPr>
            <w:tcW w:w="655" w:type="dxa"/>
          </w:tcPr>
          <w:p w14:paraId="33F44FA5" w14:textId="77777777" w:rsidR="006D1256" w:rsidRDefault="00000000">
            <w:pPr>
              <w:spacing w:after="0"/>
              <w:ind w:firstLine="0"/>
            </w:pPr>
            <w:r>
              <w:rPr>
                <w:sz w:val="13"/>
              </w:rPr>
              <w:t>72,5</w:t>
            </w:r>
          </w:p>
        </w:tc>
        <w:tc>
          <w:tcPr>
            <w:tcW w:w="655" w:type="dxa"/>
          </w:tcPr>
          <w:p w14:paraId="3EA047D4" w14:textId="77777777" w:rsidR="006D1256" w:rsidRDefault="00000000">
            <w:pPr>
              <w:spacing w:after="0"/>
              <w:ind w:firstLine="0"/>
            </w:pPr>
            <w:r>
              <w:rPr>
                <w:sz w:val="13"/>
              </w:rPr>
              <w:t>29,9</w:t>
            </w:r>
          </w:p>
        </w:tc>
        <w:tc>
          <w:tcPr>
            <w:tcW w:w="655" w:type="dxa"/>
          </w:tcPr>
          <w:p w14:paraId="25F07685" w14:textId="77777777" w:rsidR="006D1256" w:rsidRDefault="00000000">
            <w:pPr>
              <w:spacing w:after="0"/>
              <w:ind w:firstLine="0"/>
            </w:pPr>
            <w:r>
              <w:rPr>
                <w:sz w:val="13"/>
              </w:rPr>
              <w:t>0,462</w:t>
            </w:r>
          </w:p>
        </w:tc>
        <w:tc>
          <w:tcPr>
            <w:tcW w:w="655" w:type="dxa"/>
          </w:tcPr>
          <w:p w14:paraId="14FF9261" w14:textId="77777777" w:rsidR="006D1256" w:rsidRDefault="00000000">
            <w:pPr>
              <w:spacing w:after="0"/>
              <w:ind w:firstLine="0"/>
            </w:pPr>
            <w:r>
              <w:rPr>
                <w:sz w:val="13"/>
              </w:rPr>
              <w:t>12125</w:t>
            </w:r>
          </w:p>
        </w:tc>
        <w:tc>
          <w:tcPr>
            <w:tcW w:w="655" w:type="dxa"/>
          </w:tcPr>
          <w:p w14:paraId="2B9F4059" w14:textId="77777777" w:rsidR="006D1256" w:rsidRDefault="00000000">
            <w:pPr>
              <w:spacing w:after="0"/>
              <w:ind w:firstLine="0"/>
            </w:pPr>
            <w:r>
              <w:rPr>
                <w:sz w:val="13"/>
              </w:rPr>
              <w:t>99,2</w:t>
            </w:r>
          </w:p>
        </w:tc>
        <w:tc>
          <w:tcPr>
            <w:tcW w:w="655" w:type="dxa"/>
          </w:tcPr>
          <w:p w14:paraId="17745726" w14:textId="77777777" w:rsidR="006D1256" w:rsidRDefault="00000000">
            <w:pPr>
              <w:spacing w:after="0"/>
              <w:ind w:firstLine="0"/>
            </w:pPr>
            <w:r>
              <w:rPr>
                <w:sz w:val="13"/>
              </w:rPr>
              <w:t>73,7</w:t>
            </w:r>
          </w:p>
        </w:tc>
        <w:tc>
          <w:tcPr>
            <w:tcW w:w="655" w:type="dxa"/>
          </w:tcPr>
          <w:p w14:paraId="654004D9" w14:textId="77777777" w:rsidR="006D1256" w:rsidRDefault="00000000">
            <w:pPr>
              <w:spacing w:after="0"/>
              <w:ind w:firstLine="0"/>
            </w:pPr>
            <w:r>
              <w:rPr>
                <w:sz w:val="13"/>
              </w:rPr>
              <w:t>31,6</w:t>
            </w:r>
          </w:p>
        </w:tc>
        <w:tc>
          <w:tcPr>
            <w:tcW w:w="655" w:type="dxa"/>
          </w:tcPr>
          <w:p w14:paraId="6406F3F0" w14:textId="77777777" w:rsidR="006D1256" w:rsidRDefault="00000000">
            <w:pPr>
              <w:spacing w:after="0"/>
              <w:ind w:firstLine="0"/>
            </w:pPr>
            <w:r>
              <w:rPr>
                <w:sz w:val="13"/>
              </w:rPr>
              <w:t>32,0</w:t>
            </w:r>
          </w:p>
        </w:tc>
        <w:tc>
          <w:tcPr>
            <w:tcW w:w="655" w:type="dxa"/>
          </w:tcPr>
          <w:p w14:paraId="79C928BB" w14:textId="77777777" w:rsidR="006D1256" w:rsidRDefault="00000000">
            <w:pPr>
              <w:spacing w:after="0"/>
              <w:ind w:firstLine="0"/>
            </w:pPr>
            <w:r>
              <w:rPr>
                <w:sz w:val="13"/>
              </w:rPr>
              <w:t>0,342</w:t>
            </w:r>
          </w:p>
        </w:tc>
        <w:tc>
          <w:tcPr>
            <w:tcW w:w="655" w:type="dxa"/>
          </w:tcPr>
          <w:p w14:paraId="352C9960" w14:textId="77777777" w:rsidR="006D1256" w:rsidRDefault="00000000">
            <w:pPr>
              <w:spacing w:after="0"/>
              <w:ind w:firstLine="0"/>
            </w:pPr>
            <w:r>
              <w:rPr>
                <w:sz w:val="13"/>
              </w:rPr>
              <w:t>950</w:t>
            </w:r>
          </w:p>
        </w:tc>
      </w:tr>
      <w:tr w:rsidR="006D1256" w14:paraId="63E39259" w14:textId="77777777">
        <w:trPr>
          <w:jc w:val="center"/>
        </w:trPr>
        <w:tc>
          <w:tcPr>
            <w:tcW w:w="539" w:type="dxa"/>
          </w:tcPr>
          <w:p w14:paraId="5321E8D3" w14:textId="77777777" w:rsidR="006D1256" w:rsidRDefault="00000000">
            <w:pPr>
              <w:spacing w:after="0"/>
              <w:ind w:firstLine="0"/>
            </w:pPr>
            <w:r>
              <w:rPr>
                <w:sz w:val="13"/>
              </w:rPr>
              <w:t>2003</w:t>
            </w:r>
          </w:p>
        </w:tc>
        <w:tc>
          <w:tcPr>
            <w:tcW w:w="425" w:type="dxa"/>
          </w:tcPr>
          <w:p w14:paraId="56EDC297" w14:textId="77777777" w:rsidR="006D1256" w:rsidRDefault="00000000">
            <w:pPr>
              <w:spacing w:after="0"/>
              <w:ind w:firstLine="0"/>
            </w:pPr>
            <w:r>
              <w:rPr>
                <w:sz w:val="13"/>
              </w:rPr>
              <w:t>5</w:t>
            </w:r>
          </w:p>
        </w:tc>
        <w:tc>
          <w:tcPr>
            <w:tcW w:w="539" w:type="dxa"/>
          </w:tcPr>
          <w:p w14:paraId="7A4EEFD2" w14:textId="77777777" w:rsidR="006D1256" w:rsidRDefault="00000000">
            <w:pPr>
              <w:spacing w:after="0"/>
              <w:ind w:firstLine="0"/>
            </w:pPr>
            <w:r>
              <w:rPr>
                <w:sz w:val="13"/>
              </w:rPr>
              <w:t>-0,18</w:t>
            </w:r>
          </w:p>
        </w:tc>
        <w:tc>
          <w:tcPr>
            <w:tcW w:w="709" w:type="dxa"/>
          </w:tcPr>
          <w:p w14:paraId="41534ABE" w14:textId="77777777" w:rsidR="006D1256" w:rsidRDefault="00000000">
            <w:pPr>
              <w:spacing w:after="0"/>
              <w:ind w:firstLine="0"/>
            </w:pPr>
            <w:r>
              <w:rPr>
                <w:sz w:val="13"/>
              </w:rPr>
              <w:t>Neutro</w:t>
            </w:r>
          </w:p>
        </w:tc>
        <w:tc>
          <w:tcPr>
            <w:tcW w:w="655" w:type="dxa"/>
          </w:tcPr>
          <w:p w14:paraId="336733D1" w14:textId="77777777" w:rsidR="006D1256" w:rsidRDefault="00000000">
            <w:pPr>
              <w:spacing w:after="0"/>
              <w:ind w:firstLine="0"/>
            </w:pPr>
            <w:r>
              <w:rPr>
                <w:sz w:val="13"/>
              </w:rPr>
              <w:t>120,1</w:t>
            </w:r>
          </w:p>
        </w:tc>
        <w:tc>
          <w:tcPr>
            <w:tcW w:w="655" w:type="dxa"/>
          </w:tcPr>
          <w:p w14:paraId="193B95C5" w14:textId="77777777" w:rsidR="006D1256" w:rsidRDefault="00000000">
            <w:pPr>
              <w:spacing w:after="0"/>
              <w:ind w:firstLine="0"/>
            </w:pPr>
            <w:r>
              <w:rPr>
                <w:sz w:val="13"/>
              </w:rPr>
              <w:t>97,3</w:t>
            </w:r>
          </w:p>
        </w:tc>
        <w:tc>
          <w:tcPr>
            <w:tcW w:w="655" w:type="dxa"/>
          </w:tcPr>
          <w:p w14:paraId="1DED6CED" w14:textId="77777777" w:rsidR="006D1256" w:rsidRDefault="00000000">
            <w:pPr>
              <w:spacing w:after="0"/>
              <w:ind w:firstLine="0"/>
            </w:pPr>
            <w:r>
              <w:rPr>
                <w:sz w:val="13"/>
              </w:rPr>
              <w:t>149,5</w:t>
            </w:r>
          </w:p>
        </w:tc>
        <w:tc>
          <w:tcPr>
            <w:tcW w:w="655" w:type="dxa"/>
          </w:tcPr>
          <w:p w14:paraId="38788914" w14:textId="77777777" w:rsidR="006D1256" w:rsidRDefault="00000000">
            <w:pPr>
              <w:spacing w:after="0"/>
              <w:ind w:firstLine="0"/>
            </w:pPr>
            <w:r>
              <w:rPr>
                <w:sz w:val="13"/>
              </w:rPr>
              <w:t>27,3</w:t>
            </w:r>
          </w:p>
        </w:tc>
        <w:tc>
          <w:tcPr>
            <w:tcW w:w="655" w:type="dxa"/>
          </w:tcPr>
          <w:p w14:paraId="032F9AF6" w14:textId="77777777" w:rsidR="006D1256" w:rsidRDefault="00000000">
            <w:pPr>
              <w:spacing w:after="0"/>
              <w:ind w:firstLine="0"/>
            </w:pPr>
            <w:r>
              <w:rPr>
                <w:sz w:val="13"/>
              </w:rPr>
              <w:t>0,624</w:t>
            </w:r>
          </w:p>
        </w:tc>
        <w:tc>
          <w:tcPr>
            <w:tcW w:w="655" w:type="dxa"/>
          </w:tcPr>
          <w:p w14:paraId="545888E9" w14:textId="77777777" w:rsidR="006D1256" w:rsidRDefault="00000000">
            <w:pPr>
              <w:spacing w:after="0"/>
              <w:ind w:firstLine="0"/>
            </w:pPr>
            <w:r>
              <w:rPr>
                <w:sz w:val="13"/>
              </w:rPr>
              <w:t>1225</w:t>
            </w:r>
          </w:p>
        </w:tc>
        <w:tc>
          <w:tcPr>
            <w:tcW w:w="655" w:type="dxa"/>
          </w:tcPr>
          <w:p w14:paraId="63893FAA" w14:textId="77777777" w:rsidR="006D1256" w:rsidRDefault="00000000">
            <w:pPr>
              <w:spacing w:after="0"/>
              <w:ind w:firstLine="0"/>
            </w:pPr>
            <w:r>
              <w:rPr>
                <w:sz w:val="13"/>
              </w:rPr>
              <w:t>104,8</w:t>
            </w:r>
          </w:p>
        </w:tc>
        <w:tc>
          <w:tcPr>
            <w:tcW w:w="655" w:type="dxa"/>
          </w:tcPr>
          <w:p w14:paraId="235C589E" w14:textId="77777777" w:rsidR="006D1256" w:rsidRDefault="00000000">
            <w:pPr>
              <w:spacing w:after="0"/>
              <w:ind w:firstLine="0"/>
            </w:pPr>
            <w:r>
              <w:rPr>
                <w:sz w:val="13"/>
              </w:rPr>
              <w:t>64,4</w:t>
            </w:r>
          </w:p>
        </w:tc>
        <w:tc>
          <w:tcPr>
            <w:tcW w:w="655" w:type="dxa"/>
          </w:tcPr>
          <w:p w14:paraId="28C0628B" w14:textId="77777777" w:rsidR="006D1256" w:rsidRDefault="00000000">
            <w:pPr>
              <w:spacing w:after="0"/>
              <w:ind w:firstLine="0"/>
            </w:pPr>
            <w:r>
              <w:rPr>
                <w:sz w:val="13"/>
              </w:rPr>
              <w:t>25,3</w:t>
            </w:r>
          </w:p>
        </w:tc>
        <w:tc>
          <w:tcPr>
            <w:tcW w:w="655" w:type="dxa"/>
          </w:tcPr>
          <w:p w14:paraId="77912A5C" w14:textId="77777777" w:rsidR="006D1256" w:rsidRDefault="00000000">
            <w:pPr>
              <w:spacing w:after="0"/>
              <w:ind w:firstLine="0"/>
            </w:pPr>
            <w:r>
              <w:rPr>
                <w:sz w:val="13"/>
              </w:rPr>
              <w:t>30,0</w:t>
            </w:r>
          </w:p>
        </w:tc>
        <w:tc>
          <w:tcPr>
            <w:tcW w:w="655" w:type="dxa"/>
          </w:tcPr>
          <w:p w14:paraId="171310A6" w14:textId="77777777" w:rsidR="006D1256" w:rsidRDefault="00000000">
            <w:pPr>
              <w:spacing w:after="0"/>
              <w:ind w:firstLine="0"/>
            </w:pPr>
            <w:r>
              <w:rPr>
                <w:sz w:val="13"/>
              </w:rPr>
              <w:t>0,369</w:t>
            </w:r>
          </w:p>
        </w:tc>
        <w:tc>
          <w:tcPr>
            <w:tcW w:w="655" w:type="dxa"/>
          </w:tcPr>
          <w:p w14:paraId="51726248" w14:textId="77777777" w:rsidR="006D1256" w:rsidRDefault="00000000">
            <w:pPr>
              <w:spacing w:after="0"/>
              <w:ind w:firstLine="0"/>
            </w:pPr>
            <w:r>
              <w:rPr>
                <w:sz w:val="13"/>
              </w:rPr>
              <w:t>11375</w:t>
            </w:r>
          </w:p>
        </w:tc>
        <w:tc>
          <w:tcPr>
            <w:tcW w:w="655" w:type="dxa"/>
          </w:tcPr>
          <w:p w14:paraId="2C3143EB" w14:textId="77777777" w:rsidR="006D1256" w:rsidRDefault="00000000">
            <w:pPr>
              <w:spacing w:after="0"/>
              <w:ind w:firstLine="0"/>
            </w:pPr>
            <w:r>
              <w:rPr>
                <w:sz w:val="13"/>
              </w:rPr>
              <w:t>87,2</w:t>
            </w:r>
          </w:p>
        </w:tc>
        <w:tc>
          <w:tcPr>
            <w:tcW w:w="655" w:type="dxa"/>
          </w:tcPr>
          <w:p w14:paraId="79074717" w14:textId="77777777" w:rsidR="006D1256" w:rsidRDefault="00000000">
            <w:pPr>
              <w:spacing w:after="0"/>
              <w:ind w:firstLine="0"/>
            </w:pPr>
            <w:r>
              <w:rPr>
                <w:sz w:val="13"/>
              </w:rPr>
              <w:t>56,4</w:t>
            </w:r>
          </w:p>
        </w:tc>
        <w:tc>
          <w:tcPr>
            <w:tcW w:w="655" w:type="dxa"/>
          </w:tcPr>
          <w:p w14:paraId="273F2A74" w14:textId="77777777" w:rsidR="006D1256" w:rsidRDefault="00000000">
            <w:pPr>
              <w:spacing w:after="0"/>
              <w:ind w:firstLine="0"/>
            </w:pPr>
            <w:r>
              <w:rPr>
                <w:sz w:val="13"/>
              </w:rPr>
              <w:t>55,4</w:t>
            </w:r>
          </w:p>
        </w:tc>
        <w:tc>
          <w:tcPr>
            <w:tcW w:w="655" w:type="dxa"/>
          </w:tcPr>
          <w:p w14:paraId="3D4C699A" w14:textId="77777777" w:rsidR="006D1256" w:rsidRDefault="00000000">
            <w:pPr>
              <w:spacing w:after="0"/>
              <w:ind w:firstLine="0"/>
            </w:pPr>
            <w:r>
              <w:rPr>
                <w:sz w:val="13"/>
              </w:rPr>
              <w:t>31,0</w:t>
            </w:r>
          </w:p>
        </w:tc>
        <w:tc>
          <w:tcPr>
            <w:tcW w:w="655" w:type="dxa"/>
          </w:tcPr>
          <w:p w14:paraId="377BFB08" w14:textId="77777777" w:rsidR="006D1256" w:rsidRDefault="00000000">
            <w:pPr>
              <w:spacing w:after="0"/>
              <w:ind w:firstLine="0"/>
            </w:pPr>
            <w:r>
              <w:rPr>
                <w:sz w:val="13"/>
              </w:rPr>
              <w:t>0,317</w:t>
            </w:r>
          </w:p>
        </w:tc>
        <w:tc>
          <w:tcPr>
            <w:tcW w:w="655" w:type="dxa"/>
          </w:tcPr>
          <w:p w14:paraId="2A5A43B0" w14:textId="77777777" w:rsidR="006D1256" w:rsidRDefault="00000000">
            <w:pPr>
              <w:spacing w:after="0"/>
              <w:ind w:firstLine="0"/>
            </w:pPr>
            <w:r>
              <w:rPr>
                <w:sz w:val="13"/>
              </w:rPr>
              <w:t>600</w:t>
            </w:r>
          </w:p>
        </w:tc>
      </w:tr>
      <w:tr w:rsidR="006D1256" w14:paraId="4F489F0E" w14:textId="77777777">
        <w:trPr>
          <w:jc w:val="center"/>
        </w:trPr>
        <w:tc>
          <w:tcPr>
            <w:tcW w:w="539" w:type="dxa"/>
          </w:tcPr>
          <w:p w14:paraId="2C725140" w14:textId="77777777" w:rsidR="006D1256" w:rsidRDefault="00000000">
            <w:pPr>
              <w:spacing w:after="0"/>
              <w:ind w:firstLine="0"/>
            </w:pPr>
            <w:r>
              <w:rPr>
                <w:sz w:val="13"/>
              </w:rPr>
              <w:t>2003</w:t>
            </w:r>
          </w:p>
        </w:tc>
        <w:tc>
          <w:tcPr>
            <w:tcW w:w="425" w:type="dxa"/>
          </w:tcPr>
          <w:p w14:paraId="38A3D3D3" w14:textId="77777777" w:rsidR="006D1256" w:rsidRDefault="00000000">
            <w:pPr>
              <w:spacing w:after="0"/>
              <w:ind w:firstLine="0"/>
            </w:pPr>
            <w:r>
              <w:rPr>
                <w:sz w:val="13"/>
              </w:rPr>
              <w:t>6</w:t>
            </w:r>
          </w:p>
        </w:tc>
        <w:tc>
          <w:tcPr>
            <w:tcW w:w="539" w:type="dxa"/>
          </w:tcPr>
          <w:p w14:paraId="00021BC0" w14:textId="77777777" w:rsidR="006D1256" w:rsidRDefault="00000000">
            <w:pPr>
              <w:spacing w:after="0"/>
              <w:ind w:firstLine="0"/>
            </w:pPr>
            <w:r>
              <w:rPr>
                <w:sz w:val="13"/>
              </w:rPr>
              <w:t>-0,13</w:t>
            </w:r>
          </w:p>
        </w:tc>
        <w:tc>
          <w:tcPr>
            <w:tcW w:w="709" w:type="dxa"/>
          </w:tcPr>
          <w:p w14:paraId="6BEF3CE9" w14:textId="77777777" w:rsidR="006D1256" w:rsidRDefault="00000000">
            <w:pPr>
              <w:spacing w:after="0"/>
              <w:ind w:firstLine="0"/>
            </w:pPr>
            <w:r>
              <w:rPr>
                <w:sz w:val="13"/>
              </w:rPr>
              <w:t>Neutro</w:t>
            </w:r>
          </w:p>
        </w:tc>
        <w:tc>
          <w:tcPr>
            <w:tcW w:w="655" w:type="dxa"/>
          </w:tcPr>
          <w:p w14:paraId="54009E45" w14:textId="77777777" w:rsidR="006D1256" w:rsidRDefault="00000000">
            <w:pPr>
              <w:spacing w:after="0"/>
              <w:ind w:firstLine="0"/>
            </w:pPr>
            <w:r>
              <w:rPr>
                <w:sz w:val="13"/>
              </w:rPr>
              <w:t>137,9</w:t>
            </w:r>
          </w:p>
        </w:tc>
        <w:tc>
          <w:tcPr>
            <w:tcW w:w="655" w:type="dxa"/>
          </w:tcPr>
          <w:p w14:paraId="36C4ACC9" w14:textId="77777777" w:rsidR="006D1256" w:rsidRDefault="00000000">
            <w:pPr>
              <w:spacing w:after="0"/>
              <w:ind w:firstLine="0"/>
            </w:pPr>
            <w:r>
              <w:rPr>
                <w:sz w:val="13"/>
              </w:rPr>
              <w:t>91,5</w:t>
            </w:r>
          </w:p>
        </w:tc>
        <w:tc>
          <w:tcPr>
            <w:tcW w:w="655" w:type="dxa"/>
          </w:tcPr>
          <w:p w14:paraId="32256E31" w14:textId="77777777" w:rsidR="006D1256" w:rsidRDefault="00000000">
            <w:pPr>
              <w:spacing w:after="0"/>
              <w:ind w:firstLine="0"/>
            </w:pPr>
            <w:r>
              <w:rPr>
                <w:sz w:val="13"/>
              </w:rPr>
              <w:t>71,2</w:t>
            </w:r>
          </w:p>
        </w:tc>
        <w:tc>
          <w:tcPr>
            <w:tcW w:w="655" w:type="dxa"/>
          </w:tcPr>
          <w:p w14:paraId="6101191A" w14:textId="77777777" w:rsidR="006D1256" w:rsidRDefault="00000000">
            <w:pPr>
              <w:spacing w:after="0"/>
              <w:ind w:firstLine="0"/>
            </w:pPr>
            <w:r>
              <w:rPr>
                <w:sz w:val="13"/>
              </w:rPr>
              <w:t>25,4</w:t>
            </w:r>
          </w:p>
        </w:tc>
        <w:tc>
          <w:tcPr>
            <w:tcW w:w="655" w:type="dxa"/>
          </w:tcPr>
          <w:p w14:paraId="022CE958" w14:textId="77777777" w:rsidR="006D1256" w:rsidRDefault="00000000">
            <w:pPr>
              <w:spacing w:after="0"/>
              <w:ind w:firstLine="0"/>
            </w:pPr>
            <w:r>
              <w:rPr>
                <w:sz w:val="13"/>
              </w:rPr>
              <w:t>0,625</w:t>
            </w:r>
          </w:p>
        </w:tc>
        <w:tc>
          <w:tcPr>
            <w:tcW w:w="655" w:type="dxa"/>
          </w:tcPr>
          <w:p w14:paraId="100081DB" w14:textId="77777777" w:rsidR="006D1256" w:rsidRDefault="00000000">
            <w:pPr>
              <w:spacing w:after="0"/>
              <w:ind w:firstLine="0"/>
            </w:pPr>
            <w:r>
              <w:rPr>
                <w:sz w:val="13"/>
              </w:rPr>
              <w:t>1800</w:t>
            </w:r>
          </w:p>
        </w:tc>
        <w:tc>
          <w:tcPr>
            <w:tcW w:w="655" w:type="dxa"/>
          </w:tcPr>
          <w:p w14:paraId="7E825A77" w14:textId="77777777" w:rsidR="006D1256" w:rsidRDefault="00000000">
            <w:pPr>
              <w:spacing w:after="0"/>
              <w:ind w:firstLine="0"/>
            </w:pPr>
            <w:r>
              <w:rPr>
                <w:sz w:val="13"/>
              </w:rPr>
              <w:t>94,9</w:t>
            </w:r>
          </w:p>
        </w:tc>
        <w:tc>
          <w:tcPr>
            <w:tcW w:w="655" w:type="dxa"/>
          </w:tcPr>
          <w:p w14:paraId="69D58901" w14:textId="77777777" w:rsidR="006D1256" w:rsidRDefault="00000000">
            <w:pPr>
              <w:spacing w:after="0"/>
              <w:ind w:firstLine="0"/>
            </w:pPr>
            <w:r>
              <w:rPr>
                <w:sz w:val="13"/>
              </w:rPr>
              <w:t>45,2</w:t>
            </w:r>
          </w:p>
        </w:tc>
        <w:tc>
          <w:tcPr>
            <w:tcW w:w="655" w:type="dxa"/>
          </w:tcPr>
          <w:p w14:paraId="3FF5DC48" w14:textId="77777777" w:rsidR="006D1256" w:rsidRDefault="00000000">
            <w:pPr>
              <w:spacing w:after="0"/>
              <w:ind w:firstLine="0"/>
            </w:pPr>
            <w:r>
              <w:rPr>
                <w:sz w:val="13"/>
              </w:rPr>
              <w:t>1,0</w:t>
            </w:r>
          </w:p>
        </w:tc>
        <w:tc>
          <w:tcPr>
            <w:tcW w:w="655" w:type="dxa"/>
          </w:tcPr>
          <w:p w14:paraId="561085BB" w14:textId="77777777" w:rsidR="006D1256" w:rsidRDefault="00000000">
            <w:pPr>
              <w:spacing w:after="0"/>
              <w:ind w:firstLine="0"/>
            </w:pPr>
            <w:r>
              <w:rPr>
                <w:sz w:val="13"/>
              </w:rPr>
              <w:t>29,7</w:t>
            </w:r>
          </w:p>
        </w:tc>
        <w:tc>
          <w:tcPr>
            <w:tcW w:w="655" w:type="dxa"/>
          </w:tcPr>
          <w:p w14:paraId="52E72D06" w14:textId="77777777" w:rsidR="006D1256" w:rsidRDefault="00000000">
            <w:pPr>
              <w:spacing w:after="0"/>
              <w:ind w:firstLine="0"/>
            </w:pPr>
            <w:r>
              <w:rPr>
                <w:sz w:val="13"/>
              </w:rPr>
              <w:t>0,251</w:t>
            </w:r>
          </w:p>
        </w:tc>
        <w:tc>
          <w:tcPr>
            <w:tcW w:w="655" w:type="dxa"/>
          </w:tcPr>
          <w:p w14:paraId="09B73412" w14:textId="77777777" w:rsidR="006D1256" w:rsidRDefault="00000000">
            <w:pPr>
              <w:spacing w:after="0"/>
              <w:ind w:firstLine="0"/>
            </w:pPr>
            <w:r>
              <w:rPr>
                <w:sz w:val="13"/>
              </w:rPr>
              <w:t>19500</w:t>
            </w:r>
          </w:p>
        </w:tc>
        <w:tc>
          <w:tcPr>
            <w:tcW w:w="655" w:type="dxa"/>
          </w:tcPr>
          <w:p w14:paraId="545557CD" w14:textId="77777777" w:rsidR="006D1256" w:rsidRDefault="00000000">
            <w:pPr>
              <w:spacing w:after="0"/>
              <w:ind w:firstLine="0"/>
            </w:pPr>
            <w:r>
              <w:rPr>
                <w:sz w:val="13"/>
              </w:rPr>
              <w:t>92,5</w:t>
            </w:r>
          </w:p>
        </w:tc>
        <w:tc>
          <w:tcPr>
            <w:tcW w:w="655" w:type="dxa"/>
          </w:tcPr>
          <w:p w14:paraId="69163554" w14:textId="77777777" w:rsidR="006D1256" w:rsidRDefault="00000000">
            <w:pPr>
              <w:spacing w:after="0"/>
              <w:ind w:firstLine="0"/>
            </w:pPr>
            <w:r>
              <w:rPr>
                <w:sz w:val="13"/>
              </w:rPr>
              <w:t>44,8</w:t>
            </w:r>
          </w:p>
        </w:tc>
        <w:tc>
          <w:tcPr>
            <w:tcW w:w="655" w:type="dxa"/>
          </w:tcPr>
          <w:p w14:paraId="1408B9E6" w14:textId="77777777" w:rsidR="006D1256" w:rsidRDefault="00000000">
            <w:pPr>
              <w:spacing w:after="0"/>
              <w:ind w:firstLine="0"/>
            </w:pPr>
            <w:r>
              <w:rPr>
                <w:sz w:val="13"/>
              </w:rPr>
              <w:t>23,0</w:t>
            </w:r>
          </w:p>
        </w:tc>
        <w:tc>
          <w:tcPr>
            <w:tcW w:w="655" w:type="dxa"/>
          </w:tcPr>
          <w:p w14:paraId="2DD072FD" w14:textId="77777777" w:rsidR="006D1256" w:rsidRDefault="00000000">
            <w:pPr>
              <w:spacing w:after="0"/>
              <w:ind w:firstLine="0"/>
            </w:pPr>
            <w:r>
              <w:rPr>
                <w:sz w:val="13"/>
              </w:rPr>
              <w:t>29,1</w:t>
            </w:r>
          </w:p>
        </w:tc>
        <w:tc>
          <w:tcPr>
            <w:tcW w:w="655" w:type="dxa"/>
          </w:tcPr>
          <w:p w14:paraId="30D823DC" w14:textId="77777777" w:rsidR="006D1256" w:rsidRDefault="00000000">
            <w:pPr>
              <w:spacing w:after="0"/>
              <w:ind w:firstLine="0"/>
            </w:pPr>
            <w:r>
              <w:rPr>
                <w:sz w:val="13"/>
              </w:rPr>
              <w:t>0,263</w:t>
            </w:r>
          </w:p>
        </w:tc>
        <w:tc>
          <w:tcPr>
            <w:tcW w:w="655" w:type="dxa"/>
          </w:tcPr>
          <w:p w14:paraId="6EE4817E" w14:textId="77777777" w:rsidR="006D1256" w:rsidRDefault="00000000">
            <w:pPr>
              <w:spacing w:after="0"/>
              <w:ind w:firstLine="0"/>
            </w:pPr>
            <w:r>
              <w:rPr>
                <w:sz w:val="13"/>
              </w:rPr>
              <w:t>1125</w:t>
            </w:r>
          </w:p>
        </w:tc>
      </w:tr>
      <w:tr w:rsidR="006D1256" w14:paraId="182A2D15" w14:textId="77777777">
        <w:trPr>
          <w:jc w:val="center"/>
        </w:trPr>
        <w:tc>
          <w:tcPr>
            <w:tcW w:w="539" w:type="dxa"/>
          </w:tcPr>
          <w:p w14:paraId="300AC5A9" w14:textId="77777777" w:rsidR="006D1256" w:rsidRDefault="00000000">
            <w:pPr>
              <w:spacing w:after="0"/>
              <w:ind w:firstLine="0"/>
            </w:pPr>
            <w:r>
              <w:rPr>
                <w:sz w:val="13"/>
              </w:rPr>
              <w:t>2003</w:t>
            </w:r>
          </w:p>
        </w:tc>
        <w:tc>
          <w:tcPr>
            <w:tcW w:w="425" w:type="dxa"/>
          </w:tcPr>
          <w:p w14:paraId="284DBB9D" w14:textId="77777777" w:rsidR="006D1256" w:rsidRDefault="00000000">
            <w:pPr>
              <w:spacing w:after="0"/>
              <w:ind w:firstLine="0"/>
            </w:pPr>
            <w:r>
              <w:rPr>
                <w:sz w:val="13"/>
              </w:rPr>
              <w:t>7</w:t>
            </w:r>
          </w:p>
        </w:tc>
        <w:tc>
          <w:tcPr>
            <w:tcW w:w="539" w:type="dxa"/>
          </w:tcPr>
          <w:p w14:paraId="492339FF" w14:textId="77777777" w:rsidR="006D1256" w:rsidRDefault="00000000">
            <w:pPr>
              <w:spacing w:after="0"/>
              <w:ind w:firstLine="0"/>
            </w:pPr>
            <w:r>
              <w:rPr>
                <w:sz w:val="13"/>
              </w:rPr>
              <w:t>0,09</w:t>
            </w:r>
          </w:p>
        </w:tc>
        <w:tc>
          <w:tcPr>
            <w:tcW w:w="709" w:type="dxa"/>
          </w:tcPr>
          <w:p w14:paraId="6774BBCF" w14:textId="77777777" w:rsidR="006D1256" w:rsidRDefault="00000000">
            <w:pPr>
              <w:spacing w:after="0"/>
              <w:ind w:firstLine="0"/>
            </w:pPr>
            <w:r>
              <w:rPr>
                <w:sz w:val="13"/>
              </w:rPr>
              <w:t>Neutro</w:t>
            </w:r>
          </w:p>
        </w:tc>
        <w:tc>
          <w:tcPr>
            <w:tcW w:w="655" w:type="dxa"/>
          </w:tcPr>
          <w:p w14:paraId="0455DBAE" w14:textId="77777777" w:rsidR="006D1256" w:rsidRDefault="00000000">
            <w:pPr>
              <w:spacing w:after="0"/>
              <w:ind w:firstLine="0"/>
            </w:pPr>
            <w:r>
              <w:rPr>
                <w:sz w:val="13"/>
              </w:rPr>
              <w:t>133,6</w:t>
            </w:r>
          </w:p>
        </w:tc>
        <w:tc>
          <w:tcPr>
            <w:tcW w:w="655" w:type="dxa"/>
          </w:tcPr>
          <w:p w14:paraId="6CD94FC4" w14:textId="77777777" w:rsidR="006D1256" w:rsidRDefault="00000000">
            <w:pPr>
              <w:spacing w:after="0"/>
              <w:ind w:firstLine="0"/>
            </w:pPr>
            <w:r>
              <w:rPr>
                <w:sz w:val="13"/>
              </w:rPr>
              <w:t>82,5</w:t>
            </w:r>
          </w:p>
        </w:tc>
        <w:tc>
          <w:tcPr>
            <w:tcW w:w="655" w:type="dxa"/>
          </w:tcPr>
          <w:p w14:paraId="67D5FCD3" w14:textId="77777777" w:rsidR="006D1256" w:rsidRDefault="00000000">
            <w:pPr>
              <w:spacing w:after="0"/>
              <w:ind w:firstLine="0"/>
            </w:pPr>
            <w:r>
              <w:rPr>
                <w:sz w:val="13"/>
              </w:rPr>
              <w:t>101,1</w:t>
            </w:r>
          </w:p>
        </w:tc>
        <w:tc>
          <w:tcPr>
            <w:tcW w:w="655" w:type="dxa"/>
          </w:tcPr>
          <w:p w14:paraId="175116C7" w14:textId="77777777" w:rsidR="006D1256" w:rsidRDefault="00000000">
            <w:pPr>
              <w:spacing w:after="0"/>
              <w:ind w:firstLine="0"/>
            </w:pPr>
            <w:r>
              <w:rPr>
                <w:sz w:val="13"/>
              </w:rPr>
              <w:t>24,3</w:t>
            </w:r>
          </w:p>
        </w:tc>
        <w:tc>
          <w:tcPr>
            <w:tcW w:w="655" w:type="dxa"/>
          </w:tcPr>
          <w:p w14:paraId="1CE387E4" w14:textId="77777777" w:rsidR="006D1256" w:rsidRDefault="00000000">
            <w:pPr>
              <w:spacing w:after="0"/>
              <w:ind w:firstLine="0"/>
            </w:pPr>
            <w:r>
              <w:rPr>
                <w:sz w:val="13"/>
              </w:rPr>
              <w:t>0,569</w:t>
            </w:r>
          </w:p>
        </w:tc>
        <w:tc>
          <w:tcPr>
            <w:tcW w:w="655" w:type="dxa"/>
          </w:tcPr>
          <w:p w14:paraId="5FE10720" w14:textId="77777777" w:rsidR="006D1256" w:rsidRDefault="00000000">
            <w:pPr>
              <w:spacing w:after="0"/>
              <w:ind w:firstLine="0"/>
            </w:pPr>
            <w:r>
              <w:rPr>
                <w:sz w:val="13"/>
              </w:rPr>
              <w:t>1125</w:t>
            </w:r>
          </w:p>
        </w:tc>
        <w:tc>
          <w:tcPr>
            <w:tcW w:w="655" w:type="dxa"/>
          </w:tcPr>
          <w:p w14:paraId="56DB3389" w14:textId="77777777" w:rsidR="006D1256" w:rsidRDefault="00000000">
            <w:pPr>
              <w:spacing w:after="0"/>
              <w:ind w:firstLine="0"/>
            </w:pPr>
            <w:r>
              <w:rPr>
                <w:sz w:val="13"/>
              </w:rPr>
              <w:t>79,1</w:t>
            </w:r>
          </w:p>
        </w:tc>
        <w:tc>
          <w:tcPr>
            <w:tcW w:w="655" w:type="dxa"/>
          </w:tcPr>
          <w:p w14:paraId="3254F19A" w14:textId="77777777" w:rsidR="006D1256" w:rsidRDefault="00000000">
            <w:pPr>
              <w:spacing w:after="0"/>
              <w:ind w:firstLine="0"/>
            </w:pPr>
            <w:r>
              <w:rPr>
                <w:sz w:val="13"/>
              </w:rPr>
              <w:t>31,6</w:t>
            </w:r>
          </w:p>
        </w:tc>
        <w:tc>
          <w:tcPr>
            <w:tcW w:w="655" w:type="dxa"/>
          </w:tcPr>
          <w:p w14:paraId="7FC56AD2" w14:textId="77777777" w:rsidR="006D1256" w:rsidRDefault="00000000">
            <w:pPr>
              <w:spacing w:after="0"/>
              <w:ind w:firstLine="0"/>
            </w:pPr>
            <w:r>
              <w:rPr>
                <w:sz w:val="13"/>
              </w:rPr>
              <w:t>0,4</w:t>
            </w:r>
          </w:p>
        </w:tc>
        <w:tc>
          <w:tcPr>
            <w:tcW w:w="655" w:type="dxa"/>
          </w:tcPr>
          <w:p w14:paraId="539FFE3D" w14:textId="77777777" w:rsidR="006D1256" w:rsidRDefault="00000000">
            <w:pPr>
              <w:spacing w:after="0"/>
              <w:ind w:firstLine="0"/>
            </w:pPr>
            <w:r>
              <w:rPr>
                <w:sz w:val="13"/>
              </w:rPr>
              <w:t>30,4</w:t>
            </w:r>
          </w:p>
        </w:tc>
        <w:tc>
          <w:tcPr>
            <w:tcW w:w="655" w:type="dxa"/>
          </w:tcPr>
          <w:p w14:paraId="3BE93F0E" w14:textId="77777777" w:rsidR="006D1256" w:rsidRDefault="00000000">
            <w:pPr>
              <w:spacing w:after="0"/>
              <w:ind w:firstLine="0"/>
            </w:pPr>
            <w:r>
              <w:rPr>
                <w:sz w:val="13"/>
              </w:rPr>
              <w:t>0,158</w:t>
            </w:r>
          </w:p>
        </w:tc>
        <w:tc>
          <w:tcPr>
            <w:tcW w:w="655" w:type="dxa"/>
          </w:tcPr>
          <w:p w14:paraId="7E24CE34" w14:textId="77777777" w:rsidR="006D1256" w:rsidRDefault="00000000">
            <w:pPr>
              <w:spacing w:after="0"/>
              <w:ind w:firstLine="0"/>
            </w:pPr>
            <w:r>
              <w:rPr>
                <w:sz w:val="13"/>
              </w:rPr>
              <w:t>37225</w:t>
            </w:r>
          </w:p>
        </w:tc>
        <w:tc>
          <w:tcPr>
            <w:tcW w:w="655" w:type="dxa"/>
          </w:tcPr>
          <w:p w14:paraId="6507A417" w14:textId="77777777" w:rsidR="006D1256" w:rsidRDefault="00000000">
            <w:pPr>
              <w:spacing w:after="0"/>
              <w:ind w:firstLine="0"/>
            </w:pPr>
            <w:r>
              <w:rPr>
                <w:sz w:val="13"/>
              </w:rPr>
              <w:t>84,7</w:t>
            </w:r>
          </w:p>
        </w:tc>
        <w:tc>
          <w:tcPr>
            <w:tcW w:w="655" w:type="dxa"/>
          </w:tcPr>
          <w:p w14:paraId="712EE24A" w14:textId="77777777" w:rsidR="006D1256" w:rsidRDefault="00000000">
            <w:pPr>
              <w:spacing w:after="0"/>
              <w:ind w:firstLine="0"/>
            </w:pPr>
            <w:r>
              <w:rPr>
                <w:sz w:val="13"/>
              </w:rPr>
              <w:t>37,1</w:t>
            </w:r>
          </w:p>
        </w:tc>
        <w:tc>
          <w:tcPr>
            <w:tcW w:w="655" w:type="dxa"/>
          </w:tcPr>
          <w:p w14:paraId="2EAC2C37" w14:textId="77777777" w:rsidR="006D1256" w:rsidRDefault="00000000">
            <w:pPr>
              <w:spacing w:after="0"/>
              <w:ind w:firstLine="0"/>
            </w:pPr>
            <w:r>
              <w:rPr>
                <w:sz w:val="13"/>
              </w:rPr>
              <w:t>26,4</w:t>
            </w:r>
          </w:p>
        </w:tc>
        <w:tc>
          <w:tcPr>
            <w:tcW w:w="655" w:type="dxa"/>
          </w:tcPr>
          <w:p w14:paraId="1E291339" w14:textId="77777777" w:rsidR="006D1256" w:rsidRDefault="00000000">
            <w:pPr>
              <w:spacing w:after="0"/>
              <w:ind w:firstLine="0"/>
            </w:pPr>
            <w:r>
              <w:rPr>
                <w:sz w:val="13"/>
              </w:rPr>
              <w:t>28,9</w:t>
            </w:r>
          </w:p>
        </w:tc>
        <w:tc>
          <w:tcPr>
            <w:tcW w:w="655" w:type="dxa"/>
          </w:tcPr>
          <w:p w14:paraId="28D331FF" w14:textId="77777777" w:rsidR="006D1256" w:rsidRDefault="00000000">
            <w:pPr>
              <w:spacing w:after="0"/>
              <w:ind w:firstLine="0"/>
            </w:pPr>
            <w:r>
              <w:rPr>
                <w:sz w:val="13"/>
              </w:rPr>
              <w:t>0,206</w:t>
            </w:r>
          </w:p>
        </w:tc>
        <w:tc>
          <w:tcPr>
            <w:tcW w:w="655" w:type="dxa"/>
          </w:tcPr>
          <w:p w14:paraId="4931D7A2" w14:textId="77777777" w:rsidR="006D1256" w:rsidRDefault="00000000">
            <w:pPr>
              <w:spacing w:after="0"/>
              <w:ind w:firstLine="0"/>
            </w:pPr>
            <w:r>
              <w:rPr>
                <w:sz w:val="13"/>
              </w:rPr>
              <w:t>2225</w:t>
            </w:r>
          </w:p>
        </w:tc>
      </w:tr>
      <w:tr w:rsidR="006D1256" w14:paraId="435E6582" w14:textId="77777777">
        <w:trPr>
          <w:jc w:val="center"/>
        </w:trPr>
        <w:tc>
          <w:tcPr>
            <w:tcW w:w="539" w:type="dxa"/>
          </w:tcPr>
          <w:p w14:paraId="25104031" w14:textId="77777777" w:rsidR="006D1256" w:rsidRDefault="00000000">
            <w:pPr>
              <w:spacing w:after="0"/>
              <w:ind w:firstLine="0"/>
            </w:pPr>
            <w:r>
              <w:rPr>
                <w:sz w:val="13"/>
              </w:rPr>
              <w:t>2003</w:t>
            </w:r>
          </w:p>
        </w:tc>
        <w:tc>
          <w:tcPr>
            <w:tcW w:w="425" w:type="dxa"/>
          </w:tcPr>
          <w:p w14:paraId="7B7B6F2A" w14:textId="77777777" w:rsidR="006D1256" w:rsidRDefault="00000000">
            <w:pPr>
              <w:spacing w:after="0"/>
              <w:ind w:firstLine="0"/>
            </w:pPr>
            <w:r>
              <w:rPr>
                <w:sz w:val="13"/>
              </w:rPr>
              <w:t>8</w:t>
            </w:r>
          </w:p>
        </w:tc>
        <w:tc>
          <w:tcPr>
            <w:tcW w:w="539" w:type="dxa"/>
          </w:tcPr>
          <w:p w14:paraId="49649684" w14:textId="77777777" w:rsidR="006D1256" w:rsidRDefault="00000000">
            <w:pPr>
              <w:spacing w:after="0"/>
              <w:ind w:firstLine="0"/>
            </w:pPr>
            <w:r>
              <w:rPr>
                <w:sz w:val="13"/>
              </w:rPr>
              <w:t>0,14</w:t>
            </w:r>
          </w:p>
        </w:tc>
        <w:tc>
          <w:tcPr>
            <w:tcW w:w="709" w:type="dxa"/>
          </w:tcPr>
          <w:p w14:paraId="32EF3453" w14:textId="77777777" w:rsidR="006D1256" w:rsidRDefault="00000000">
            <w:pPr>
              <w:spacing w:after="0"/>
              <w:ind w:firstLine="0"/>
            </w:pPr>
            <w:r>
              <w:rPr>
                <w:sz w:val="13"/>
              </w:rPr>
              <w:t>Neutro</w:t>
            </w:r>
          </w:p>
        </w:tc>
        <w:tc>
          <w:tcPr>
            <w:tcW w:w="655" w:type="dxa"/>
          </w:tcPr>
          <w:p w14:paraId="1DB71CFC" w14:textId="77777777" w:rsidR="006D1256" w:rsidRDefault="00000000">
            <w:pPr>
              <w:spacing w:after="0"/>
              <w:ind w:firstLine="0"/>
            </w:pPr>
            <w:r>
              <w:rPr>
                <w:sz w:val="13"/>
              </w:rPr>
              <w:t>140,7</w:t>
            </w:r>
          </w:p>
        </w:tc>
        <w:tc>
          <w:tcPr>
            <w:tcW w:w="655" w:type="dxa"/>
          </w:tcPr>
          <w:p w14:paraId="14DFB84E" w14:textId="77777777" w:rsidR="006D1256" w:rsidRDefault="00000000">
            <w:pPr>
              <w:spacing w:after="0"/>
              <w:ind w:firstLine="0"/>
            </w:pPr>
            <w:r>
              <w:rPr>
                <w:sz w:val="13"/>
              </w:rPr>
              <w:t>90,9</w:t>
            </w:r>
          </w:p>
        </w:tc>
        <w:tc>
          <w:tcPr>
            <w:tcW w:w="655" w:type="dxa"/>
          </w:tcPr>
          <w:p w14:paraId="65AE4A1F" w14:textId="77777777" w:rsidR="006D1256" w:rsidRDefault="00000000">
            <w:pPr>
              <w:spacing w:after="0"/>
              <w:ind w:firstLine="0"/>
            </w:pPr>
            <w:r>
              <w:rPr>
                <w:sz w:val="13"/>
              </w:rPr>
              <w:t>85,5</w:t>
            </w:r>
          </w:p>
        </w:tc>
        <w:tc>
          <w:tcPr>
            <w:tcW w:w="655" w:type="dxa"/>
          </w:tcPr>
          <w:p w14:paraId="6A5E7388" w14:textId="77777777" w:rsidR="006D1256" w:rsidRDefault="00000000">
            <w:pPr>
              <w:spacing w:after="0"/>
              <w:ind w:firstLine="0"/>
            </w:pPr>
            <w:r>
              <w:rPr>
                <w:sz w:val="13"/>
              </w:rPr>
              <w:t>25,9</w:t>
            </w:r>
          </w:p>
        </w:tc>
        <w:tc>
          <w:tcPr>
            <w:tcW w:w="655" w:type="dxa"/>
          </w:tcPr>
          <w:p w14:paraId="4483144E" w14:textId="77777777" w:rsidR="006D1256" w:rsidRDefault="00000000">
            <w:pPr>
              <w:spacing w:after="0"/>
              <w:ind w:firstLine="0"/>
            </w:pPr>
            <w:r>
              <w:rPr>
                <w:sz w:val="13"/>
              </w:rPr>
              <w:t>0,554</w:t>
            </w:r>
          </w:p>
        </w:tc>
        <w:tc>
          <w:tcPr>
            <w:tcW w:w="655" w:type="dxa"/>
          </w:tcPr>
          <w:p w14:paraId="73AEBD63" w14:textId="77777777" w:rsidR="006D1256" w:rsidRDefault="00000000">
            <w:pPr>
              <w:spacing w:after="0"/>
              <w:ind w:firstLine="0"/>
            </w:pPr>
            <w:r>
              <w:rPr>
                <w:sz w:val="13"/>
              </w:rPr>
              <w:t>650</w:t>
            </w:r>
          </w:p>
        </w:tc>
        <w:tc>
          <w:tcPr>
            <w:tcW w:w="655" w:type="dxa"/>
          </w:tcPr>
          <w:p w14:paraId="11A482FE" w14:textId="77777777" w:rsidR="006D1256" w:rsidRDefault="00000000">
            <w:pPr>
              <w:spacing w:after="0"/>
              <w:ind w:firstLine="0"/>
            </w:pPr>
            <w:r>
              <w:rPr>
                <w:sz w:val="13"/>
              </w:rPr>
              <w:t>48,1</w:t>
            </w:r>
          </w:p>
        </w:tc>
        <w:tc>
          <w:tcPr>
            <w:tcW w:w="655" w:type="dxa"/>
          </w:tcPr>
          <w:p w14:paraId="6F41FFD8" w14:textId="77777777" w:rsidR="006D1256" w:rsidRDefault="00000000">
            <w:pPr>
              <w:spacing w:after="0"/>
              <w:ind w:firstLine="0"/>
            </w:pPr>
            <w:r>
              <w:rPr>
                <w:sz w:val="13"/>
              </w:rPr>
              <w:t>27,3</w:t>
            </w:r>
          </w:p>
        </w:tc>
        <w:tc>
          <w:tcPr>
            <w:tcW w:w="655" w:type="dxa"/>
          </w:tcPr>
          <w:p w14:paraId="5200FCCD" w14:textId="77777777" w:rsidR="006D1256" w:rsidRDefault="00000000">
            <w:pPr>
              <w:spacing w:after="0"/>
              <w:ind w:firstLine="0"/>
            </w:pPr>
            <w:r>
              <w:rPr>
                <w:sz w:val="13"/>
              </w:rPr>
              <w:t>17,9</w:t>
            </w:r>
          </w:p>
        </w:tc>
        <w:tc>
          <w:tcPr>
            <w:tcW w:w="655" w:type="dxa"/>
          </w:tcPr>
          <w:p w14:paraId="0AEF1DB7" w14:textId="77777777" w:rsidR="006D1256" w:rsidRDefault="00000000">
            <w:pPr>
              <w:spacing w:after="0"/>
              <w:ind w:firstLine="0"/>
            </w:pPr>
            <w:r>
              <w:rPr>
                <w:sz w:val="13"/>
              </w:rPr>
              <w:t>33,8</w:t>
            </w:r>
          </w:p>
        </w:tc>
        <w:tc>
          <w:tcPr>
            <w:tcW w:w="655" w:type="dxa"/>
          </w:tcPr>
          <w:p w14:paraId="1253B5C6" w14:textId="77777777" w:rsidR="006D1256" w:rsidRDefault="00000000">
            <w:pPr>
              <w:spacing w:after="0"/>
              <w:ind w:firstLine="0"/>
            </w:pPr>
            <w:r>
              <w:rPr>
                <w:sz w:val="13"/>
              </w:rPr>
              <w:t>0,123</w:t>
            </w:r>
          </w:p>
        </w:tc>
        <w:tc>
          <w:tcPr>
            <w:tcW w:w="655" w:type="dxa"/>
          </w:tcPr>
          <w:p w14:paraId="30711A90" w14:textId="77777777" w:rsidR="006D1256" w:rsidRDefault="00000000">
            <w:pPr>
              <w:spacing w:after="0"/>
              <w:ind w:firstLine="0"/>
            </w:pPr>
            <w:r>
              <w:rPr>
                <w:sz w:val="13"/>
              </w:rPr>
              <w:t>73400</w:t>
            </w:r>
          </w:p>
        </w:tc>
        <w:tc>
          <w:tcPr>
            <w:tcW w:w="655" w:type="dxa"/>
          </w:tcPr>
          <w:p w14:paraId="7E14D189" w14:textId="77777777" w:rsidR="006D1256" w:rsidRDefault="00000000">
            <w:pPr>
              <w:spacing w:after="0"/>
              <w:ind w:firstLine="0"/>
            </w:pPr>
            <w:r>
              <w:rPr>
                <w:sz w:val="13"/>
              </w:rPr>
              <w:t>66,6</w:t>
            </w:r>
          </w:p>
        </w:tc>
        <w:tc>
          <w:tcPr>
            <w:tcW w:w="655" w:type="dxa"/>
          </w:tcPr>
          <w:p w14:paraId="7FB7830E" w14:textId="77777777" w:rsidR="006D1256" w:rsidRDefault="00000000">
            <w:pPr>
              <w:spacing w:after="0"/>
              <w:ind w:firstLine="0"/>
            </w:pPr>
            <w:r>
              <w:rPr>
                <w:sz w:val="13"/>
              </w:rPr>
              <w:t>33,3</w:t>
            </w:r>
          </w:p>
        </w:tc>
        <w:tc>
          <w:tcPr>
            <w:tcW w:w="655" w:type="dxa"/>
          </w:tcPr>
          <w:p w14:paraId="3E2BADE4" w14:textId="77777777" w:rsidR="006D1256" w:rsidRDefault="00000000">
            <w:pPr>
              <w:spacing w:after="0"/>
              <w:ind w:firstLine="0"/>
            </w:pPr>
            <w:r>
              <w:rPr>
                <w:sz w:val="13"/>
              </w:rPr>
              <w:t>22,6</w:t>
            </w:r>
          </w:p>
        </w:tc>
        <w:tc>
          <w:tcPr>
            <w:tcW w:w="655" w:type="dxa"/>
          </w:tcPr>
          <w:p w14:paraId="2CBADCC5" w14:textId="77777777" w:rsidR="006D1256" w:rsidRDefault="00000000">
            <w:pPr>
              <w:spacing w:after="0"/>
              <w:ind w:firstLine="0"/>
            </w:pPr>
            <w:r>
              <w:rPr>
                <w:sz w:val="13"/>
              </w:rPr>
              <w:t>32,5</w:t>
            </w:r>
          </w:p>
        </w:tc>
        <w:tc>
          <w:tcPr>
            <w:tcW w:w="655" w:type="dxa"/>
          </w:tcPr>
          <w:p w14:paraId="17B43C59" w14:textId="77777777" w:rsidR="006D1256" w:rsidRDefault="00000000">
            <w:pPr>
              <w:spacing w:after="0"/>
              <w:ind w:firstLine="0"/>
            </w:pPr>
            <w:r>
              <w:rPr>
                <w:sz w:val="13"/>
              </w:rPr>
              <w:t>0,160</w:t>
            </w:r>
          </w:p>
        </w:tc>
        <w:tc>
          <w:tcPr>
            <w:tcW w:w="655" w:type="dxa"/>
          </w:tcPr>
          <w:p w14:paraId="787BE072" w14:textId="77777777" w:rsidR="006D1256" w:rsidRDefault="00000000">
            <w:pPr>
              <w:spacing w:after="0"/>
              <w:ind w:firstLine="0"/>
            </w:pPr>
            <w:r>
              <w:rPr>
                <w:sz w:val="13"/>
              </w:rPr>
              <w:t>4500</w:t>
            </w:r>
          </w:p>
        </w:tc>
      </w:tr>
      <w:tr w:rsidR="006D1256" w14:paraId="3EC92391" w14:textId="77777777">
        <w:trPr>
          <w:jc w:val="center"/>
        </w:trPr>
        <w:tc>
          <w:tcPr>
            <w:tcW w:w="539" w:type="dxa"/>
          </w:tcPr>
          <w:p w14:paraId="1768FBE1" w14:textId="77777777" w:rsidR="006D1256" w:rsidRDefault="00000000">
            <w:pPr>
              <w:spacing w:after="0"/>
              <w:ind w:firstLine="0"/>
            </w:pPr>
            <w:r>
              <w:rPr>
                <w:sz w:val="13"/>
              </w:rPr>
              <w:t>2003</w:t>
            </w:r>
          </w:p>
        </w:tc>
        <w:tc>
          <w:tcPr>
            <w:tcW w:w="425" w:type="dxa"/>
          </w:tcPr>
          <w:p w14:paraId="31939D70" w14:textId="77777777" w:rsidR="006D1256" w:rsidRDefault="00000000">
            <w:pPr>
              <w:spacing w:after="0"/>
              <w:ind w:firstLine="0"/>
            </w:pPr>
            <w:r>
              <w:rPr>
                <w:sz w:val="13"/>
              </w:rPr>
              <w:t>9</w:t>
            </w:r>
          </w:p>
        </w:tc>
        <w:tc>
          <w:tcPr>
            <w:tcW w:w="539" w:type="dxa"/>
          </w:tcPr>
          <w:p w14:paraId="070B9C18" w14:textId="77777777" w:rsidR="006D1256" w:rsidRDefault="00000000">
            <w:pPr>
              <w:spacing w:after="0"/>
              <w:ind w:firstLine="0"/>
            </w:pPr>
            <w:r>
              <w:rPr>
                <w:sz w:val="13"/>
              </w:rPr>
              <w:t>0,23</w:t>
            </w:r>
          </w:p>
        </w:tc>
        <w:tc>
          <w:tcPr>
            <w:tcW w:w="709" w:type="dxa"/>
          </w:tcPr>
          <w:p w14:paraId="6370065B" w14:textId="77777777" w:rsidR="006D1256" w:rsidRDefault="00000000">
            <w:pPr>
              <w:spacing w:after="0"/>
              <w:ind w:firstLine="0"/>
            </w:pPr>
            <w:r>
              <w:rPr>
                <w:sz w:val="13"/>
              </w:rPr>
              <w:t>Neutro</w:t>
            </w:r>
          </w:p>
        </w:tc>
        <w:tc>
          <w:tcPr>
            <w:tcW w:w="655" w:type="dxa"/>
          </w:tcPr>
          <w:p w14:paraId="5BB0AF64" w14:textId="77777777" w:rsidR="006D1256" w:rsidRDefault="00000000">
            <w:pPr>
              <w:spacing w:after="0"/>
              <w:ind w:firstLine="0"/>
            </w:pPr>
            <w:r>
              <w:rPr>
                <w:sz w:val="13"/>
              </w:rPr>
              <w:t>150,7</w:t>
            </w:r>
          </w:p>
        </w:tc>
        <w:tc>
          <w:tcPr>
            <w:tcW w:w="655" w:type="dxa"/>
          </w:tcPr>
          <w:p w14:paraId="24458378" w14:textId="77777777" w:rsidR="006D1256" w:rsidRDefault="00000000">
            <w:pPr>
              <w:spacing w:after="0"/>
              <w:ind w:firstLine="0"/>
            </w:pPr>
            <w:r>
              <w:rPr>
                <w:sz w:val="13"/>
              </w:rPr>
              <w:t>98,0</w:t>
            </w:r>
          </w:p>
        </w:tc>
        <w:tc>
          <w:tcPr>
            <w:tcW w:w="655" w:type="dxa"/>
          </w:tcPr>
          <w:p w14:paraId="19D15AE7" w14:textId="77777777" w:rsidR="006D1256" w:rsidRDefault="00000000">
            <w:pPr>
              <w:spacing w:after="0"/>
              <w:ind w:firstLine="0"/>
            </w:pPr>
            <w:r>
              <w:rPr>
                <w:sz w:val="13"/>
              </w:rPr>
              <w:t>71,6</w:t>
            </w:r>
          </w:p>
        </w:tc>
        <w:tc>
          <w:tcPr>
            <w:tcW w:w="655" w:type="dxa"/>
          </w:tcPr>
          <w:p w14:paraId="0F990E43" w14:textId="77777777" w:rsidR="006D1256" w:rsidRDefault="00000000">
            <w:pPr>
              <w:spacing w:after="0"/>
              <w:ind w:firstLine="0"/>
            </w:pPr>
            <w:r>
              <w:rPr>
                <w:sz w:val="13"/>
              </w:rPr>
              <w:t>28,5</w:t>
            </w:r>
          </w:p>
        </w:tc>
        <w:tc>
          <w:tcPr>
            <w:tcW w:w="655" w:type="dxa"/>
          </w:tcPr>
          <w:p w14:paraId="7DC4D89C" w14:textId="77777777" w:rsidR="006D1256" w:rsidRDefault="00000000">
            <w:pPr>
              <w:spacing w:after="0"/>
              <w:ind w:firstLine="0"/>
            </w:pPr>
            <w:r>
              <w:rPr>
                <w:sz w:val="13"/>
              </w:rPr>
              <w:t>0,491</w:t>
            </w:r>
          </w:p>
        </w:tc>
        <w:tc>
          <w:tcPr>
            <w:tcW w:w="655" w:type="dxa"/>
          </w:tcPr>
          <w:p w14:paraId="03B6C253" w14:textId="77777777" w:rsidR="006D1256" w:rsidRDefault="00000000">
            <w:pPr>
              <w:spacing w:after="0"/>
              <w:ind w:firstLine="0"/>
            </w:pPr>
            <w:r>
              <w:rPr>
                <w:sz w:val="13"/>
              </w:rPr>
              <w:t>9400</w:t>
            </w:r>
          </w:p>
        </w:tc>
        <w:tc>
          <w:tcPr>
            <w:tcW w:w="655" w:type="dxa"/>
          </w:tcPr>
          <w:p w14:paraId="1549A220" w14:textId="77777777" w:rsidR="006D1256" w:rsidRDefault="00000000">
            <w:pPr>
              <w:spacing w:after="0"/>
              <w:ind w:firstLine="0"/>
            </w:pPr>
            <w:r>
              <w:rPr>
                <w:sz w:val="13"/>
              </w:rPr>
              <w:t>29,0</w:t>
            </w:r>
          </w:p>
        </w:tc>
        <w:tc>
          <w:tcPr>
            <w:tcW w:w="655" w:type="dxa"/>
          </w:tcPr>
          <w:p w14:paraId="44DD7367" w14:textId="77777777" w:rsidR="006D1256" w:rsidRDefault="00000000">
            <w:pPr>
              <w:spacing w:after="0"/>
              <w:ind w:firstLine="0"/>
            </w:pPr>
            <w:r>
              <w:rPr>
                <w:sz w:val="13"/>
              </w:rPr>
              <w:t>25,4</w:t>
            </w:r>
          </w:p>
        </w:tc>
        <w:tc>
          <w:tcPr>
            <w:tcW w:w="655" w:type="dxa"/>
          </w:tcPr>
          <w:p w14:paraId="7EA0FEB8" w14:textId="77777777" w:rsidR="006D1256" w:rsidRDefault="00000000">
            <w:pPr>
              <w:spacing w:after="0"/>
              <w:ind w:firstLine="0"/>
            </w:pPr>
            <w:r>
              <w:rPr>
                <w:sz w:val="13"/>
              </w:rPr>
              <w:t>16,4</w:t>
            </w:r>
          </w:p>
        </w:tc>
        <w:tc>
          <w:tcPr>
            <w:tcW w:w="655" w:type="dxa"/>
          </w:tcPr>
          <w:p w14:paraId="0158E3EA" w14:textId="77777777" w:rsidR="006D1256" w:rsidRDefault="00000000">
            <w:pPr>
              <w:spacing w:after="0"/>
              <w:ind w:firstLine="0"/>
            </w:pPr>
            <w:r>
              <w:rPr>
                <w:sz w:val="13"/>
              </w:rPr>
              <w:t>37,7</w:t>
            </w:r>
          </w:p>
        </w:tc>
        <w:tc>
          <w:tcPr>
            <w:tcW w:w="655" w:type="dxa"/>
          </w:tcPr>
          <w:p w14:paraId="4A2C4047" w14:textId="77777777" w:rsidR="006D1256" w:rsidRDefault="00000000">
            <w:pPr>
              <w:spacing w:after="0"/>
              <w:ind w:firstLine="0"/>
            </w:pPr>
            <w:r>
              <w:rPr>
                <w:sz w:val="13"/>
              </w:rPr>
              <w:t>0,101</w:t>
            </w:r>
          </w:p>
        </w:tc>
        <w:tc>
          <w:tcPr>
            <w:tcW w:w="655" w:type="dxa"/>
          </w:tcPr>
          <w:p w14:paraId="1EAACD72" w14:textId="77777777" w:rsidR="006D1256" w:rsidRDefault="00000000">
            <w:pPr>
              <w:spacing w:after="0"/>
              <w:ind w:firstLine="0"/>
            </w:pPr>
            <w:r>
              <w:rPr>
                <w:sz w:val="13"/>
              </w:rPr>
              <w:t>294400</w:t>
            </w:r>
          </w:p>
        </w:tc>
        <w:tc>
          <w:tcPr>
            <w:tcW w:w="655" w:type="dxa"/>
          </w:tcPr>
          <w:p w14:paraId="199851B4" w14:textId="77777777" w:rsidR="006D1256" w:rsidRDefault="00000000">
            <w:pPr>
              <w:spacing w:after="0"/>
              <w:ind w:firstLine="0"/>
            </w:pPr>
            <w:r>
              <w:rPr>
                <w:sz w:val="13"/>
              </w:rPr>
              <w:t>55,3</w:t>
            </w:r>
          </w:p>
        </w:tc>
        <w:tc>
          <w:tcPr>
            <w:tcW w:w="655" w:type="dxa"/>
          </w:tcPr>
          <w:p w14:paraId="03831E37" w14:textId="77777777" w:rsidR="006D1256" w:rsidRDefault="00000000">
            <w:pPr>
              <w:spacing w:after="0"/>
              <w:ind w:firstLine="0"/>
            </w:pPr>
            <w:r>
              <w:rPr>
                <w:sz w:val="13"/>
              </w:rPr>
              <w:t>28,7</w:t>
            </w:r>
          </w:p>
        </w:tc>
        <w:tc>
          <w:tcPr>
            <w:tcW w:w="655" w:type="dxa"/>
          </w:tcPr>
          <w:p w14:paraId="582AE3D1" w14:textId="77777777" w:rsidR="006D1256" w:rsidRDefault="00000000">
            <w:pPr>
              <w:spacing w:after="0"/>
              <w:ind w:firstLine="0"/>
            </w:pPr>
            <w:r>
              <w:rPr>
                <w:sz w:val="13"/>
              </w:rPr>
              <w:t>16,9</w:t>
            </w:r>
          </w:p>
        </w:tc>
        <w:tc>
          <w:tcPr>
            <w:tcW w:w="655" w:type="dxa"/>
          </w:tcPr>
          <w:p w14:paraId="0072BFD7" w14:textId="77777777" w:rsidR="006D1256" w:rsidRDefault="00000000">
            <w:pPr>
              <w:spacing w:after="0"/>
              <w:ind w:firstLine="0"/>
            </w:pPr>
            <w:r>
              <w:rPr>
                <w:sz w:val="13"/>
              </w:rPr>
              <w:t>36,4</w:t>
            </w:r>
          </w:p>
        </w:tc>
        <w:tc>
          <w:tcPr>
            <w:tcW w:w="655" w:type="dxa"/>
          </w:tcPr>
          <w:p w14:paraId="4D3658B2" w14:textId="77777777" w:rsidR="006D1256" w:rsidRDefault="00000000">
            <w:pPr>
              <w:spacing w:after="0"/>
              <w:ind w:firstLine="0"/>
            </w:pPr>
            <w:r>
              <w:rPr>
                <w:sz w:val="13"/>
              </w:rPr>
              <w:t>0,120</w:t>
            </w:r>
          </w:p>
        </w:tc>
        <w:tc>
          <w:tcPr>
            <w:tcW w:w="655" w:type="dxa"/>
          </w:tcPr>
          <w:p w14:paraId="38F58A58" w14:textId="77777777" w:rsidR="006D1256" w:rsidRDefault="00000000">
            <w:pPr>
              <w:spacing w:after="0"/>
              <w:ind w:firstLine="0"/>
            </w:pPr>
            <w:r>
              <w:rPr>
                <w:sz w:val="13"/>
              </w:rPr>
              <w:t>42175</w:t>
            </w:r>
          </w:p>
        </w:tc>
      </w:tr>
      <w:tr w:rsidR="006D1256" w14:paraId="380362BC" w14:textId="77777777">
        <w:trPr>
          <w:jc w:val="center"/>
        </w:trPr>
        <w:tc>
          <w:tcPr>
            <w:tcW w:w="539" w:type="dxa"/>
          </w:tcPr>
          <w:p w14:paraId="45664419" w14:textId="77777777" w:rsidR="006D1256" w:rsidRDefault="00000000">
            <w:pPr>
              <w:spacing w:after="0"/>
              <w:ind w:firstLine="0"/>
            </w:pPr>
            <w:r>
              <w:rPr>
                <w:sz w:val="13"/>
              </w:rPr>
              <w:t>2003</w:t>
            </w:r>
          </w:p>
        </w:tc>
        <w:tc>
          <w:tcPr>
            <w:tcW w:w="425" w:type="dxa"/>
          </w:tcPr>
          <w:p w14:paraId="7F4F456D" w14:textId="77777777" w:rsidR="006D1256" w:rsidRDefault="00000000">
            <w:pPr>
              <w:spacing w:after="0"/>
              <w:ind w:firstLine="0"/>
            </w:pPr>
            <w:r>
              <w:rPr>
                <w:sz w:val="13"/>
              </w:rPr>
              <w:t>10</w:t>
            </w:r>
          </w:p>
        </w:tc>
        <w:tc>
          <w:tcPr>
            <w:tcW w:w="539" w:type="dxa"/>
          </w:tcPr>
          <w:p w14:paraId="1F275857" w14:textId="77777777" w:rsidR="006D1256" w:rsidRDefault="00000000">
            <w:pPr>
              <w:spacing w:after="0"/>
              <w:ind w:firstLine="0"/>
            </w:pPr>
            <w:r>
              <w:rPr>
                <w:sz w:val="13"/>
              </w:rPr>
              <w:t>0,23</w:t>
            </w:r>
          </w:p>
        </w:tc>
        <w:tc>
          <w:tcPr>
            <w:tcW w:w="709" w:type="dxa"/>
          </w:tcPr>
          <w:p w14:paraId="4374D141" w14:textId="77777777" w:rsidR="006D1256" w:rsidRDefault="00000000">
            <w:pPr>
              <w:spacing w:after="0"/>
              <w:ind w:firstLine="0"/>
            </w:pPr>
            <w:r>
              <w:rPr>
                <w:sz w:val="13"/>
              </w:rPr>
              <w:t>Neutro</w:t>
            </w:r>
          </w:p>
        </w:tc>
        <w:tc>
          <w:tcPr>
            <w:tcW w:w="655" w:type="dxa"/>
          </w:tcPr>
          <w:p w14:paraId="738C87AC" w14:textId="77777777" w:rsidR="006D1256" w:rsidRDefault="00000000">
            <w:pPr>
              <w:spacing w:after="0"/>
              <w:ind w:firstLine="0"/>
            </w:pPr>
            <w:r>
              <w:rPr>
                <w:sz w:val="13"/>
              </w:rPr>
              <w:t>138,5</w:t>
            </w:r>
          </w:p>
        </w:tc>
        <w:tc>
          <w:tcPr>
            <w:tcW w:w="655" w:type="dxa"/>
          </w:tcPr>
          <w:p w14:paraId="713DC240" w14:textId="77777777" w:rsidR="006D1256" w:rsidRDefault="00000000">
            <w:pPr>
              <w:spacing w:after="0"/>
              <w:ind w:firstLine="0"/>
            </w:pPr>
            <w:r>
              <w:rPr>
                <w:sz w:val="13"/>
              </w:rPr>
              <w:t>98,1</w:t>
            </w:r>
          </w:p>
        </w:tc>
        <w:tc>
          <w:tcPr>
            <w:tcW w:w="655" w:type="dxa"/>
          </w:tcPr>
          <w:p w14:paraId="6951F953" w14:textId="77777777" w:rsidR="006D1256" w:rsidRDefault="00000000">
            <w:pPr>
              <w:spacing w:after="0"/>
              <w:ind w:firstLine="0"/>
            </w:pPr>
            <w:r>
              <w:rPr>
                <w:sz w:val="13"/>
              </w:rPr>
              <w:t>56,4</w:t>
            </w:r>
          </w:p>
        </w:tc>
        <w:tc>
          <w:tcPr>
            <w:tcW w:w="655" w:type="dxa"/>
          </w:tcPr>
          <w:p w14:paraId="08D6CA89" w14:textId="77777777" w:rsidR="006D1256" w:rsidRDefault="00000000">
            <w:pPr>
              <w:spacing w:after="0"/>
              <w:ind w:firstLine="0"/>
            </w:pPr>
            <w:r>
              <w:rPr>
                <w:sz w:val="13"/>
              </w:rPr>
              <w:t>31,5</w:t>
            </w:r>
          </w:p>
        </w:tc>
        <w:tc>
          <w:tcPr>
            <w:tcW w:w="655" w:type="dxa"/>
          </w:tcPr>
          <w:p w14:paraId="33249408" w14:textId="77777777" w:rsidR="006D1256" w:rsidRDefault="00000000">
            <w:pPr>
              <w:spacing w:after="0"/>
              <w:ind w:firstLine="0"/>
            </w:pPr>
            <w:r>
              <w:rPr>
                <w:sz w:val="13"/>
              </w:rPr>
              <w:t>0,464</w:t>
            </w:r>
          </w:p>
        </w:tc>
        <w:tc>
          <w:tcPr>
            <w:tcW w:w="655" w:type="dxa"/>
          </w:tcPr>
          <w:p w14:paraId="1D4FBB78" w14:textId="77777777" w:rsidR="006D1256" w:rsidRDefault="00000000">
            <w:pPr>
              <w:spacing w:after="0"/>
              <w:ind w:firstLine="0"/>
            </w:pPr>
            <w:r>
              <w:rPr>
                <w:sz w:val="13"/>
              </w:rPr>
              <w:t>23025</w:t>
            </w:r>
          </w:p>
        </w:tc>
        <w:tc>
          <w:tcPr>
            <w:tcW w:w="655" w:type="dxa"/>
          </w:tcPr>
          <w:p w14:paraId="16D7A5CA" w14:textId="77777777" w:rsidR="006D1256" w:rsidRDefault="00000000">
            <w:pPr>
              <w:spacing w:after="0"/>
              <w:ind w:firstLine="0"/>
            </w:pPr>
            <w:r>
              <w:rPr>
                <w:sz w:val="13"/>
              </w:rPr>
              <w:t>43,4</w:t>
            </w:r>
          </w:p>
        </w:tc>
        <w:tc>
          <w:tcPr>
            <w:tcW w:w="655" w:type="dxa"/>
          </w:tcPr>
          <w:p w14:paraId="69FFFCE3" w14:textId="77777777" w:rsidR="006D1256" w:rsidRDefault="00000000">
            <w:pPr>
              <w:spacing w:after="0"/>
              <w:ind w:firstLine="0"/>
            </w:pPr>
            <w:r>
              <w:rPr>
                <w:sz w:val="13"/>
              </w:rPr>
              <w:t>35,8</w:t>
            </w:r>
          </w:p>
        </w:tc>
        <w:tc>
          <w:tcPr>
            <w:tcW w:w="655" w:type="dxa"/>
          </w:tcPr>
          <w:p w14:paraId="1C958DBF" w14:textId="77777777" w:rsidR="006D1256" w:rsidRDefault="00000000">
            <w:pPr>
              <w:spacing w:after="0"/>
              <w:ind w:firstLine="0"/>
            </w:pPr>
            <w:r>
              <w:rPr>
                <w:sz w:val="13"/>
              </w:rPr>
              <w:t>39,6</w:t>
            </w:r>
          </w:p>
        </w:tc>
        <w:tc>
          <w:tcPr>
            <w:tcW w:w="655" w:type="dxa"/>
          </w:tcPr>
          <w:p w14:paraId="306BA6D7" w14:textId="77777777" w:rsidR="006D1256" w:rsidRDefault="00000000">
            <w:pPr>
              <w:spacing w:after="0"/>
              <w:ind w:firstLine="0"/>
            </w:pPr>
            <w:r>
              <w:rPr>
                <w:sz w:val="13"/>
              </w:rPr>
              <w:t>38,1</w:t>
            </w:r>
          </w:p>
        </w:tc>
        <w:tc>
          <w:tcPr>
            <w:tcW w:w="655" w:type="dxa"/>
          </w:tcPr>
          <w:p w14:paraId="2CEC4067" w14:textId="77777777" w:rsidR="006D1256" w:rsidRDefault="00000000">
            <w:pPr>
              <w:spacing w:after="0"/>
              <w:ind w:firstLine="0"/>
            </w:pPr>
            <w:r>
              <w:rPr>
                <w:sz w:val="13"/>
              </w:rPr>
              <w:t>0,147</w:t>
            </w:r>
          </w:p>
        </w:tc>
        <w:tc>
          <w:tcPr>
            <w:tcW w:w="655" w:type="dxa"/>
          </w:tcPr>
          <w:p w14:paraId="7E6F6F07" w14:textId="77777777" w:rsidR="006D1256" w:rsidRDefault="00000000">
            <w:pPr>
              <w:spacing w:after="0"/>
              <w:ind w:firstLine="0"/>
            </w:pPr>
            <w:r>
              <w:rPr>
                <w:sz w:val="13"/>
              </w:rPr>
              <w:t>157800</w:t>
            </w:r>
          </w:p>
        </w:tc>
        <w:tc>
          <w:tcPr>
            <w:tcW w:w="655" w:type="dxa"/>
          </w:tcPr>
          <w:p w14:paraId="140367EA" w14:textId="77777777" w:rsidR="006D1256" w:rsidRDefault="00000000">
            <w:pPr>
              <w:spacing w:after="0"/>
              <w:ind w:firstLine="0"/>
            </w:pPr>
            <w:r>
              <w:rPr>
                <w:sz w:val="13"/>
              </w:rPr>
              <w:t>48,7</w:t>
            </w:r>
          </w:p>
        </w:tc>
        <w:tc>
          <w:tcPr>
            <w:tcW w:w="655" w:type="dxa"/>
          </w:tcPr>
          <w:p w14:paraId="61B645F6" w14:textId="77777777" w:rsidR="006D1256" w:rsidRDefault="00000000">
            <w:pPr>
              <w:spacing w:after="0"/>
              <w:ind w:firstLine="0"/>
            </w:pPr>
            <w:r>
              <w:rPr>
                <w:sz w:val="13"/>
              </w:rPr>
              <w:t>29,2</w:t>
            </w:r>
          </w:p>
        </w:tc>
        <w:tc>
          <w:tcPr>
            <w:tcW w:w="655" w:type="dxa"/>
          </w:tcPr>
          <w:p w14:paraId="28A6D2EC" w14:textId="77777777" w:rsidR="006D1256" w:rsidRDefault="00000000">
            <w:pPr>
              <w:spacing w:after="0"/>
              <w:ind w:firstLine="0"/>
            </w:pPr>
            <w:r>
              <w:rPr>
                <w:sz w:val="13"/>
              </w:rPr>
              <w:t>13,0</w:t>
            </w:r>
          </w:p>
        </w:tc>
        <w:tc>
          <w:tcPr>
            <w:tcW w:w="655" w:type="dxa"/>
          </w:tcPr>
          <w:p w14:paraId="22F6786F" w14:textId="77777777" w:rsidR="006D1256" w:rsidRDefault="00000000">
            <w:pPr>
              <w:spacing w:after="0"/>
              <w:ind w:firstLine="0"/>
            </w:pPr>
            <w:r>
              <w:rPr>
                <w:sz w:val="13"/>
              </w:rPr>
              <w:t>39,4</w:t>
            </w:r>
          </w:p>
        </w:tc>
        <w:tc>
          <w:tcPr>
            <w:tcW w:w="655" w:type="dxa"/>
          </w:tcPr>
          <w:p w14:paraId="647705DA" w14:textId="77777777" w:rsidR="006D1256" w:rsidRDefault="00000000">
            <w:pPr>
              <w:spacing w:after="0"/>
              <w:ind w:firstLine="0"/>
            </w:pPr>
            <w:r>
              <w:rPr>
                <w:sz w:val="13"/>
              </w:rPr>
              <w:t>0,121</w:t>
            </w:r>
          </w:p>
        </w:tc>
        <w:tc>
          <w:tcPr>
            <w:tcW w:w="655" w:type="dxa"/>
          </w:tcPr>
          <w:p w14:paraId="452859A2" w14:textId="77777777" w:rsidR="006D1256" w:rsidRDefault="00000000">
            <w:pPr>
              <w:spacing w:after="0"/>
              <w:ind w:firstLine="0"/>
            </w:pPr>
            <w:r>
              <w:rPr>
                <w:sz w:val="13"/>
              </w:rPr>
              <w:t>42150</w:t>
            </w:r>
          </w:p>
        </w:tc>
      </w:tr>
      <w:tr w:rsidR="006D1256" w14:paraId="3E0A6B74" w14:textId="77777777">
        <w:trPr>
          <w:jc w:val="center"/>
        </w:trPr>
        <w:tc>
          <w:tcPr>
            <w:tcW w:w="539" w:type="dxa"/>
          </w:tcPr>
          <w:p w14:paraId="74EF99B0" w14:textId="77777777" w:rsidR="006D1256" w:rsidRDefault="00000000">
            <w:pPr>
              <w:spacing w:after="0"/>
              <w:ind w:firstLine="0"/>
            </w:pPr>
            <w:r>
              <w:rPr>
                <w:sz w:val="13"/>
              </w:rPr>
              <w:t>2003</w:t>
            </w:r>
          </w:p>
        </w:tc>
        <w:tc>
          <w:tcPr>
            <w:tcW w:w="425" w:type="dxa"/>
          </w:tcPr>
          <w:p w14:paraId="26E7FB83" w14:textId="77777777" w:rsidR="006D1256" w:rsidRDefault="00000000">
            <w:pPr>
              <w:spacing w:after="0"/>
              <w:ind w:firstLine="0"/>
            </w:pPr>
            <w:r>
              <w:rPr>
                <w:sz w:val="13"/>
              </w:rPr>
              <w:t>11</w:t>
            </w:r>
          </w:p>
        </w:tc>
        <w:tc>
          <w:tcPr>
            <w:tcW w:w="539" w:type="dxa"/>
          </w:tcPr>
          <w:p w14:paraId="2CA88CC2" w14:textId="77777777" w:rsidR="006D1256" w:rsidRDefault="00000000">
            <w:pPr>
              <w:spacing w:after="0"/>
              <w:ind w:firstLine="0"/>
            </w:pPr>
            <w:r>
              <w:rPr>
                <w:sz w:val="13"/>
              </w:rPr>
              <w:t>0,29</w:t>
            </w:r>
          </w:p>
        </w:tc>
        <w:tc>
          <w:tcPr>
            <w:tcW w:w="709" w:type="dxa"/>
          </w:tcPr>
          <w:p w14:paraId="592CC2D8" w14:textId="77777777" w:rsidR="006D1256" w:rsidRDefault="00000000">
            <w:pPr>
              <w:spacing w:after="0"/>
              <w:ind w:firstLine="0"/>
            </w:pPr>
            <w:r>
              <w:rPr>
                <w:sz w:val="13"/>
              </w:rPr>
              <w:t>Neutro</w:t>
            </w:r>
          </w:p>
        </w:tc>
        <w:tc>
          <w:tcPr>
            <w:tcW w:w="655" w:type="dxa"/>
          </w:tcPr>
          <w:p w14:paraId="253BC68A" w14:textId="77777777" w:rsidR="006D1256" w:rsidRDefault="00000000">
            <w:pPr>
              <w:spacing w:after="0"/>
              <w:ind w:firstLine="0"/>
            </w:pPr>
            <w:r>
              <w:rPr>
                <w:sz w:val="13"/>
              </w:rPr>
              <w:t>132,2</w:t>
            </w:r>
          </w:p>
        </w:tc>
        <w:tc>
          <w:tcPr>
            <w:tcW w:w="655" w:type="dxa"/>
          </w:tcPr>
          <w:p w14:paraId="013C6F75" w14:textId="77777777" w:rsidR="006D1256" w:rsidRDefault="00000000">
            <w:pPr>
              <w:spacing w:after="0"/>
              <w:ind w:firstLine="0"/>
            </w:pPr>
            <w:r>
              <w:rPr>
                <w:sz w:val="13"/>
              </w:rPr>
              <w:t>95,8</w:t>
            </w:r>
          </w:p>
        </w:tc>
        <w:tc>
          <w:tcPr>
            <w:tcW w:w="655" w:type="dxa"/>
          </w:tcPr>
          <w:p w14:paraId="068C8E62" w14:textId="77777777" w:rsidR="006D1256" w:rsidRDefault="00000000">
            <w:pPr>
              <w:spacing w:after="0"/>
              <w:ind w:firstLine="0"/>
            </w:pPr>
            <w:r>
              <w:rPr>
                <w:sz w:val="13"/>
              </w:rPr>
              <w:t>71,6</w:t>
            </w:r>
          </w:p>
        </w:tc>
        <w:tc>
          <w:tcPr>
            <w:tcW w:w="655" w:type="dxa"/>
          </w:tcPr>
          <w:p w14:paraId="593F05E4" w14:textId="77777777" w:rsidR="006D1256" w:rsidRDefault="00000000">
            <w:pPr>
              <w:spacing w:after="0"/>
              <w:ind w:firstLine="0"/>
            </w:pPr>
            <w:r>
              <w:rPr>
                <w:sz w:val="13"/>
              </w:rPr>
              <w:t>32,9</w:t>
            </w:r>
          </w:p>
        </w:tc>
        <w:tc>
          <w:tcPr>
            <w:tcW w:w="655" w:type="dxa"/>
          </w:tcPr>
          <w:p w14:paraId="61D1DB51" w14:textId="77777777" w:rsidR="006D1256" w:rsidRDefault="00000000">
            <w:pPr>
              <w:spacing w:after="0"/>
              <w:ind w:firstLine="0"/>
            </w:pPr>
            <w:r>
              <w:rPr>
                <w:sz w:val="13"/>
              </w:rPr>
              <w:t>0,404</w:t>
            </w:r>
          </w:p>
        </w:tc>
        <w:tc>
          <w:tcPr>
            <w:tcW w:w="655" w:type="dxa"/>
          </w:tcPr>
          <w:p w14:paraId="4AD7AB0F" w14:textId="77777777" w:rsidR="006D1256" w:rsidRDefault="00000000">
            <w:pPr>
              <w:spacing w:after="0"/>
              <w:ind w:firstLine="0"/>
            </w:pPr>
            <w:r>
              <w:rPr>
                <w:sz w:val="13"/>
              </w:rPr>
              <w:t>4650</w:t>
            </w:r>
          </w:p>
        </w:tc>
        <w:tc>
          <w:tcPr>
            <w:tcW w:w="655" w:type="dxa"/>
          </w:tcPr>
          <w:p w14:paraId="4ECA4939" w14:textId="77777777" w:rsidR="006D1256" w:rsidRDefault="00000000">
            <w:pPr>
              <w:spacing w:after="0"/>
              <w:ind w:firstLine="0"/>
            </w:pPr>
            <w:r>
              <w:rPr>
                <w:sz w:val="13"/>
              </w:rPr>
              <w:t>69,2</w:t>
            </w:r>
          </w:p>
        </w:tc>
        <w:tc>
          <w:tcPr>
            <w:tcW w:w="655" w:type="dxa"/>
          </w:tcPr>
          <w:p w14:paraId="4167E354" w14:textId="77777777" w:rsidR="006D1256" w:rsidRDefault="00000000">
            <w:pPr>
              <w:spacing w:after="0"/>
              <w:ind w:firstLine="0"/>
            </w:pPr>
            <w:r>
              <w:rPr>
                <w:sz w:val="13"/>
              </w:rPr>
              <w:t>66,8</w:t>
            </w:r>
          </w:p>
        </w:tc>
        <w:tc>
          <w:tcPr>
            <w:tcW w:w="655" w:type="dxa"/>
          </w:tcPr>
          <w:p w14:paraId="4988DC44" w14:textId="77777777" w:rsidR="006D1256" w:rsidRDefault="00000000">
            <w:pPr>
              <w:spacing w:after="0"/>
              <w:ind w:firstLine="0"/>
            </w:pPr>
            <w:r>
              <w:rPr>
                <w:sz w:val="13"/>
              </w:rPr>
              <w:t>151,1</w:t>
            </w:r>
          </w:p>
        </w:tc>
        <w:tc>
          <w:tcPr>
            <w:tcW w:w="655" w:type="dxa"/>
          </w:tcPr>
          <w:p w14:paraId="2276F2DF" w14:textId="77777777" w:rsidR="006D1256" w:rsidRDefault="00000000">
            <w:pPr>
              <w:spacing w:after="0"/>
              <w:ind w:firstLine="0"/>
            </w:pPr>
            <w:r>
              <w:rPr>
                <w:sz w:val="13"/>
              </w:rPr>
              <w:t>35,9</w:t>
            </w:r>
          </w:p>
        </w:tc>
        <w:tc>
          <w:tcPr>
            <w:tcW w:w="655" w:type="dxa"/>
          </w:tcPr>
          <w:p w14:paraId="48502A81" w14:textId="77777777" w:rsidR="006D1256" w:rsidRDefault="00000000">
            <w:pPr>
              <w:spacing w:after="0"/>
              <w:ind w:firstLine="0"/>
            </w:pPr>
            <w:r>
              <w:rPr>
                <w:sz w:val="13"/>
              </w:rPr>
              <w:t>0,280</w:t>
            </w:r>
          </w:p>
        </w:tc>
        <w:tc>
          <w:tcPr>
            <w:tcW w:w="655" w:type="dxa"/>
          </w:tcPr>
          <w:p w14:paraId="467B7A5E" w14:textId="77777777" w:rsidR="006D1256" w:rsidRDefault="00000000">
            <w:pPr>
              <w:spacing w:after="0"/>
              <w:ind w:firstLine="0"/>
            </w:pPr>
            <w:r>
              <w:rPr>
                <w:sz w:val="13"/>
              </w:rPr>
              <w:t>26650</w:t>
            </w:r>
          </w:p>
        </w:tc>
        <w:tc>
          <w:tcPr>
            <w:tcW w:w="655" w:type="dxa"/>
          </w:tcPr>
          <w:p w14:paraId="0A124A62" w14:textId="77777777" w:rsidR="006D1256" w:rsidRDefault="00000000">
            <w:pPr>
              <w:spacing w:after="0"/>
              <w:ind w:firstLine="0"/>
            </w:pPr>
            <w:r>
              <w:rPr>
                <w:sz w:val="13"/>
              </w:rPr>
              <w:t>60,4</w:t>
            </w:r>
          </w:p>
        </w:tc>
        <w:tc>
          <w:tcPr>
            <w:tcW w:w="655" w:type="dxa"/>
          </w:tcPr>
          <w:p w14:paraId="7ABC4A18" w14:textId="77777777" w:rsidR="006D1256" w:rsidRDefault="00000000">
            <w:pPr>
              <w:spacing w:after="0"/>
              <w:ind w:firstLine="0"/>
            </w:pPr>
            <w:r>
              <w:rPr>
                <w:sz w:val="13"/>
              </w:rPr>
              <w:t>50,9</w:t>
            </w:r>
          </w:p>
        </w:tc>
        <w:tc>
          <w:tcPr>
            <w:tcW w:w="655" w:type="dxa"/>
          </w:tcPr>
          <w:p w14:paraId="24737946" w14:textId="77777777" w:rsidR="006D1256" w:rsidRDefault="00000000">
            <w:pPr>
              <w:spacing w:after="0"/>
              <w:ind w:firstLine="0"/>
            </w:pPr>
            <w:r>
              <w:rPr>
                <w:sz w:val="13"/>
              </w:rPr>
              <w:t>79,6</w:t>
            </w:r>
          </w:p>
        </w:tc>
        <w:tc>
          <w:tcPr>
            <w:tcW w:w="655" w:type="dxa"/>
          </w:tcPr>
          <w:p w14:paraId="7D004453" w14:textId="77777777" w:rsidR="006D1256" w:rsidRDefault="00000000">
            <w:pPr>
              <w:spacing w:after="0"/>
              <w:ind w:firstLine="0"/>
            </w:pPr>
            <w:r>
              <w:rPr>
                <w:sz w:val="13"/>
              </w:rPr>
              <w:t>36,8</w:t>
            </w:r>
          </w:p>
        </w:tc>
        <w:tc>
          <w:tcPr>
            <w:tcW w:w="655" w:type="dxa"/>
          </w:tcPr>
          <w:p w14:paraId="0E4A1273" w14:textId="77777777" w:rsidR="006D1256" w:rsidRDefault="00000000">
            <w:pPr>
              <w:spacing w:after="0"/>
              <w:ind w:firstLine="0"/>
            </w:pPr>
            <w:r>
              <w:rPr>
                <w:sz w:val="13"/>
              </w:rPr>
              <w:t>0,202</w:t>
            </w:r>
          </w:p>
        </w:tc>
        <w:tc>
          <w:tcPr>
            <w:tcW w:w="655" w:type="dxa"/>
          </w:tcPr>
          <w:p w14:paraId="4AB287A4" w14:textId="77777777" w:rsidR="006D1256" w:rsidRDefault="00000000">
            <w:pPr>
              <w:spacing w:after="0"/>
              <w:ind w:firstLine="0"/>
            </w:pPr>
            <w:r>
              <w:rPr>
                <w:sz w:val="13"/>
              </w:rPr>
              <w:t>5850</w:t>
            </w:r>
          </w:p>
        </w:tc>
      </w:tr>
      <w:tr w:rsidR="006D1256" w14:paraId="64256063" w14:textId="77777777">
        <w:trPr>
          <w:jc w:val="center"/>
        </w:trPr>
        <w:tc>
          <w:tcPr>
            <w:tcW w:w="539" w:type="dxa"/>
          </w:tcPr>
          <w:p w14:paraId="30C928EB" w14:textId="77777777" w:rsidR="006D1256" w:rsidRDefault="00000000">
            <w:pPr>
              <w:spacing w:after="0"/>
              <w:ind w:firstLine="0"/>
            </w:pPr>
            <w:r>
              <w:rPr>
                <w:sz w:val="13"/>
              </w:rPr>
              <w:t>2003</w:t>
            </w:r>
          </w:p>
        </w:tc>
        <w:tc>
          <w:tcPr>
            <w:tcW w:w="425" w:type="dxa"/>
          </w:tcPr>
          <w:p w14:paraId="303388CD" w14:textId="77777777" w:rsidR="006D1256" w:rsidRDefault="00000000">
            <w:pPr>
              <w:spacing w:after="0"/>
              <w:ind w:firstLine="0"/>
            </w:pPr>
            <w:r>
              <w:rPr>
                <w:sz w:val="13"/>
              </w:rPr>
              <w:t>12</w:t>
            </w:r>
          </w:p>
        </w:tc>
        <w:tc>
          <w:tcPr>
            <w:tcW w:w="539" w:type="dxa"/>
          </w:tcPr>
          <w:p w14:paraId="4413FA9D" w14:textId="77777777" w:rsidR="006D1256" w:rsidRDefault="00000000">
            <w:pPr>
              <w:spacing w:after="0"/>
              <w:ind w:firstLine="0"/>
            </w:pPr>
            <w:r>
              <w:rPr>
                <w:sz w:val="13"/>
              </w:rPr>
              <w:t>0,29</w:t>
            </w:r>
          </w:p>
        </w:tc>
        <w:tc>
          <w:tcPr>
            <w:tcW w:w="709" w:type="dxa"/>
          </w:tcPr>
          <w:p w14:paraId="4D822037" w14:textId="77777777" w:rsidR="006D1256" w:rsidRDefault="00000000">
            <w:pPr>
              <w:spacing w:after="0"/>
              <w:ind w:firstLine="0"/>
            </w:pPr>
            <w:r>
              <w:rPr>
                <w:sz w:val="13"/>
              </w:rPr>
              <w:t>Neutro</w:t>
            </w:r>
          </w:p>
        </w:tc>
        <w:tc>
          <w:tcPr>
            <w:tcW w:w="655" w:type="dxa"/>
          </w:tcPr>
          <w:p w14:paraId="141ACD41" w14:textId="77777777" w:rsidR="006D1256" w:rsidRDefault="00000000">
            <w:pPr>
              <w:spacing w:after="0"/>
              <w:ind w:firstLine="0"/>
            </w:pPr>
            <w:r>
              <w:rPr>
                <w:sz w:val="13"/>
              </w:rPr>
              <w:t>104,3</w:t>
            </w:r>
          </w:p>
        </w:tc>
        <w:tc>
          <w:tcPr>
            <w:tcW w:w="655" w:type="dxa"/>
          </w:tcPr>
          <w:p w14:paraId="6340DFF9" w14:textId="77777777" w:rsidR="006D1256" w:rsidRDefault="00000000">
            <w:pPr>
              <w:spacing w:after="0"/>
              <w:ind w:firstLine="0"/>
            </w:pPr>
            <w:r>
              <w:rPr>
                <w:sz w:val="13"/>
              </w:rPr>
              <w:t>81,5</w:t>
            </w:r>
          </w:p>
        </w:tc>
        <w:tc>
          <w:tcPr>
            <w:tcW w:w="655" w:type="dxa"/>
          </w:tcPr>
          <w:p w14:paraId="4ADD377C" w14:textId="77777777" w:rsidR="006D1256" w:rsidRDefault="00000000">
            <w:pPr>
              <w:spacing w:after="0"/>
              <w:ind w:firstLine="0"/>
            </w:pPr>
            <w:r>
              <w:rPr>
                <w:sz w:val="13"/>
              </w:rPr>
              <w:t>52,2</w:t>
            </w:r>
          </w:p>
        </w:tc>
        <w:tc>
          <w:tcPr>
            <w:tcW w:w="655" w:type="dxa"/>
          </w:tcPr>
          <w:p w14:paraId="23A67CB2" w14:textId="77777777" w:rsidR="006D1256" w:rsidRDefault="00000000">
            <w:pPr>
              <w:spacing w:after="0"/>
              <w:ind w:firstLine="0"/>
            </w:pPr>
            <w:r>
              <w:rPr>
                <w:sz w:val="13"/>
              </w:rPr>
              <w:t>32,8</w:t>
            </w:r>
          </w:p>
        </w:tc>
        <w:tc>
          <w:tcPr>
            <w:tcW w:w="655" w:type="dxa"/>
          </w:tcPr>
          <w:p w14:paraId="450A7AAD" w14:textId="77777777" w:rsidR="006D1256" w:rsidRDefault="00000000">
            <w:pPr>
              <w:spacing w:after="0"/>
              <w:ind w:firstLine="0"/>
            </w:pPr>
            <w:r>
              <w:rPr>
                <w:sz w:val="13"/>
              </w:rPr>
              <w:t>0,387</w:t>
            </w:r>
          </w:p>
        </w:tc>
        <w:tc>
          <w:tcPr>
            <w:tcW w:w="655" w:type="dxa"/>
          </w:tcPr>
          <w:p w14:paraId="3E1119A9" w14:textId="77777777" w:rsidR="006D1256" w:rsidRDefault="00000000">
            <w:pPr>
              <w:spacing w:after="0"/>
              <w:ind w:firstLine="0"/>
            </w:pPr>
            <w:r>
              <w:rPr>
                <w:sz w:val="13"/>
              </w:rPr>
              <w:t>30475</w:t>
            </w:r>
          </w:p>
        </w:tc>
        <w:tc>
          <w:tcPr>
            <w:tcW w:w="655" w:type="dxa"/>
          </w:tcPr>
          <w:p w14:paraId="311247EE" w14:textId="77777777" w:rsidR="006D1256" w:rsidRDefault="00000000">
            <w:pPr>
              <w:spacing w:after="0"/>
              <w:ind w:firstLine="0"/>
            </w:pPr>
            <w:r>
              <w:rPr>
                <w:sz w:val="13"/>
              </w:rPr>
              <w:t>72,5</w:t>
            </w:r>
          </w:p>
        </w:tc>
        <w:tc>
          <w:tcPr>
            <w:tcW w:w="655" w:type="dxa"/>
          </w:tcPr>
          <w:p w14:paraId="255E3FA4" w14:textId="77777777" w:rsidR="006D1256" w:rsidRDefault="00000000">
            <w:pPr>
              <w:spacing w:after="0"/>
              <w:ind w:firstLine="0"/>
            </w:pPr>
            <w:r>
              <w:rPr>
                <w:sz w:val="13"/>
              </w:rPr>
              <w:t>67,2</w:t>
            </w:r>
          </w:p>
        </w:tc>
        <w:tc>
          <w:tcPr>
            <w:tcW w:w="655" w:type="dxa"/>
          </w:tcPr>
          <w:p w14:paraId="2BBC49AD" w14:textId="77777777" w:rsidR="006D1256" w:rsidRDefault="00000000">
            <w:pPr>
              <w:spacing w:after="0"/>
              <w:ind w:firstLine="0"/>
            </w:pPr>
            <w:r>
              <w:rPr>
                <w:sz w:val="13"/>
              </w:rPr>
              <w:t>125,8</w:t>
            </w:r>
          </w:p>
        </w:tc>
        <w:tc>
          <w:tcPr>
            <w:tcW w:w="655" w:type="dxa"/>
          </w:tcPr>
          <w:p w14:paraId="7163362E" w14:textId="77777777" w:rsidR="006D1256" w:rsidRDefault="00000000">
            <w:pPr>
              <w:spacing w:after="0"/>
              <w:ind w:firstLine="0"/>
            </w:pPr>
            <w:r>
              <w:rPr>
                <w:sz w:val="13"/>
              </w:rPr>
              <w:t>33,6</w:t>
            </w:r>
          </w:p>
        </w:tc>
        <w:tc>
          <w:tcPr>
            <w:tcW w:w="655" w:type="dxa"/>
          </w:tcPr>
          <w:p w14:paraId="062275BB" w14:textId="77777777" w:rsidR="006D1256" w:rsidRDefault="00000000">
            <w:pPr>
              <w:spacing w:after="0"/>
              <w:ind w:firstLine="0"/>
            </w:pPr>
            <w:r>
              <w:rPr>
                <w:sz w:val="13"/>
              </w:rPr>
              <w:t>0,321</w:t>
            </w:r>
          </w:p>
        </w:tc>
        <w:tc>
          <w:tcPr>
            <w:tcW w:w="655" w:type="dxa"/>
          </w:tcPr>
          <w:p w14:paraId="730B3383" w14:textId="77777777" w:rsidR="006D1256" w:rsidRDefault="00000000">
            <w:pPr>
              <w:spacing w:after="0"/>
              <w:ind w:firstLine="0"/>
            </w:pPr>
            <w:r>
              <w:rPr>
                <w:sz w:val="13"/>
              </w:rPr>
              <w:t>15225</w:t>
            </w:r>
          </w:p>
        </w:tc>
        <w:tc>
          <w:tcPr>
            <w:tcW w:w="655" w:type="dxa"/>
          </w:tcPr>
          <w:p w14:paraId="0FC42BB8" w14:textId="77777777" w:rsidR="006D1256" w:rsidRDefault="00000000">
            <w:pPr>
              <w:spacing w:after="0"/>
              <w:ind w:firstLine="0"/>
            </w:pPr>
            <w:r>
              <w:rPr>
                <w:sz w:val="13"/>
              </w:rPr>
              <w:t>44,3</w:t>
            </w:r>
          </w:p>
        </w:tc>
        <w:tc>
          <w:tcPr>
            <w:tcW w:w="655" w:type="dxa"/>
          </w:tcPr>
          <w:p w14:paraId="73CDE085" w14:textId="77777777" w:rsidR="006D1256" w:rsidRDefault="00000000">
            <w:pPr>
              <w:spacing w:after="0"/>
              <w:ind w:firstLine="0"/>
            </w:pPr>
            <w:r>
              <w:rPr>
                <w:sz w:val="13"/>
              </w:rPr>
              <w:t>40,8</w:t>
            </w:r>
          </w:p>
        </w:tc>
        <w:tc>
          <w:tcPr>
            <w:tcW w:w="655" w:type="dxa"/>
          </w:tcPr>
          <w:p w14:paraId="3C2B54BD" w14:textId="77777777" w:rsidR="006D1256" w:rsidRDefault="00000000">
            <w:pPr>
              <w:spacing w:after="0"/>
              <w:ind w:firstLine="0"/>
            </w:pPr>
            <w:r>
              <w:rPr>
                <w:sz w:val="13"/>
              </w:rPr>
              <w:t>33,1</w:t>
            </w:r>
          </w:p>
        </w:tc>
        <w:tc>
          <w:tcPr>
            <w:tcW w:w="655" w:type="dxa"/>
          </w:tcPr>
          <w:p w14:paraId="655EAB67" w14:textId="77777777" w:rsidR="006D1256" w:rsidRDefault="00000000">
            <w:pPr>
              <w:spacing w:after="0"/>
              <w:ind w:firstLine="0"/>
            </w:pPr>
            <w:r>
              <w:rPr>
                <w:sz w:val="13"/>
              </w:rPr>
              <w:t>36,6</w:t>
            </w:r>
          </w:p>
        </w:tc>
        <w:tc>
          <w:tcPr>
            <w:tcW w:w="655" w:type="dxa"/>
          </w:tcPr>
          <w:p w14:paraId="7BE278F6" w14:textId="77777777" w:rsidR="006D1256" w:rsidRDefault="00000000">
            <w:pPr>
              <w:spacing w:after="0"/>
              <w:ind w:firstLine="0"/>
            </w:pPr>
            <w:r>
              <w:rPr>
                <w:sz w:val="13"/>
              </w:rPr>
              <w:t>0,182</w:t>
            </w:r>
          </w:p>
        </w:tc>
        <w:tc>
          <w:tcPr>
            <w:tcW w:w="655" w:type="dxa"/>
          </w:tcPr>
          <w:p w14:paraId="3A4780CF" w14:textId="77777777" w:rsidR="006D1256" w:rsidRDefault="00000000">
            <w:pPr>
              <w:spacing w:after="0"/>
              <w:ind w:firstLine="0"/>
            </w:pPr>
            <w:r>
              <w:rPr>
                <w:sz w:val="13"/>
              </w:rPr>
              <w:t>12500</w:t>
            </w:r>
          </w:p>
        </w:tc>
      </w:tr>
      <w:tr w:rsidR="006D1256" w14:paraId="2ABFD545" w14:textId="77777777">
        <w:trPr>
          <w:jc w:val="center"/>
        </w:trPr>
        <w:tc>
          <w:tcPr>
            <w:tcW w:w="539" w:type="dxa"/>
          </w:tcPr>
          <w:p w14:paraId="08EF91FB" w14:textId="77777777" w:rsidR="006D1256" w:rsidRDefault="00000000">
            <w:pPr>
              <w:spacing w:after="0"/>
              <w:ind w:firstLine="0"/>
            </w:pPr>
            <w:r>
              <w:rPr>
                <w:sz w:val="13"/>
              </w:rPr>
              <w:t>2004</w:t>
            </w:r>
          </w:p>
        </w:tc>
        <w:tc>
          <w:tcPr>
            <w:tcW w:w="425" w:type="dxa"/>
          </w:tcPr>
          <w:p w14:paraId="69BFFFC1" w14:textId="77777777" w:rsidR="006D1256" w:rsidRDefault="00000000">
            <w:pPr>
              <w:spacing w:after="0"/>
              <w:ind w:firstLine="0"/>
            </w:pPr>
            <w:r>
              <w:rPr>
                <w:sz w:val="13"/>
              </w:rPr>
              <w:t>1</w:t>
            </w:r>
          </w:p>
        </w:tc>
        <w:tc>
          <w:tcPr>
            <w:tcW w:w="539" w:type="dxa"/>
          </w:tcPr>
          <w:p w14:paraId="05C38A73" w14:textId="77777777" w:rsidR="006D1256" w:rsidRDefault="00000000">
            <w:pPr>
              <w:spacing w:after="0"/>
              <w:ind w:firstLine="0"/>
            </w:pPr>
            <w:r>
              <w:rPr>
                <w:sz w:val="13"/>
              </w:rPr>
              <w:t>0,34</w:t>
            </w:r>
          </w:p>
        </w:tc>
        <w:tc>
          <w:tcPr>
            <w:tcW w:w="709" w:type="dxa"/>
          </w:tcPr>
          <w:p w14:paraId="39A31081" w14:textId="77777777" w:rsidR="006D1256" w:rsidRDefault="00000000">
            <w:pPr>
              <w:spacing w:after="0"/>
              <w:ind w:firstLine="0"/>
            </w:pPr>
            <w:r>
              <w:rPr>
                <w:sz w:val="13"/>
              </w:rPr>
              <w:t>Neutro</w:t>
            </w:r>
          </w:p>
        </w:tc>
        <w:tc>
          <w:tcPr>
            <w:tcW w:w="655" w:type="dxa"/>
          </w:tcPr>
          <w:p w14:paraId="3FBCFD94" w14:textId="77777777" w:rsidR="006D1256" w:rsidRDefault="00000000">
            <w:pPr>
              <w:spacing w:after="0"/>
              <w:ind w:firstLine="0"/>
            </w:pPr>
            <w:r>
              <w:rPr>
                <w:sz w:val="13"/>
              </w:rPr>
              <w:t>94,4</w:t>
            </w:r>
          </w:p>
        </w:tc>
        <w:tc>
          <w:tcPr>
            <w:tcW w:w="655" w:type="dxa"/>
          </w:tcPr>
          <w:p w14:paraId="5058F300" w14:textId="77777777" w:rsidR="006D1256" w:rsidRDefault="00000000">
            <w:pPr>
              <w:spacing w:after="0"/>
              <w:ind w:firstLine="0"/>
            </w:pPr>
            <w:r>
              <w:rPr>
                <w:sz w:val="13"/>
              </w:rPr>
              <w:t>92,9</w:t>
            </w:r>
          </w:p>
        </w:tc>
        <w:tc>
          <w:tcPr>
            <w:tcW w:w="655" w:type="dxa"/>
          </w:tcPr>
          <w:p w14:paraId="7F6F37D7" w14:textId="77777777" w:rsidR="006D1256" w:rsidRDefault="00000000">
            <w:pPr>
              <w:spacing w:after="0"/>
              <w:ind w:firstLine="0"/>
            </w:pPr>
            <w:r>
              <w:rPr>
                <w:sz w:val="13"/>
              </w:rPr>
              <w:t>245,1</w:t>
            </w:r>
          </w:p>
        </w:tc>
        <w:tc>
          <w:tcPr>
            <w:tcW w:w="655" w:type="dxa"/>
          </w:tcPr>
          <w:p w14:paraId="68BE2212" w14:textId="77777777" w:rsidR="006D1256" w:rsidRDefault="00000000">
            <w:pPr>
              <w:spacing w:after="0"/>
              <w:ind w:firstLine="0"/>
            </w:pPr>
            <w:r>
              <w:rPr>
                <w:sz w:val="13"/>
              </w:rPr>
              <w:t>30,9</w:t>
            </w:r>
          </w:p>
        </w:tc>
        <w:tc>
          <w:tcPr>
            <w:tcW w:w="655" w:type="dxa"/>
          </w:tcPr>
          <w:p w14:paraId="612E0D30" w14:textId="77777777" w:rsidR="006D1256" w:rsidRDefault="00000000">
            <w:pPr>
              <w:spacing w:after="0"/>
              <w:ind w:firstLine="0"/>
            </w:pPr>
            <w:r>
              <w:rPr>
                <w:sz w:val="13"/>
              </w:rPr>
              <w:t>0,550</w:t>
            </w:r>
          </w:p>
        </w:tc>
        <w:tc>
          <w:tcPr>
            <w:tcW w:w="655" w:type="dxa"/>
          </w:tcPr>
          <w:p w14:paraId="3EBCE5EB" w14:textId="77777777" w:rsidR="006D1256" w:rsidRDefault="00000000">
            <w:pPr>
              <w:spacing w:after="0"/>
              <w:ind w:firstLine="0"/>
            </w:pPr>
            <w:r>
              <w:rPr>
                <w:sz w:val="13"/>
              </w:rPr>
              <w:t>350</w:t>
            </w:r>
          </w:p>
        </w:tc>
        <w:tc>
          <w:tcPr>
            <w:tcW w:w="655" w:type="dxa"/>
          </w:tcPr>
          <w:p w14:paraId="6FCD4F65" w14:textId="77777777" w:rsidR="006D1256" w:rsidRDefault="00000000">
            <w:pPr>
              <w:spacing w:after="0"/>
              <w:ind w:firstLine="0"/>
            </w:pPr>
            <w:r>
              <w:rPr>
                <w:sz w:val="13"/>
              </w:rPr>
              <w:t>93,5</w:t>
            </w:r>
          </w:p>
        </w:tc>
        <w:tc>
          <w:tcPr>
            <w:tcW w:w="655" w:type="dxa"/>
          </w:tcPr>
          <w:p w14:paraId="326BCC87" w14:textId="77777777" w:rsidR="006D1256" w:rsidRDefault="00000000">
            <w:pPr>
              <w:spacing w:after="0"/>
              <w:ind w:firstLine="0"/>
            </w:pPr>
            <w:r>
              <w:rPr>
                <w:sz w:val="13"/>
              </w:rPr>
              <w:t>87,9</w:t>
            </w:r>
          </w:p>
        </w:tc>
        <w:tc>
          <w:tcPr>
            <w:tcW w:w="655" w:type="dxa"/>
          </w:tcPr>
          <w:p w14:paraId="6C92342D" w14:textId="77777777" w:rsidR="006D1256" w:rsidRDefault="00000000">
            <w:pPr>
              <w:spacing w:after="0"/>
              <w:ind w:firstLine="0"/>
            </w:pPr>
            <w:r>
              <w:rPr>
                <w:sz w:val="13"/>
              </w:rPr>
              <w:t>395,3</w:t>
            </w:r>
          </w:p>
        </w:tc>
        <w:tc>
          <w:tcPr>
            <w:tcW w:w="655" w:type="dxa"/>
          </w:tcPr>
          <w:p w14:paraId="3FE89A15" w14:textId="77777777" w:rsidR="006D1256" w:rsidRDefault="00000000">
            <w:pPr>
              <w:spacing w:after="0"/>
              <w:ind w:firstLine="0"/>
            </w:pPr>
            <w:r>
              <w:rPr>
                <w:sz w:val="13"/>
              </w:rPr>
              <w:t>31,4</w:t>
            </w:r>
          </w:p>
        </w:tc>
        <w:tc>
          <w:tcPr>
            <w:tcW w:w="655" w:type="dxa"/>
          </w:tcPr>
          <w:p w14:paraId="596BFBA8" w14:textId="77777777" w:rsidR="006D1256" w:rsidRDefault="00000000">
            <w:pPr>
              <w:spacing w:after="0"/>
              <w:ind w:firstLine="0"/>
            </w:pPr>
            <w:r>
              <w:rPr>
                <w:sz w:val="13"/>
              </w:rPr>
              <w:t>0,524</w:t>
            </w:r>
          </w:p>
        </w:tc>
        <w:tc>
          <w:tcPr>
            <w:tcW w:w="655" w:type="dxa"/>
          </w:tcPr>
          <w:p w14:paraId="1EA248AE" w14:textId="77777777" w:rsidR="006D1256" w:rsidRDefault="00000000">
            <w:pPr>
              <w:spacing w:after="0"/>
              <w:ind w:firstLine="0"/>
            </w:pPr>
            <w:r>
              <w:rPr>
                <w:sz w:val="13"/>
              </w:rPr>
              <w:t>2625</w:t>
            </w:r>
          </w:p>
        </w:tc>
        <w:tc>
          <w:tcPr>
            <w:tcW w:w="655" w:type="dxa"/>
          </w:tcPr>
          <w:p w14:paraId="52CAFD39" w14:textId="77777777" w:rsidR="006D1256" w:rsidRDefault="00000000">
            <w:pPr>
              <w:spacing w:after="0"/>
              <w:ind w:firstLine="0"/>
            </w:pPr>
            <w:r>
              <w:rPr>
                <w:sz w:val="13"/>
              </w:rPr>
              <w:t>66,5</w:t>
            </w:r>
          </w:p>
        </w:tc>
        <w:tc>
          <w:tcPr>
            <w:tcW w:w="655" w:type="dxa"/>
          </w:tcPr>
          <w:p w14:paraId="50614E85" w14:textId="77777777" w:rsidR="006D1256" w:rsidRDefault="00000000">
            <w:pPr>
              <w:spacing w:after="0"/>
              <w:ind w:firstLine="0"/>
            </w:pPr>
            <w:r>
              <w:rPr>
                <w:sz w:val="13"/>
              </w:rPr>
              <w:t>72,3</w:t>
            </w:r>
          </w:p>
        </w:tc>
        <w:tc>
          <w:tcPr>
            <w:tcW w:w="655" w:type="dxa"/>
          </w:tcPr>
          <w:p w14:paraId="400E23DA" w14:textId="77777777" w:rsidR="006D1256" w:rsidRDefault="00000000">
            <w:pPr>
              <w:spacing w:after="0"/>
              <w:ind w:firstLine="0"/>
            </w:pPr>
            <w:r>
              <w:rPr>
                <w:sz w:val="13"/>
              </w:rPr>
              <w:t>367,2</w:t>
            </w:r>
          </w:p>
        </w:tc>
        <w:tc>
          <w:tcPr>
            <w:tcW w:w="655" w:type="dxa"/>
          </w:tcPr>
          <w:p w14:paraId="79822C5F" w14:textId="77777777" w:rsidR="006D1256" w:rsidRDefault="00000000">
            <w:pPr>
              <w:spacing w:after="0"/>
              <w:ind w:firstLine="0"/>
            </w:pPr>
            <w:r>
              <w:rPr>
                <w:sz w:val="13"/>
              </w:rPr>
              <w:t>34,2</w:t>
            </w:r>
          </w:p>
        </w:tc>
        <w:tc>
          <w:tcPr>
            <w:tcW w:w="655" w:type="dxa"/>
          </w:tcPr>
          <w:p w14:paraId="11ED31F9" w14:textId="77777777" w:rsidR="006D1256" w:rsidRDefault="00000000">
            <w:pPr>
              <w:spacing w:after="0"/>
              <w:ind w:firstLine="0"/>
            </w:pPr>
            <w:r>
              <w:rPr>
                <w:sz w:val="13"/>
              </w:rPr>
              <w:t>0,419</w:t>
            </w:r>
          </w:p>
        </w:tc>
        <w:tc>
          <w:tcPr>
            <w:tcW w:w="655" w:type="dxa"/>
          </w:tcPr>
          <w:p w14:paraId="53A2E1DE" w14:textId="77777777" w:rsidR="006D1256" w:rsidRDefault="00000000">
            <w:pPr>
              <w:spacing w:after="0"/>
              <w:ind w:firstLine="0"/>
            </w:pPr>
            <w:r>
              <w:rPr>
                <w:sz w:val="13"/>
              </w:rPr>
              <w:t>700</w:t>
            </w:r>
          </w:p>
        </w:tc>
      </w:tr>
      <w:tr w:rsidR="006D1256" w14:paraId="325759A6" w14:textId="77777777">
        <w:trPr>
          <w:jc w:val="center"/>
        </w:trPr>
        <w:tc>
          <w:tcPr>
            <w:tcW w:w="539" w:type="dxa"/>
          </w:tcPr>
          <w:p w14:paraId="1C6586D2" w14:textId="77777777" w:rsidR="006D1256" w:rsidRDefault="00000000">
            <w:pPr>
              <w:spacing w:after="0"/>
              <w:ind w:firstLine="0"/>
            </w:pPr>
            <w:r>
              <w:rPr>
                <w:sz w:val="13"/>
              </w:rPr>
              <w:t>2004</w:t>
            </w:r>
          </w:p>
        </w:tc>
        <w:tc>
          <w:tcPr>
            <w:tcW w:w="425" w:type="dxa"/>
          </w:tcPr>
          <w:p w14:paraId="7DF1D617" w14:textId="77777777" w:rsidR="006D1256" w:rsidRDefault="00000000">
            <w:pPr>
              <w:spacing w:after="0"/>
              <w:ind w:firstLine="0"/>
            </w:pPr>
            <w:r>
              <w:rPr>
                <w:sz w:val="13"/>
              </w:rPr>
              <w:t>2</w:t>
            </w:r>
          </w:p>
        </w:tc>
        <w:tc>
          <w:tcPr>
            <w:tcW w:w="539" w:type="dxa"/>
          </w:tcPr>
          <w:p w14:paraId="41AF2C36" w14:textId="77777777" w:rsidR="006D1256" w:rsidRDefault="00000000">
            <w:pPr>
              <w:spacing w:after="0"/>
              <w:ind w:firstLine="0"/>
            </w:pPr>
            <w:r>
              <w:rPr>
                <w:sz w:val="13"/>
              </w:rPr>
              <w:t>0,27</w:t>
            </w:r>
          </w:p>
        </w:tc>
        <w:tc>
          <w:tcPr>
            <w:tcW w:w="709" w:type="dxa"/>
          </w:tcPr>
          <w:p w14:paraId="783FF732" w14:textId="77777777" w:rsidR="006D1256" w:rsidRDefault="00000000">
            <w:pPr>
              <w:spacing w:after="0"/>
              <w:ind w:firstLine="0"/>
            </w:pPr>
            <w:r>
              <w:rPr>
                <w:sz w:val="13"/>
              </w:rPr>
              <w:t>Neutro</w:t>
            </w:r>
          </w:p>
        </w:tc>
        <w:tc>
          <w:tcPr>
            <w:tcW w:w="655" w:type="dxa"/>
          </w:tcPr>
          <w:p w14:paraId="48FB225D" w14:textId="77777777" w:rsidR="006D1256" w:rsidRDefault="00000000">
            <w:pPr>
              <w:spacing w:after="0"/>
              <w:ind w:firstLine="0"/>
            </w:pPr>
            <w:r>
              <w:rPr>
                <w:sz w:val="13"/>
              </w:rPr>
              <w:t>169,7</w:t>
            </w:r>
          </w:p>
        </w:tc>
        <w:tc>
          <w:tcPr>
            <w:tcW w:w="655" w:type="dxa"/>
          </w:tcPr>
          <w:p w14:paraId="65622485" w14:textId="77777777" w:rsidR="006D1256" w:rsidRDefault="00000000">
            <w:pPr>
              <w:spacing w:after="0"/>
              <w:ind w:firstLine="0"/>
            </w:pPr>
            <w:r>
              <w:rPr>
                <w:sz w:val="13"/>
              </w:rPr>
              <w:t>132,4</w:t>
            </w:r>
          </w:p>
        </w:tc>
        <w:tc>
          <w:tcPr>
            <w:tcW w:w="655" w:type="dxa"/>
          </w:tcPr>
          <w:p w14:paraId="01200140" w14:textId="77777777" w:rsidR="006D1256" w:rsidRDefault="00000000">
            <w:pPr>
              <w:spacing w:after="0"/>
              <w:ind w:firstLine="0"/>
            </w:pPr>
            <w:r>
              <w:rPr>
                <w:sz w:val="13"/>
              </w:rPr>
              <w:t>128,1</w:t>
            </w:r>
          </w:p>
        </w:tc>
        <w:tc>
          <w:tcPr>
            <w:tcW w:w="655" w:type="dxa"/>
          </w:tcPr>
          <w:p w14:paraId="43DC9C30" w14:textId="77777777" w:rsidR="006D1256" w:rsidRDefault="00000000">
            <w:pPr>
              <w:spacing w:after="0"/>
              <w:ind w:firstLine="0"/>
            </w:pPr>
            <w:r>
              <w:rPr>
                <w:sz w:val="13"/>
              </w:rPr>
              <w:t>28,2</w:t>
            </w:r>
          </w:p>
        </w:tc>
        <w:tc>
          <w:tcPr>
            <w:tcW w:w="655" w:type="dxa"/>
          </w:tcPr>
          <w:p w14:paraId="0160B02A" w14:textId="77777777" w:rsidR="006D1256" w:rsidRDefault="00000000">
            <w:pPr>
              <w:spacing w:after="0"/>
              <w:ind w:firstLine="0"/>
            </w:pPr>
            <w:r>
              <w:rPr>
                <w:sz w:val="13"/>
              </w:rPr>
              <w:t>0,595</w:t>
            </w:r>
          </w:p>
        </w:tc>
        <w:tc>
          <w:tcPr>
            <w:tcW w:w="655" w:type="dxa"/>
          </w:tcPr>
          <w:p w14:paraId="7552E836" w14:textId="77777777" w:rsidR="006D1256" w:rsidRDefault="00000000">
            <w:pPr>
              <w:spacing w:after="0"/>
              <w:ind w:firstLine="0"/>
            </w:pPr>
            <w:r>
              <w:rPr>
                <w:sz w:val="13"/>
              </w:rPr>
              <w:t>1950</w:t>
            </w:r>
          </w:p>
        </w:tc>
        <w:tc>
          <w:tcPr>
            <w:tcW w:w="655" w:type="dxa"/>
          </w:tcPr>
          <w:p w14:paraId="08A35F3A" w14:textId="77777777" w:rsidR="006D1256" w:rsidRDefault="00000000">
            <w:pPr>
              <w:spacing w:after="0"/>
              <w:ind w:firstLine="0"/>
            </w:pPr>
            <w:r>
              <w:rPr>
                <w:sz w:val="13"/>
              </w:rPr>
              <w:t>140,7</w:t>
            </w:r>
          </w:p>
        </w:tc>
        <w:tc>
          <w:tcPr>
            <w:tcW w:w="655" w:type="dxa"/>
          </w:tcPr>
          <w:p w14:paraId="7E88D99B" w14:textId="77777777" w:rsidR="006D1256" w:rsidRDefault="00000000">
            <w:pPr>
              <w:spacing w:after="0"/>
              <w:ind w:firstLine="0"/>
            </w:pPr>
            <w:r>
              <w:rPr>
                <w:sz w:val="13"/>
              </w:rPr>
              <w:t>122,1</w:t>
            </w:r>
          </w:p>
        </w:tc>
        <w:tc>
          <w:tcPr>
            <w:tcW w:w="655" w:type="dxa"/>
          </w:tcPr>
          <w:p w14:paraId="63110F96" w14:textId="77777777" w:rsidR="006D1256" w:rsidRDefault="00000000">
            <w:pPr>
              <w:spacing w:after="0"/>
              <w:ind w:firstLine="0"/>
            </w:pPr>
            <w:r>
              <w:rPr>
                <w:sz w:val="13"/>
              </w:rPr>
              <w:t>254,7</w:t>
            </w:r>
          </w:p>
        </w:tc>
        <w:tc>
          <w:tcPr>
            <w:tcW w:w="655" w:type="dxa"/>
          </w:tcPr>
          <w:p w14:paraId="208FC622" w14:textId="77777777" w:rsidR="006D1256" w:rsidRDefault="00000000">
            <w:pPr>
              <w:spacing w:after="0"/>
              <w:ind w:firstLine="0"/>
            </w:pPr>
            <w:r>
              <w:rPr>
                <w:sz w:val="13"/>
              </w:rPr>
              <w:t>28,2</w:t>
            </w:r>
          </w:p>
        </w:tc>
        <w:tc>
          <w:tcPr>
            <w:tcW w:w="655" w:type="dxa"/>
          </w:tcPr>
          <w:p w14:paraId="46B0DB9F" w14:textId="77777777" w:rsidR="006D1256" w:rsidRDefault="00000000">
            <w:pPr>
              <w:spacing w:after="0"/>
              <w:ind w:firstLine="0"/>
            </w:pPr>
            <w:r>
              <w:rPr>
                <w:sz w:val="13"/>
              </w:rPr>
              <w:t>0,639</w:t>
            </w:r>
          </w:p>
        </w:tc>
        <w:tc>
          <w:tcPr>
            <w:tcW w:w="655" w:type="dxa"/>
          </w:tcPr>
          <w:p w14:paraId="09E6315D" w14:textId="77777777" w:rsidR="006D1256" w:rsidRDefault="00000000">
            <w:pPr>
              <w:spacing w:after="0"/>
              <w:ind w:firstLine="0"/>
            </w:pPr>
            <w:r>
              <w:rPr>
                <w:sz w:val="13"/>
              </w:rPr>
              <w:t>425</w:t>
            </w:r>
          </w:p>
        </w:tc>
        <w:tc>
          <w:tcPr>
            <w:tcW w:w="655" w:type="dxa"/>
          </w:tcPr>
          <w:p w14:paraId="5F008504" w14:textId="77777777" w:rsidR="006D1256" w:rsidRDefault="00000000">
            <w:pPr>
              <w:spacing w:after="0"/>
              <w:ind w:firstLine="0"/>
            </w:pPr>
            <w:r>
              <w:rPr>
                <w:sz w:val="13"/>
              </w:rPr>
              <w:t>167,6</w:t>
            </w:r>
          </w:p>
        </w:tc>
        <w:tc>
          <w:tcPr>
            <w:tcW w:w="655" w:type="dxa"/>
          </w:tcPr>
          <w:p w14:paraId="31FBC831" w14:textId="77777777" w:rsidR="006D1256" w:rsidRDefault="00000000">
            <w:pPr>
              <w:spacing w:after="0"/>
              <w:ind w:firstLine="0"/>
            </w:pPr>
            <w:r>
              <w:rPr>
                <w:sz w:val="13"/>
              </w:rPr>
              <w:t>130,9</w:t>
            </w:r>
          </w:p>
        </w:tc>
        <w:tc>
          <w:tcPr>
            <w:tcW w:w="655" w:type="dxa"/>
          </w:tcPr>
          <w:p w14:paraId="233BBC32" w14:textId="77777777" w:rsidR="006D1256" w:rsidRDefault="00000000">
            <w:pPr>
              <w:spacing w:after="0"/>
              <w:ind w:firstLine="0"/>
            </w:pPr>
            <w:r>
              <w:rPr>
                <w:sz w:val="13"/>
              </w:rPr>
              <w:t>129,9</w:t>
            </w:r>
          </w:p>
        </w:tc>
        <w:tc>
          <w:tcPr>
            <w:tcW w:w="655" w:type="dxa"/>
          </w:tcPr>
          <w:p w14:paraId="45AF8D13" w14:textId="77777777" w:rsidR="006D1256" w:rsidRDefault="00000000">
            <w:pPr>
              <w:spacing w:after="0"/>
              <w:ind w:firstLine="0"/>
            </w:pPr>
            <w:r>
              <w:rPr>
                <w:sz w:val="13"/>
              </w:rPr>
              <w:t>28,2</w:t>
            </w:r>
          </w:p>
        </w:tc>
        <w:tc>
          <w:tcPr>
            <w:tcW w:w="655" w:type="dxa"/>
          </w:tcPr>
          <w:p w14:paraId="7AC3F39B" w14:textId="77777777" w:rsidR="006D1256" w:rsidRDefault="00000000">
            <w:pPr>
              <w:spacing w:after="0"/>
              <w:ind w:firstLine="0"/>
            </w:pPr>
            <w:r>
              <w:rPr>
                <w:sz w:val="13"/>
              </w:rPr>
              <w:t>0,583</w:t>
            </w:r>
          </w:p>
        </w:tc>
        <w:tc>
          <w:tcPr>
            <w:tcW w:w="655" w:type="dxa"/>
          </w:tcPr>
          <w:p w14:paraId="4A657C1E" w14:textId="77777777" w:rsidR="006D1256" w:rsidRDefault="00000000">
            <w:pPr>
              <w:spacing w:after="0"/>
              <w:ind w:firstLine="0"/>
            </w:pPr>
            <w:r>
              <w:rPr>
                <w:sz w:val="13"/>
              </w:rPr>
              <w:t>625</w:t>
            </w:r>
          </w:p>
        </w:tc>
      </w:tr>
      <w:tr w:rsidR="006D1256" w14:paraId="2302F9BD" w14:textId="77777777">
        <w:trPr>
          <w:jc w:val="center"/>
        </w:trPr>
        <w:tc>
          <w:tcPr>
            <w:tcW w:w="539" w:type="dxa"/>
          </w:tcPr>
          <w:p w14:paraId="5C170B79" w14:textId="77777777" w:rsidR="006D1256" w:rsidRDefault="00000000">
            <w:pPr>
              <w:spacing w:after="0"/>
              <w:ind w:firstLine="0"/>
            </w:pPr>
            <w:r>
              <w:rPr>
                <w:sz w:val="13"/>
              </w:rPr>
              <w:t>2004</w:t>
            </w:r>
          </w:p>
        </w:tc>
        <w:tc>
          <w:tcPr>
            <w:tcW w:w="425" w:type="dxa"/>
          </w:tcPr>
          <w:p w14:paraId="7B1FF672" w14:textId="77777777" w:rsidR="006D1256" w:rsidRDefault="00000000">
            <w:pPr>
              <w:spacing w:after="0"/>
              <w:ind w:firstLine="0"/>
            </w:pPr>
            <w:r>
              <w:rPr>
                <w:sz w:val="13"/>
              </w:rPr>
              <w:t>3</w:t>
            </w:r>
          </w:p>
        </w:tc>
        <w:tc>
          <w:tcPr>
            <w:tcW w:w="539" w:type="dxa"/>
          </w:tcPr>
          <w:p w14:paraId="143E7D49" w14:textId="77777777" w:rsidR="006D1256" w:rsidRDefault="00000000">
            <w:pPr>
              <w:spacing w:after="0"/>
              <w:ind w:firstLine="0"/>
            </w:pPr>
            <w:r>
              <w:rPr>
                <w:sz w:val="13"/>
              </w:rPr>
              <w:t>0,19</w:t>
            </w:r>
          </w:p>
        </w:tc>
        <w:tc>
          <w:tcPr>
            <w:tcW w:w="709" w:type="dxa"/>
          </w:tcPr>
          <w:p w14:paraId="3C591563" w14:textId="77777777" w:rsidR="006D1256" w:rsidRDefault="00000000">
            <w:pPr>
              <w:spacing w:after="0"/>
              <w:ind w:firstLine="0"/>
            </w:pPr>
            <w:r>
              <w:rPr>
                <w:sz w:val="13"/>
              </w:rPr>
              <w:t>Neutro</w:t>
            </w:r>
          </w:p>
        </w:tc>
        <w:tc>
          <w:tcPr>
            <w:tcW w:w="655" w:type="dxa"/>
          </w:tcPr>
          <w:p w14:paraId="409655D3" w14:textId="77777777" w:rsidR="006D1256" w:rsidRDefault="00000000">
            <w:pPr>
              <w:spacing w:after="0"/>
              <w:ind w:firstLine="0"/>
            </w:pPr>
            <w:r>
              <w:rPr>
                <w:sz w:val="13"/>
              </w:rPr>
              <w:t>134,1</w:t>
            </w:r>
          </w:p>
        </w:tc>
        <w:tc>
          <w:tcPr>
            <w:tcW w:w="655" w:type="dxa"/>
          </w:tcPr>
          <w:p w14:paraId="626757D7" w14:textId="77777777" w:rsidR="006D1256" w:rsidRDefault="00000000">
            <w:pPr>
              <w:spacing w:after="0"/>
              <w:ind w:firstLine="0"/>
            </w:pPr>
            <w:r>
              <w:rPr>
                <w:sz w:val="13"/>
              </w:rPr>
              <w:t>120,5</w:t>
            </w:r>
          </w:p>
        </w:tc>
        <w:tc>
          <w:tcPr>
            <w:tcW w:w="655" w:type="dxa"/>
          </w:tcPr>
          <w:p w14:paraId="31A1CB4B" w14:textId="77777777" w:rsidR="006D1256" w:rsidRDefault="00000000">
            <w:pPr>
              <w:spacing w:after="0"/>
              <w:ind w:firstLine="0"/>
            </w:pPr>
            <w:r>
              <w:rPr>
                <w:sz w:val="13"/>
              </w:rPr>
              <w:t>225,5</w:t>
            </w:r>
          </w:p>
        </w:tc>
        <w:tc>
          <w:tcPr>
            <w:tcW w:w="655" w:type="dxa"/>
          </w:tcPr>
          <w:p w14:paraId="2700BD36" w14:textId="77777777" w:rsidR="006D1256" w:rsidRDefault="00000000">
            <w:pPr>
              <w:spacing w:after="0"/>
              <w:ind w:firstLine="0"/>
            </w:pPr>
            <w:r>
              <w:rPr>
                <w:sz w:val="13"/>
              </w:rPr>
              <w:t>28,3</w:t>
            </w:r>
          </w:p>
        </w:tc>
        <w:tc>
          <w:tcPr>
            <w:tcW w:w="655" w:type="dxa"/>
          </w:tcPr>
          <w:p w14:paraId="62678699" w14:textId="77777777" w:rsidR="006D1256" w:rsidRDefault="00000000">
            <w:pPr>
              <w:spacing w:after="0"/>
              <w:ind w:firstLine="0"/>
            </w:pPr>
            <w:r>
              <w:rPr>
                <w:sz w:val="13"/>
              </w:rPr>
              <w:t>0,626</w:t>
            </w:r>
          </w:p>
        </w:tc>
        <w:tc>
          <w:tcPr>
            <w:tcW w:w="655" w:type="dxa"/>
          </w:tcPr>
          <w:p w14:paraId="38A38E73" w14:textId="77777777" w:rsidR="006D1256" w:rsidRDefault="00000000">
            <w:pPr>
              <w:spacing w:after="0"/>
              <w:ind w:firstLine="0"/>
            </w:pPr>
            <w:r>
              <w:rPr>
                <w:sz w:val="13"/>
              </w:rPr>
              <w:t>2550</w:t>
            </w:r>
          </w:p>
        </w:tc>
        <w:tc>
          <w:tcPr>
            <w:tcW w:w="655" w:type="dxa"/>
          </w:tcPr>
          <w:p w14:paraId="759C96B5" w14:textId="77777777" w:rsidR="006D1256" w:rsidRDefault="00000000">
            <w:pPr>
              <w:spacing w:after="0"/>
              <w:ind w:firstLine="0"/>
            </w:pPr>
            <w:r>
              <w:rPr>
                <w:sz w:val="13"/>
              </w:rPr>
              <w:t>138,2</w:t>
            </w:r>
          </w:p>
        </w:tc>
        <w:tc>
          <w:tcPr>
            <w:tcW w:w="655" w:type="dxa"/>
          </w:tcPr>
          <w:p w14:paraId="134EA228" w14:textId="77777777" w:rsidR="006D1256" w:rsidRDefault="00000000">
            <w:pPr>
              <w:spacing w:after="0"/>
              <w:ind w:firstLine="0"/>
            </w:pPr>
            <w:r>
              <w:rPr>
                <w:sz w:val="13"/>
              </w:rPr>
              <w:t>119,9</w:t>
            </w:r>
          </w:p>
        </w:tc>
        <w:tc>
          <w:tcPr>
            <w:tcW w:w="655" w:type="dxa"/>
          </w:tcPr>
          <w:p w14:paraId="4AAF8A82" w14:textId="77777777" w:rsidR="006D1256" w:rsidRDefault="00000000">
            <w:pPr>
              <w:spacing w:after="0"/>
              <w:ind w:firstLine="0"/>
            </w:pPr>
            <w:r>
              <w:rPr>
                <w:sz w:val="13"/>
              </w:rPr>
              <w:t>240,9</w:t>
            </w:r>
          </w:p>
        </w:tc>
        <w:tc>
          <w:tcPr>
            <w:tcW w:w="655" w:type="dxa"/>
          </w:tcPr>
          <w:p w14:paraId="4B617CFC" w14:textId="77777777" w:rsidR="006D1256" w:rsidRDefault="00000000">
            <w:pPr>
              <w:spacing w:after="0"/>
              <w:ind w:firstLine="0"/>
            </w:pPr>
            <w:r>
              <w:rPr>
                <w:sz w:val="13"/>
              </w:rPr>
              <w:t>28,1</w:t>
            </w:r>
          </w:p>
        </w:tc>
        <w:tc>
          <w:tcPr>
            <w:tcW w:w="655" w:type="dxa"/>
          </w:tcPr>
          <w:p w14:paraId="7604AEA1" w14:textId="77777777" w:rsidR="006D1256" w:rsidRDefault="00000000">
            <w:pPr>
              <w:spacing w:after="0"/>
              <w:ind w:firstLine="0"/>
            </w:pPr>
            <w:r>
              <w:rPr>
                <w:sz w:val="13"/>
              </w:rPr>
              <w:t>0,620</w:t>
            </w:r>
          </w:p>
        </w:tc>
        <w:tc>
          <w:tcPr>
            <w:tcW w:w="655" w:type="dxa"/>
          </w:tcPr>
          <w:p w14:paraId="2CAC4396" w14:textId="77777777" w:rsidR="006D1256" w:rsidRDefault="00000000">
            <w:pPr>
              <w:spacing w:after="0"/>
              <w:ind w:firstLine="0"/>
            </w:pPr>
            <w:r>
              <w:rPr>
                <w:sz w:val="13"/>
              </w:rPr>
              <w:t>39650</w:t>
            </w:r>
          </w:p>
        </w:tc>
        <w:tc>
          <w:tcPr>
            <w:tcW w:w="655" w:type="dxa"/>
          </w:tcPr>
          <w:p w14:paraId="67A996F3" w14:textId="77777777" w:rsidR="006D1256" w:rsidRDefault="00000000">
            <w:pPr>
              <w:spacing w:after="0"/>
              <w:ind w:firstLine="0"/>
            </w:pPr>
            <w:r>
              <w:rPr>
                <w:sz w:val="13"/>
              </w:rPr>
              <w:t>143,9</w:t>
            </w:r>
          </w:p>
        </w:tc>
        <w:tc>
          <w:tcPr>
            <w:tcW w:w="655" w:type="dxa"/>
          </w:tcPr>
          <w:p w14:paraId="7010D0BA" w14:textId="77777777" w:rsidR="006D1256" w:rsidRDefault="00000000">
            <w:pPr>
              <w:spacing w:after="0"/>
              <w:ind w:firstLine="0"/>
            </w:pPr>
            <w:r>
              <w:rPr>
                <w:sz w:val="13"/>
              </w:rPr>
              <w:t>121,2</w:t>
            </w:r>
          </w:p>
        </w:tc>
        <w:tc>
          <w:tcPr>
            <w:tcW w:w="655" w:type="dxa"/>
          </w:tcPr>
          <w:p w14:paraId="5024515A" w14:textId="77777777" w:rsidR="006D1256" w:rsidRDefault="00000000">
            <w:pPr>
              <w:spacing w:after="0"/>
              <w:ind w:firstLine="0"/>
            </w:pPr>
            <w:r>
              <w:rPr>
                <w:sz w:val="13"/>
              </w:rPr>
              <w:t>126,7</w:t>
            </w:r>
          </w:p>
        </w:tc>
        <w:tc>
          <w:tcPr>
            <w:tcW w:w="655" w:type="dxa"/>
          </w:tcPr>
          <w:p w14:paraId="1C51C52F" w14:textId="77777777" w:rsidR="006D1256" w:rsidRDefault="00000000">
            <w:pPr>
              <w:spacing w:after="0"/>
              <w:ind w:firstLine="0"/>
            </w:pPr>
            <w:r>
              <w:rPr>
                <w:sz w:val="13"/>
              </w:rPr>
              <w:t>28,2</w:t>
            </w:r>
          </w:p>
        </w:tc>
        <w:tc>
          <w:tcPr>
            <w:tcW w:w="655" w:type="dxa"/>
          </w:tcPr>
          <w:p w14:paraId="08066D9A" w14:textId="77777777" w:rsidR="006D1256" w:rsidRDefault="00000000">
            <w:pPr>
              <w:spacing w:after="0"/>
              <w:ind w:firstLine="0"/>
            </w:pPr>
            <w:r>
              <w:rPr>
                <w:sz w:val="13"/>
              </w:rPr>
              <w:t>0,566</w:t>
            </w:r>
          </w:p>
        </w:tc>
        <w:tc>
          <w:tcPr>
            <w:tcW w:w="655" w:type="dxa"/>
          </w:tcPr>
          <w:p w14:paraId="79A75208" w14:textId="77777777" w:rsidR="006D1256" w:rsidRDefault="00000000">
            <w:pPr>
              <w:spacing w:after="0"/>
              <w:ind w:firstLine="0"/>
            </w:pPr>
            <w:r>
              <w:rPr>
                <w:sz w:val="13"/>
              </w:rPr>
              <w:t>2950</w:t>
            </w:r>
          </w:p>
        </w:tc>
      </w:tr>
      <w:tr w:rsidR="006D1256" w14:paraId="6096C5F1" w14:textId="77777777">
        <w:trPr>
          <w:jc w:val="center"/>
        </w:trPr>
        <w:tc>
          <w:tcPr>
            <w:tcW w:w="539" w:type="dxa"/>
          </w:tcPr>
          <w:p w14:paraId="443392D0" w14:textId="77777777" w:rsidR="006D1256" w:rsidRDefault="00000000">
            <w:pPr>
              <w:spacing w:after="0"/>
              <w:ind w:firstLine="0"/>
            </w:pPr>
            <w:r>
              <w:rPr>
                <w:sz w:val="13"/>
              </w:rPr>
              <w:t>2004</w:t>
            </w:r>
          </w:p>
        </w:tc>
        <w:tc>
          <w:tcPr>
            <w:tcW w:w="425" w:type="dxa"/>
          </w:tcPr>
          <w:p w14:paraId="09941686" w14:textId="77777777" w:rsidR="006D1256" w:rsidRDefault="00000000">
            <w:pPr>
              <w:spacing w:after="0"/>
              <w:ind w:firstLine="0"/>
            </w:pPr>
            <w:r>
              <w:rPr>
                <w:sz w:val="13"/>
              </w:rPr>
              <w:t>4</w:t>
            </w:r>
          </w:p>
        </w:tc>
        <w:tc>
          <w:tcPr>
            <w:tcW w:w="539" w:type="dxa"/>
          </w:tcPr>
          <w:p w14:paraId="1130C7CF" w14:textId="77777777" w:rsidR="006D1256" w:rsidRDefault="00000000">
            <w:pPr>
              <w:spacing w:after="0"/>
              <w:ind w:firstLine="0"/>
            </w:pPr>
            <w:r>
              <w:rPr>
                <w:sz w:val="13"/>
              </w:rPr>
              <w:t>0,10</w:t>
            </w:r>
          </w:p>
        </w:tc>
        <w:tc>
          <w:tcPr>
            <w:tcW w:w="709" w:type="dxa"/>
          </w:tcPr>
          <w:p w14:paraId="176DFB5C" w14:textId="77777777" w:rsidR="006D1256" w:rsidRDefault="00000000">
            <w:pPr>
              <w:spacing w:after="0"/>
              <w:ind w:firstLine="0"/>
            </w:pPr>
            <w:r>
              <w:rPr>
                <w:sz w:val="13"/>
              </w:rPr>
              <w:t>Neutro</w:t>
            </w:r>
          </w:p>
        </w:tc>
        <w:tc>
          <w:tcPr>
            <w:tcW w:w="655" w:type="dxa"/>
          </w:tcPr>
          <w:p w14:paraId="7150C3DF" w14:textId="77777777" w:rsidR="006D1256" w:rsidRDefault="00000000">
            <w:pPr>
              <w:spacing w:after="0"/>
              <w:ind w:firstLine="0"/>
            </w:pPr>
            <w:r>
              <w:rPr>
                <w:sz w:val="13"/>
              </w:rPr>
              <w:t>139,3</w:t>
            </w:r>
          </w:p>
        </w:tc>
        <w:tc>
          <w:tcPr>
            <w:tcW w:w="655" w:type="dxa"/>
          </w:tcPr>
          <w:p w14:paraId="42773ED8" w14:textId="77777777" w:rsidR="006D1256" w:rsidRDefault="00000000">
            <w:pPr>
              <w:spacing w:after="0"/>
              <w:ind w:firstLine="0"/>
            </w:pPr>
            <w:r>
              <w:rPr>
                <w:sz w:val="13"/>
              </w:rPr>
              <w:t>116,5</w:t>
            </w:r>
          </w:p>
        </w:tc>
        <w:tc>
          <w:tcPr>
            <w:tcW w:w="655" w:type="dxa"/>
          </w:tcPr>
          <w:p w14:paraId="73B2AF9E" w14:textId="77777777" w:rsidR="006D1256" w:rsidRDefault="00000000">
            <w:pPr>
              <w:spacing w:after="0"/>
              <w:ind w:firstLine="0"/>
            </w:pPr>
            <w:r>
              <w:rPr>
                <w:sz w:val="13"/>
              </w:rPr>
              <w:t>106,5</w:t>
            </w:r>
          </w:p>
        </w:tc>
        <w:tc>
          <w:tcPr>
            <w:tcW w:w="655" w:type="dxa"/>
          </w:tcPr>
          <w:p w14:paraId="290847B8" w14:textId="77777777" w:rsidR="006D1256" w:rsidRDefault="00000000">
            <w:pPr>
              <w:spacing w:after="0"/>
              <w:ind w:firstLine="0"/>
            </w:pPr>
            <w:r>
              <w:rPr>
                <w:sz w:val="13"/>
              </w:rPr>
              <w:t>26,8</w:t>
            </w:r>
          </w:p>
        </w:tc>
        <w:tc>
          <w:tcPr>
            <w:tcW w:w="655" w:type="dxa"/>
          </w:tcPr>
          <w:p w14:paraId="3DB4397B" w14:textId="77777777" w:rsidR="006D1256" w:rsidRDefault="00000000">
            <w:pPr>
              <w:spacing w:after="0"/>
              <w:ind w:firstLine="0"/>
            </w:pPr>
            <w:r>
              <w:rPr>
                <w:sz w:val="13"/>
              </w:rPr>
              <w:t>0,637</w:t>
            </w:r>
          </w:p>
        </w:tc>
        <w:tc>
          <w:tcPr>
            <w:tcW w:w="655" w:type="dxa"/>
          </w:tcPr>
          <w:p w14:paraId="460E0324" w14:textId="77777777" w:rsidR="006D1256" w:rsidRDefault="00000000">
            <w:pPr>
              <w:spacing w:after="0"/>
              <w:ind w:firstLine="0"/>
            </w:pPr>
            <w:r>
              <w:rPr>
                <w:sz w:val="13"/>
              </w:rPr>
              <w:t>600</w:t>
            </w:r>
          </w:p>
        </w:tc>
        <w:tc>
          <w:tcPr>
            <w:tcW w:w="655" w:type="dxa"/>
          </w:tcPr>
          <w:p w14:paraId="229B65A7" w14:textId="77777777" w:rsidR="006D1256" w:rsidRDefault="00000000">
            <w:pPr>
              <w:spacing w:after="0"/>
              <w:ind w:firstLine="0"/>
            </w:pPr>
            <w:r>
              <w:rPr>
                <w:sz w:val="13"/>
              </w:rPr>
              <w:t>141,8</w:t>
            </w:r>
          </w:p>
        </w:tc>
        <w:tc>
          <w:tcPr>
            <w:tcW w:w="655" w:type="dxa"/>
          </w:tcPr>
          <w:p w14:paraId="3E978EE3" w14:textId="77777777" w:rsidR="006D1256" w:rsidRDefault="00000000">
            <w:pPr>
              <w:spacing w:after="0"/>
              <w:ind w:firstLine="0"/>
            </w:pPr>
            <w:r>
              <w:rPr>
                <w:sz w:val="13"/>
              </w:rPr>
              <w:t>110,6</w:t>
            </w:r>
          </w:p>
        </w:tc>
        <w:tc>
          <w:tcPr>
            <w:tcW w:w="655" w:type="dxa"/>
          </w:tcPr>
          <w:p w14:paraId="57515E6C" w14:textId="77777777" w:rsidR="006D1256" w:rsidRDefault="00000000">
            <w:pPr>
              <w:spacing w:after="0"/>
              <w:ind w:firstLine="0"/>
            </w:pPr>
            <w:r>
              <w:rPr>
                <w:sz w:val="13"/>
              </w:rPr>
              <w:t>64,8</w:t>
            </w:r>
          </w:p>
        </w:tc>
        <w:tc>
          <w:tcPr>
            <w:tcW w:w="655" w:type="dxa"/>
          </w:tcPr>
          <w:p w14:paraId="67A04BC5" w14:textId="77777777" w:rsidR="006D1256" w:rsidRDefault="00000000">
            <w:pPr>
              <w:spacing w:after="0"/>
              <w:ind w:firstLine="0"/>
            </w:pPr>
            <w:r>
              <w:rPr>
                <w:sz w:val="13"/>
              </w:rPr>
              <w:t>29,2</w:t>
            </w:r>
          </w:p>
        </w:tc>
        <w:tc>
          <w:tcPr>
            <w:tcW w:w="655" w:type="dxa"/>
          </w:tcPr>
          <w:p w14:paraId="0B87AC0C" w14:textId="77777777" w:rsidR="006D1256" w:rsidRDefault="00000000">
            <w:pPr>
              <w:spacing w:after="0"/>
              <w:ind w:firstLine="0"/>
            </w:pPr>
            <w:r>
              <w:rPr>
                <w:sz w:val="13"/>
              </w:rPr>
              <w:t>0,565</w:t>
            </w:r>
          </w:p>
        </w:tc>
        <w:tc>
          <w:tcPr>
            <w:tcW w:w="655" w:type="dxa"/>
          </w:tcPr>
          <w:p w14:paraId="6EDFF5EA" w14:textId="77777777" w:rsidR="006D1256" w:rsidRDefault="00000000">
            <w:pPr>
              <w:spacing w:after="0"/>
              <w:ind w:firstLine="0"/>
            </w:pPr>
            <w:r>
              <w:rPr>
                <w:sz w:val="13"/>
              </w:rPr>
              <w:t>11850</w:t>
            </w:r>
          </w:p>
        </w:tc>
        <w:tc>
          <w:tcPr>
            <w:tcW w:w="655" w:type="dxa"/>
          </w:tcPr>
          <w:p w14:paraId="20E9FCA2" w14:textId="77777777" w:rsidR="006D1256" w:rsidRDefault="00000000">
            <w:pPr>
              <w:spacing w:after="0"/>
              <w:ind w:firstLine="0"/>
            </w:pPr>
            <w:r>
              <w:rPr>
                <w:sz w:val="13"/>
              </w:rPr>
              <w:t>135,8</w:t>
            </w:r>
          </w:p>
        </w:tc>
        <w:tc>
          <w:tcPr>
            <w:tcW w:w="655" w:type="dxa"/>
          </w:tcPr>
          <w:p w14:paraId="4B8D989C" w14:textId="77777777" w:rsidR="006D1256" w:rsidRDefault="00000000">
            <w:pPr>
              <w:spacing w:after="0"/>
              <w:ind w:firstLine="0"/>
            </w:pPr>
            <w:r>
              <w:rPr>
                <w:sz w:val="13"/>
              </w:rPr>
              <w:t>108,6</w:t>
            </w:r>
          </w:p>
        </w:tc>
        <w:tc>
          <w:tcPr>
            <w:tcW w:w="655" w:type="dxa"/>
          </w:tcPr>
          <w:p w14:paraId="122476A3" w14:textId="77777777" w:rsidR="006D1256" w:rsidRDefault="00000000">
            <w:pPr>
              <w:spacing w:after="0"/>
              <w:ind w:firstLine="0"/>
            </w:pPr>
            <w:r>
              <w:rPr>
                <w:sz w:val="13"/>
              </w:rPr>
              <w:t>24,0</w:t>
            </w:r>
          </w:p>
        </w:tc>
        <w:tc>
          <w:tcPr>
            <w:tcW w:w="655" w:type="dxa"/>
          </w:tcPr>
          <w:p w14:paraId="1BE7F627" w14:textId="77777777" w:rsidR="006D1256" w:rsidRDefault="00000000">
            <w:pPr>
              <w:spacing w:after="0"/>
              <w:ind w:firstLine="0"/>
            </w:pPr>
            <w:r>
              <w:rPr>
                <w:sz w:val="13"/>
              </w:rPr>
              <w:t>28,7</w:t>
            </w:r>
          </w:p>
        </w:tc>
        <w:tc>
          <w:tcPr>
            <w:tcW w:w="655" w:type="dxa"/>
          </w:tcPr>
          <w:p w14:paraId="2CDAECB8" w14:textId="77777777" w:rsidR="006D1256" w:rsidRDefault="00000000">
            <w:pPr>
              <w:spacing w:after="0"/>
              <w:ind w:firstLine="0"/>
            </w:pPr>
            <w:r>
              <w:rPr>
                <w:sz w:val="13"/>
              </w:rPr>
              <w:t>0,518</w:t>
            </w:r>
          </w:p>
        </w:tc>
        <w:tc>
          <w:tcPr>
            <w:tcW w:w="655" w:type="dxa"/>
          </w:tcPr>
          <w:p w14:paraId="65B80B4F" w14:textId="77777777" w:rsidR="006D1256" w:rsidRDefault="00000000">
            <w:pPr>
              <w:spacing w:after="0"/>
              <w:ind w:firstLine="0"/>
            </w:pPr>
            <w:r>
              <w:rPr>
                <w:sz w:val="13"/>
              </w:rPr>
              <w:t>1300</w:t>
            </w:r>
          </w:p>
        </w:tc>
      </w:tr>
      <w:tr w:rsidR="006D1256" w14:paraId="13CF71AC" w14:textId="77777777">
        <w:trPr>
          <w:jc w:val="center"/>
        </w:trPr>
        <w:tc>
          <w:tcPr>
            <w:tcW w:w="539" w:type="dxa"/>
          </w:tcPr>
          <w:p w14:paraId="13348C24" w14:textId="77777777" w:rsidR="006D1256" w:rsidRDefault="00000000">
            <w:pPr>
              <w:spacing w:after="0"/>
              <w:ind w:firstLine="0"/>
            </w:pPr>
            <w:r>
              <w:rPr>
                <w:sz w:val="13"/>
              </w:rPr>
              <w:t>2004</w:t>
            </w:r>
          </w:p>
        </w:tc>
        <w:tc>
          <w:tcPr>
            <w:tcW w:w="425" w:type="dxa"/>
          </w:tcPr>
          <w:p w14:paraId="61F0EF88" w14:textId="77777777" w:rsidR="006D1256" w:rsidRDefault="00000000">
            <w:pPr>
              <w:spacing w:after="0"/>
              <w:ind w:firstLine="0"/>
            </w:pPr>
            <w:r>
              <w:rPr>
                <w:sz w:val="13"/>
              </w:rPr>
              <w:t>5</w:t>
            </w:r>
          </w:p>
        </w:tc>
        <w:tc>
          <w:tcPr>
            <w:tcW w:w="539" w:type="dxa"/>
          </w:tcPr>
          <w:p w14:paraId="732225EB" w14:textId="77777777" w:rsidR="006D1256" w:rsidRDefault="00000000">
            <w:pPr>
              <w:spacing w:after="0"/>
              <w:ind w:firstLine="0"/>
            </w:pPr>
            <w:r>
              <w:rPr>
                <w:sz w:val="13"/>
              </w:rPr>
              <w:t>0,12</w:t>
            </w:r>
          </w:p>
        </w:tc>
        <w:tc>
          <w:tcPr>
            <w:tcW w:w="709" w:type="dxa"/>
          </w:tcPr>
          <w:p w14:paraId="0015AFB2" w14:textId="77777777" w:rsidR="006D1256" w:rsidRDefault="00000000">
            <w:pPr>
              <w:spacing w:after="0"/>
              <w:ind w:firstLine="0"/>
            </w:pPr>
            <w:r>
              <w:rPr>
                <w:sz w:val="13"/>
              </w:rPr>
              <w:t>Neutro</w:t>
            </w:r>
          </w:p>
        </w:tc>
        <w:tc>
          <w:tcPr>
            <w:tcW w:w="655" w:type="dxa"/>
          </w:tcPr>
          <w:p w14:paraId="5B01F4F0" w14:textId="77777777" w:rsidR="006D1256" w:rsidRDefault="00000000">
            <w:pPr>
              <w:spacing w:after="0"/>
              <w:ind w:firstLine="0"/>
            </w:pPr>
            <w:r>
              <w:rPr>
                <w:sz w:val="13"/>
              </w:rPr>
              <w:t>134,2</w:t>
            </w:r>
          </w:p>
        </w:tc>
        <w:tc>
          <w:tcPr>
            <w:tcW w:w="655" w:type="dxa"/>
          </w:tcPr>
          <w:p w14:paraId="751E7AA5" w14:textId="77777777" w:rsidR="006D1256" w:rsidRDefault="00000000">
            <w:pPr>
              <w:spacing w:after="0"/>
              <w:ind w:firstLine="0"/>
            </w:pPr>
            <w:r>
              <w:rPr>
                <w:sz w:val="13"/>
              </w:rPr>
              <w:t>104,6</w:t>
            </w:r>
          </w:p>
        </w:tc>
        <w:tc>
          <w:tcPr>
            <w:tcW w:w="655" w:type="dxa"/>
          </w:tcPr>
          <w:p w14:paraId="2D540327" w14:textId="77777777" w:rsidR="006D1256" w:rsidRDefault="00000000">
            <w:pPr>
              <w:spacing w:after="0"/>
              <w:ind w:firstLine="0"/>
            </w:pPr>
            <w:r>
              <w:rPr>
                <w:sz w:val="13"/>
              </w:rPr>
              <w:t>101,3</w:t>
            </w:r>
          </w:p>
        </w:tc>
        <w:tc>
          <w:tcPr>
            <w:tcW w:w="655" w:type="dxa"/>
          </w:tcPr>
          <w:p w14:paraId="0B09C8B6" w14:textId="77777777" w:rsidR="006D1256" w:rsidRDefault="00000000">
            <w:pPr>
              <w:spacing w:after="0"/>
              <w:ind w:firstLine="0"/>
            </w:pPr>
            <w:r>
              <w:rPr>
                <w:sz w:val="13"/>
              </w:rPr>
              <w:t>25,5</w:t>
            </w:r>
          </w:p>
        </w:tc>
        <w:tc>
          <w:tcPr>
            <w:tcW w:w="655" w:type="dxa"/>
          </w:tcPr>
          <w:p w14:paraId="1165A3EB" w14:textId="77777777" w:rsidR="006D1256" w:rsidRDefault="00000000">
            <w:pPr>
              <w:spacing w:after="0"/>
              <w:ind w:firstLine="0"/>
            </w:pPr>
            <w:r>
              <w:rPr>
                <w:sz w:val="13"/>
              </w:rPr>
              <w:t>0,663</w:t>
            </w:r>
          </w:p>
        </w:tc>
        <w:tc>
          <w:tcPr>
            <w:tcW w:w="655" w:type="dxa"/>
          </w:tcPr>
          <w:p w14:paraId="034E31E3" w14:textId="77777777" w:rsidR="006D1256" w:rsidRDefault="00000000">
            <w:pPr>
              <w:spacing w:after="0"/>
              <w:ind w:firstLine="0"/>
            </w:pPr>
            <w:r>
              <w:rPr>
                <w:sz w:val="13"/>
              </w:rPr>
              <w:t>25</w:t>
            </w:r>
          </w:p>
        </w:tc>
        <w:tc>
          <w:tcPr>
            <w:tcW w:w="655" w:type="dxa"/>
          </w:tcPr>
          <w:p w14:paraId="69DC77D3" w14:textId="77777777" w:rsidR="006D1256" w:rsidRDefault="00000000">
            <w:pPr>
              <w:spacing w:after="0"/>
              <w:ind w:firstLine="0"/>
            </w:pPr>
            <w:r>
              <w:rPr>
                <w:sz w:val="13"/>
              </w:rPr>
              <w:t>128,9</w:t>
            </w:r>
          </w:p>
        </w:tc>
        <w:tc>
          <w:tcPr>
            <w:tcW w:w="655" w:type="dxa"/>
          </w:tcPr>
          <w:p w14:paraId="49EDD9DB" w14:textId="77777777" w:rsidR="006D1256" w:rsidRDefault="00000000">
            <w:pPr>
              <w:spacing w:after="0"/>
              <w:ind w:firstLine="0"/>
            </w:pPr>
            <w:r>
              <w:rPr>
                <w:sz w:val="13"/>
              </w:rPr>
              <w:t>85,8</w:t>
            </w:r>
          </w:p>
        </w:tc>
        <w:tc>
          <w:tcPr>
            <w:tcW w:w="655" w:type="dxa"/>
          </w:tcPr>
          <w:p w14:paraId="44CB8F3C" w14:textId="77777777" w:rsidR="006D1256" w:rsidRDefault="00000000">
            <w:pPr>
              <w:spacing w:after="0"/>
              <w:ind w:firstLine="0"/>
            </w:pPr>
            <w:r>
              <w:rPr>
                <w:sz w:val="13"/>
              </w:rPr>
              <w:t>2,7</w:t>
            </w:r>
          </w:p>
        </w:tc>
        <w:tc>
          <w:tcPr>
            <w:tcW w:w="655" w:type="dxa"/>
          </w:tcPr>
          <w:p w14:paraId="5042C11F" w14:textId="77777777" w:rsidR="006D1256" w:rsidRDefault="00000000">
            <w:pPr>
              <w:spacing w:after="0"/>
              <w:ind w:firstLine="0"/>
            </w:pPr>
            <w:r>
              <w:rPr>
                <w:sz w:val="13"/>
              </w:rPr>
              <w:t>29,2</w:t>
            </w:r>
          </w:p>
        </w:tc>
        <w:tc>
          <w:tcPr>
            <w:tcW w:w="655" w:type="dxa"/>
          </w:tcPr>
          <w:p w14:paraId="2BF79150" w14:textId="77777777" w:rsidR="006D1256" w:rsidRDefault="00000000">
            <w:pPr>
              <w:spacing w:after="0"/>
              <w:ind w:firstLine="0"/>
            </w:pPr>
            <w:r>
              <w:rPr>
                <w:sz w:val="13"/>
              </w:rPr>
              <w:t>0,480</w:t>
            </w:r>
          </w:p>
        </w:tc>
        <w:tc>
          <w:tcPr>
            <w:tcW w:w="655" w:type="dxa"/>
          </w:tcPr>
          <w:p w14:paraId="538E75BD" w14:textId="77777777" w:rsidR="006D1256" w:rsidRDefault="00000000">
            <w:pPr>
              <w:spacing w:after="0"/>
              <w:ind w:firstLine="0"/>
            </w:pPr>
            <w:r>
              <w:rPr>
                <w:sz w:val="13"/>
              </w:rPr>
              <w:t>19200</w:t>
            </w:r>
          </w:p>
        </w:tc>
        <w:tc>
          <w:tcPr>
            <w:tcW w:w="655" w:type="dxa"/>
          </w:tcPr>
          <w:p w14:paraId="1B47BF09" w14:textId="77777777" w:rsidR="006D1256" w:rsidRDefault="00000000">
            <w:pPr>
              <w:spacing w:after="0"/>
              <w:ind w:firstLine="0"/>
            </w:pPr>
            <w:r>
              <w:rPr>
                <w:sz w:val="13"/>
              </w:rPr>
              <w:t>119,5</w:t>
            </w:r>
          </w:p>
        </w:tc>
        <w:tc>
          <w:tcPr>
            <w:tcW w:w="655" w:type="dxa"/>
          </w:tcPr>
          <w:p w14:paraId="2A787AE9" w14:textId="77777777" w:rsidR="006D1256" w:rsidRDefault="00000000">
            <w:pPr>
              <w:spacing w:after="0"/>
              <w:ind w:firstLine="0"/>
            </w:pPr>
            <w:r>
              <w:rPr>
                <w:sz w:val="13"/>
              </w:rPr>
              <w:t>78,5</w:t>
            </w:r>
          </w:p>
        </w:tc>
        <w:tc>
          <w:tcPr>
            <w:tcW w:w="655" w:type="dxa"/>
          </w:tcPr>
          <w:p w14:paraId="6B1010C9" w14:textId="77777777" w:rsidR="006D1256" w:rsidRDefault="00000000">
            <w:pPr>
              <w:spacing w:after="0"/>
              <w:ind w:firstLine="0"/>
            </w:pPr>
            <w:r>
              <w:rPr>
                <w:sz w:val="13"/>
              </w:rPr>
              <w:t>24,9</w:t>
            </w:r>
          </w:p>
        </w:tc>
        <w:tc>
          <w:tcPr>
            <w:tcW w:w="655" w:type="dxa"/>
          </w:tcPr>
          <w:p w14:paraId="6260EE8C" w14:textId="77777777" w:rsidR="006D1256" w:rsidRDefault="00000000">
            <w:pPr>
              <w:spacing w:after="0"/>
              <w:ind w:firstLine="0"/>
            </w:pPr>
            <w:r>
              <w:rPr>
                <w:sz w:val="13"/>
              </w:rPr>
              <w:t>28,2</w:t>
            </w:r>
          </w:p>
        </w:tc>
        <w:tc>
          <w:tcPr>
            <w:tcW w:w="655" w:type="dxa"/>
          </w:tcPr>
          <w:p w14:paraId="3BAC50B1" w14:textId="77777777" w:rsidR="006D1256" w:rsidRDefault="00000000">
            <w:pPr>
              <w:spacing w:after="0"/>
              <w:ind w:firstLine="0"/>
            </w:pPr>
            <w:r>
              <w:rPr>
                <w:sz w:val="13"/>
              </w:rPr>
              <w:t>0,429</w:t>
            </w:r>
          </w:p>
        </w:tc>
        <w:tc>
          <w:tcPr>
            <w:tcW w:w="655" w:type="dxa"/>
          </w:tcPr>
          <w:p w14:paraId="5CA07C5A" w14:textId="77777777" w:rsidR="006D1256" w:rsidRDefault="00000000">
            <w:pPr>
              <w:spacing w:after="0"/>
              <w:ind w:firstLine="0"/>
            </w:pPr>
            <w:r>
              <w:rPr>
                <w:sz w:val="13"/>
              </w:rPr>
              <w:t>950</w:t>
            </w:r>
          </w:p>
        </w:tc>
      </w:tr>
      <w:tr w:rsidR="006D1256" w14:paraId="5CDAAC62" w14:textId="77777777">
        <w:trPr>
          <w:jc w:val="center"/>
        </w:trPr>
        <w:tc>
          <w:tcPr>
            <w:tcW w:w="539" w:type="dxa"/>
          </w:tcPr>
          <w:p w14:paraId="18489952" w14:textId="77777777" w:rsidR="006D1256" w:rsidRDefault="00000000">
            <w:pPr>
              <w:spacing w:after="0"/>
              <w:ind w:firstLine="0"/>
            </w:pPr>
            <w:r>
              <w:rPr>
                <w:sz w:val="13"/>
              </w:rPr>
              <w:t>2004</w:t>
            </w:r>
          </w:p>
        </w:tc>
        <w:tc>
          <w:tcPr>
            <w:tcW w:w="425" w:type="dxa"/>
          </w:tcPr>
          <w:p w14:paraId="342E9D5B" w14:textId="77777777" w:rsidR="006D1256" w:rsidRDefault="00000000">
            <w:pPr>
              <w:spacing w:after="0"/>
              <w:ind w:firstLine="0"/>
            </w:pPr>
            <w:r>
              <w:rPr>
                <w:sz w:val="13"/>
              </w:rPr>
              <w:t>6</w:t>
            </w:r>
          </w:p>
        </w:tc>
        <w:tc>
          <w:tcPr>
            <w:tcW w:w="539" w:type="dxa"/>
          </w:tcPr>
          <w:p w14:paraId="7B57793B" w14:textId="77777777" w:rsidR="006D1256" w:rsidRDefault="00000000">
            <w:pPr>
              <w:spacing w:after="0"/>
              <w:ind w:firstLine="0"/>
            </w:pPr>
            <w:r>
              <w:rPr>
                <w:sz w:val="13"/>
              </w:rPr>
              <w:t>0,22</w:t>
            </w:r>
          </w:p>
        </w:tc>
        <w:tc>
          <w:tcPr>
            <w:tcW w:w="709" w:type="dxa"/>
          </w:tcPr>
          <w:p w14:paraId="65D2D015" w14:textId="77777777" w:rsidR="006D1256" w:rsidRDefault="00000000">
            <w:pPr>
              <w:spacing w:after="0"/>
              <w:ind w:firstLine="0"/>
            </w:pPr>
            <w:r>
              <w:rPr>
                <w:sz w:val="13"/>
              </w:rPr>
              <w:t>Neutro</w:t>
            </w:r>
          </w:p>
        </w:tc>
        <w:tc>
          <w:tcPr>
            <w:tcW w:w="655" w:type="dxa"/>
          </w:tcPr>
          <w:p w14:paraId="63859503" w14:textId="77777777" w:rsidR="006D1256" w:rsidRDefault="00000000">
            <w:pPr>
              <w:spacing w:after="0"/>
              <w:ind w:firstLine="0"/>
            </w:pPr>
            <w:r>
              <w:rPr>
                <w:sz w:val="13"/>
              </w:rPr>
              <w:t>134,0</w:t>
            </w:r>
          </w:p>
        </w:tc>
        <w:tc>
          <w:tcPr>
            <w:tcW w:w="655" w:type="dxa"/>
          </w:tcPr>
          <w:p w14:paraId="16B276B3" w14:textId="77777777" w:rsidR="006D1256" w:rsidRDefault="00000000">
            <w:pPr>
              <w:spacing w:after="0"/>
              <w:ind w:firstLine="0"/>
            </w:pPr>
            <w:r>
              <w:rPr>
                <w:sz w:val="13"/>
              </w:rPr>
              <w:t>95,3</w:t>
            </w:r>
          </w:p>
        </w:tc>
        <w:tc>
          <w:tcPr>
            <w:tcW w:w="655" w:type="dxa"/>
          </w:tcPr>
          <w:p w14:paraId="57806600" w14:textId="77777777" w:rsidR="006D1256" w:rsidRDefault="00000000">
            <w:pPr>
              <w:spacing w:after="0"/>
              <w:ind w:firstLine="0"/>
            </w:pPr>
            <w:r>
              <w:rPr>
                <w:sz w:val="13"/>
              </w:rPr>
              <w:t>99,0</w:t>
            </w:r>
          </w:p>
        </w:tc>
        <w:tc>
          <w:tcPr>
            <w:tcW w:w="655" w:type="dxa"/>
          </w:tcPr>
          <w:p w14:paraId="73D5F7F2" w14:textId="77777777" w:rsidR="006D1256" w:rsidRDefault="00000000">
            <w:pPr>
              <w:spacing w:after="0"/>
              <w:ind w:firstLine="0"/>
            </w:pPr>
            <w:r>
              <w:rPr>
                <w:sz w:val="13"/>
              </w:rPr>
              <w:t>23,7</w:t>
            </w:r>
          </w:p>
        </w:tc>
        <w:tc>
          <w:tcPr>
            <w:tcW w:w="655" w:type="dxa"/>
          </w:tcPr>
          <w:p w14:paraId="7295F8F8" w14:textId="77777777" w:rsidR="006D1256" w:rsidRDefault="00000000">
            <w:pPr>
              <w:spacing w:after="0"/>
              <w:ind w:firstLine="0"/>
            </w:pPr>
            <w:r>
              <w:rPr>
                <w:sz w:val="13"/>
              </w:rPr>
              <w:t>0,674</w:t>
            </w:r>
          </w:p>
        </w:tc>
        <w:tc>
          <w:tcPr>
            <w:tcW w:w="655" w:type="dxa"/>
          </w:tcPr>
          <w:p w14:paraId="7E7D3E3F" w14:textId="77777777" w:rsidR="006D1256" w:rsidRDefault="00000000">
            <w:pPr>
              <w:spacing w:after="0"/>
              <w:ind w:firstLine="0"/>
            </w:pPr>
            <w:r>
              <w:rPr>
                <w:sz w:val="13"/>
              </w:rPr>
              <w:t>0</w:t>
            </w:r>
          </w:p>
        </w:tc>
        <w:tc>
          <w:tcPr>
            <w:tcW w:w="655" w:type="dxa"/>
          </w:tcPr>
          <w:p w14:paraId="25C9F657" w14:textId="77777777" w:rsidR="006D1256" w:rsidRDefault="00000000">
            <w:pPr>
              <w:spacing w:after="0"/>
              <w:ind w:firstLine="0"/>
            </w:pPr>
            <w:r>
              <w:rPr>
                <w:sz w:val="13"/>
              </w:rPr>
              <w:t>111,6</w:t>
            </w:r>
          </w:p>
        </w:tc>
        <w:tc>
          <w:tcPr>
            <w:tcW w:w="655" w:type="dxa"/>
          </w:tcPr>
          <w:p w14:paraId="4FFC4065" w14:textId="77777777" w:rsidR="006D1256" w:rsidRDefault="00000000">
            <w:pPr>
              <w:spacing w:after="0"/>
              <w:ind w:firstLine="0"/>
            </w:pPr>
            <w:r>
              <w:rPr>
                <w:sz w:val="13"/>
              </w:rPr>
              <w:t>60,8</w:t>
            </w:r>
          </w:p>
        </w:tc>
        <w:tc>
          <w:tcPr>
            <w:tcW w:w="655" w:type="dxa"/>
          </w:tcPr>
          <w:p w14:paraId="1B3F45E6" w14:textId="77777777" w:rsidR="006D1256" w:rsidRDefault="00000000">
            <w:pPr>
              <w:spacing w:after="0"/>
              <w:ind w:firstLine="0"/>
            </w:pPr>
            <w:r>
              <w:rPr>
                <w:sz w:val="13"/>
              </w:rPr>
              <w:t>0,6</w:t>
            </w:r>
          </w:p>
        </w:tc>
        <w:tc>
          <w:tcPr>
            <w:tcW w:w="655" w:type="dxa"/>
          </w:tcPr>
          <w:p w14:paraId="65694EE9" w14:textId="77777777" w:rsidR="006D1256" w:rsidRDefault="00000000">
            <w:pPr>
              <w:spacing w:after="0"/>
              <w:ind w:firstLine="0"/>
            </w:pPr>
            <w:r>
              <w:rPr>
                <w:sz w:val="13"/>
              </w:rPr>
              <w:t>28,3</w:t>
            </w:r>
          </w:p>
        </w:tc>
        <w:tc>
          <w:tcPr>
            <w:tcW w:w="655" w:type="dxa"/>
          </w:tcPr>
          <w:p w14:paraId="14052FFE" w14:textId="77777777" w:rsidR="006D1256" w:rsidRDefault="00000000">
            <w:pPr>
              <w:spacing w:after="0"/>
              <w:ind w:firstLine="0"/>
            </w:pPr>
            <w:r>
              <w:rPr>
                <w:sz w:val="13"/>
              </w:rPr>
              <w:t>0,366</w:t>
            </w:r>
          </w:p>
        </w:tc>
        <w:tc>
          <w:tcPr>
            <w:tcW w:w="655" w:type="dxa"/>
          </w:tcPr>
          <w:p w14:paraId="260ED39B" w14:textId="77777777" w:rsidR="006D1256" w:rsidRDefault="00000000">
            <w:pPr>
              <w:spacing w:after="0"/>
              <w:ind w:firstLine="0"/>
            </w:pPr>
            <w:r>
              <w:rPr>
                <w:sz w:val="13"/>
              </w:rPr>
              <w:t>16725</w:t>
            </w:r>
          </w:p>
        </w:tc>
        <w:tc>
          <w:tcPr>
            <w:tcW w:w="655" w:type="dxa"/>
          </w:tcPr>
          <w:p w14:paraId="21D89ADB" w14:textId="77777777" w:rsidR="006D1256" w:rsidRDefault="00000000">
            <w:pPr>
              <w:spacing w:after="0"/>
              <w:ind w:firstLine="0"/>
            </w:pPr>
            <w:r>
              <w:rPr>
                <w:sz w:val="13"/>
              </w:rPr>
              <w:t>104,5</w:t>
            </w:r>
          </w:p>
        </w:tc>
        <w:tc>
          <w:tcPr>
            <w:tcW w:w="655" w:type="dxa"/>
          </w:tcPr>
          <w:p w14:paraId="0DB98A38" w14:textId="77777777" w:rsidR="006D1256" w:rsidRDefault="00000000">
            <w:pPr>
              <w:spacing w:after="0"/>
              <w:ind w:firstLine="0"/>
            </w:pPr>
            <w:r>
              <w:rPr>
                <w:sz w:val="13"/>
              </w:rPr>
              <w:t>56,4</w:t>
            </w:r>
          </w:p>
        </w:tc>
        <w:tc>
          <w:tcPr>
            <w:tcW w:w="655" w:type="dxa"/>
          </w:tcPr>
          <w:p w14:paraId="21F844D6" w14:textId="77777777" w:rsidR="006D1256" w:rsidRDefault="00000000">
            <w:pPr>
              <w:spacing w:after="0"/>
              <w:ind w:firstLine="0"/>
            </w:pPr>
            <w:r>
              <w:rPr>
                <w:sz w:val="13"/>
              </w:rPr>
              <w:t>21,1</w:t>
            </w:r>
          </w:p>
        </w:tc>
        <w:tc>
          <w:tcPr>
            <w:tcW w:w="655" w:type="dxa"/>
          </w:tcPr>
          <w:p w14:paraId="4C758BF3" w14:textId="77777777" w:rsidR="006D1256" w:rsidRDefault="00000000">
            <w:pPr>
              <w:spacing w:after="0"/>
              <w:ind w:firstLine="0"/>
            </w:pPr>
            <w:r>
              <w:rPr>
                <w:sz w:val="13"/>
              </w:rPr>
              <w:t>27,5</w:t>
            </w:r>
          </w:p>
        </w:tc>
        <w:tc>
          <w:tcPr>
            <w:tcW w:w="655" w:type="dxa"/>
          </w:tcPr>
          <w:p w14:paraId="5486CAAF" w14:textId="77777777" w:rsidR="006D1256" w:rsidRDefault="00000000">
            <w:pPr>
              <w:spacing w:after="0"/>
              <w:ind w:firstLine="0"/>
            </w:pPr>
            <w:r>
              <w:rPr>
                <w:sz w:val="13"/>
              </w:rPr>
              <w:t>0,338</w:t>
            </w:r>
          </w:p>
        </w:tc>
        <w:tc>
          <w:tcPr>
            <w:tcW w:w="655" w:type="dxa"/>
          </w:tcPr>
          <w:p w14:paraId="521A7A82" w14:textId="77777777" w:rsidR="006D1256" w:rsidRDefault="00000000">
            <w:pPr>
              <w:spacing w:after="0"/>
              <w:ind w:firstLine="0"/>
            </w:pPr>
            <w:r>
              <w:rPr>
                <w:sz w:val="13"/>
              </w:rPr>
              <w:t>575</w:t>
            </w:r>
          </w:p>
        </w:tc>
      </w:tr>
      <w:tr w:rsidR="006D1256" w14:paraId="1B9EFD26" w14:textId="77777777">
        <w:trPr>
          <w:jc w:val="center"/>
        </w:trPr>
        <w:tc>
          <w:tcPr>
            <w:tcW w:w="539" w:type="dxa"/>
          </w:tcPr>
          <w:p w14:paraId="4C141FAA" w14:textId="77777777" w:rsidR="006D1256" w:rsidRDefault="00000000">
            <w:pPr>
              <w:spacing w:after="0"/>
              <w:ind w:firstLine="0"/>
            </w:pPr>
            <w:r>
              <w:rPr>
                <w:sz w:val="13"/>
              </w:rPr>
              <w:t>2004</w:t>
            </w:r>
          </w:p>
        </w:tc>
        <w:tc>
          <w:tcPr>
            <w:tcW w:w="425" w:type="dxa"/>
          </w:tcPr>
          <w:p w14:paraId="3B0FA476" w14:textId="77777777" w:rsidR="006D1256" w:rsidRDefault="00000000">
            <w:pPr>
              <w:spacing w:after="0"/>
              <w:ind w:firstLine="0"/>
            </w:pPr>
            <w:r>
              <w:rPr>
                <w:sz w:val="13"/>
              </w:rPr>
              <w:t>7</w:t>
            </w:r>
          </w:p>
        </w:tc>
        <w:tc>
          <w:tcPr>
            <w:tcW w:w="539" w:type="dxa"/>
          </w:tcPr>
          <w:p w14:paraId="62250554" w14:textId="77777777" w:rsidR="006D1256" w:rsidRDefault="00000000">
            <w:pPr>
              <w:spacing w:after="0"/>
              <w:ind w:firstLine="0"/>
            </w:pPr>
            <w:r>
              <w:rPr>
                <w:sz w:val="13"/>
              </w:rPr>
              <w:t>0,39</w:t>
            </w:r>
          </w:p>
        </w:tc>
        <w:tc>
          <w:tcPr>
            <w:tcW w:w="709" w:type="dxa"/>
          </w:tcPr>
          <w:p w14:paraId="414A45C7" w14:textId="77777777" w:rsidR="006D1256" w:rsidRDefault="00000000">
            <w:pPr>
              <w:spacing w:after="0"/>
              <w:ind w:firstLine="0"/>
            </w:pPr>
            <w:r>
              <w:rPr>
                <w:sz w:val="13"/>
              </w:rPr>
              <w:t>Neutro</w:t>
            </w:r>
          </w:p>
        </w:tc>
        <w:tc>
          <w:tcPr>
            <w:tcW w:w="655" w:type="dxa"/>
          </w:tcPr>
          <w:p w14:paraId="5963AA19" w14:textId="77777777" w:rsidR="006D1256" w:rsidRDefault="00000000">
            <w:pPr>
              <w:spacing w:after="0"/>
              <w:ind w:firstLine="0"/>
            </w:pPr>
            <w:r>
              <w:rPr>
                <w:sz w:val="13"/>
              </w:rPr>
              <w:t>144,3</w:t>
            </w:r>
          </w:p>
        </w:tc>
        <w:tc>
          <w:tcPr>
            <w:tcW w:w="655" w:type="dxa"/>
          </w:tcPr>
          <w:p w14:paraId="5F8173DF" w14:textId="77777777" w:rsidR="006D1256" w:rsidRDefault="00000000">
            <w:pPr>
              <w:spacing w:after="0"/>
              <w:ind w:firstLine="0"/>
            </w:pPr>
            <w:r>
              <w:rPr>
                <w:sz w:val="13"/>
              </w:rPr>
              <w:t>91,7</w:t>
            </w:r>
          </w:p>
        </w:tc>
        <w:tc>
          <w:tcPr>
            <w:tcW w:w="655" w:type="dxa"/>
          </w:tcPr>
          <w:p w14:paraId="04471658" w14:textId="77777777" w:rsidR="006D1256" w:rsidRDefault="00000000">
            <w:pPr>
              <w:spacing w:after="0"/>
              <w:ind w:firstLine="0"/>
            </w:pPr>
            <w:r>
              <w:rPr>
                <w:sz w:val="13"/>
              </w:rPr>
              <w:t>83,1</w:t>
            </w:r>
          </w:p>
        </w:tc>
        <w:tc>
          <w:tcPr>
            <w:tcW w:w="655" w:type="dxa"/>
          </w:tcPr>
          <w:p w14:paraId="3630E9C3" w14:textId="77777777" w:rsidR="006D1256" w:rsidRDefault="00000000">
            <w:pPr>
              <w:spacing w:after="0"/>
              <w:ind w:firstLine="0"/>
            </w:pPr>
            <w:r>
              <w:rPr>
                <w:sz w:val="13"/>
              </w:rPr>
              <w:t>23,0</w:t>
            </w:r>
          </w:p>
        </w:tc>
        <w:tc>
          <w:tcPr>
            <w:tcW w:w="655" w:type="dxa"/>
          </w:tcPr>
          <w:p w14:paraId="0D84B5BC" w14:textId="77777777" w:rsidR="006D1256" w:rsidRDefault="00000000">
            <w:pPr>
              <w:spacing w:after="0"/>
              <w:ind w:firstLine="0"/>
            </w:pPr>
            <w:r>
              <w:rPr>
                <w:sz w:val="13"/>
              </w:rPr>
              <w:t>0,648</w:t>
            </w:r>
          </w:p>
        </w:tc>
        <w:tc>
          <w:tcPr>
            <w:tcW w:w="655" w:type="dxa"/>
          </w:tcPr>
          <w:p w14:paraId="373CA33F" w14:textId="77777777" w:rsidR="006D1256" w:rsidRDefault="00000000">
            <w:pPr>
              <w:spacing w:after="0"/>
              <w:ind w:firstLine="0"/>
            </w:pPr>
            <w:r>
              <w:rPr>
                <w:sz w:val="13"/>
              </w:rPr>
              <w:t>0</w:t>
            </w:r>
          </w:p>
        </w:tc>
        <w:tc>
          <w:tcPr>
            <w:tcW w:w="655" w:type="dxa"/>
          </w:tcPr>
          <w:p w14:paraId="2C4F7956" w14:textId="77777777" w:rsidR="006D1256" w:rsidRDefault="00000000">
            <w:pPr>
              <w:spacing w:after="0"/>
              <w:ind w:firstLine="0"/>
            </w:pPr>
            <w:r>
              <w:rPr>
                <w:sz w:val="13"/>
              </w:rPr>
              <w:t>96,8</w:t>
            </w:r>
          </w:p>
        </w:tc>
        <w:tc>
          <w:tcPr>
            <w:tcW w:w="655" w:type="dxa"/>
          </w:tcPr>
          <w:p w14:paraId="7FEE9CB9" w14:textId="77777777" w:rsidR="006D1256" w:rsidRDefault="00000000">
            <w:pPr>
              <w:spacing w:after="0"/>
              <w:ind w:firstLine="0"/>
            </w:pPr>
            <w:r>
              <w:rPr>
                <w:sz w:val="13"/>
              </w:rPr>
              <w:t>43,0</w:t>
            </w:r>
          </w:p>
        </w:tc>
        <w:tc>
          <w:tcPr>
            <w:tcW w:w="655" w:type="dxa"/>
          </w:tcPr>
          <w:p w14:paraId="7FFF6628" w14:textId="77777777" w:rsidR="006D1256" w:rsidRDefault="00000000">
            <w:pPr>
              <w:spacing w:after="0"/>
              <w:ind w:firstLine="0"/>
            </w:pPr>
            <w:r>
              <w:rPr>
                <w:sz w:val="13"/>
              </w:rPr>
              <w:t>0,4</w:t>
            </w:r>
          </w:p>
        </w:tc>
        <w:tc>
          <w:tcPr>
            <w:tcW w:w="655" w:type="dxa"/>
          </w:tcPr>
          <w:p w14:paraId="03FEFD9A" w14:textId="77777777" w:rsidR="006D1256" w:rsidRDefault="00000000">
            <w:pPr>
              <w:spacing w:after="0"/>
              <w:ind w:firstLine="0"/>
            </w:pPr>
            <w:r>
              <w:rPr>
                <w:sz w:val="13"/>
              </w:rPr>
              <w:t>28,9</w:t>
            </w:r>
          </w:p>
        </w:tc>
        <w:tc>
          <w:tcPr>
            <w:tcW w:w="655" w:type="dxa"/>
          </w:tcPr>
          <w:p w14:paraId="6853B42A" w14:textId="77777777" w:rsidR="006D1256" w:rsidRDefault="00000000">
            <w:pPr>
              <w:spacing w:after="0"/>
              <w:ind w:firstLine="0"/>
            </w:pPr>
            <w:r>
              <w:rPr>
                <w:sz w:val="13"/>
              </w:rPr>
              <w:t>0,228</w:t>
            </w:r>
          </w:p>
        </w:tc>
        <w:tc>
          <w:tcPr>
            <w:tcW w:w="655" w:type="dxa"/>
          </w:tcPr>
          <w:p w14:paraId="6E33AA70" w14:textId="77777777" w:rsidR="006D1256" w:rsidRDefault="00000000">
            <w:pPr>
              <w:spacing w:after="0"/>
              <w:ind w:firstLine="0"/>
            </w:pPr>
            <w:r>
              <w:rPr>
                <w:sz w:val="13"/>
              </w:rPr>
              <w:t>31975</w:t>
            </w:r>
          </w:p>
        </w:tc>
        <w:tc>
          <w:tcPr>
            <w:tcW w:w="655" w:type="dxa"/>
          </w:tcPr>
          <w:p w14:paraId="4F1E7C34" w14:textId="77777777" w:rsidR="006D1256" w:rsidRDefault="00000000">
            <w:pPr>
              <w:spacing w:after="0"/>
              <w:ind w:firstLine="0"/>
            </w:pPr>
            <w:r>
              <w:rPr>
                <w:sz w:val="13"/>
              </w:rPr>
              <w:t>97,1</w:t>
            </w:r>
          </w:p>
        </w:tc>
        <w:tc>
          <w:tcPr>
            <w:tcW w:w="655" w:type="dxa"/>
          </w:tcPr>
          <w:p w14:paraId="5F8FB7EC" w14:textId="77777777" w:rsidR="006D1256" w:rsidRDefault="00000000">
            <w:pPr>
              <w:spacing w:after="0"/>
              <w:ind w:firstLine="0"/>
            </w:pPr>
            <w:r>
              <w:rPr>
                <w:sz w:val="13"/>
              </w:rPr>
              <w:t>45,5</w:t>
            </w:r>
          </w:p>
        </w:tc>
        <w:tc>
          <w:tcPr>
            <w:tcW w:w="655" w:type="dxa"/>
          </w:tcPr>
          <w:p w14:paraId="278FBB31" w14:textId="77777777" w:rsidR="006D1256" w:rsidRDefault="00000000">
            <w:pPr>
              <w:spacing w:after="0"/>
              <w:ind w:firstLine="0"/>
            </w:pPr>
            <w:r>
              <w:rPr>
                <w:sz w:val="13"/>
              </w:rPr>
              <w:t>14,4</w:t>
            </w:r>
          </w:p>
        </w:tc>
        <w:tc>
          <w:tcPr>
            <w:tcW w:w="655" w:type="dxa"/>
          </w:tcPr>
          <w:p w14:paraId="500D1433" w14:textId="77777777" w:rsidR="006D1256" w:rsidRDefault="00000000">
            <w:pPr>
              <w:spacing w:after="0"/>
              <w:ind w:firstLine="0"/>
            </w:pPr>
            <w:r>
              <w:rPr>
                <w:sz w:val="13"/>
              </w:rPr>
              <w:t>28,0</w:t>
            </w:r>
          </w:p>
        </w:tc>
        <w:tc>
          <w:tcPr>
            <w:tcW w:w="655" w:type="dxa"/>
          </w:tcPr>
          <w:p w14:paraId="20CCDAB8" w14:textId="77777777" w:rsidR="006D1256" w:rsidRDefault="00000000">
            <w:pPr>
              <w:spacing w:after="0"/>
              <w:ind w:firstLine="0"/>
            </w:pPr>
            <w:r>
              <w:rPr>
                <w:sz w:val="13"/>
              </w:rPr>
              <w:t>0,260</w:t>
            </w:r>
          </w:p>
        </w:tc>
        <w:tc>
          <w:tcPr>
            <w:tcW w:w="655" w:type="dxa"/>
          </w:tcPr>
          <w:p w14:paraId="6DEF97C9" w14:textId="77777777" w:rsidR="006D1256" w:rsidRDefault="00000000">
            <w:pPr>
              <w:spacing w:after="0"/>
              <w:ind w:firstLine="0"/>
            </w:pPr>
            <w:r>
              <w:rPr>
                <w:sz w:val="13"/>
              </w:rPr>
              <w:t>1575</w:t>
            </w:r>
          </w:p>
        </w:tc>
      </w:tr>
      <w:tr w:rsidR="006D1256" w14:paraId="17BB9B4E" w14:textId="77777777">
        <w:trPr>
          <w:jc w:val="center"/>
        </w:trPr>
        <w:tc>
          <w:tcPr>
            <w:tcW w:w="539" w:type="dxa"/>
          </w:tcPr>
          <w:p w14:paraId="3D62497C" w14:textId="77777777" w:rsidR="006D1256" w:rsidRDefault="00000000">
            <w:pPr>
              <w:spacing w:after="0"/>
              <w:ind w:firstLine="0"/>
            </w:pPr>
            <w:r>
              <w:rPr>
                <w:sz w:val="13"/>
              </w:rPr>
              <w:t>2004</w:t>
            </w:r>
          </w:p>
        </w:tc>
        <w:tc>
          <w:tcPr>
            <w:tcW w:w="425" w:type="dxa"/>
          </w:tcPr>
          <w:p w14:paraId="7EA9FA1A" w14:textId="77777777" w:rsidR="006D1256" w:rsidRDefault="00000000">
            <w:pPr>
              <w:spacing w:after="0"/>
              <w:ind w:firstLine="0"/>
            </w:pPr>
            <w:r>
              <w:rPr>
                <w:sz w:val="13"/>
              </w:rPr>
              <w:t>8</w:t>
            </w:r>
          </w:p>
        </w:tc>
        <w:tc>
          <w:tcPr>
            <w:tcW w:w="539" w:type="dxa"/>
          </w:tcPr>
          <w:p w14:paraId="59ECB267" w14:textId="77777777" w:rsidR="006D1256" w:rsidRDefault="00000000">
            <w:pPr>
              <w:spacing w:after="0"/>
              <w:ind w:firstLine="0"/>
            </w:pPr>
            <w:r>
              <w:rPr>
                <w:sz w:val="13"/>
              </w:rPr>
              <w:t>0,54</w:t>
            </w:r>
          </w:p>
        </w:tc>
        <w:tc>
          <w:tcPr>
            <w:tcW w:w="709" w:type="dxa"/>
          </w:tcPr>
          <w:p w14:paraId="6884F61A" w14:textId="77777777" w:rsidR="006D1256" w:rsidRDefault="00000000">
            <w:pPr>
              <w:spacing w:after="0"/>
              <w:ind w:firstLine="0"/>
            </w:pPr>
            <w:r>
              <w:rPr>
                <w:sz w:val="13"/>
              </w:rPr>
              <w:t>El Niño</w:t>
            </w:r>
          </w:p>
        </w:tc>
        <w:tc>
          <w:tcPr>
            <w:tcW w:w="655" w:type="dxa"/>
          </w:tcPr>
          <w:p w14:paraId="4FE237BC" w14:textId="77777777" w:rsidR="006D1256" w:rsidRDefault="00000000">
            <w:pPr>
              <w:spacing w:after="0"/>
              <w:ind w:firstLine="0"/>
            </w:pPr>
            <w:r>
              <w:rPr>
                <w:sz w:val="13"/>
              </w:rPr>
              <w:t>161,1</w:t>
            </w:r>
          </w:p>
        </w:tc>
        <w:tc>
          <w:tcPr>
            <w:tcW w:w="655" w:type="dxa"/>
          </w:tcPr>
          <w:p w14:paraId="3480FD8A" w14:textId="77777777" w:rsidR="006D1256" w:rsidRDefault="00000000">
            <w:pPr>
              <w:spacing w:after="0"/>
              <w:ind w:firstLine="0"/>
            </w:pPr>
            <w:r>
              <w:rPr>
                <w:sz w:val="13"/>
              </w:rPr>
              <w:t>92,5</w:t>
            </w:r>
          </w:p>
        </w:tc>
        <w:tc>
          <w:tcPr>
            <w:tcW w:w="655" w:type="dxa"/>
          </w:tcPr>
          <w:p w14:paraId="538B7398" w14:textId="77777777" w:rsidR="006D1256" w:rsidRDefault="00000000">
            <w:pPr>
              <w:spacing w:after="0"/>
              <w:ind w:firstLine="0"/>
            </w:pPr>
            <w:r>
              <w:rPr>
                <w:sz w:val="13"/>
              </w:rPr>
              <w:t>31,8</w:t>
            </w:r>
          </w:p>
        </w:tc>
        <w:tc>
          <w:tcPr>
            <w:tcW w:w="655" w:type="dxa"/>
          </w:tcPr>
          <w:p w14:paraId="27DE6D9B" w14:textId="77777777" w:rsidR="006D1256" w:rsidRDefault="00000000">
            <w:pPr>
              <w:spacing w:after="0"/>
              <w:ind w:firstLine="0"/>
            </w:pPr>
            <w:r>
              <w:rPr>
                <w:sz w:val="13"/>
              </w:rPr>
              <w:t>26,2</w:t>
            </w:r>
          </w:p>
        </w:tc>
        <w:tc>
          <w:tcPr>
            <w:tcW w:w="655" w:type="dxa"/>
          </w:tcPr>
          <w:p w14:paraId="1B1F8F8E" w14:textId="77777777" w:rsidR="006D1256" w:rsidRDefault="00000000">
            <w:pPr>
              <w:spacing w:after="0"/>
              <w:ind w:firstLine="0"/>
            </w:pPr>
            <w:r>
              <w:rPr>
                <w:sz w:val="13"/>
              </w:rPr>
              <w:t>0,547</w:t>
            </w:r>
          </w:p>
        </w:tc>
        <w:tc>
          <w:tcPr>
            <w:tcW w:w="655" w:type="dxa"/>
          </w:tcPr>
          <w:p w14:paraId="24D2EF90" w14:textId="77777777" w:rsidR="006D1256" w:rsidRDefault="00000000">
            <w:pPr>
              <w:spacing w:after="0"/>
              <w:ind w:firstLine="0"/>
            </w:pPr>
            <w:r>
              <w:rPr>
                <w:sz w:val="13"/>
              </w:rPr>
              <w:t>1025</w:t>
            </w:r>
          </w:p>
        </w:tc>
        <w:tc>
          <w:tcPr>
            <w:tcW w:w="655" w:type="dxa"/>
          </w:tcPr>
          <w:p w14:paraId="4B3D2AE6" w14:textId="77777777" w:rsidR="006D1256" w:rsidRDefault="00000000">
            <w:pPr>
              <w:spacing w:after="0"/>
              <w:ind w:firstLine="0"/>
            </w:pPr>
            <w:r>
              <w:rPr>
                <w:sz w:val="13"/>
              </w:rPr>
              <w:t>65,9</w:t>
            </w:r>
          </w:p>
        </w:tc>
        <w:tc>
          <w:tcPr>
            <w:tcW w:w="655" w:type="dxa"/>
          </w:tcPr>
          <w:p w14:paraId="04A38D41" w14:textId="77777777" w:rsidR="006D1256" w:rsidRDefault="00000000">
            <w:pPr>
              <w:spacing w:after="0"/>
              <w:ind w:firstLine="0"/>
            </w:pPr>
            <w:r>
              <w:rPr>
                <w:sz w:val="13"/>
              </w:rPr>
              <w:t>31,6</w:t>
            </w:r>
          </w:p>
        </w:tc>
        <w:tc>
          <w:tcPr>
            <w:tcW w:w="655" w:type="dxa"/>
          </w:tcPr>
          <w:p w14:paraId="116EA5F9" w14:textId="77777777" w:rsidR="006D1256" w:rsidRDefault="00000000">
            <w:pPr>
              <w:spacing w:after="0"/>
              <w:ind w:firstLine="0"/>
            </w:pPr>
            <w:r>
              <w:rPr>
                <w:sz w:val="13"/>
              </w:rPr>
              <w:t>5,0</w:t>
            </w:r>
          </w:p>
        </w:tc>
        <w:tc>
          <w:tcPr>
            <w:tcW w:w="655" w:type="dxa"/>
          </w:tcPr>
          <w:p w14:paraId="5CE1ED24" w14:textId="77777777" w:rsidR="006D1256" w:rsidRDefault="00000000">
            <w:pPr>
              <w:spacing w:after="0"/>
              <w:ind w:firstLine="0"/>
            </w:pPr>
            <w:r>
              <w:rPr>
                <w:sz w:val="13"/>
              </w:rPr>
              <w:t>33,4</w:t>
            </w:r>
          </w:p>
        </w:tc>
        <w:tc>
          <w:tcPr>
            <w:tcW w:w="655" w:type="dxa"/>
          </w:tcPr>
          <w:p w14:paraId="625353F2" w14:textId="77777777" w:rsidR="006D1256" w:rsidRDefault="00000000">
            <w:pPr>
              <w:spacing w:after="0"/>
              <w:ind w:firstLine="0"/>
            </w:pPr>
            <w:r>
              <w:rPr>
                <w:sz w:val="13"/>
              </w:rPr>
              <w:t>0,140</w:t>
            </w:r>
          </w:p>
        </w:tc>
        <w:tc>
          <w:tcPr>
            <w:tcW w:w="655" w:type="dxa"/>
          </w:tcPr>
          <w:p w14:paraId="31C84AE6" w14:textId="77777777" w:rsidR="006D1256" w:rsidRDefault="00000000">
            <w:pPr>
              <w:spacing w:after="0"/>
              <w:ind w:firstLine="0"/>
            </w:pPr>
            <w:r>
              <w:rPr>
                <w:sz w:val="13"/>
              </w:rPr>
              <w:t>136600</w:t>
            </w:r>
          </w:p>
        </w:tc>
        <w:tc>
          <w:tcPr>
            <w:tcW w:w="655" w:type="dxa"/>
          </w:tcPr>
          <w:p w14:paraId="6BEE272E" w14:textId="77777777" w:rsidR="006D1256" w:rsidRDefault="00000000">
            <w:pPr>
              <w:spacing w:after="0"/>
              <w:ind w:firstLine="0"/>
            </w:pPr>
            <w:r>
              <w:rPr>
                <w:sz w:val="13"/>
              </w:rPr>
              <w:t>76,1</w:t>
            </w:r>
          </w:p>
        </w:tc>
        <w:tc>
          <w:tcPr>
            <w:tcW w:w="655" w:type="dxa"/>
          </w:tcPr>
          <w:p w14:paraId="2A61F072" w14:textId="77777777" w:rsidR="006D1256" w:rsidRDefault="00000000">
            <w:pPr>
              <w:spacing w:after="0"/>
              <w:ind w:firstLine="0"/>
            </w:pPr>
            <w:r>
              <w:rPr>
                <w:sz w:val="13"/>
              </w:rPr>
              <w:t>34,8</w:t>
            </w:r>
          </w:p>
        </w:tc>
        <w:tc>
          <w:tcPr>
            <w:tcW w:w="655" w:type="dxa"/>
          </w:tcPr>
          <w:p w14:paraId="0A520C13" w14:textId="77777777" w:rsidR="006D1256" w:rsidRDefault="00000000">
            <w:pPr>
              <w:spacing w:after="0"/>
              <w:ind w:firstLine="0"/>
            </w:pPr>
            <w:r>
              <w:rPr>
                <w:sz w:val="13"/>
              </w:rPr>
              <w:t>7,4</w:t>
            </w:r>
          </w:p>
        </w:tc>
        <w:tc>
          <w:tcPr>
            <w:tcW w:w="655" w:type="dxa"/>
          </w:tcPr>
          <w:p w14:paraId="08A5F365" w14:textId="77777777" w:rsidR="006D1256" w:rsidRDefault="00000000">
            <w:pPr>
              <w:spacing w:after="0"/>
              <w:ind w:firstLine="0"/>
            </w:pPr>
            <w:r>
              <w:rPr>
                <w:sz w:val="13"/>
              </w:rPr>
              <w:t>31,9</w:t>
            </w:r>
          </w:p>
        </w:tc>
        <w:tc>
          <w:tcPr>
            <w:tcW w:w="655" w:type="dxa"/>
          </w:tcPr>
          <w:p w14:paraId="61772FE6" w14:textId="77777777" w:rsidR="006D1256" w:rsidRDefault="00000000">
            <w:pPr>
              <w:spacing w:after="0"/>
              <w:ind w:firstLine="0"/>
            </w:pPr>
            <w:r>
              <w:rPr>
                <w:sz w:val="13"/>
              </w:rPr>
              <w:t>0,168</w:t>
            </w:r>
          </w:p>
        </w:tc>
        <w:tc>
          <w:tcPr>
            <w:tcW w:w="655" w:type="dxa"/>
          </w:tcPr>
          <w:p w14:paraId="34756BF6" w14:textId="77777777" w:rsidR="006D1256" w:rsidRDefault="00000000">
            <w:pPr>
              <w:spacing w:after="0"/>
              <w:ind w:firstLine="0"/>
            </w:pPr>
            <w:r>
              <w:rPr>
                <w:sz w:val="13"/>
              </w:rPr>
              <w:t>11850</w:t>
            </w:r>
          </w:p>
        </w:tc>
      </w:tr>
      <w:tr w:rsidR="006D1256" w14:paraId="777AB853" w14:textId="77777777">
        <w:trPr>
          <w:jc w:val="center"/>
        </w:trPr>
        <w:tc>
          <w:tcPr>
            <w:tcW w:w="539" w:type="dxa"/>
          </w:tcPr>
          <w:p w14:paraId="1341B822" w14:textId="77777777" w:rsidR="006D1256" w:rsidRDefault="00000000">
            <w:pPr>
              <w:spacing w:after="0"/>
              <w:ind w:firstLine="0"/>
            </w:pPr>
            <w:r>
              <w:rPr>
                <w:sz w:val="13"/>
              </w:rPr>
              <w:t>2004</w:t>
            </w:r>
          </w:p>
        </w:tc>
        <w:tc>
          <w:tcPr>
            <w:tcW w:w="425" w:type="dxa"/>
          </w:tcPr>
          <w:p w14:paraId="5B41BE0D" w14:textId="77777777" w:rsidR="006D1256" w:rsidRDefault="00000000">
            <w:pPr>
              <w:spacing w:after="0"/>
              <w:ind w:firstLine="0"/>
            </w:pPr>
            <w:r>
              <w:rPr>
                <w:sz w:val="13"/>
              </w:rPr>
              <w:t>9</w:t>
            </w:r>
          </w:p>
        </w:tc>
        <w:tc>
          <w:tcPr>
            <w:tcW w:w="539" w:type="dxa"/>
          </w:tcPr>
          <w:p w14:paraId="0424E06D" w14:textId="77777777" w:rsidR="006D1256" w:rsidRDefault="00000000">
            <w:pPr>
              <w:spacing w:after="0"/>
              <w:ind w:firstLine="0"/>
            </w:pPr>
            <w:r>
              <w:rPr>
                <w:sz w:val="13"/>
              </w:rPr>
              <w:t>0,58</w:t>
            </w:r>
          </w:p>
        </w:tc>
        <w:tc>
          <w:tcPr>
            <w:tcW w:w="709" w:type="dxa"/>
          </w:tcPr>
          <w:p w14:paraId="15C27810" w14:textId="77777777" w:rsidR="006D1256" w:rsidRDefault="00000000">
            <w:pPr>
              <w:spacing w:after="0"/>
              <w:ind w:firstLine="0"/>
            </w:pPr>
            <w:r>
              <w:rPr>
                <w:sz w:val="13"/>
              </w:rPr>
              <w:t>El Niño</w:t>
            </w:r>
          </w:p>
        </w:tc>
        <w:tc>
          <w:tcPr>
            <w:tcW w:w="655" w:type="dxa"/>
          </w:tcPr>
          <w:p w14:paraId="6084B5B5" w14:textId="77777777" w:rsidR="006D1256" w:rsidRDefault="00000000">
            <w:pPr>
              <w:spacing w:after="0"/>
              <w:ind w:firstLine="0"/>
            </w:pPr>
            <w:r>
              <w:rPr>
                <w:sz w:val="13"/>
              </w:rPr>
              <w:t>155,4</w:t>
            </w:r>
          </w:p>
        </w:tc>
        <w:tc>
          <w:tcPr>
            <w:tcW w:w="655" w:type="dxa"/>
          </w:tcPr>
          <w:p w14:paraId="5E3BCDEC" w14:textId="77777777" w:rsidR="006D1256" w:rsidRDefault="00000000">
            <w:pPr>
              <w:spacing w:after="0"/>
              <w:ind w:firstLine="0"/>
            </w:pPr>
            <w:r>
              <w:rPr>
                <w:sz w:val="13"/>
              </w:rPr>
              <w:t>85,5</w:t>
            </w:r>
          </w:p>
        </w:tc>
        <w:tc>
          <w:tcPr>
            <w:tcW w:w="655" w:type="dxa"/>
          </w:tcPr>
          <w:p w14:paraId="3757C986" w14:textId="77777777" w:rsidR="006D1256" w:rsidRDefault="00000000">
            <w:pPr>
              <w:spacing w:after="0"/>
              <w:ind w:firstLine="0"/>
            </w:pPr>
            <w:r>
              <w:rPr>
                <w:sz w:val="13"/>
              </w:rPr>
              <w:t>25,7</w:t>
            </w:r>
          </w:p>
        </w:tc>
        <w:tc>
          <w:tcPr>
            <w:tcW w:w="655" w:type="dxa"/>
          </w:tcPr>
          <w:p w14:paraId="3DDAFE02" w14:textId="77777777" w:rsidR="006D1256" w:rsidRDefault="00000000">
            <w:pPr>
              <w:spacing w:after="0"/>
              <w:ind w:firstLine="0"/>
            </w:pPr>
            <w:r>
              <w:rPr>
                <w:sz w:val="13"/>
              </w:rPr>
              <w:t>29,1</w:t>
            </w:r>
          </w:p>
        </w:tc>
        <w:tc>
          <w:tcPr>
            <w:tcW w:w="655" w:type="dxa"/>
          </w:tcPr>
          <w:p w14:paraId="154F74E3" w14:textId="77777777" w:rsidR="006D1256" w:rsidRDefault="00000000">
            <w:pPr>
              <w:spacing w:after="0"/>
              <w:ind w:firstLine="0"/>
            </w:pPr>
            <w:r>
              <w:rPr>
                <w:sz w:val="13"/>
              </w:rPr>
              <w:t>0,421</w:t>
            </w:r>
          </w:p>
        </w:tc>
        <w:tc>
          <w:tcPr>
            <w:tcW w:w="655" w:type="dxa"/>
          </w:tcPr>
          <w:p w14:paraId="2443D9FF" w14:textId="77777777" w:rsidR="006D1256" w:rsidRDefault="00000000">
            <w:pPr>
              <w:spacing w:after="0"/>
              <w:ind w:firstLine="0"/>
            </w:pPr>
            <w:r>
              <w:rPr>
                <w:sz w:val="13"/>
              </w:rPr>
              <w:t>3025</w:t>
            </w:r>
          </w:p>
        </w:tc>
        <w:tc>
          <w:tcPr>
            <w:tcW w:w="655" w:type="dxa"/>
          </w:tcPr>
          <w:p w14:paraId="5A0EC195" w14:textId="77777777" w:rsidR="006D1256" w:rsidRDefault="00000000">
            <w:pPr>
              <w:spacing w:after="0"/>
              <w:ind w:firstLine="0"/>
            </w:pPr>
            <w:r>
              <w:rPr>
                <w:sz w:val="13"/>
              </w:rPr>
              <w:t>34,4</w:t>
            </w:r>
          </w:p>
        </w:tc>
        <w:tc>
          <w:tcPr>
            <w:tcW w:w="655" w:type="dxa"/>
          </w:tcPr>
          <w:p w14:paraId="032568F1" w14:textId="77777777" w:rsidR="006D1256" w:rsidRDefault="00000000">
            <w:pPr>
              <w:spacing w:after="0"/>
              <w:ind w:firstLine="0"/>
            </w:pPr>
            <w:r>
              <w:rPr>
                <w:sz w:val="13"/>
              </w:rPr>
              <w:t>26,9</w:t>
            </w:r>
          </w:p>
        </w:tc>
        <w:tc>
          <w:tcPr>
            <w:tcW w:w="655" w:type="dxa"/>
          </w:tcPr>
          <w:p w14:paraId="4D37AA09" w14:textId="77777777" w:rsidR="006D1256" w:rsidRDefault="00000000">
            <w:pPr>
              <w:spacing w:after="0"/>
              <w:ind w:firstLine="0"/>
            </w:pPr>
            <w:r>
              <w:rPr>
                <w:sz w:val="13"/>
              </w:rPr>
              <w:t>0,8</w:t>
            </w:r>
          </w:p>
        </w:tc>
        <w:tc>
          <w:tcPr>
            <w:tcW w:w="655" w:type="dxa"/>
          </w:tcPr>
          <w:p w14:paraId="6B82F5DC" w14:textId="77777777" w:rsidR="006D1256" w:rsidRDefault="00000000">
            <w:pPr>
              <w:spacing w:after="0"/>
              <w:ind w:firstLine="0"/>
            </w:pPr>
            <w:r>
              <w:rPr>
                <w:sz w:val="13"/>
              </w:rPr>
              <w:t>37,6</w:t>
            </w:r>
          </w:p>
        </w:tc>
        <w:tc>
          <w:tcPr>
            <w:tcW w:w="655" w:type="dxa"/>
          </w:tcPr>
          <w:p w14:paraId="1A1EDA8E" w14:textId="77777777" w:rsidR="006D1256" w:rsidRDefault="00000000">
            <w:pPr>
              <w:spacing w:after="0"/>
              <w:ind w:firstLine="0"/>
            </w:pPr>
            <w:r>
              <w:rPr>
                <w:sz w:val="13"/>
              </w:rPr>
              <w:t>0,105</w:t>
            </w:r>
          </w:p>
        </w:tc>
        <w:tc>
          <w:tcPr>
            <w:tcW w:w="655" w:type="dxa"/>
          </w:tcPr>
          <w:p w14:paraId="2CB34723" w14:textId="77777777" w:rsidR="006D1256" w:rsidRDefault="00000000">
            <w:pPr>
              <w:spacing w:after="0"/>
              <w:ind w:firstLine="0"/>
            </w:pPr>
            <w:r>
              <w:rPr>
                <w:sz w:val="13"/>
              </w:rPr>
              <w:t>422525</w:t>
            </w:r>
          </w:p>
        </w:tc>
        <w:tc>
          <w:tcPr>
            <w:tcW w:w="655" w:type="dxa"/>
          </w:tcPr>
          <w:p w14:paraId="74BCE37A" w14:textId="77777777" w:rsidR="006D1256" w:rsidRDefault="00000000">
            <w:pPr>
              <w:spacing w:after="0"/>
              <w:ind w:firstLine="0"/>
            </w:pPr>
            <w:r>
              <w:rPr>
                <w:sz w:val="13"/>
              </w:rPr>
              <w:t>58,8</w:t>
            </w:r>
          </w:p>
        </w:tc>
        <w:tc>
          <w:tcPr>
            <w:tcW w:w="655" w:type="dxa"/>
          </w:tcPr>
          <w:p w14:paraId="0D6FB064" w14:textId="77777777" w:rsidR="006D1256" w:rsidRDefault="00000000">
            <w:pPr>
              <w:spacing w:after="0"/>
              <w:ind w:firstLine="0"/>
            </w:pPr>
            <w:r>
              <w:rPr>
                <w:sz w:val="13"/>
              </w:rPr>
              <w:t>27,1</w:t>
            </w:r>
          </w:p>
        </w:tc>
        <w:tc>
          <w:tcPr>
            <w:tcW w:w="655" w:type="dxa"/>
          </w:tcPr>
          <w:p w14:paraId="10CEA38E" w14:textId="77777777" w:rsidR="006D1256" w:rsidRDefault="00000000">
            <w:pPr>
              <w:spacing w:after="0"/>
              <w:ind w:firstLine="0"/>
            </w:pPr>
            <w:r>
              <w:rPr>
                <w:sz w:val="13"/>
              </w:rPr>
              <w:t>6,0</w:t>
            </w:r>
          </w:p>
        </w:tc>
        <w:tc>
          <w:tcPr>
            <w:tcW w:w="655" w:type="dxa"/>
          </w:tcPr>
          <w:p w14:paraId="62652D0A" w14:textId="77777777" w:rsidR="006D1256" w:rsidRDefault="00000000">
            <w:pPr>
              <w:spacing w:after="0"/>
              <w:ind w:firstLine="0"/>
            </w:pPr>
            <w:r>
              <w:rPr>
                <w:sz w:val="13"/>
              </w:rPr>
              <w:t>34,7</w:t>
            </w:r>
          </w:p>
        </w:tc>
        <w:tc>
          <w:tcPr>
            <w:tcW w:w="655" w:type="dxa"/>
          </w:tcPr>
          <w:p w14:paraId="5E7DCA26" w14:textId="77777777" w:rsidR="006D1256" w:rsidRDefault="00000000">
            <w:pPr>
              <w:spacing w:after="0"/>
              <w:ind w:firstLine="0"/>
            </w:pPr>
            <w:r>
              <w:rPr>
                <w:sz w:val="13"/>
              </w:rPr>
              <w:t>0,113</w:t>
            </w:r>
          </w:p>
        </w:tc>
        <w:tc>
          <w:tcPr>
            <w:tcW w:w="655" w:type="dxa"/>
          </w:tcPr>
          <w:p w14:paraId="1AC0F4C4" w14:textId="77777777" w:rsidR="006D1256" w:rsidRDefault="00000000">
            <w:pPr>
              <w:spacing w:after="0"/>
              <w:ind w:firstLine="0"/>
            </w:pPr>
            <w:r>
              <w:rPr>
                <w:sz w:val="13"/>
              </w:rPr>
              <w:t>41875</w:t>
            </w:r>
          </w:p>
        </w:tc>
      </w:tr>
      <w:tr w:rsidR="006D1256" w14:paraId="5EDC376F" w14:textId="77777777">
        <w:trPr>
          <w:jc w:val="center"/>
        </w:trPr>
        <w:tc>
          <w:tcPr>
            <w:tcW w:w="539" w:type="dxa"/>
          </w:tcPr>
          <w:p w14:paraId="39FE400A" w14:textId="77777777" w:rsidR="006D1256" w:rsidRDefault="00000000">
            <w:pPr>
              <w:spacing w:after="0"/>
              <w:ind w:firstLine="0"/>
            </w:pPr>
            <w:r>
              <w:rPr>
                <w:sz w:val="13"/>
              </w:rPr>
              <w:t>2004</w:t>
            </w:r>
          </w:p>
        </w:tc>
        <w:tc>
          <w:tcPr>
            <w:tcW w:w="425" w:type="dxa"/>
          </w:tcPr>
          <w:p w14:paraId="69EB8B15" w14:textId="77777777" w:rsidR="006D1256" w:rsidRDefault="00000000">
            <w:pPr>
              <w:spacing w:after="0"/>
              <w:ind w:firstLine="0"/>
            </w:pPr>
            <w:r>
              <w:rPr>
                <w:sz w:val="13"/>
              </w:rPr>
              <w:t>10</w:t>
            </w:r>
          </w:p>
        </w:tc>
        <w:tc>
          <w:tcPr>
            <w:tcW w:w="539" w:type="dxa"/>
          </w:tcPr>
          <w:p w14:paraId="0C43A177" w14:textId="77777777" w:rsidR="006D1256" w:rsidRDefault="00000000">
            <w:pPr>
              <w:spacing w:after="0"/>
              <w:ind w:firstLine="0"/>
            </w:pPr>
            <w:r>
              <w:rPr>
                <w:sz w:val="13"/>
              </w:rPr>
              <w:t>0,61</w:t>
            </w:r>
          </w:p>
        </w:tc>
        <w:tc>
          <w:tcPr>
            <w:tcW w:w="709" w:type="dxa"/>
          </w:tcPr>
          <w:p w14:paraId="1995F6E0" w14:textId="77777777" w:rsidR="006D1256" w:rsidRDefault="00000000">
            <w:pPr>
              <w:spacing w:after="0"/>
              <w:ind w:firstLine="0"/>
            </w:pPr>
            <w:r>
              <w:rPr>
                <w:sz w:val="13"/>
              </w:rPr>
              <w:t>El Niño</w:t>
            </w:r>
          </w:p>
        </w:tc>
        <w:tc>
          <w:tcPr>
            <w:tcW w:w="655" w:type="dxa"/>
          </w:tcPr>
          <w:p w14:paraId="292C9C09" w14:textId="77777777" w:rsidR="006D1256" w:rsidRDefault="00000000">
            <w:pPr>
              <w:spacing w:after="0"/>
              <w:ind w:firstLine="0"/>
            </w:pPr>
            <w:r>
              <w:rPr>
                <w:sz w:val="13"/>
              </w:rPr>
              <w:t>142,6</w:t>
            </w:r>
          </w:p>
        </w:tc>
        <w:tc>
          <w:tcPr>
            <w:tcW w:w="655" w:type="dxa"/>
          </w:tcPr>
          <w:p w14:paraId="2F6AC2A3" w14:textId="77777777" w:rsidR="006D1256" w:rsidRDefault="00000000">
            <w:pPr>
              <w:spacing w:after="0"/>
              <w:ind w:firstLine="0"/>
            </w:pPr>
            <w:r>
              <w:rPr>
                <w:sz w:val="13"/>
              </w:rPr>
              <w:t>91,6</w:t>
            </w:r>
          </w:p>
        </w:tc>
        <w:tc>
          <w:tcPr>
            <w:tcW w:w="655" w:type="dxa"/>
          </w:tcPr>
          <w:p w14:paraId="2DB9B7FD" w14:textId="77777777" w:rsidR="006D1256" w:rsidRDefault="00000000">
            <w:pPr>
              <w:spacing w:after="0"/>
              <w:ind w:firstLine="0"/>
            </w:pPr>
            <w:r>
              <w:rPr>
                <w:sz w:val="13"/>
              </w:rPr>
              <w:t>62,2</w:t>
            </w:r>
          </w:p>
        </w:tc>
        <w:tc>
          <w:tcPr>
            <w:tcW w:w="655" w:type="dxa"/>
          </w:tcPr>
          <w:p w14:paraId="48D43768" w14:textId="77777777" w:rsidR="006D1256" w:rsidRDefault="00000000">
            <w:pPr>
              <w:spacing w:after="0"/>
              <w:ind w:firstLine="0"/>
            </w:pPr>
            <w:r>
              <w:rPr>
                <w:sz w:val="13"/>
              </w:rPr>
              <w:t>31,5</w:t>
            </w:r>
          </w:p>
        </w:tc>
        <w:tc>
          <w:tcPr>
            <w:tcW w:w="655" w:type="dxa"/>
          </w:tcPr>
          <w:p w14:paraId="105E6A19" w14:textId="77777777" w:rsidR="006D1256" w:rsidRDefault="00000000">
            <w:pPr>
              <w:spacing w:after="0"/>
              <w:ind w:firstLine="0"/>
            </w:pPr>
            <w:r>
              <w:rPr>
                <w:sz w:val="13"/>
              </w:rPr>
              <w:t>0,406</w:t>
            </w:r>
          </w:p>
        </w:tc>
        <w:tc>
          <w:tcPr>
            <w:tcW w:w="655" w:type="dxa"/>
          </w:tcPr>
          <w:p w14:paraId="11190858" w14:textId="77777777" w:rsidR="006D1256" w:rsidRDefault="00000000">
            <w:pPr>
              <w:spacing w:after="0"/>
              <w:ind w:firstLine="0"/>
            </w:pPr>
            <w:r>
              <w:rPr>
                <w:sz w:val="13"/>
              </w:rPr>
              <w:t>6250</w:t>
            </w:r>
          </w:p>
        </w:tc>
        <w:tc>
          <w:tcPr>
            <w:tcW w:w="655" w:type="dxa"/>
          </w:tcPr>
          <w:p w14:paraId="0861C17C" w14:textId="77777777" w:rsidR="006D1256" w:rsidRDefault="00000000">
            <w:pPr>
              <w:spacing w:after="0"/>
              <w:ind w:firstLine="0"/>
            </w:pPr>
            <w:r>
              <w:rPr>
                <w:sz w:val="13"/>
              </w:rPr>
              <w:t>55,5</w:t>
            </w:r>
          </w:p>
        </w:tc>
        <w:tc>
          <w:tcPr>
            <w:tcW w:w="655" w:type="dxa"/>
          </w:tcPr>
          <w:p w14:paraId="2948574A" w14:textId="77777777" w:rsidR="006D1256" w:rsidRDefault="00000000">
            <w:pPr>
              <w:spacing w:after="0"/>
              <w:ind w:firstLine="0"/>
            </w:pPr>
            <w:r>
              <w:rPr>
                <w:sz w:val="13"/>
              </w:rPr>
              <w:t>44,7</w:t>
            </w:r>
          </w:p>
        </w:tc>
        <w:tc>
          <w:tcPr>
            <w:tcW w:w="655" w:type="dxa"/>
          </w:tcPr>
          <w:p w14:paraId="57496FEC" w14:textId="77777777" w:rsidR="006D1256" w:rsidRDefault="00000000">
            <w:pPr>
              <w:spacing w:after="0"/>
              <w:ind w:firstLine="0"/>
            </w:pPr>
            <w:r>
              <w:rPr>
                <w:sz w:val="13"/>
              </w:rPr>
              <w:t>81,9</w:t>
            </w:r>
          </w:p>
        </w:tc>
        <w:tc>
          <w:tcPr>
            <w:tcW w:w="655" w:type="dxa"/>
          </w:tcPr>
          <w:p w14:paraId="375799DC" w14:textId="77777777" w:rsidR="006D1256" w:rsidRDefault="00000000">
            <w:pPr>
              <w:spacing w:after="0"/>
              <w:ind w:firstLine="0"/>
            </w:pPr>
            <w:r>
              <w:rPr>
                <w:sz w:val="13"/>
              </w:rPr>
              <w:t>38,7</w:t>
            </w:r>
          </w:p>
        </w:tc>
        <w:tc>
          <w:tcPr>
            <w:tcW w:w="655" w:type="dxa"/>
          </w:tcPr>
          <w:p w14:paraId="36B660B1" w14:textId="77777777" w:rsidR="006D1256" w:rsidRDefault="00000000">
            <w:pPr>
              <w:spacing w:after="0"/>
              <w:ind w:firstLine="0"/>
            </w:pPr>
            <w:r>
              <w:rPr>
                <w:sz w:val="13"/>
              </w:rPr>
              <w:t>0,180</w:t>
            </w:r>
          </w:p>
        </w:tc>
        <w:tc>
          <w:tcPr>
            <w:tcW w:w="655" w:type="dxa"/>
          </w:tcPr>
          <w:p w14:paraId="0DA842FE" w14:textId="77777777" w:rsidR="006D1256" w:rsidRDefault="00000000">
            <w:pPr>
              <w:spacing w:after="0"/>
              <w:ind w:firstLine="0"/>
            </w:pPr>
            <w:r>
              <w:rPr>
                <w:sz w:val="13"/>
              </w:rPr>
              <w:t>233825</w:t>
            </w:r>
          </w:p>
        </w:tc>
        <w:tc>
          <w:tcPr>
            <w:tcW w:w="655" w:type="dxa"/>
          </w:tcPr>
          <w:p w14:paraId="0B1EB1D7" w14:textId="77777777" w:rsidR="006D1256" w:rsidRDefault="00000000">
            <w:pPr>
              <w:spacing w:after="0"/>
              <w:ind w:firstLine="0"/>
            </w:pPr>
            <w:r>
              <w:rPr>
                <w:sz w:val="13"/>
              </w:rPr>
              <w:t>51,3</w:t>
            </w:r>
          </w:p>
        </w:tc>
        <w:tc>
          <w:tcPr>
            <w:tcW w:w="655" w:type="dxa"/>
          </w:tcPr>
          <w:p w14:paraId="339934FC" w14:textId="77777777" w:rsidR="006D1256" w:rsidRDefault="00000000">
            <w:pPr>
              <w:spacing w:after="0"/>
              <w:ind w:firstLine="0"/>
            </w:pPr>
            <w:r>
              <w:rPr>
                <w:sz w:val="13"/>
              </w:rPr>
              <w:t>30,6</w:t>
            </w:r>
          </w:p>
        </w:tc>
        <w:tc>
          <w:tcPr>
            <w:tcW w:w="655" w:type="dxa"/>
          </w:tcPr>
          <w:p w14:paraId="17928403" w14:textId="77777777" w:rsidR="006D1256" w:rsidRDefault="00000000">
            <w:pPr>
              <w:spacing w:after="0"/>
              <w:ind w:firstLine="0"/>
            </w:pPr>
            <w:r>
              <w:rPr>
                <w:sz w:val="13"/>
              </w:rPr>
              <w:t>33,0</w:t>
            </w:r>
          </w:p>
        </w:tc>
        <w:tc>
          <w:tcPr>
            <w:tcW w:w="655" w:type="dxa"/>
          </w:tcPr>
          <w:p w14:paraId="6ADF201C" w14:textId="77777777" w:rsidR="006D1256" w:rsidRDefault="00000000">
            <w:pPr>
              <w:spacing w:after="0"/>
              <w:ind w:firstLine="0"/>
            </w:pPr>
            <w:r>
              <w:rPr>
                <w:sz w:val="13"/>
              </w:rPr>
              <w:t>38,3</w:t>
            </w:r>
          </w:p>
        </w:tc>
        <w:tc>
          <w:tcPr>
            <w:tcW w:w="655" w:type="dxa"/>
          </w:tcPr>
          <w:p w14:paraId="0CDFB4C8" w14:textId="77777777" w:rsidR="006D1256" w:rsidRDefault="00000000">
            <w:pPr>
              <w:spacing w:after="0"/>
              <w:ind w:firstLine="0"/>
            </w:pPr>
            <w:r>
              <w:rPr>
                <w:sz w:val="13"/>
              </w:rPr>
              <w:t>0,120</w:t>
            </w:r>
          </w:p>
        </w:tc>
        <w:tc>
          <w:tcPr>
            <w:tcW w:w="655" w:type="dxa"/>
          </w:tcPr>
          <w:p w14:paraId="7D2711A1" w14:textId="77777777" w:rsidR="006D1256" w:rsidRDefault="00000000">
            <w:pPr>
              <w:spacing w:after="0"/>
              <w:ind w:firstLine="0"/>
            </w:pPr>
            <w:r>
              <w:rPr>
                <w:sz w:val="13"/>
              </w:rPr>
              <w:t>54575</w:t>
            </w:r>
          </w:p>
        </w:tc>
      </w:tr>
      <w:tr w:rsidR="006D1256" w14:paraId="3AFDBD87" w14:textId="77777777">
        <w:trPr>
          <w:jc w:val="center"/>
        </w:trPr>
        <w:tc>
          <w:tcPr>
            <w:tcW w:w="539" w:type="dxa"/>
          </w:tcPr>
          <w:p w14:paraId="41479788" w14:textId="77777777" w:rsidR="006D1256" w:rsidRDefault="00000000">
            <w:pPr>
              <w:spacing w:after="0"/>
              <w:ind w:firstLine="0"/>
            </w:pPr>
            <w:r>
              <w:rPr>
                <w:sz w:val="13"/>
              </w:rPr>
              <w:t>2004</w:t>
            </w:r>
          </w:p>
        </w:tc>
        <w:tc>
          <w:tcPr>
            <w:tcW w:w="425" w:type="dxa"/>
          </w:tcPr>
          <w:p w14:paraId="728D200F" w14:textId="77777777" w:rsidR="006D1256" w:rsidRDefault="00000000">
            <w:pPr>
              <w:spacing w:after="0"/>
              <w:ind w:firstLine="0"/>
            </w:pPr>
            <w:r>
              <w:rPr>
                <w:sz w:val="13"/>
              </w:rPr>
              <w:t>11</w:t>
            </w:r>
          </w:p>
        </w:tc>
        <w:tc>
          <w:tcPr>
            <w:tcW w:w="539" w:type="dxa"/>
          </w:tcPr>
          <w:p w14:paraId="2B13CF9E" w14:textId="77777777" w:rsidR="006D1256" w:rsidRDefault="00000000">
            <w:pPr>
              <w:spacing w:after="0"/>
              <w:ind w:firstLine="0"/>
            </w:pPr>
            <w:r>
              <w:rPr>
                <w:sz w:val="13"/>
              </w:rPr>
              <w:t>0,64</w:t>
            </w:r>
          </w:p>
        </w:tc>
        <w:tc>
          <w:tcPr>
            <w:tcW w:w="709" w:type="dxa"/>
          </w:tcPr>
          <w:p w14:paraId="3210B717" w14:textId="77777777" w:rsidR="006D1256" w:rsidRDefault="00000000">
            <w:pPr>
              <w:spacing w:after="0"/>
              <w:ind w:firstLine="0"/>
            </w:pPr>
            <w:r>
              <w:rPr>
                <w:sz w:val="13"/>
              </w:rPr>
              <w:t>El Niño</w:t>
            </w:r>
          </w:p>
        </w:tc>
        <w:tc>
          <w:tcPr>
            <w:tcW w:w="655" w:type="dxa"/>
          </w:tcPr>
          <w:p w14:paraId="464CCD43" w14:textId="77777777" w:rsidR="006D1256" w:rsidRDefault="00000000">
            <w:pPr>
              <w:spacing w:after="0"/>
              <w:ind w:firstLine="0"/>
            </w:pPr>
            <w:r>
              <w:rPr>
                <w:sz w:val="13"/>
              </w:rPr>
              <w:t>142,4</w:t>
            </w:r>
          </w:p>
        </w:tc>
        <w:tc>
          <w:tcPr>
            <w:tcW w:w="655" w:type="dxa"/>
          </w:tcPr>
          <w:p w14:paraId="0B6B705D" w14:textId="77777777" w:rsidR="006D1256" w:rsidRDefault="00000000">
            <w:pPr>
              <w:spacing w:after="0"/>
              <w:ind w:firstLine="0"/>
            </w:pPr>
            <w:r>
              <w:rPr>
                <w:sz w:val="13"/>
              </w:rPr>
              <w:t>110,3</w:t>
            </w:r>
          </w:p>
        </w:tc>
        <w:tc>
          <w:tcPr>
            <w:tcW w:w="655" w:type="dxa"/>
          </w:tcPr>
          <w:p w14:paraId="33C25E47" w14:textId="77777777" w:rsidR="006D1256" w:rsidRDefault="00000000">
            <w:pPr>
              <w:spacing w:after="0"/>
              <w:ind w:firstLine="0"/>
            </w:pPr>
            <w:r>
              <w:rPr>
                <w:sz w:val="13"/>
              </w:rPr>
              <w:t>157,3</w:t>
            </w:r>
          </w:p>
        </w:tc>
        <w:tc>
          <w:tcPr>
            <w:tcW w:w="655" w:type="dxa"/>
          </w:tcPr>
          <w:p w14:paraId="42A79000" w14:textId="77777777" w:rsidR="006D1256" w:rsidRDefault="00000000">
            <w:pPr>
              <w:spacing w:after="0"/>
              <w:ind w:firstLine="0"/>
            </w:pPr>
            <w:r>
              <w:rPr>
                <w:sz w:val="13"/>
              </w:rPr>
              <w:t>31,6</w:t>
            </w:r>
          </w:p>
        </w:tc>
        <w:tc>
          <w:tcPr>
            <w:tcW w:w="655" w:type="dxa"/>
          </w:tcPr>
          <w:p w14:paraId="314C3168" w14:textId="77777777" w:rsidR="006D1256" w:rsidRDefault="00000000">
            <w:pPr>
              <w:spacing w:after="0"/>
              <w:ind w:firstLine="0"/>
            </w:pPr>
            <w:r>
              <w:rPr>
                <w:sz w:val="13"/>
              </w:rPr>
              <w:t>0,500</w:t>
            </w:r>
          </w:p>
        </w:tc>
        <w:tc>
          <w:tcPr>
            <w:tcW w:w="655" w:type="dxa"/>
          </w:tcPr>
          <w:p w14:paraId="531041B7" w14:textId="77777777" w:rsidR="006D1256" w:rsidRDefault="00000000">
            <w:pPr>
              <w:spacing w:after="0"/>
              <w:ind w:firstLine="0"/>
            </w:pPr>
            <w:r>
              <w:rPr>
                <w:sz w:val="13"/>
              </w:rPr>
              <w:t>5150</w:t>
            </w:r>
          </w:p>
        </w:tc>
        <w:tc>
          <w:tcPr>
            <w:tcW w:w="655" w:type="dxa"/>
          </w:tcPr>
          <w:p w14:paraId="31B5E8A4" w14:textId="77777777" w:rsidR="006D1256" w:rsidRDefault="00000000">
            <w:pPr>
              <w:spacing w:after="0"/>
              <w:ind w:firstLine="0"/>
            </w:pPr>
            <w:r>
              <w:rPr>
                <w:sz w:val="13"/>
              </w:rPr>
              <w:t>71,1</w:t>
            </w:r>
          </w:p>
        </w:tc>
        <w:tc>
          <w:tcPr>
            <w:tcW w:w="655" w:type="dxa"/>
          </w:tcPr>
          <w:p w14:paraId="2AAAA948" w14:textId="77777777" w:rsidR="006D1256" w:rsidRDefault="00000000">
            <w:pPr>
              <w:spacing w:after="0"/>
              <w:ind w:firstLine="0"/>
            </w:pPr>
            <w:r>
              <w:rPr>
                <w:sz w:val="13"/>
              </w:rPr>
              <w:t>67,2</w:t>
            </w:r>
          </w:p>
        </w:tc>
        <w:tc>
          <w:tcPr>
            <w:tcW w:w="655" w:type="dxa"/>
          </w:tcPr>
          <w:p w14:paraId="702CF07E" w14:textId="77777777" w:rsidR="006D1256" w:rsidRDefault="00000000">
            <w:pPr>
              <w:spacing w:after="0"/>
              <w:ind w:firstLine="0"/>
            </w:pPr>
            <w:r>
              <w:rPr>
                <w:sz w:val="13"/>
              </w:rPr>
              <w:t>149,1</w:t>
            </w:r>
          </w:p>
        </w:tc>
        <w:tc>
          <w:tcPr>
            <w:tcW w:w="655" w:type="dxa"/>
          </w:tcPr>
          <w:p w14:paraId="0712FA9A" w14:textId="77777777" w:rsidR="006D1256" w:rsidRDefault="00000000">
            <w:pPr>
              <w:spacing w:after="0"/>
              <w:ind w:firstLine="0"/>
            </w:pPr>
            <w:r>
              <w:rPr>
                <w:sz w:val="13"/>
              </w:rPr>
              <w:t>36,3</w:t>
            </w:r>
          </w:p>
        </w:tc>
        <w:tc>
          <w:tcPr>
            <w:tcW w:w="655" w:type="dxa"/>
          </w:tcPr>
          <w:p w14:paraId="7E249DEA" w14:textId="77777777" w:rsidR="006D1256" w:rsidRDefault="00000000">
            <w:pPr>
              <w:spacing w:after="0"/>
              <w:ind w:firstLine="0"/>
            </w:pPr>
            <w:r>
              <w:rPr>
                <w:sz w:val="13"/>
              </w:rPr>
              <w:t>0,296</w:t>
            </w:r>
          </w:p>
        </w:tc>
        <w:tc>
          <w:tcPr>
            <w:tcW w:w="655" w:type="dxa"/>
          </w:tcPr>
          <w:p w14:paraId="5DCB0E25" w14:textId="77777777" w:rsidR="006D1256" w:rsidRDefault="00000000">
            <w:pPr>
              <w:spacing w:after="0"/>
              <w:ind w:firstLine="0"/>
            </w:pPr>
            <w:r>
              <w:rPr>
                <w:sz w:val="13"/>
              </w:rPr>
              <w:t>40975</w:t>
            </w:r>
          </w:p>
        </w:tc>
        <w:tc>
          <w:tcPr>
            <w:tcW w:w="655" w:type="dxa"/>
          </w:tcPr>
          <w:p w14:paraId="51EA9042" w14:textId="77777777" w:rsidR="006D1256" w:rsidRDefault="00000000">
            <w:pPr>
              <w:spacing w:after="0"/>
              <w:ind w:firstLine="0"/>
            </w:pPr>
            <w:r>
              <w:rPr>
                <w:sz w:val="13"/>
              </w:rPr>
              <w:t>70,2</w:t>
            </w:r>
          </w:p>
        </w:tc>
        <w:tc>
          <w:tcPr>
            <w:tcW w:w="655" w:type="dxa"/>
          </w:tcPr>
          <w:p w14:paraId="2EAD269E" w14:textId="77777777" w:rsidR="006D1256" w:rsidRDefault="00000000">
            <w:pPr>
              <w:spacing w:after="0"/>
              <w:ind w:firstLine="0"/>
            </w:pPr>
            <w:r>
              <w:rPr>
                <w:sz w:val="13"/>
              </w:rPr>
              <w:t>56,2</w:t>
            </w:r>
          </w:p>
        </w:tc>
        <w:tc>
          <w:tcPr>
            <w:tcW w:w="655" w:type="dxa"/>
          </w:tcPr>
          <w:p w14:paraId="43AF51CA" w14:textId="77777777" w:rsidR="006D1256" w:rsidRDefault="00000000">
            <w:pPr>
              <w:spacing w:after="0"/>
              <w:ind w:firstLine="0"/>
            </w:pPr>
            <w:r>
              <w:rPr>
                <w:sz w:val="13"/>
              </w:rPr>
              <w:t>123,0</w:t>
            </w:r>
          </w:p>
        </w:tc>
        <w:tc>
          <w:tcPr>
            <w:tcW w:w="655" w:type="dxa"/>
          </w:tcPr>
          <w:p w14:paraId="37E19CC8" w14:textId="77777777" w:rsidR="006D1256" w:rsidRDefault="00000000">
            <w:pPr>
              <w:spacing w:after="0"/>
              <w:ind w:firstLine="0"/>
            </w:pPr>
            <w:r>
              <w:rPr>
                <w:sz w:val="13"/>
              </w:rPr>
              <w:t>36,7</w:t>
            </w:r>
          </w:p>
        </w:tc>
        <w:tc>
          <w:tcPr>
            <w:tcW w:w="655" w:type="dxa"/>
          </w:tcPr>
          <w:p w14:paraId="65487BCC" w14:textId="77777777" w:rsidR="006D1256" w:rsidRDefault="00000000">
            <w:pPr>
              <w:spacing w:after="0"/>
              <w:ind w:firstLine="0"/>
            </w:pPr>
            <w:r>
              <w:rPr>
                <w:sz w:val="13"/>
              </w:rPr>
              <w:t>0,234</w:t>
            </w:r>
          </w:p>
        </w:tc>
        <w:tc>
          <w:tcPr>
            <w:tcW w:w="655" w:type="dxa"/>
          </w:tcPr>
          <w:p w14:paraId="28C22477" w14:textId="77777777" w:rsidR="006D1256" w:rsidRDefault="00000000">
            <w:pPr>
              <w:spacing w:after="0"/>
              <w:ind w:firstLine="0"/>
            </w:pPr>
            <w:r>
              <w:rPr>
                <w:sz w:val="13"/>
              </w:rPr>
              <w:t>27075</w:t>
            </w:r>
          </w:p>
        </w:tc>
      </w:tr>
      <w:tr w:rsidR="006D1256" w14:paraId="41D59998" w14:textId="77777777">
        <w:trPr>
          <w:jc w:val="center"/>
        </w:trPr>
        <w:tc>
          <w:tcPr>
            <w:tcW w:w="539" w:type="dxa"/>
          </w:tcPr>
          <w:p w14:paraId="335CA4C8" w14:textId="77777777" w:rsidR="006D1256" w:rsidRDefault="00000000">
            <w:pPr>
              <w:spacing w:after="0"/>
              <w:ind w:firstLine="0"/>
            </w:pPr>
            <w:r>
              <w:rPr>
                <w:sz w:val="13"/>
              </w:rPr>
              <w:t>2004</w:t>
            </w:r>
          </w:p>
        </w:tc>
        <w:tc>
          <w:tcPr>
            <w:tcW w:w="425" w:type="dxa"/>
          </w:tcPr>
          <w:p w14:paraId="042A641A" w14:textId="77777777" w:rsidR="006D1256" w:rsidRDefault="00000000">
            <w:pPr>
              <w:spacing w:after="0"/>
              <w:ind w:firstLine="0"/>
            </w:pPr>
            <w:r>
              <w:rPr>
                <w:sz w:val="13"/>
              </w:rPr>
              <w:t>12</w:t>
            </w:r>
          </w:p>
        </w:tc>
        <w:tc>
          <w:tcPr>
            <w:tcW w:w="539" w:type="dxa"/>
          </w:tcPr>
          <w:p w14:paraId="694EEBF2" w14:textId="77777777" w:rsidR="006D1256" w:rsidRDefault="00000000">
            <w:pPr>
              <w:spacing w:after="0"/>
              <w:ind w:firstLine="0"/>
            </w:pPr>
            <w:r>
              <w:rPr>
                <w:sz w:val="13"/>
              </w:rPr>
              <w:t>0,71</w:t>
            </w:r>
          </w:p>
        </w:tc>
        <w:tc>
          <w:tcPr>
            <w:tcW w:w="709" w:type="dxa"/>
          </w:tcPr>
          <w:p w14:paraId="13BE8D17" w14:textId="77777777" w:rsidR="006D1256" w:rsidRDefault="00000000">
            <w:pPr>
              <w:spacing w:after="0"/>
              <w:ind w:firstLine="0"/>
            </w:pPr>
            <w:r>
              <w:rPr>
                <w:sz w:val="13"/>
              </w:rPr>
              <w:t>El Niño</w:t>
            </w:r>
          </w:p>
        </w:tc>
        <w:tc>
          <w:tcPr>
            <w:tcW w:w="655" w:type="dxa"/>
          </w:tcPr>
          <w:p w14:paraId="10376D98" w14:textId="77777777" w:rsidR="006D1256" w:rsidRDefault="00000000">
            <w:pPr>
              <w:spacing w:after="0"/>
              <w:ind w:firstLine="0"/>
            </w:pPr>
            <w:r>
              <w:rPr>
                <w:sz w:val="13"/>
              </w:rPr>
              <w:t>145,3</w:t>
            </w:r>
          </w:p>
        </w:tc>
        <w:tc>
          <w:tcPr>
            <w:tcW w:w="655" w:type="dxa"/>
          </w:tcPr>
          <w:p w14:paraId="39742993" w14:textId="77777777" w:rsidR="006D1256" w:rsidRDefault="00000000">
            <w:pPr>
              <w:spacing w:after="0"/>
              <w:ind w:firstLine="0"/>
            </w:pPr>
            <w:r>
              <w:rPr>
                <w:sz w:val="13"/>
              </w:rPr>
              <w:t>110,0</w:t>
            </w:r>
          </w:p>
        </w:tc>
        <w:tc>
          <w:tcPr>
            <w:tcW w:w="655" w:type="dxa"/>
          </w:tcPr>
          <w:p w14:paraId="386BBF93" w14:textId="77777777" w:rsidR="006D1256" w:rsidRDefault="00000000">
            <w:pPr>
              <w:spacing w:after="0"/>
              <w:ind w:firstLine="0"/>
            </w:pPr>
            <w:r>
              <w:rPr>
                <w:sz w:val="13"/>
              </w:rPr>
              <w:t>57,7</w:t>
            </w:r>
          </w:p>
        </w:tc>
        <w:tc>
          <w:tcPr>
            <w:tcW w:w="655" w:type="dxa"/>
          </w:tcPr>
          <w:p w14:paraId="18A135B5" w14:textId="77777777" w:rsidR="006D1256" w:rsidRDefault="00000000">
            <w:pPr>
              <w:spacing w:after="0"/>
              <w:ind w:firstLine="0"/>
            </w:pPr>
            <w:r>
              <w:rPr>
                <w:sz w:val="13"/>
              </w:rPr>
              <w:t>30,9</w:t>
            </w:r>
          </w:p>
        </w:tc>
        <w:tc>
          <w:tcPr>
            <w:tcW w:w="655" w:type="dxa"/>
          </w:tcPr>
          <w:p w14:paraId="7B962948" w14:textId="77777777" w:rsidR="006D1256" w:rsidRDefault="00000000">
            <w:pPr>
              <w:spacing w:after="0"/>
              <w:ind w:firstLine="0"/>
            </w:pPr>
            <w:r>
              <w:rPr>
                <w:sz w:val="13"/>
              </w:rPr>
              <w:t>0,501</w:t>
            </w:r>
          </w:p>
        </w:tc>
        <w:tc>
          <w:tcPr>
            <w:tcW w:w="655" w:type="dxa"/>
          </w:tcPr>
          <w:p w14:paraId="4ABAA8C4" w14:textId="77777777" w:rsidR="006D1256" w:rsidRDefault="00000000">
            <w:pPr>
              <w:spacing w:after="0"/>
              <w:ind w:firstLine="0"/>
            </w:pPr>
            <w:r>
              <w:rPr>
                <w:sz w:val="13"/>
              </w:rPr>
              <w:t>5450</w:t>
            </w:r>
          </w:p>
        </w:tc>
        <w:tc>
          <w:tcPr>
            <w:tcW w:w="655" w:type="dxa"/>
          </w:tcPr>
          <w:p w14:paraId="75E9398C" w14:textId="77777777" w:rsidR="006D1256" w:rsidRDefault="00000000">
            <w:pPr>
              <w:spacing w:after="0"/>
              <w:ind w:firstLine="0"/>
            </w:pPr>
            <w:r>
              <w:rPr>
                <w:sz w:val="13"/>
              </w:rPr>
              <w:t>94,1</w:t>
            </w:r>
          </w:p>
        </w:tc>
        <w:tc>
          <w:tcPr>
            <w:tcW w:w="655" w:type="dxa"/>
          </w:tcPr>
          <w:p w14:paraId="0F51A19B" w14:textId="77777777" w:rsidR="006D1256" w:rsidRDefault="00000000">
            <w:pPr>
              <w:spacing w:after="0"/>
              <w:ind w:firstLine="0"/>
            </w:pPr>
            <w:r>
              <w:rPr>
                <w:sz w:val="13"/>
              </w:rPr>
              <w:t>81,8</w:t>
            </w:r>
          </w:p>
        </w:tc>
        <w:tc>
          <w:tcPr>
            <w:tcW w:w="655" w:type="dxa"/>
          </w:tcPr>
          <w:p w14:paraId="49B16098" w14:textId="77777777" w:rsidR="006D1256" w:rsidRDefault="00000000">
            <w:pPr>
              <w:spacing w:after="0"/>
              <w:ind w:firstLine="0"/>
            </w:pPr>
            <w:r>
              <w:rPr>
                <w:sz w:val="13"/>
              </w:rPr>
              <w:t>125,0</w:t>
            </w:r>
          </w:p>
        </w:tc>
        <w:tc>
          <w:tcPr>
            <w:tcW w:w="655" w:type="dxa"/>
          </w:tcPr>
          <w:p w14:paraId="34D38448" w14:textId="77777777" w:rsidR="006D1256" w:rsidRDefault="00000000">
            <w:pPr>
              <w:spacing w:after="0"/>
              <w:ind w:firstLine="0"/>
            </w:pPr>
            <w:r>
              <w:rPr>
                <w:sz w:val="13"/>
              </w:rPr>
              <w:t>32,5</w:t>
            </w:r>
          </w:p>
        </w:tc>
        <w:tc>
          <w:tcPr>
            <w:tcW w:w="655" w:type="dxa"/>
          </w:tcPr>
          <w:p w14:paraId="31868890" w14:textId="77777777" w:rsidR="006D1256" w:rsidRDefault="00000000">
            <w:pPr>
              <w:spacing w:after="0"/>
              <w:ind w:firstLine="0"/>
            </w:pPr>
            <w:r>
              <w:rPr>
                <w:sz w:val="13"/>
              </w:rPr>
              <w:t>0,398</w:t>
            </w:r>
          </w:p>
        </w:tc>
        <w:tc>
          <w:tcPr>
            <w:tcW w:w="655" w:type="dxa"/>
          </w:tcPr>
          <w:p w14:paraId="1131BDF4" w14:textId="77777777" w:rsidR="006D1256" w:rsidRDefault="00000000">
            <w:pPr>
              <w:spacing w:after="0"/>
              <w:ind w:firstLine="0"/>
            </w:pPr>
            <w:r>
              <w:rPr>
                <w:sz w:val="13"/>
              </w:rPr>
              <w:t>28000</w:t>
            </w:r>
          </w:p>
        </w:tc>
        <w:tc>
          <w:tcPr>
            <w:tcW w:w="655" w:type="dxa"/>
          </w:tcPr>
          <w:p w14:paraId="3C50F19D" w14:textId="77777777" w:rsidR="006D1256" w:rsidRDefault="00000000">
            <w:pPr>
              <w:spacing w:after="0"/>
              <w:ind w:firstLine="0"/>
            </w:pPr>
            <w:r>
              <w:rPr>
                <w:sz w:val="13"/>
              </w:rPr>
              <w:t>83,1</w:t>
            </w:r>
          </w:p>
        </w:tc>
        <w:tc>
          <w:tcPr>
            <w:tcW w:w="655" w:type="dxa"/>
          </w:tcPr>
          <w:p w14:paraId="0851E1D0" w14:textId="77777777" w:rsidR="006D1256" w:rsidRDefault="00000000">
            <w:pPr>
              <w:spacing w:after="0"/>
              <w:ind w:firstLine="0"/>
            </w:pPr>
            <w:r>
              <w:rPr>
                <w:sz w:val="13"/>
              </w:rPr>
              <w:t>73,0</w:t>
            </w:r>
          </w:p>
        </w:tc>
        <w:tc>
          <w:tcPr>
            <w:tcW w:w="655" w:type="dxa"/>
          </w:tcPr>
          <w:p w14:paraId="4850B0DE" w14:textId="77777777" w:rsidR="006D1256" w:rsidRDefault="00000000">
            <w:pPr>
              <w:spacing w:after="0"/>
              <w:ind w:firstLine="0"/>
            </w:pPr>
            <w:r>
              <w:rPr>
                <w:sz w:val="13"/>
              </w:rPr>
              <w:t>33,5</w:t>
            </w:r>
          </w:p>
        </w:tc>
        <w:tc>
          <w:tcPr>
            <w:tcW w:w="655" w:type="dxa"/>
          </w:tcPr>
          <w:p w14:paraId="5A9E195A" w14:textId="77777777" w:rsidR="006D1256" w:rsidRDefault="00000000">
            <w:pPr>
              <w:spacing w:after="0"/>
              <w:ind w:firstLine="0"/>
            </w:pPr>
            <w:r>
              <w:rPr>
                <w:sz w:val="13"/>
              </w:rPr>
              <w:t>34,0</w:t>
            </w:r>
          </w:p>
        </w:tc>
        <w:tc>
          <w:tcPr>
            <w:tcW w:w="655" w:type="dxa"/>
          </w:tcPr>
          <w:p w14:paraId="7E3F7054" w14:textId="77777777" w:rsidR="006D1256" w:rsidRDefault="00000000">
            <w:pPr>
              <w:spacing w:after="0"/>
              <w:ind w:firstLine="0"/>
            </w:pPr>
            <w:r>
              <w:rPr>
                <w:sz w:val="13"/>
              </w:rPr>
              <w:t>0,323</w:t>
            </w:r>
          </w:p>
        </w:tc>
        <w:tc>
          <w:tcPr>
            <w:tcW w:w="655" w:type="dxa"/>
          </w:tcPr>
          <w:p w14:paraId="62C5302A" w14:textId="77777777" w:rsidR="006D1256" w:rsidRDefault="00000000">
            <w:pPr>
              <w:spacing w:after="0"/>
              <w:ind w:firstLine="0"/>
            </w:pPr>
            <w:r>
              <w:rPr>
                <w:sz w:val="13"/>
              </w:rPr>
              <w:t>7950</w:t>
            </w:r>
          </w:p>
        </w:tc>
      </w:tr>
      <w:tr w:rsidR="006D1256" w14:paraId="5FF411EA" w14:textId="77777777">
        <w:trPr>
          <w:jc w:val="center"/>
        </w:trPr>
        <w:tc>
          <w:tcPr>
            <w:tcW w:w="539" w:type="dxa"/>
          </w:tcPr>
          <w:p w14:paraId="3A7229FF" w14:textId="77777777" w:rsidR="006D1256" w:rsidRDefault="00000000">
            <w:pPr>
              <w:spacing w:after="0"/>
              <w:ind w:firstLine="0"/>
            </w:pPr>
            <w:r>
              <w:rPr>
                <w:sz w:val="13"/>
              </w:rPr>
              <w:t>2005</w:t>
            </w:r>
          </w:p>
        </w:tc>
        <w:tc>
          <w:tcPr>
            <w:tcW w:w="425" w:type="dxa"/>
          </w:tcPr>
          <w:p w14:paraId="48C1E3F1" w14:textId="77777777" w:rsidR="006D1256" w:rsidRDefault="00000000">
            <w:pPr>
              <w:spacing w:after="0"/>
              <w:ind w:firstLine="0"/>
            </w:pPr>
            <w:r>
              <w:rPr>
                <w:sz w:val="13"/>
              </w:rPr>
              <w:t>1</w:t>
            </w:r>
          </w:p>
        </w:tc>
        <w:tc>
          <w:tcPr>
            <w:tcW w:w="539" w:type="dxa"/>
          </w:tcPr>
          <w:p w14:paraId="51527941" w14:textId="77777777" w:rsidR="006D1256" w:rsidRDefault="00000000">
            <w:pPr>
              <w:spacing w:after="0"/>
              <w:ind w:firstLine="0"/>
            </w:pPr>
            <w:r>
              <w:rPr>
                <w:sz w:val="13"/>
              </w:rPr>
              <w:t>0,62</w:t>
            </w:r>
          </w:p>
        </w:tc>
        <w:tc>
          <w:tcPr>
            <w:tcW w:w="709" w:type="dxa"/>
          </w:tcPr>
          <w:p w14:paraId="6402913F" w14:textId="77777777" w:rsidR="006D1256" w:rsidRDefault="00000000">
            <w:pPr>
              <w:spacing w:after="0"/>
              <w:ind w:firstLine="0"/>
            </w:pPr>
            <w:r>
              <w:rPr>
                <w:sz w:val="13"/>
              </w:rPr>
              <w:t>El Niño</w:t>
            </w:r>
          </w:p>
        </w:tc>
        <w:tc>
          <w:tcPr>
            <w:tcW w:w="655" w:type="dxa"/>
          </w:tcPr>
          <w:p w14:paraId="518B0789" w14:textId="77777777" w:rsidR="006D1256" w:rsidRDefault="00000000">
            <w:pPr>
              <w:spacing w:after="0"/>
              <w:ind w:firstLine="0"/>
            </w:pPr>
            <w:r>
              <w:rPr>
                <w:sz w:val="13"/>
              </w:rPr>
              <w:t>137,7</w:t>
            </w:r>
          </w:p>
        </w:tc>
        <w:tc>
          <w:tcPr>
            <w:tcW w:w="655" w:type="dxa"/>
          </w:tcPr>
          <w:p w14:paraId="5DACF0F4" w14:textId="77777777" w:rsidR="006D1256" w:rsidRDefault="00000000">
            <w:pPr>
              <w:spacing w:after="0"/>
              <w:ind w:firstLine="0"/>
            </w:pPr>
            <w:r>
              <w:rPr>
                <w:sz w:val="13"/>
              </w:rPr>
              <w:t>104,7</w:t>
            </w:r>
          </w:p>
        </w:tc>
        <w:tc>
          <w:tcPr>
            <w:tcW w:w="655" w:type="dxa"/>
          </w:tcPr>
          <w:p w14:paraId="4EA4A6D8" w14:textId="77777777" w:rsidR="006D1256" w:rsidRDefault="00000000">
            <w:pPr>
              <w:spacing w:after="0"/>
              <w:ind w:firstLine="0"/>
            </w:pPr>
            <w:r>
              <w:rPr>
                <w:sz w:val="13"/>
              </w:rPr>
              <w:t>121,1</w:t>
            </w:r>
          </w:p>
        </w:tc>
        <w:tc>
          <w:tcPr>
            <w:tcW w:w="655" w:type="dxa"/>
          </w:tcPr>
          <w:p w14:paraId="1DA17D05" w14:textId="77777777" w:rsidR="006D1256" w:rsidRDefault="00000000">
            <w:pPr>
              <w:spacing w:after="0"/>
              <w:ind w:firstLine="0"/>
            </w:pPr>
            <w:r>
              <w:rPr>
                <w:sz w:val="13"/>
              </w:rPr>
              <w:t>32,3</w:t>
            </w:r>
          </w:p>
        </w:tc>
        <w:tc>
          <w:tcPr>
            <w:tcW w:w="655" w:type="dxa"/>
          </w:tcPr>
          <w:p w14:paraId="5745E668" w14:textId="77777777" w:rsidR="006D1256" w:rsidRDefault="00000000">
            <w:pPr>
              <w:spacing w:after="0"/>
              <w:ind w:firstLine="0"/>
            </w:pPr>
            <w:r>
              <w:rPr>
                <w:sz w:val="13"/>
              </w:rPr>
              <w:t>0,483</w:t>
            </w:r>
          </w:p>
        </w:tc>
        <w:tc>
          <w:tcPr>
            <w:tcW w:w="655" w:type="dxa"/>
          </w:tcPr>
          <w:p w14:paraId="2FA50976" w14:textId="77777777" w:rsidR="006D1256" w:rsidRDefault="00000000">
            <w:pPr>
              <w:spacing w:after="0"/>
              <w:ind w:firstLine="0"/>
            </w:pPr>
            <w:r>
              <w:rPr>
                <w:sz w:val="13"/>
              </w:rPr>
              <w:t>2850</w:t>
            </w:r>
          </w:p>
        </w:tc>
        <w:tc>
          <w:tcPr>
            <w:tcW w:w="655" w:type="dxa"/>
          </w:tcPr>
          <w:p w14:paraId="6968B9FF" w14:textId="77777777" w:rsidR="006D1256" w:rsidRDefault="00000000">
            <w:pPr>
              <w:spacing w:after="0"/>
              <w:ind w:firstLine="0"/>
            </w:pPr>
            <w:r>
              <w:rPr>
                <w:sz w:val="13"/>
              </w:rPr>
              <w:t>110,2</w:t>
            </w:r>
          </w:p>
        </w:tc>
        <w:tc>
          <w:tcPr>
            <w:tcW w:w="655" w:type="dxa"/>
          </w:tcPr>
          <w:p w14:paraId="71B46C70" w14:textId="77777777" w:rsidR="006D1256" w:rsidRDefault="00000000">
            <w:pPr>
              <w:spacing w:after="0"/>
              <w:ind w:firstLine="0"/>
            </w:pPr>
            <w:r>
              <w:rPr>
                <w:sz w:val="13"/>
              </w:rPr>
              <w:t>97,8</w:t>
            </w:r>
          </w:p>
        </w:tc>
        <w:tc>
          <w:tcPr>
            <w:tcW w:w="655" w:type="dxa"/>
          </w:tcPr>
          <w:p w14:paraId="31B0E7BE" w14:textId="77777777" w:rsidR="006D1256" w:rsidRDefault="00000000">
            <w:pPr>
              <w:spacing w:after="0"/>
              <w:ind w:firstLine="0"/>
            </w:pPr>
            <w:r>
              <w:rPr>
                <w:sz w:val="13"/>
              </w:rPr>
              <w:t>211,6</w:t>
            </w:r>
          </w:p>
        </w:tc>
        <w:tc>
          <w:tcPr>
            <w:tcW w:w="655" w:type="dxa"/>
          </w:tcPr>
          <w:p w14:paraId="6AB742F5" w14:textId="77777777" w:rsidR="006D1256" w:rsidRDefault="00000000">
            <w:pPr>
              <w:spacing w:after="0"/>
              <w:ind w:firstLine="0"/>
            </w:pPr>
            <w:r>
              <w:rPr>
                <w:sz w:val="13"/>
              </w:rPr>
              <w:t>31,9</w:t>
            </w:r>
          </w:p>
        </w:tc>
        <w:tc>
          <w:tcPr>
            <w:tcW w:w="655" w:type="dxa"/>
          </w:tcPr>
          <w:p w14:paraId="1390902A" w14:textId="77777777" w:rsidR="006D1256" w:rsidRDefault="00000000">
            <w:pPr>
              <w:spacing w:after="0"/>
              <w:ind w:firstLine="0"/>
            </w:pPr>
            <w:r>
              <w:rPr>
                <w:sz w:val="13"/>
              </w:rPr>
              <w:t>0,504</w:t>
            </w:r>
          </w:p>
        </w:tc>
        <w:tc>
          <w:tcPr>
            <w:tcW w:w="655" w:type="dxa"/>
          </w:tcPr>
          <w:p w14:paraId="2BF768F6" w14:textId="77777777" w:rsidR="006D1256" w:rsidRDefault="00000000">
            <w:pPr>
              <w:spacing w:after="0"/>
              <w:ind w:firstLine="0"/>
            </w:pPr>
            <w:r>
              <w:rPr>
                <w:sz w:val="13"/>
              </w:rPr>
              <w:t>1600</w:t>
            </w:r>
          </w:p>
        </w:tc>
        <w:tc>
          <w:tcPr>
            <w:tcW w:w="655" w:type="dxa"/>
          </w:tcPr>
          <w:p w14:paraId="4D8266B4" w14:textId="77777777" w:rsidR="006D1256" w:rsidRDefault="00000000">
            <w:pPr>
              <w:spacing w:after="0"/>
              <w:ind w:firstLine="0"/>
            </w:pPr>
            <w:r>
              <w:rPr>
                <w:sz w:val="13"/>
              </w:rPr>
              <w:t>82,7</w:t>
            </w:r>
          </w:p>
        </w:tc>
        <w:tc>
          <w:tcPr>
            <w:tcW w:w="655" w:type="dxa"/>
          </w:tcPr>
          <w:p w14:paraId="1EAAF038" w14:textId="77777777" w:rsidR="006D1256" w:rsidRDefault="00000000">
            <w:pPr>
              <w:spacing w:after="0"/>
              <w:ind w:firstLine="0"/>
            </w:pPr>
            <w:r>
              <w:rPr>
                <w:sz w:val="13"/>
              </w:rPr>
              <w:t>74,8</w:t>
            </w:r>
          </w:p>
        </w:tc>
        <w:tc>
          <w:tcPr>
            <w:tcW w:w="655" w:type="dxa"/>
          </w:tcPr>
          <w:p w14:paraId="1ECE4C3E" w14:textId="77777777" w:rsidR="006D1256" w:rsidRDefault="00000000">
            <w:pPr>
              <w:spacing w:after="0"/>
              <w:ind w:firstLine="0"/>
            </w:pPr>
            <w:r>
              <w:rPr>
                <w:sz w:val="13"/>
              </w:rPr>
              <w:t>132,1</w:t>
            </w:r>
          </w:p>
        </w:tc>
        <w:tc>
          <w:tcPr>
            <w:tcW w:w="655" w:type="dxa"/>
          </w:tcPr>
          <w:p w14:paraId="6B4FAD54" w14:textId="77777777" w:rsidR="006D1256" w:rsidRDefault="00000000">
            <w:pPr>
              <w:spacing w:after="0"/>
              <w:ind w:firstLine="0"/>
            </w:pPr>
            <w:r>
              <w:rPr>
                <w:sz w:val="13"/>
              </w:rPr>
              <w:t>34,4</w:t>
            </w:r>
          </w:p>
        </w:tc>
        <w:tc>
          <w:tcPr>
            <w:tcW w:w="655" w:type="dxa"/>
          </w:tcPr>
          <w:p w14:paraId="6AB9624E" w14:textId="77777777" w:rsidR="006D1256" w:rsidRDefault="00000000">
            <w:pPr>
              <w:spacing w:after="0"/>
              <w:ind w:firstLine="0"/>
            </w:pPr>
            <w:r>
              <w:rPr>
                <w:sz w:val="13"/>
              </w:rPr>
              <w:t>0,343</w:t>
            </w:r>
          </w:p>
        </w:tc>
        <w:tc>
          <w:tcPr>
            <w:tcW w:w="655" w:type="dxa"/>
          </w:tcPr>
          <w:p w14:paraId="64FD2EAA" w14:textId="77777777" w:rsidR="006D1256" w:rsidRDefault="00000000">
            <w:pPr>
              <w:spacing w:after="0"/>
              <w:ind w:firstLine="0"/>
            </w:pPr>
            <w:r>
              <w:rPr>
                <w:sz w:val="13"/>
              </w:rPr>
              <w:t>1600</w:t>
            </w:r>
          </w:p>
        </w:tc>
      </w:tr>
      <w:tr w:rsidR="006D1256" w14:paraId="17211915" w14:textId="77777777">
        <w:trPr>
          <w:jc w:val="center"/>
        </w:trPr>
        <w:tc>
          <w:tcPr>
            <w:tcW w:w="539" w:type="dxa"/>
          </w:tcPr>
          <w:p w14:paraId="316015E6" w14:textId="77777777" w:rsidR="006D1256" w:rsidRDefault="00000000">
            <w:pPr>
              <w:spacing w:after="0"/>
              <w:ind w:firstLine="0"/>
            </w:pPr>
            <w:r>
              <w:rPr>
                <w:sz w:val="13"/>
              </w:rPr>
              <w:t>2005</w:t>
            </w:r>
          </w:p>
        </w:tc>
        <w:tc>
          <w:tcPr>
            <w:tcW w:w="425" w:type="dxa"/>
          </w:tcPr>
          <w:p w14:paraId="4E34F4DE" w14:textId="77777777" w:rsidR="006D1256" w:rsidRDefault="00000000">
            <w:pPr>
              <w:spacing w:after="0"/>
              <w:ind w:firstLine="0"/>
            </w:pPr>
            <w:r>
              <w:rPr>
                <w:sz w:val="13"/>
              </w:rPr>
              <w:t>2</w:t>
            </w:r>
          </w:p>
        </w:tc>
        <w:tc>
          <w:tcPr>
            <w:tcW w:w="539" w:type="dxa"/>
          </w:tcPr>
          <w:p w14:paraId="60A2BA18" w14:textId="77777777" w:rsidR="006D1256" w:rsidRDefault="00000000">
            <w:pPr>
              <w:spacing w:after="0"/>
              <w:ind w:firstLine="0"/>
            </w:pPr>
            <w:r>
              <w:rPr>
                <w:sz w:val="13"/>
              </w:rPr>
              <w:t>0,55</w:t>
            </w:r>
          </w:p>
        </w:tc>
        <w:tc>
          <w:tcPr>
            <w:tcW w:w="709" w:type="dxa"/>
          </w:tcPr>
          <w:p w14:paraId="5DCA1591" w14:textId="77777777" w:rsidR="006D1256" w:rsidRDefault="00000000">
            <w:pPr>
              <w:spacing w:after="0"/>
              <w:ind w:firstLine="0"/>
            </w:pPr>
            <w:r>
              <w:rPr>
                <w:sz w:val="13"/>
              </w:rPr>
              <w:t>El Niño</w:t>
            </w:r>
          </w:p>
        </w:tc>
        <w:tc>
          <w:tcPr>
            <w:tcW w:w="655" w:type="dxa"/>
          </w:tcPr>
          <w:p w14:paraId="2CAA3644" w14:textId="77777777" w:rsidR="006D1256" w:rsidRDefault="00000000">
            <w:pPr>
              <w:spacing w:after="0"/>
              <w:ind w:firstLine="0"/>
            </w:pPr>
            <w:r>
              <w:rPr>
                <w:sz w:val="13"/>
              </w:rPr>
              <w:t>142,5</w:t>
            </w:r>
          </w:p>
        </w:tc>
        <w:tc>
          <w:tcPr>
            <w:tcW w:w="655" w:type="dxa"/>
          </w:tcPr>
          <w:p w14:paraId="18F09956" w14:textId="77777777" w:rsidR="006D1256" w:rsidRDefault="00000000">
            <w:pPr>
              <w:spacing w:after="0"/>
              <w:ind w:firstLine="0"/>
            </w:pPr>
            <w:r>
              <w:rPr>
                <w:sz w:val="13"/>
              </w:rPr>
              <w:t>123,4</w:t>
            </w:r>
          </w:p>
        </w:tc>
        <w:tc>
          <w:tcPr>
            <w:tcW w:w="655" w:type="dxa"/>
          </w:tcPr>
          <w:p w14:paraId="6137286B" w14:textId="77777777" w:rsidR="006D1256" w:rsidRDefault="00000000">
            <w:pPr>
              <w:spacing w:after="0"/>
              <w:ind w:firstLine="0"/>
            </w:pPr>
            <w:r>
              <w:rPr>
                <w:sz w:val="13"/>
              </w:rPr>
              <w:t>187,8</w:t>
            </w:r>
          </w:p>
        </w:tc>
        <w:tc>
          <w:tcPr>
            <w:tcW w:w="655" w:type="dxa"/>
          </w:tcPr>
          <w:p w14:paraId="1C168935" w14:textId="77777777" w:rsidR="006D1256" w:rsidRDefault="00000000">
            <w:pPr>
              <w:spacing w:after="0"/>
              <w:ind w:firstLine="0"/>
            </w:pPr>
            <w:r>
              <w:rPr>
                <w:sz w:val="13"/>
              </w:rPr>
              <w:t>31,2</w:t>
            </w:r>
          </w:p>
        </w:tc>
        <w:tc>
          <w:tcPr>
            <w:tcW w:w="655" w:type="dxa"/>
          </w:tcPr>
          <w:p w14:paraId="279A8528" w14:textId="77777777" w:rsidR="006D1256" w:rsidRDefault="00000000">
            <w:pPr>
              <w:spacing w:after="0"/>
              <w:ind w:firstLine="0"/>
            </w:pPr>
            <w:r>
              <w:rPr>
                <w:sz w:val="13"/>
              </w:rPr>
              <w:t>0,571</w:t>
            </w:r>
          </w:p>
        </w:tc>
        <w:tc>
          <w:tcPr>
            <w:tcW w:w="655" w:type="dxa"/>
          </w:tcPr>
          <w:p w14:paraId="6DF30D45" w14:textId="77777777" w:rsidR="006D1256" w:rsidRDefault="00000000">
            <w:pPr>
              <w:spacing w:after="0"/>
              <w:ind w:firstLine="0"/>
            </w:pPr>
            <w:r>
              <w:rPr>
                <w:sz w:val="13"/>
              </w:rPr>
              <w:t>400</w:t>
            </w:r>
          </w:p>
        </w:tc>
        <w:tc>
          <w:tcPr>
            <w:tcW w:w="655" w:type="dxa"/>
          </w:tcPr>
          <w:p w14:paraId="205103AF" w14:textId="77777777" w:rsidR="006D1256" w:rsidRDefault="00000000">
            <w:pPr>
              <w:spacing w:after="0"/>
              <w:ind w:firstLine="0"/>
            </w:pPr>
            <w:r>
              <w:rPr>
                <w:sz w:val="13"/>
              </w:rPr>
              <w:t>145,6</w:t>
            </w:r>
          </w:p>
        </w:tc>
        <w:tc>
          <w:tcPr>
            <w:tcW w:w="655" w:type="dxa"/>
          </w:tcPr>
          <w:p w14:paraId="5F070E8A" w14:textId="77777777" w:rsidR="006D1256" w:rsidRDefault="00000000">
            <w:pPr>
              <w:spacing w:after="0"/>
              <w:ind w:firstLine="0"/>
            </w:pPr>
            <w:r>
              <w:rPr>
                <w:sz w:val="13"/>
              </w:rPr>
              <w:t>124,7</w:t>
            </w:r>
          </w:p>
        </w:tc>
        <w:tc>
          <w:tcPr>
            <w:tcW w:w="655" w:type="dxa"/>
          </w:tcPr>
          <w:p w14:paraId="2CC5A64A" w14:textId="77777777" w:rsidR="006D1256" w:rsidRDefault="00000000">
            <w:pPr>
              <w:spacing w:after="0"/>
              <w:ind w:firstLine="0"/>
            </w:pPr>
            <w:r>
              <w:rPr>
                <w:sz w:val="13"/>
              </w:rPr>
              <w:t>219,5</w:t>
            </w:r>
          </w:p>
        </w:tc>
        <w:tc>
          <w:tcPr>
            <w:tcW w:w="655" w:type="dxa"/>
          </w:tcPr>
          <w:p w14:paraId="35893CC6" w14:textId="77777777" w:rsidR="006D1256" w:rsidRDefault="00000000">
            <w:pPr>
              <w:spacing w:after="0"/>
              <w:ind w:firstLine="0"/>
            </w:pPr>
            <w:r>
              <w:rPr>
                <w:sz w:val="13"/>
              </w:rPr>
              <w:t>29,1</w:t>
            </w:r>
          </w:p>
        </w:tc>
        <w:tc>
          <w:tcPr>
            <w:tcW w:w="655" w:type="dxa"/>
          </w:tcPr>
          <w:p w14:paraId="6CED543D" w14:textId="77777777" w:rsidR="006D1256" w:rsidRDefault="00000000">
            <w:pPr>
              <w:spacing w:after="0"/>
              <w:ind w:firstLine="0"/>
            </w:pPr>
            <w:r>
              <w:rPr>
                <w:sz w:val="13"/>
              </w:rPr>
              <w:t>0,593</w:t>
            </w:r>
          </w:p>
        </w:tc>
        <w:tc>
          <w:tcPr>
            <w:tcW w:w="655" w:type="dxa"/>
          </w:tcPr>
          <w:p w14:paraId="67C59FF8" w14:textId="77777777" w:rsidR="006D1256" w:rsidRDefault="00000000">
            <w:pPr>
              <w:spacing w:after="0"/>
              <w:ind w:firstLine="0"/>
            </w:pPr>
            <w:r>
              <w:rPr>
                <w:sz w:val="13"/>
              </w:rPr>
              <w:t>1000</w:t>
            </w:r>
          </w:p>
        </w:tc>
        <w:tc>
          <w:tcPr>
            <w:tcW w:w="655" w:type="dxa"/>
          </w:tcPr>
          <w:p w14:paraId="2396D805" w14:textId="77777777" w:rsidR="006D1256" w:rsidRDefault="00000000">
            <w:pPr>
              <w:spacing w:after="0"/>
              <w:ind w:firstLine="0"/>
            </w:pPr>
            <w:r>
              <w:rPr>
                <w:sz w:val="13"/>
              </w:rPr>
              <w:t>120,2</w:t>
            </w:r>
          </w:p>
        </w:tc>
        <w:tc>
          <w:tcPr>
            <w:tcW w:w="655" w:type="dxa"/>
          </w:tcPr>
          <w:p w14:paraId="6CE9F302" w14:textId="77777777" w:rsidR="006D1256" w:rsidRDefault="00000000">
            <w:pPr>
              <w:spacing w:after="0"/>
              <w:ind w:firstLine="0"/>
            </w:pPr>
            <w:r>
              <w:rPr>
                <w:sz w:val="13"/>
              </w:rPr>
              <w:t>104,5</w:t>
            </w:r>
          </w:p>
        </w:tc>
        <w:tc>
          <w:tcPr>
            <w:tcW w:w="655" w:type="dxa"/>
          </w:tcPr>
          <w:p w14:paraId="661C8098" w14:textId="77777777" w:rsidR="006D1256" w:rsidRDefault="00000000">
            <w:pPr>
              <w:spacing w:after="0"/>
              <w:ind w:firstLine="0"/>
            </w:pPr>
            <w:r>
              <w:rPr>
                <w:sz w:val="13"/>
              </w:rPr>
              <w:t>174,1</w:t>
            </w:r>
          </w:p>
        </w:tc>
        <w:tc>
          <w:tcPr>
            <w:tcW w:w="655" w:type="dxa"/>
          </w:tcPr>
          <w:p w14:paraId="6E7E4492" w14:textId="77777777" w:rsidR="006D1256" w:rsidRDefault="00000000">
            <w:pPr>
              <w:spacing w:after="0"/>
              <w:ind w:firstLine="0"/>
            </w:pPr>
            <w:r>
              <w:rPr>
                <w:sz w:val="13"/>
              </w:rPr>
              <w:t>30,8</w:t>
            </w:r>
          </w:p>
        </w:tc>
        <w:tc>
          <w:tcPr>
            <w:tcW w:w="655" w:type="dxa"/>
          </w:tcPr>
          <w:p w14:paraId="7D1990D1" w14:textId="77777777" w:rsidR="006D1256" w:rsidRDefault="00000000">
            <w:pPr>
              <w:spacing w:after="0"/>
              <w:ind w:firstLine="0"/>
            </w:pPr>
            <w:r>
              <w:rPr>
                <w:sz w:val="13"/>
              </w:rPr>
              <w:t>0,467</w:t>
            </w:r>
          </w:p>
        </w:tc>
        <w:tc>
          <w:tcPr>
            <w:tcW w:w="655" w:type="dxa"/>
          </w:tcPr>
          <w:p w14:paraId="58D5A4D3" w14:textId="77777777" w:rsidR="006D1256" w:rsidRDefault="00000000">
            <w:pPr>
              <w:spacing w:after="0"/>
              <w:ind w:firstLine="0"/>
            </w:pPr>
            <w:r>
              <w:rPr>
                <w:sz w:val="13"/>
              </w:rPr>
              <w:t>0</w:t>
            </w:r>
          </w:p>
        </w:tc>
      </w:tr>
      <w:tr w:rsidR="006D1256" w14:paraId="15FA36DC" w14:textId="77777777">
        <w:trPr>
          <w:jc w:val="center"/>
        </w:trPr>
        <w:tc>
          <w:tcPr>
            <w:tcW w:w="539" w:type="dxa"/>
          </w:tcPr>
          <w:p w14:paraId="6BCBF9B7" w14:textId="77777777" w:rsidR="006D1256" w:rsidRDefault="00000000">
            <w:pPr>
              <w:spacing w:after="0"/>
              <w:ind w:firstLine="0"/>
            </w:pPr>
            <w:r>
              <w:rPr>
                <w:sz w:val="13"/>
              </w:rPr>
              <w:t>2005</w:t>
            </w:r>
          </w:p>
        </w:tc>
        <w:tc>
          <w:tcPr>
            <w:tcW w:w="425" w:type="dxa"/>
          </w:tcPr>
          <w:p w14:paraId="0B37DF70" w14:textId="77777777" w:rsidR="006D1256" w:rsidRDefault="00000000">
            <w:pPr>
              <w:spacing w:after="0"/>
              <w:ind w:firstLine="0"/>
            </w:pPr>
            <w:r>
              <w:rPr>
                <w:sz w:val="13"/>
              </w:rPr>
              <w:t>3</w:t>
            </w:r>
          </w:p>
        </w:tc>
        <w:tc>
          <w:tcPr>
            <w:tcW w:w="539" w:type="dxa"/>
          </w:tcPr>
          <w:p w14:paraId="79838C33" w14:textId="77777777" w:rsidR="006D1256" w:rsidRDefault="00000000">
            <w:pPr>
              <w:spacing w:after="0"/>
              <w:ind w:firstLine="0"/>
            </w:pPr>
            <w:r>
              <w:rPr>
                <w:sz w:val="13"/>
              </w:rPr>
              <w:t>0,40</w:t>
            </w:r>
          </w:p>
        </w:tc>
        <w:tc>
          <w:tcPr>
            <w:tcW w:w="709" w:type="dxa"/>
          </w:tcPr>
          <w:p w14:paraId="46A6696D" w14:textId="77777777" w:rsidR="006D1256" w:rsidRDefault="00000000">
            <w:pPr>
              <w:spacing w:after="0"/>
              <w:ind w:firstLine="0"/>
            </w:pPr>
            <w:r>
              <w:rPr>
                <w:sz w:val="13"/>
              </w:rPr>
              <w:t>Neutro</w:t>
            </w:r>
          </w:p>
        </w:tc>
        <w:tc>
          <w:tcPr>
            <w:tcW w:w="655" w:type="dxa"/>
          </w:tcPr>
          <w:p w14:paraId="79275FD3" w14:textId="77777777" w:rsidR="006D1256" w:rsidRDefault="00000000">
            <w:pPr>
              <w:spacing w:after="0"/>
              <w:ind w:firstLine="0"/>
            </w:pPr>
            <w:r>
              <w:rPr>
                <w:sz w:val="13"/>
              </w:rPr>
              <w:t>150,2</w:t>
            </w:r>
          </w:p>
        </w:tc>
        <w:tc>
          <w:tcPr>
            <w:tcW w:w="655" w:type="dxa"/>
          </w:tcPr>
          <w:p w14:paraId="76940AB3" w14:textId="77777777" w:rsidR="006D1256" w:rsidRDefault="00000000">
            <w:pPr>
              <w:spacing w:after="0"/>
              <w:ind w:firstLine="0"/>
            </w:pPr>
            <w:r>
              <w:rPr>
                <w:sz w:val="13"/>
              </w:rPr>
              <w:t>124,5</w:t>
            </w:r>
          </w:p>
        </w:tc>
        <w:tc>
          <w:tcPr>
            <w:tcW w:w="655" w:type="dxa"/>
          </w:tcPr>
          <w:p w14:paraId="286B6858" w14:textId="77777777" w:rsidR="006D1256" w:rsidRDefault="00000000">
            <w:pPr>
              <w:spacing w:after="0"/>
              <w:ind w:firstLine="0"/>
            </w:pPr>
            <w:r>
              <w:rPr>
                <w:sz w:val="13"/>
              </w:rPr>
              <w:t>109,7</w:t>
            </w:r>
          </w:p>
        </w:tc>
        <w:tc>
          <w:tcPr>
            <w:tcW w:w="655" w:type="dxa"/>
          </w:tcPr>
          <w:p w14:paraId="3B8EC06D" w14:textId="77777777" w:rsidR="006D1256" w:rsidRDefault="00000000">
            <w:pPr>
              <w:spacing w:after="0"/>
              <w:ind w:firstLine="0"/>
            </w:pPr>
            <w:r>
              <w:rPr>
                <w:sz w:val="13"/>
              </w:rPr>
              <w:t>29,1</w:t>
            </w:r>
          </w:p>
        </w:tc>
        <w:tc>
          <w:tcPr>
            <w:tcW w:w="655" w:type="dxa"/>
          </w:tcPr>
          <w:p w14:paraId="6E78E1DF" w14:textId="77777777" w:rsidR="006D1256" w:rsidRDefault="00000000">
            <w:pPr>
              <w:spacing w:after="0"/>
              <w:ind w:firstLine="0"/>
            </w:pPr>
            <w:r>
              <w:rPr>
                <w:sz w:val="13"/>
              </w:rPr>
              <w:t>0,562</w:t>
            </w:r>
          </w:p>
        </w:tc>
        <w:tc>
          <w:tcPr>
            <w:tcW w:w="655" w:type="dxa"/>
          </w:tcPr>
          <w:p w14:paraId="2E7E24C5" w14:textId="77777777" w:rsidR="006D1256" w:rsidRDefault="00000000">
            <w:pPr>
              <w:spacing w:after="0"/>
              <w:ind w:firstLine="0"/>
            </w:pPr>
            <w:r>
              <w:rPr>
                <w:sz w:val="13"/>
              </w:rPr>
              <w:t>1575</w:t>
            </w:r>
          </w:p>
        </w:tc>
        <w:tc>
          <w:tcPr>
            <w:tcW w:w="655" w:type="dxa"/>
          </w:tcPr>
          <w:p w14:paraId="38555DAD" w14:textId="77777777" w:rsidR="006D1256" w:rsidRDefault="00000000">
            <w:pPr>
              <w:spacing w:after="0"/>
              <w:ind w:firstLine="0"/>
            </w:pPr>
            <w:r>
              <w:rPr>
                <w:sz w:val="13"/>
              </w:rPr>
              <w:t>129,4</w:t>
            </w:r>
          </w:p>
        </w:tc>
        <w:tc>
          <w:tcPr>
            <w:tcW w:w="655" w:type="dxa"/>
          </w:tcPr>
          <w:p w14:paraId="3DF793F5" w14:textId="77777777" w:rsidR="006D1256" w:rsidRDefault="00000000">
            <w:pPr>
              <w:spacing w:after="0"/>
              <w:ind w:firstLine="0"/>
            </w:pPr>
            <w:r>
              <w:rPr>
                <w:sz w:val="13"/>
              </w:rPr>
              <w:t>120,8</w:t>
            </w:r>
          </w:p>
        </w:tc>
        <w:tc>
          <w:tcPr>
            <w:tcW w:w="655" w:type="dxa"/>
          </w:tcPr>
          <w:p w14:paraId="5DF3FD3C" w14:textId="77777777" w:rsidR="006D1256" w:rsidRDefault="00000000">
            <w:pPr>
              <w:spacing w:after="0"/>
              <w:ind w:firstLine="0"/>
            </w:pPr>
            <w:r>
              <w:rPr>
                <w:sz w:val="13"/>
              </w:rPr>
              <w:t>242,1</w:t>
            </w:r>
          </w:p>
        </w:tc>
        <w:tc>
          <w:tcPr>
            <w:tcW w:w="655" w:type="dxa"/>
          </w:tcPr>
          <w:p w14:paraId="7446E1D4" w14:textId="77777777" w:rsidR="006D1256" w:rsidRDefault="00000000">
            <w:pPr>
              <w:spacing w:after="0"/>
              <w:ind w:firstLine="0"/>
            </w:pPr>
            <w:r>
              <w:rPr>
                <w:sz w:val="13"/>
              </w:rPr>
              <w:t>28,1</w:t>
            </w:r>
          </w:p>
        </w:tc>
        <w:tc>
          <w:tcPr>
            <w:tcW w:w="655" w:type="dxa"/>
          </w:tcPr>
          <w:p w14:paraId="5E526598" w14:textId="77777777" w:rsidR="006D1256" w:rsidRDefault="00000000">
            <w:pPr>
              <w:spacing w:after="0"/>
              <w:ind w:firstLine="0"/>
            </w:pPr>
            <w:r>
              <w:rPr>
                <w:sz w:val="13"/>
              </w:rPr>
              <w:t>0,616</w:t>
            </w:r>
          </w:p>
        </w:tc>
        <w:tc>
          <w:tcPr>
            <w:tcW w:w="655" w:type="dxa"/>
          </w:tcPr>
          <w:p w14:paraId="1A10617F" w14:textId="77777777" w:rsidR="006D1256" w:rsidRDefault="00000000">
            <w:pPr>
              <w:spacing w:after="0"/>
              <w:ind w:firstLine="0"/>
            </w:pPr>
            <w:r>
              <w:rPr>
                <w:sz w:val="13"/>
              </w:rPr>
              <w:t>8000</w:t>
            </w:r>
          </w:p>
        </w:tc>
        <w:tc>
          <w:tcPr>
            <w:tcW w:w="655" w:type="dxa"/>
          </w:tcPr>
          <w:p w14:paraId="0179007C" w14:textId="77777777" w:rsidR="006D1256" w:rsidRDefault="00000000">
            <w:pPr>
              <w:spacing w:after="0"/>
              <w:ind w:firstLine="0"/>
            </w:pPr>
            <w:r>
              <w:rPr>
                <w:sz w:val="13"/>
              </w:rPr>
              <w:t>129,6</w:t>
            </w:r>
          </w:p>
        </w:tc>
        <w:tc>
          <w:tcPr>
            <w:tcW w:w="655" w:type="dxa"/>
          </w:tcPr>
          <w:p w14:paraId="1A144321" w14:textId="77777777" w:rsidR="006D1256" w:rsidRDefault="00000000">
            <w:pPr>
              <w:spacing w:after="0"/>
              <w:ind w:firstLine="0"/>
            </w:pPr>
            <w:r>
              <w:rPr>
                <w:sz w:val="13"/>
              </w:rPr>
              <w:t>110,6</w:t>
            </w:r>
          </w:p>
        </w:tc>
        <w:tc>
          <w:tcPr>
            <w:tcW w:w="655" w:type="dxa"/>
          </w:tcPr>
          <w:p w14:paraId="166017AB" w14:textId="77777777" w:rsidR="006D1256" w:rsidRDefault="00000000">
            <w:pPr>
              <w:spacing w:after="0"/>
              <w:ind w:firstLine="0"/>
            </w:pPr>
            <w:r>
              <w:rPr>
                <w:sz w:val="13"/>
              </w:rPr>
              <w:t>101,0</w:t>
            </w:r>
          </w:p>
        </w:tc>
        <w:tc>
          <w:tcPr>
            <w:tcW w:w="655" w:type="dxa"/>
          </w:tcPr>
          <w:p w14:paraId="7F78AF74" w14:textId="77777777" w:rsidR="006D1256" w:rsidRDefault="00000000">
            <w:pPr>
              <w:spacing w:after="0"/>
              <w:ind w:firstLine="0"/>
            </w:pPr>
            <w:r>
              <w:rPr>
                <w:sz w:val="13"/>
              </w:rPr>
              <w:t>30,0</w:t>
            </w:r>
          </w:p>
        </w:tc>
        <w:tc>
          <w:tcPr>
            <w:tcW w:w="655" w:type="dxa"/>
          </w:tcPr>
          <w:p w14:paraId="53F003C4" w14:textId="77777777" w:rsidR="006D1256" w:rsidRDefault="00000000">
            <w:pPr>
              <w:spacing w:after="0"/>
              <w:ind w:firstLine="0"/>
            </w:pPr>
            <w:r>
              <w:rPr>
                <w:sz w:val="13"/>
              </w:rPr>
              <w:t>0,496</w:t>
            </w:r>
          </w:p>
        </w:tc>
        <w:tc>
          <w:tcPr>
            <w:tcW w:w="655" w:type="dxa"/>
          </w:tcPr>
          <w:p w14:paraId="39CD59C9" w14:textId="77777777" w:rsidR="006D1256" w:rsidRDefault="00000000">
            <w:pPr>
              <w:spacing w:after="0"/>
              <w:ind w:firstLine="0"/>
            </w:pPr>
            <w:r>
              <w:rPr>
                <w:sz w:val="13"/>
              </w:rPr>
              <w:t>800</w:t>
            </w:r>
          </w:p>
        </w:tc>
      </w:tr>
      <w:tr w:rsidR="006D1256" w14:paraId="596B1FD5" w14:textId="77777777">
        <w:trPr>
          <w:jc w:val="center"/>
        </w:trPr>
        <w:tc>
          <w:tcPr>
            <w:tcW w:w="539" w:type="dxa"/>
          </w:tcPr>
          <w:p w14:paraId="3B174A4C" w14:textId="77777777" w:rsidR="006D1256" w:rsidRDefault="00000000">
            <w:pPr>
              <w:spacing w:after="0"/>
              <w:ind w:firstLine="0"/>
            </w:pPr>
            <w:r>
              <w:rPr>
                <w:sz w:val="13"/>
              </w:rPr>
              <w:t>2005</w:t>
            </w:r>
          </w:p>
        </w:tc>
        <w:tc>
          <w:tcPr>
            <w:tcW w:w="425" w:type="dxa"/>
          </w:tcPr>
          <w:p w14:paraId="078A1E2E" w14:textId="77777777" w:rsidR="006D1256" w:rsidRDefault="00000000">
            <w:pPr>
              <w:spacing w:after="0"/>
              <w:ind w:firstLine="0"/>
            </w:pPr>
            <w:r>
              <w:rPr>
                <w:sz w:val="13"/>
              </w:rPr>
              <w:t>4</w:t>
            </w:r>
          </w:p>
        </w:tc>
        <w:tc>
          <w:tcPr>
            <w:tcW w:w="539" w:type="dxa"/>
          </w:tcPr>
          <w:p w14:paraId="58B472A6" w14:textId="77777777" w:rsidR="006D1256" w:rsidRDefault="00000000">
            <w:pPr>
              <w:spacing w:after="0"/>
              <w:ind w:firstLine="0"/>
            </w:pPr>
            <w:r>
              <w:rPr>
                <w:sz w:val="13"/>
              </w:rPr>
              <w:t>0,37</w:t>
            </w:r>
          </w:p>
        </w:tc>
        <w:tc>
          <w:tcPr>
            <w:tcW w:w="709" w:type="dxa"/>
          </w:tcPr>
          <w:p w14:paraId="1D9F1D07" w14:textId="77777777" w:rsidR="006D1256" w:rsidRDefault="00000000">
            <w:pPr>
              <w:spacing w:after="0"/>
              <w:ind w:firstLine="0"/>
            </w:pPr>
            <w:r>
              <w:rPr>
                <w:sz w:val="13"/>
              </w:rPr>
              <w:t>Neutro</w:t>
            </w:r>
          </w:p>
        </w:tc>
        <w:tc>
          <w:tcPr>
            <w:tcW w:w="655" w:type="dxa"/>
          </w:tcPr>
          <w:p w14:paraId="7C295D65" w14:textId="77777777" w:rsidR="006D1256" w:rsidRDefault="00000000">
            <w:pPr>
              <w:spacing w:after="0"/>
              <w:ind w:firstLine="0"/>
            </w:pPr>
            <w:r>
              <w:rPr>
                <w:sz w:val="13"/>
              </w:rPr>
              <w:t>145,4</w:t>
            </w:r>
          </w:p>
        </w:tc>
        <w:tc>
          <w:tcPr>
            <w:tcW w:w="655" w:type="dxa"/>
          </w:tcPr>
          <w:p w14:paraId="59F0F34F" w14:textId="77777777" w:rsidR="006D1256" w:rsidRDefault="00000000">
            <w:pPr>
              <w:spacing w:after="0"/>
              <w:ind w:firstLine="0"/>
            </w:pPr>
            <w:r>
              <w:rPr>
                <w:sz w:val="13"/>
              </w:rPr>
              <w:t>122,0</w:t>
            </w:r>
          </w:p>
        </w:tc>
        <w:tc>
          <w:tcPr>
            <w:tcW w:w="655" w:type="dxa"/>
          </w:tcPr>
          <w:p w14:paraId="0BB31537" w14:textId="77777777" w:rsidR="006D1256" w:rsidRDefault="00000000">
            <w:pPr>
              <w:spacing w:after="0"/>
              <w:ind w:firstLine="0"/>
            </w:pPr>
            <w:r>
              <w:rPr>
                <w:sz w:val="13"/>
              </w:rPr>
              <w:t>149,7</w:t>
            </w:r>
          </w:p>
        </w:tc>
        <w:tc>
          <w:tcPr>
            <w:tcW w:w="655" w:type="dxa"/>
          </w:tcPr>
          <w:p w14:paraId="70418797" w14:textId="77777777" w:rsidR="006D1256" w:rsidRDefault="00000000">
            <w:pPr>
              <w:spacing w:after="0"/>
              <w:ind w:firstLine="0"/>
            </w:pPr>
            <w:r>
              <w:rPr>
                <w:sz w:val="13"/>
              </w:rPr>
              <w:t>26,6</w:t>
            </w:r>
          </w:p>
        </w:tc>
        <w:tc>
          <w:tcPr>
            <w:tcW w:w="655" w:type="dxa"/>
          </w:tcPr>
          <w:p w14:paraId="1CFB96EE" w14:textId="77777777" w:rsidR="006D1256" w:rsidRDefault="00000000">
            <w:pPr>
              <w:spacing w:after="0"/>
              <w:ind w:firstLine="0"/>
            </w:pPr>
            <w:r>
              <w:rPr>
                <w:sz w:val="13"/>
              </w:rPr>
              <w:t>0,629</w:t>
            </w:r>
          </w:p>
        </w:tc>
        <w:tc>
          <w:tcPr>
            <w:tcW w:w="655" w:type="dxa"/>
          </w:tcPr>
          <w:p w14:paraId="7AD9F1AA" w14:textId="77777777" w:rsidR="006D1256" w:rsidRDefault="00000000">
            <w:pPr>
              <w:spacing w:after="0"/>
              <w:ind w:firstLine="0"/>
            </w:pPr>
            <w:r>
              <w:rPr>
                <w:sz w:val="13"/>
              </w:rPr>
              <w:t>0</w:t>
            </w:r>
          </w:p>
        </w:tc>
        <w:tc>
          <w:tcPr>
            <w:tcW w:w="655" w:type="dxa"/>
          </w:tcPr>
          <w:p w14:paraId="1618F25C" w14:textId="77777777" w:rsidR="006D1256" w:rsidRDefault="00000000">
            <w:pPr>
              <w:spacing w:after="0"/>
              <w:ind w:firstLine="0"/>
            </w:pPr>
            <w:r>
              <w:rPr>
                <w:sz w:val="13"/>
              </w:rPr>
              <w:t>147,4</w:t>
            </w:r>
          </w:p>
        </w:tc>
        <w:tc>
          <w:tcPr>
            <w:tcW w:w="655" w:type="dxa"/>
          </w:tcPr>
          <w:p w14:paraId="5616609A" w14:textId="77777777" w:rsidR="006D1256" w:rsidRDefault="00000000">
            <w:pPr>
              <w:spacing w:after="0"/>
              <w:ind w:firstLine="0"/>
            </w:pPr>
            <w:r>
              <w:rPr>
                <w:sz w:val="13"/>
              </w:rPr>
              <w:t>112,8</w:t>
            </w:r>
          </w:p>
        </w:tc>
        <w:tc>
          <w:tcPr>
            <w:tcW w:w="655" w:type="dxa"/>
          </w:tcPr>
          <w:p w14:paraId="3384E217" w14:textId="77777777" w:rsidR="006D1256" w:rsidRDefault="00000000">
            <w:pPr>
              <w:spacing w:after="0"/>
              <w:ind w:firstLine="0"/>
            </w:pPr>
            <w:r>
              <w:rPr>
                <w:sz w:val="13"/>
              </w:rPr>
              <w:t>74,8</w:t>
            </w:r>
          </w:p>
        </w:tc>
        <w:tc>
          <w:tcPr>
            <w:tcW w:w="655" w:type="dxa"/>
          </w:tcPr>
          <w:p w14:paraId="0BE266A6" w14:textId="77777777" w:rsidR="006D1256" w:rsidRDefault="00000000">
            <w:pPr>
              <w:spacing w:after="0"/>
              <w:ind w:firstLine="0"/>
            </w:pPr>
            <w:r>
              <w:rPr>
                <w:sz w:val="13"/>
              </w:rPr>
              <w:t>29,3</w:t>
            </w:r>
          </w:p>
        </w:tc>
        <w:tc>
          <w:tcPr>
            <w:tcW w:w="655" w:type="dxa"/>
          </w:tcPr>
          <w:p w14:paraId="07889D10" w14:textId="77777777" w:rsidR="006D1256" w:rsidRDefault="00000000">
            <w:pPr>
              <w:spacing w:after="0"/>
              <w:ind w:firstLine="0"/>
            </w:pPr>
            <w:r>
              <w:rPr>
                <w:sz w:val="13"/>
              </w:rPr>
              <w:t>0,577</w:t>
            </w:r>
          </w:p>
        </w:tc>
        <w:tc>
          <w:tcPr>
            <w:tcW w:w="655" w:type="dxa"/>
          </w:tcPr>
          <w:p w14:paraId="1EFE2F7A" w14:textId="77777777" w:rsidR="006D1256" w:rsidRDefault="00000000">
            <w:pPr>
              <w:spacing w:after="0"/>
              <w:ind w:firstLine="0"/>
            </w:pPr>
            <w:r>
              <w:rPr>
                <w:sz w:val="13"/>
              </w:rPr>
              <w:t>10550</w:t>
            </w:r>
          </w:p>
        </w:tc>
        <w:tc>
          <w:tcPr>
            <w:tcW w:w="655" w:type="dxa"/>
          </w:tcPr>
          <w:p w14:paraId="18702BCC" w14:textId="77777777" w:rsidR="006D1256" w:rsidRDefault="00000000">
            <w:pPr>
              <w:spacing w:after="0"/>
              <w:ind w:firstLine="0"/>
            </w:pPr>
            <w:r>
              <w:rPr>
                <w:sz w:val="13"/>
              </w:rPr>
              <w:t>137,7</w:t>
            </w:r>
          </w:p>
        </w:tc>
        <w:tc>
          <w:tcPr>
            <w:tcW w:w="655" w:type="dxa"/>
          </w:tcPr>
          <w:p w14:paraId="224CE7BC" w14:textId="77777777" w:rsidR="006D1256" w:rsidRDefault="00000000">
            <w:pPr>
              <w:spacing w:after="0"/>
              <w:ind w:firstLine="0"/>
            </w:pPr>
            <w:r>
              <w:rPr>
                <w:sz w:val="13"/>
              </w:rPr>
              <w:t>107,6</w:t>
            </w:r>
          </w:p>
        </w:tc>
        <w:tc>
          <w:tcPr>
            <w:tcW w:w="655" w:type="dxa"/>
          </w:tcPr>
          <w:p w14:paraId="7B62DABB" w14:textId="77777777" w:rsidR="006D1256" w:rsidRDefault="00000000">
            <w:pPr>
              <w:spacing w:after="0"/>
              <w:ind w:firstLine="0"/>
            </w:pPr>
            <w:r>
              <w:rPr>
                <w:sz w:val="13"/>
              </w:rPr>
              <w:t>84,6</w:t>
            </w:r>
          </w:p>
        </w:tc>
        <w:tc>
          <w:tcPr>
            <w:tcW w:w="655" w:type="dxa"/>
          </w:tcPr>
          <w:p w14:paraId="1A6E240F" w14:textId="77777777" w:rsidR="006D1256" w:rsidRDefault="00000000">
            <w:pPr>
              <w:spacing w:after="0"/>
              <w:ind w:firstLine="0"/>
            </w:pPr>
            <w:r>
              <w:rPr>
                <w:sz w:val="13"/>
              </w:rPr>
              <w:t>28,5</w:t>
            </w:r>
          </w:p>
        </w:tc>
        <w:tc>
          <w:tcPr>
            <w:tcW w:w="655" w:type="dxa"/>
          </w:tcPr>
          <w:p w14:paraId="0E6A0B20" w14:textId="77777777" w:rsidR="006D1256" w:rsidRDefault="00000000">
            <w:pPr>
              <w:spacing w:after="0"/>
              <w:ind w:firstLine="0"/>
            </w:pPr>
            <w:r>
              <w:rPr>
                <w:sz w:val="13"/>
              </w:rPr>
              <w:t>0,525</w:t>
            </w:r>
          </w:p>
        </w:tc>
        <w:tc>
          <w:tcPr>
            <w:tcW w:w="655" w:type="dxa"/>
          </w:tcPr>
          <w:p w14:paraId="15397C88" w14:textId="77777777" w:rsidR="006D1256" w:rsidRDefault="00000000">
            <w:pPr>
              <w:spacing w:after="0"/>
              <w:ind w:firstLine="0"/>
            </w:pPr>
            <w:r>
              <w:rPr>
                <w:sz w:val="13"/>
              </w:rPr>
              <w:t>1175</w:t>
            </w:r>
          </w:p>
        </w:tc>
      </w:tr>
      <w:tr w:rsidR="006D1256" w14:paraId="06FA6FBD" w14:textId="77777777">
        <w:trPr>
          <w:jc w:val="center"/>
        </w:trPr>
        <w:tc>
          <w:tcPr>
            <w:tcW w:w="539" w:type="dxa"/>
          </w:tcPr>
          <w:p w14:paraId="7DB11195" w14:textId="77777777" w:rsidR="006D1256" w:rsidRDefault="00000000">
            <w:pPr>
              <w:spacing w:after="0"/>
              <w:ind w:firstLine="0"/>
            </w:pPr>
            <w:r>
              <w:rPr>
                <w:sz w:val="13"/>
              </w:rPr>
              <w:t>2005</w:t>
            </w:r>
          </w:p>
        </w:tc>
        <w:tc>
          <w:tcPr>
            <w:tcW w:w="425" w:type="dxa"/>
          </w:tcPr>
          <w:p w14:paraId="0CFC6DDA" w14:textId="77777777" w:rsidR="006D1256" w:rsidRDefault="00000000">
            <w:pPr>
              <w:spacing w:after="0"/>
              <w:ind w:firstLine="0"/>
            </w:pPr>
            <w:r>
              <w:rPr>
                <w:sz w:val="13"/>
              </w:rPr>
              <w:t>5</w:t>
            </w:r>
          </w:p>
        </w:tc>
        <w:tc>
          <w:tcPr>
            <w:tcW w:w="539" w:type="dxa"/>
          </w:tcPr>
          <w:p w14:paraId="4B0F0D40" w14:textId="77777777" w:rsidR="006D1256" w:rsidRDefault="00000000">
            <w:pPr>
              <w:spacing w:after="0"/>
              <w:ind w:firstLine="0"/>
            </w:pPr>
            <w:r>
              <w:rPr>
                <w:sz w:val="13"/>
              </w:rPr>
              <w:t>0,27</w:t>
            </w:r>
          </w:p>
        </w:tc>
        <w:tc>
          <w:tcPr>
            <w:tcW w:w="709" w:type="dxa"/>
          </w:tcPr>
          <w:p w14:paraId="1B7C2DEA" w14:textId="77777777" w:rsidR="006D1256" w:rsidRDefault="00000000">
            <w:pPr>
              <w:spacing w:after="0"/>
              <w:ind w:firstLine="0"/>
            </w:pPr>
            <w:r>
              <w:rPr>
                <w:sz w:val="13"/>
              </w:rPr>
              <w:t>Neutro</w:t>
            </w:r>
          </w:p>
        </w:tc>
        <w:tc>
          <w:tcPr>
            <w:tcW w:w="655" w:type="dxa"/>
          </w:tcPr>
          <w:p w14:paraId="05FA1F70" w14:textId="77777777" w:rsidR="006D1256" w:rsidRDefault="00000000">
            <w:pPr>
              <w:spacing w:after="0"/>
              <w:ind w:firstLine="0"/>
            </w:pPr>
            <w:r>
              <w:rPr>
                <w:sz w:val="13"/>
              </w:rPr>
              <w:t>138,4</w:t>
            </w:r>
          </w:p>
        </w:tc>
        <w:tc>
          <w:tcPr>
            <w:tcW w:w="655" w:type="dxa"/>
          </w:tcPr>
          <w:p w14:paraId="6794AC5B" w14:textId="77777777" w:rsidR="006D1256" w:rsidRDefault="00000000">
            <w:pPr>
              <w:spacing w:after="0"/>
              <w:ind w:firstLine="0"/>
            </w:pPr>
            <w:r>
              <w:rPr>
                <w:sz w:val="13"/>
              </w:rPr>
              <w:t>106,5</w:t>
            </w:r>
          </w:p>
        </w:tc>
        <w:tc>
          <w:tcPr>
            <w:tcW w:w="655" w:type="dxa"/>
          </w:tcPr>
          <w:p w14:paraId="4DA50064" w14:textId="77777777" w:rsidR="006D1256" w:rsidRDefault="00000000">
            <w:pPr>
              <w:spacing w:after="0"/>
              <w:ind w:firstLine="0"/>
            </w:pPr>
            <w:r>
              <w:rPr>
                <w:sz w:val="13"/>
              </w:rPr>
              <w:t>156,6</w:t>
            </w:r>
          </w:p>
        </w:tc>
        <w:tc>
          <w:tcPr>
            <w:tcW w:w="655" w:type="dxa"/>
          </w:tcPr>
          <w:p w14:paraId="4E0CD44B" w14:textId="77777777" w:rsidR="006D1256" w:rsidRDefault="00000000">
            <w:pPr>
              <w:spacing w:after="0"/>
              <w:ind w:firstLine="0"/>
            </w:pPr>
            <w:r>
              <w:rPr>
                <w:sz w:val="13"/>
              </w:rPr>
              <w:t>25,1</w:t>
            </w:r>
          </w:p>
        </w:tc>
        <w:tc>
          <w:tcPr>
            <w:tcW w:w="655" w:type="dxa"/>
          </w:tcPr>
          <w:p w14:paraId="5D392486" w14:textId="77777777" w:rsidR="006D1256" w:rsidRDefault="00000000">
            <w:pPr>
              <w:spacing w:after="0"/>
              <w:ind w:firstLine="0"/>
            </w:pPr>
            <w:r>
              <w:rPr>
                <w:sz w:val="13"/>
              </w:rPr>
              <w:t>0,666</w:t>
            </w:r>
          </w:p>
        </w:tc>
        <w:tc>
          <w:tcPr>
            <w:tcW w:w="655" w:type="dxa"/>
          </w:tcPr>
          <w:p w14:paraId="743B1C5E" w14:textId="77777777" w:rsidR="006D1256" w:rsidRDefault="00000000">
            <w:pPr>
              <w:spacing w:after="0"/>
              <w:ind w:firstLine="0"/>
            </w:pPr>
            <w:r>
              <w:rPr>
                <w:sz w:val="13"/>
              </w:rPr>
              <w:t>550</w:t>
            </w:r>
          </w:p>
        </w:tc>
        <w:tc>
          <w:tcPr>
            <w:tcW w:w="655" w:type="dxa"/>
          </w:tcPr>
          <w:p w14:paraId="1ABC2D60" w14:textId="77777777" w:rsidR="006D1256" w:rsidRDefault="00000000">
            <w:pPr>
              <w:spacing w:after="0"/>
              <w:ind w:firstLine="0"/>
            </w:pPr>
            <w:r>
              <w:rPr>
                <w:sz w:val="13"/>
              </w:rPr>
              <w:t>143,8</w:t>
            </w:r>
          </w:p>
        </w:tc>
        <w:tc>
          <w:tcPr>
            <w:tcW w:w="655" w:type="dxa"/>
          </w:tcPr>
          <w:p w14:paraId="40256CA7" w14:textId="77777777" w:rsidR="006D1256" w:rsidRDefault="00000000">
            <w:pPr>
              <w:spacing w:after="0"/>
              <w:ind w:firstLine="0"/>
            </w:pPr>
            <w:r>
              <w:rPr>
                <w:sz w:val="13"/>
              </w:rPr>
              <w:t>90,8</w:t>
            </w:r>
          </w:p>
        </w:tc>
        <w:tc>
          <w:tcPr>
            <w:tcW w:w="655" w:type="dxa"/>
          </w:tcPr>
          <w:p w14:paraId="76C62605" w14:textId="77777777" w:rsidR="006D1256" w:rsidRDefault="00000000">
            <w:pPr>
              <w:spacing w:after="0"/>
              <w:ind w:firstLine="0"/>
            </w:pPr>
            <w:r>
              <w:rPr>
                <w:sz w:val="13"/>
              </w:rPr>
              <w:t>45,9</w:t>
            </w:r>
          </w:p>
        </w:tc>
        <w:tc>
          <w:tcPr>
            <w:tcW w:w="655" w:type="dxa"/>
          </w:tcPr>
          <w:p w14:paraId="2AAD887A" w14:textId="77777777" w:rsidR="006D1256" w:rsidRDefault="00000000">
            <w:pPr>
              <w:spacing w:after="0"/>
              <w:ind w:firstLine="0"/>
            </w:pPr>
            <w:r>
              <w:rPr>
                <w:sz w:val="13"/>
              </w:rPr>
              <w:t>27,5</w:t>
            </w:r>
          </w:p>
        </w:tc>
        <w:tc>
          <w:tcPr>
            <w:tcW w:w="655" w:type="dxa"/>
          </w:tcPr>
          <w:p w14:paraId="5E597122" w14:textId="77777777" w:rsidR="006D1256" w:rsidRDefault="00000000">
            <w:pPr>
              <w:spacing w:after="0"/>
              <w:ind w:firstLine="0"/>
            </w:pPr>
            <w:r>
              <w:rPr>
                <w:sz w:val="13"/>
              </w:rPr>
              <w:t>0,531</w:t>
            </w:r>
          </w:p>
        </w:tc>
        <w:tc>
          <w:tcPr>
            <w:tcW w:w="655" w:type="dxa"/>
          </w:tcPr>
          <w:p w14:paraId="285603C3" w14:textId="77777777" w:rsidR="006D1256" w:rsidRDefault="00000000">
            <w:pPr>
              <w:spacing w:after="0"/>
              <w:ind w:firstLine="0"/>
            </w:pPr>
            <w:r>
              <w:rPr>
                <w:sz w:val="13"/>
              </w:rPr>
              <w:t>12075</w:t>
            </w:r>
          </w:p>
        </w:tc>
        <w:tc>
          <w:tcPr>
            <w:tcW w:w="655" w:type="dxa"/>
          </w:tcPr>
          <w:p w14:paraId="06DB2496" w14:textId="77777777" w:rsidR="006D1256" w:rsidRDefault="00000000">
            <w:pPr>
              <w:spacing w:after="0"/>
              <w:ind w:firstLine="0"/>
            </w:pPr>
            <w:r>
              <w:rPr>
                <w:sz w:val="13"/>
              </w:rPr>
              <w:t>135,8</w:t>
            </w:r>
          </w:p>
        </w:tc>
        <w:tc>
          <w:tcPr>
            <w:tcW w:w="655" w:type="dxa"/>
          </w:tcPr>
          <w:p w14:paraId="201752AE" w14:textId="77777777" w:rsidR="006D1256" w:rsidRDefault="00000000">
            <w:pPr>
              <w:spacing w:after="0"/>
              <w:ind w:firstLine="0"/>
            </w:pPr>
            <w:r>
              <w:rPr>
                <w:sz w:val="13"/>
              </w:rPr>
              <w:t>89,8</w:t>
            </w:r>
          </w:p>
        </w:tc>
        <w:tc>
          <w:tcPr>
            <w:tcW w:w="655" w:type="dxa"/>
          </w:tcPr>
          <w:p w14:paraId="39CB9BED" w14:textId="77777777" w:rsidR="006D1256" w:rsidRDefault="00000000">
            <w:pPr>
              <w:spacing w:after="0"/>
              <w:ind w:firstLine="0"/>
            </w:pPr>
            <w:r>
              <w:rPr>
                <w:sz w:val="13"/>
              </w:rPr>
              <w:t>64,9</w:t>
            </w:r>
          </w:p>
        </w:tc>
        <w:tc>
          <w:tcPr>
            <w:tcW w:w="655" w:type="dxa"/>
          </w:tcPr>
          <w:p w14:paraId="5329AE36" w14:textId="77777777" w:rsidR="006D1256" w:rsidRDefault="00000000">
            <w:pPr>
              <w:spacing w:after="0"/>
              <w:ind w:firstLine="0"/>
            </w:pPr>
            <w:r>
              <w:rPr>
                <w:sz w:val="13"/>
              </w:rPr>
              <w:t>26,6</w:t>
            </w:r>
          </w:p>
        </w:tc>
        <w:tc>
          <w:tcPr>
            <w:tcW w:w="655" w:type="dxa"/>
          </w:tcPr>
          <w:p w14:paraId="010D22AA" w14:textId="77777777" w:rsidR="006D1256" w:rsidRDefault="00000000">
            <w:pPr>
              <w:spacing w:after="0"/>
              <w:ind w:firstLine="0"/>
            </w:pPr>
            <w:r>
              <w:rPr>
                <w:sz w:val="13"/>
              </w:rPr>
              <w:t>0,513</w:t>
            </w:r>
          </w:p>
        </w:tc>
        <w:tc>
          <w:tcPr>
            <w:tcW w:w="655" w:type="dxa"/>
          </w:tcPr>
          <w:p w14:paraId="6FF78D73" w14:textId="77777777" w:rsidR="006D1256" w:rsidRDefault="00000000">
            <w:pPr>
              <w:spacing w:after="0"/>
              <w:ind w:firstLine="0"/>
            </w:pPr>
            <w:r>
              <w:rPr>
                <w:sz w:val="13"/>
              </w:rPr>
              <w:t>775</w:t>
            </w:r>
          </w:p>
        </w:tc>
      </w:tr>
      <w:tr w:rsidR="006D1256" w14:paraId="3C24E6EE" w14:textId="77777777">
        <w:trPr>
          <w:jc w:val="center"/>
        </w:trPr>
        <w:tc>
          <w:tcPr>
            <w:tcW w:w="539" w:type="dxa"/>
          </w:tcPr>
          <w:p w14:paraId="509D6785" w14:textId="77777777" w:rsidR="006D1256" w:rsidRDefault="00000000">
            <w:pPr>
              <w:spacing w:after="0"/>
              <w:ind w:firstLine="0"/>
            </w:pPr>
            <w:r>
              <w:rPr>
                <w:sz w:val="13"/>
              </w:rPr>
              <w:t>2005</w:t>
            </w:r>
          </w:p>
        </w:tc>
        <w:tc>
          <w:tcPr>
            <w:tcW w:w="425" w:type="dxa"/>
          </w:tcPr>
          <w:p w14:paraId="41994C8E" w14:textId="77777777" w:rsidR="006D1256" w:rsidRDefault="00000000">
            <w:pPr>
              <w:spacing w:after="0"/>
              <w:ind w:firstLine="0"/>
            </w:pPr>
            <w:r>
              <w:rPr>
                <w:sz w:val="13"/>
              </w:rPr>
              <w:t>6</w:t>
            </w:r>
          </w:p>
        </w:tc>
        <w:tc>
          <w:tcPr>
            <w:tcW w:w="539" w:type="dxa"/>
          </w:tcPr>
          <w:p w14:paraId="311ACB5D" w14:textId="77777777" w:rsidR="006D1256" w:rsidRDefault="00000000">
            <w:pPr>
              <w:spacing w:after="0"/>
              <w:ind w:firstLine="0"/>
            </w:pPr>
            <w:r>
              <w:rPr>
                <w:sz w:val="13"/>
              </w:rPr>
              <w:t>0,09</w:t>
            </w:r>
          </w:p>
        </w:tc>
        <w:tc>
          <w:tcPr>
            <w:tcW w:w="709" w:type="dxa"/>
          </w:tcPr>
          <w:p w14:paraId="6BF87836" w14:textId="77777777" w:rsidR="006D1256" w:rsidRDefault="00000000">
            <w:pPr>
              <w:spacing w:after="0"/>
              <w:ind w:firstLine="0"/>
            </w:pPr>
            <w:r>
              <w:rPr>
                <w:sz w:val="13"/>
              </w:rPr>
              <w:t>Neutro</w:t>
            </w:r>
          </w:p>
        </w:tc>
        <w:tc>
          <w:tcPr>
            <w:tcW w:w="655" w:type="dxa"/>
          </w:tcPr>
          <w:p w14:paraId="3628B01F" w14:textId="77777777" w:rsidR="006D1256" w:rsidRDefault="00000000">
            <w:pPr>
              <w:spacing w:after="0"/>
              <w:ind w:firstLine="0"/>
            </w:pPr>
            <w:r>
              <w:rPr>
                <w:sz w:val="13"/>
              </w:rPr>
              <w:t>135,3</w:t>
            </w:r>
          </w:p>
        </w:tc>
        <w:tc>
          <w:tcPr>
            <w:tcW w:w="655" w:type="dxa"/>
          </w:tcPr>
          <w:p w14:paraId="51F95C85" w14:textId="77777777" w:rsidR="006D1256" w:rsidRDefault="00000000">
            <w:pPr>
              <w:spacing w:after="0"/>
              <w:ind w:firstLine="0"/>
            </w:pPr>
            <w:r>
              <w:rPr>
                <w:sz w:val="13"/>
              </w:rPr>
              <w:t>99,2</w:t>
            </w:r>
          </w:p>
        </w:tc>
        <w:tc>
          <w:tcPr>
            <w:tcW w:w="655" w:type="dxa"/>
          </w:tcPr>
          <w:p w14:paraId="665F2A30" w14:textId="77777777" w:rsidR="006D1256" w:rsidRDefault="00000000">
            <w:pPr>
              <w:spacing w:after="0"/>
              <w:ind w:firstLine="0"/>
            </w:pPr>
            <w:r>
              <w:rPr>
                <w:sz w:val="13"/>
              </w:rPr>
              <w:t>156,8</w:t>
            </w:r>
          </w:p>
        </w:tc>
        <w:tc>
          <w:tcPr>
            <w:tcW w:w="655" w:type="dxa"/>
          </w:tcPr>
          <w:p w14:paraId="6BE26567" w14:textId="77777777" w:rsidR="006D1256" w:rsidRDefault="00000000">
            <w:pPr>
              <w:spacing w:after="0"/>
              <w:ind w:firstLine="0"/>
            </w:pPr>
            <w:r>
              <w:rPr>
                <w:sz w:val="13"/>
              </w:rPr>
              <w:t>23,9</w:t>
            </w:r>
          </w:p>
        </w:tc>
        <w:tc>
          <w:tcPr>
            <w:tcW w:w="655" w:type="dxa"/>
          </w:tcPr>
          <w:p w14:paraId="675904D2" w14:textId="77777777" w:rsidR="006D1256" w:rsidRDefault="00000000">
            <w:pPr>
              <w:spacing w:after="0"/>
              <w:ind w:firstLine="0"/>
            </w:pPr>
            <w:r>
              <w:rPr>
                <w:sz w:val="13"/>
              </w:rPr>
              <w:t>0,696</w:t>
            </w:r>
          </w:p>
        </w:tc>
        <w:tc>
          <w:tcPr>
            <w:tcW w:w="655" w:type="dxa"/>
          </w:tcPr>
          <w:p w14:paraId="5D1AD569" w14:textId="77777777" w:rsidR="006D1256" w:rsidRDefault="00000000">
            <w:pPr>
              <w:spacing w:after="0"/>
              <w:ind w:firstLine="0"/>
            </w:pPr>
            <w:r>
              <w:rPr>
                <w:sz w:val="13"/>
              </w:rPr>
              <w:t>0</w:t>
            </w:r>
          </w:p>
        </w:tc>
        <w:tc>
          <w:tcPr>
            <w:tcW w:w="655" w:type="dxa"/>
          </w:tcPr>
          <w:p w14:paraId="697A1747" w14:textId="77777777" w:rsidR="006D1256" w:rsidRDefault="00000000">
            <w:pPr>
              <w:spacing w:after="0"/>
              <w:ind w:firstLine="0"/>
            </w:pPr>
            <w:r>
              <w:rPr>
                <w:sz w:val="13"/>
              </w:rPr>
              <w:t>124,8</w:t>
            </w:r>
          </w:p>
        </w:tc>
        <w:tc>
          <w:tcPr>
            <w:tcW w:w="655" w:type="dxa"/>
          </w:tcPr>
          <w:p w14:paraId="0BDBDB7C" w14:textId="77777777" w:rsidR="006D1256" w:rsidRDefault="00000000">
            <w:pPr>
              <w:spacing w:after="0"/>
              <w:ind w:firstLine="0"/>
            </w:pPr>
            <w:r>
              <w:rPr>
                <w:sz w:val="13"/>
              </w:rPr>
              <w:t>70,8</w:t>
            </w:r>
          </w:p>
        </w:tc>
        <w:tc>
          <w:tcPr>
            <w:tcW w:w="655" w:type="dxa"/>
          </w:tcPr>
          <w:p w14:paraId="0C7FCB9D" w14:textId="77777777" w:rsidR="006D1256" w:rsidRDefault="00000000">
            <w:pPr>
              <w:spacing w:after="0"/>
              <w:ind w:firstLine="0"/>
            </w:pPr>
            <w:r>
              <w:rPr>
                <w:sz w:val="13"/>
              </w:rPr>
              <w:t>1,0</w:t>
            </w:r>
          </w:p>
        </w:tc>
        <w:tc>
          <w:tcPr>
            <w:tcW w:w="655" w:type="dxa"/>
          </w:tcPr>
          <w:p w14:paraId="1DB2F5EB" w14:textId="77777777" w:rsidR="006D1256" w:rsidRDefault="00000000">
            <w:pPr>
              <w:spacing w:after="0"/>
              <w:ind w:firstLine="0"/>
            </w:pPr>
            <w:r>
              <w:rPr>
                <w:sz w:val="13"/>
              </w:rPr>
              <w:t>28,1</w:t>
            </w:r>
          </w:p>
        </w:tc>
        <w:tc>
          <w:tcPr>
            <w:tcW w:w="655" w:type="dxa"/>
          </w:tcPr>
          <w:p w14:paraId="7590EE77" w14:textId="77777777" w:rsidR="006D1256" w:rsidRDefault="00000000">
            <w:pPr>
              <w:spacing w:after="0"/>
              <w:ind w:firstLine="0"/>
            </w:pPr>
            <w:r>
              <w:rPr>
                <w:sz w:val="13"/>
              </w:rPr>
              <w:t>0,429</w:t>
            </w:r>
          </w:p>
        </w:tc>
        <w:tc>
          <w:tcPr>
            <w:tcW w:w="655" w:type="dxa"/>
          </w:tcPr>
          <w:p w14:paraId="541950FA" w14:textId="77777777" w:rsidR="006D1256" w:rsidRDefault="00000000">
            <w:pPr>
              <w:spacing w:after="0"/>
              <w:ind w:firstLine="0"/>
            </w:pPr>
            <w:r>
              <w:rPr>
                <w:sz w:val="13"/>
              </w:rPr>
              <w:t>17675</w:t>
            </w:r>
          </w:p>
        </w:tc>
        <w:tc>
          <w:tcPr>
            <w:tcW w:w="655" w:type="dxa"/>
          </w:tcPr>
          <w:p w14:paraId="6A446980" w14:textId="77777777" w:rsidR="006D1256" w:rsidRDefault="00000000">
            <w:pPr>
              <w:spacing w:after="0"/>
              <w:ind w:firstLine="0"/>
            </w:pPr>
            <w:r>
              <w:rPr>
                <w:sz w:val="13"/>
              </w:rPr>
              <w:t>115,2</w:t>
            </w:r>
          </w:p>
        </w:tc>
        <w:tc>
          <w:tcPr>
            <w:tcW w:w="655" w:type="dxa"/>
          </w:tcPr>
          <w:p w14:paraId="5D9035CE" w14:textId="77777777" w:rsidR="006D1256" w:rsidRDefault="00000000">
            <w:pPr>
              <w:spacing w:after="0"/>
              <w:ind w:firstLine="0"/>
            </w:pPr>
            <w:r>
              <w:rPr>
                <w:sz w:val="13"/>
              </w:rPr>
              <w:t>65,7</w:t>
            </w:r>
          </w:p>
        </w:tc>
        <w:tc>
          <w:tcPr>
            <w:tcW w:w="655" w:type="dxa"/>
          </w:tcPr>
          <w:p w14:paraId="006D05AB" w14:textId="77777777" w:rsidR="006D1256" w:rsidRDefault="00000000">
            <w:pPr>
              <w:spacing w:after="0"/>
              <w:ind w:firstLine="0"/>
            </w:pPr>
            <w:r>
              <w:rPr>
                <w:sz w:val="13"/>
              </w:rPr>
              <w:t>37,2</w:t>
            </w:r>
          </w:p>
        </w:tc>
        <w:tc>
          <w:tcPr>
            <w:tcW w:w="655" w:type="dxa"/>
          </w:tcPr>
          <w:p w14:paraId="717F1ED3" w14:textId="77777777" w:rsidR="006D1256" w:rsidRDefault="00000000">
            <w:pPr>
              <w:spacing w:after="0"/>
              <w:ind w:firstLine="0"/>
            </w:pPr>
            <w:r>
              <w:rPr>
                <w:sz w:val="13"/>
              </w:rPr>
              <w:t>27,1</w:t>
            </w:r>
          </w:p>
        </w:tc>
        <w:tc>
          <w:tcPr>
            <w:tcW w:w="655" w:type="dxa"/>
          </w:tcPr>
          <w:p w14:paraId="34CE7D37" w14:textId="77777777" w:rsidR="006D1256" w:rsidRDefault="00000000">
            <w:pPr>
              <w:spacing w:after="0"/>
              <w:ind w:firstLine="0"/>
            </w:pPr>
            <w:r>
              <w:rPr>
                <w:sz w:val="13"/>
              </w:rPr>
              <w:t>0,394</w:t>
            </w:r>
          </w:p>
        </w:tc>
        <w:tc>
          <w:tcPr>
            <w:tcW w:w="655" w:type="dxa"/>
          </w:tcPr>
          <w:p w14:paraId="70A67008" w14:textId="77777777" w:rsidR="006D1256" w:rsidRDefault="00000000">
            <w:pPr>
              <w:spacing w:after="0"/>
              <w:ind w:firstLine="0"/>
            </w:pPr>
            <w:r>
              <w:rPr>
                <w:sz w:val="13"/>
              </w:rPr>
              <w:t>2050</w:t>
            </w:r>
          </w:p>
        </w:tc>
      </w:tr>
      <w:tr w:rsidR="006D1256" w14:paraId="3181C5BE" w14:textId="77777777">
        <w:trPr>
          <w:jc w:val="center"/>
        </w:trPr>
        <w:tc>
          <w:tcPr>
            <w:tcW w:w="539" w:type="dxa"/>
          </w:tcPr>
          <w:p w14:paraId="6EBC1465" w14:textId="77777777" w:rsidR="006D1256" w:rsidRDefault="00000000">
            <w:pPr>
              <w:spacing w:after="0"/>
              <w:ind w:firstLine="0"/>
            </w:pPr>
            <w:r>
              <w:rPr>
                <w:sz w:val="13"/>
              </w:rPr>
              <w:t>2005</w:t>
            </w:r>
          </w:p>
        </w:tc>
        <w:tc>
          <w:tcPr>
            <w:tcW w:w="425" w:type="dxa"/>
          </w:tcPr>
          <w:p w14:paraId="40676206" w14:textId="77777777" w:rsidR="006D1256" w:rsidRDefault="00000000">
            <w:pPr>
              <w:spacing w:after="0"/>
              <w:ind w:firstLine="0"/>
            </w:pPr>
            <w:r>
              <w:rPr>
                <w:sz w:val="13"/>
              </w:rPr>
              <w:t>7</w:t>
            </w:r>
          </w:p>
        </w:tc>
        <w:tc>
          <w:tcPr>
            <w:tcW w:w="539" w:type="dxa"/>
          </w:tcPr>
          <w:p w14:paraId="5928596B" w14:textId="77777777" w:rsidR="006D1256" w:rsidRDefault="00000000">
            <w:pPr>
              <w:spacing w:after="0"/>
              <w:ind w:firstLine="0"/>
            </w:pPr>
            <w:r>
              <w:rPr>
                <w:sz w:val="13"/>
              </w:rPr>
              <w:t>-0,04</w:t>
            </w:r>
          </w:p>
        </w:tc>
        <w:tc>
          <w:tcPr>
            <w:tcW w:w="709" w:type="dxa"/>
          </w:tcPr>
          <w:p w14:paraId="7BFB4485" w14:textId="77777777" w:rsidR="006D1256" w:rsidRDefault="00000000">
            <w:pPr>
              <w:spacing w:after="0"/>
              <w:ind w:firstLine="0"/>
            </w:pPr>
            <w:r>
              <w:rPr>
                <w:sz w:val="13"/>
              </w:rPr>
              <w:t>Neutro</w:t>
            </w:r>
          </w:p>
        </w:tc>
        <w:tc>
          <w:tcPr>
            <w:tcW w:w="655" w:type="dxa"/>
          </w:tcPr>
          <w:p w14:paraId="71809CAC" w14:textId="77777777" w:rsidR="006D1256" w:rsidRDefault="00000000">
            <w:pPr>
              <w:spacing w:after="0"/>
              <w:ind w:firstLine="0"/>
            </w:pPr>
            <w:r>
              <w:rPr>
                <w:sz w:val="13"/>
              </w:rPr>
              <w:t>146,7</w:t>
            </w:r>
          </w:p>
        </w:tc>
        <w:tc>
          <w:tcPr>
            <w:tcW w:w="655" w:type="dxa"/>
          </w:tcPr>
          <w:p w14:paraId="6E076426" w14:textId="77777777" w:rsidR="006D1256" w:rsidRDefault="00000000">
            <w:pPr>
              <w:spacing w:after="0"/>
              <w:ind w:firstLine="0"/>
            </w:pPr>
            <w:r>
              <w:rPr>
                <w:sz w:val="13"/>
              </w:rPr>
              <w:t>91,9</w:t>
            </w:r>
          </w:p>
        </w:tc>
        <w:tc>
          <w:tcPr>
            <w:tcW w:w="655" w:type="dxa"/>
          </w:tcPr>
          <w:p w14:paraId="2C99F4C6" w14:textId="77777777" w:rsidR="006D1256" w:rsidRDefault="00000000">
            <w:pPr>
              <w:spacing w:after="0"/>
              <w:ind w:firstLine="0"/>
            </w:pPr>
            <w:r>
              <w:rPr>
                <w:sz w:val="13"/>
              </w:rPr>
              <w:t>90,2</w:t>
            </w:r>
          </w:p>
        </w:tc>
        <w:tc>
          <w:tcPr>
            <w:tcW w:w="655" w:type="dxa"/>
          </w:tcPr>
          <w:p w14:paraId="29502A38" w14:textId="77777777" w:rsidR="006D1256" w:rsidRDefault="00000000">
            <w:pPr>
              <w:spacing w:after="0"/>
              <w:ind w:firstLine="0"/>
            </w:pPr>
            <w:r>
              <w:rPr>
                <w:sz w:val="13"/>
              </w:rPr>
              <w:t>24,0</w:t>
            </w:r>
          </w:p>
        </w:tc>
        <w:tc>
          <w:tcPr>
            <w:tcW w:w="655" w:type="dxa"/>
          </w:tcPr>
          <w:p w14:paraId="03707B77" w14:textId="77777777" w:rsidR="006D1256" w:rsidRDefault="00000000">
            <w:pPr>
              <w:spacing w:after="0"/>
              <w:ind w:firstLine="0"/>
            </w:pPr>
            <w:r>
              <w:rPr>
                <w:sz w:val="13"/>
              </w:rPr>
              <w:t>0,639</w:t>
            </w:r>
          </w:p>
        </w:tc>
        <w:tc>
          <w:tcPr>
            <w:tcW w:w="655" w:type="dxa"/>
          </w:tcPr>
          <w:p w14:paraId="0D3D44E6" w14:textId="77777777" w:rsidR="006D1256" w:rsidRDefault="00000000">
            <w:pPr>
              <w:spacing w:after="0"/>
              <w:ind w:firstLine="0"/>
            </w:pPr>
            <w:r>
              <w:rPr>
                <w:sz w:val="13"/>
              </w:rPr>
              <w:t>75</w:t>
            </w:r>
          </w:p>
        </w:tc>
        <w:tc>
          <w:tcPr>
            <w:tcW w:w="655" w:type="dxa"/>
          </w:tcPr>
          <w:p w14:paraId="0288D5AB" w14:textId="77777777" w:rsidR="006D1256" w:rsidRDefault="00000000">
            <w:pPr>
              <w:spacing w:after="0"/>
              <w:ind w:firstLine="0"/>
            </w:pPr>
            <w:r>
              <w:rPr>
                <w:sz w:val="13"/>
              </w:rPr>
              <w:t>111,1</w:t>
            </w:r>
          </w:p>
        </w:tc>
        <w:tc>
          <w:tcPr>
            <w:tcW w:w="655" w:type="dxa"/>
          </w:tcPr>
          <w:p w14:paraId="5679B7BE" w14:textId="77777777" w:rsidR="006D1256" w:rsidRDefault="00000000">
            <w:pPr>
              <w:spacing w:after="0"/>
              <w:ind w:firstLine="0"/>
            </w:pPr>
            <w:r>
              <w:rPr>
                <w:sz w:val="13"/>
              </w:rPr>
              <w:t>48,4</w:t>
            </w:r>
          </w:p>
        </w:tc>
        <w:tc>
          <w:tcPr>
            <w:tcW w:w="655" w:type="dxa"/>
          </w:tcPr>
          <w:p w14:paraId="168ADDD4" w14:textId="77777777" w:rsidR="006D1256" w:rsidRDefault="00000000">
            <w:pPr>
              <w:spacing w:after="0"/>
              <w:ind w:firstLine="0"/>
            </w:pPr>
            <w:r>
              <w:rPr>
                <w:sz w:val="13"/>
              </w:rPr>
              <w:t>0,4</w:t>
            </w:r>
          </w:p>
        </w:tc>
        <w:tc>
          <w:tcPr>
            <w:tcW w:w="655" w:type="dxa"/>
          </w:tcPr>
          <w:p w14:paraId="686CC469" w14:textId="77777777" w:rsidR="006D1256" w:rsidRDefault="00000000">
            <w:pPr>
              <w:spacing w:after="0"/>
              <w:ind w:firstLine="0"/>
            </w:pPr>
            <w:r>
              <w:rPr>
                <w:sz w:val="13"/>
              </w:rPr>
              <w:t>29,4</w:t>
            </w:r>
          </w:p>
        </w:tc>
        <w:tc>
          <w:tcPr>
            <w:tcW w:w="655" w:type="dxa"/>
          </w:tcPr>
          <w:p w14:paraId="2FB7EB67" w14:textId="77777777" w:rsidR="006D1256" w:rsidRDefault="00000000">
            <w:pPr>
              <w:spacing w:after="0"/>
              <w:ind w:firstLine="0"/>
            </w:pPr>
            <w:r>
              <w:rPr>
                <w:sz w:val="13"/>
              </w:rPr>
              <w:t>0,260</w:t>
            </w:r>
          </w:p>
        </w:tc>
        <w:tc>
          <w:tcPr>
            <w:tcW w:w="655" w:type="dxa"/>
          </w:tcPr>
          <w:p w14:paraId="3DCEA08A" w14:textId="77777777" w:rsidR="006D1256" w:rsidRDefault="00000000">
            <w:pPr>
              <w:spacing w:after="0"/>
              <w:ind w:firstLine="0"/>
            </w:pPr>
            <w:r>
              <w:rPr>
                <w:sz w:val="13"/>
              </w:rPr>
              <w:t>27550</w:t>
            </w:r>
          </w:p>
        </w:tc>
        <w:tc>
          <w:tcPr>
            <w:tcW w:w="655" w:type="dxa"/>
          </w:tcPr>
          <w:p w14:paraId="3AF1AAF8" w14:textId="77777777" w:rsidR="006D1256" w:rsidRDefault="00000000">
            <w:pPr>
              <w:spacing w:after="0"/>
              <w:ind w:firstLine="0"/>
            </w:pPr>
            <w:r>
              <w:rPr>
                <w:sz w:val="13"/>
              </w:rPr>
              <w:t>104,4</w:t>
            </w:r>
          </w:p>
        </w:tc>
        <w:tc>
          <w:tcPr>
            <w:tcW w:w="655" w:type="dxa"/>
          </w:tcPr>
          <w:p w14:paraId="6438C7F4" w14:textId="77777777" w:rsidR="006D1256" w:rsidRDefault="00000000">
            <w:pPr>
              <w:spacing w:after="0"/>
              <w:ind w:firstLine="0"/>
            </w:pPr>
            <w:r>
              <w:rPr>
                <w:sz w:val="13"/>
              </w:rPr>
              <w:t>51,1</w:t>
            </w:r>
          </w:p>
        </w:tc>
        <w:tc>
          <w:tcPr>
            <w:tcW w:w="655" w:type="dxa"/>
          </w:tcPr>
          <w:p w14:paraId="715BD000" w14:textId="77777777" w:rsidR="006D1256" w:rsidRDefault="00000000">
            <w:pPr>
              <w:spacing w:after="0"/>
              <w:ind w:firstLine="0"/>
            </w:pPr>
            <w:r>
              <w:rPr>
                <w:sz w:val="13"/>
              </w:rPr>
              <w:t>26,5</w:t>
            </w:r>
          </w:p>
        </w:tc>
        <w:tc>
          <w:tcPr>
            <w:tcW w:w="655" w:type="dxa"/>
          </w:tcPr>
          <w:p w14:paraId="6A479392" w14:textId="77777777" w:rsidR="006D1256" w:rsidRDefault="00000000">
            <w:pPr>
              <w:spacing w:after="0"/>
              <w:ind w:firstLine="0"/>
            </w:pPr>
            <w:r>
              <w:rPr>
                <w:sz w:val="13"/>
              </w:rPr>
              <w:t>27,9</w:t>
            </w:r>
          </w:p>
        </w:tc>
        <w:tc>
          <w:tcPr>
            <w:tcW w:w="655" w:type="dxa"/>
          </w:tcPr>
          <w:p w14:paraId="56F546BE" w14:textId="77777777" w:rsidR="006D1256" w:rsidRDefault="00000000">
            <w:pPr>
              <w:spacing w:after="0"/>
              <w:ind w:firstLine="0"/>
            </w:pPr>
            <w:r>
              <w:rPr>
                <w:sz w:val="13"/>
              </w:rPr>
              <w:t>0,294</w:t>
            </w:r>
          </w:p>
        </w:tc>
        <w:tc>
          <w:tcPr>
            <w:tcW w:w="655" w:type="dxa"/>
          </w:tcPr>
          <w:p w14:paraId="1AA7C6C9" w14:textId="77777777" w:rsidR="006D1256" w:rsidRDefault="00000000">
            <w:pPr>
              <w:spacing w:after="0"/>
              <w:ind w:firstLine="0"/>
            </w:pPr>
            <w:r>
              <w:rPr>
                <w:sz w:val="13"/>
              </w:rPr>
              <w:t>3575</w:t>
            </w:r>
          </w:p>
        </w:tc>
      </w:tr>
      <w:tr w:rsidR="006D1256" w14:paraId="46888A8B" w14:textId="77777777">
        <w:trPr>
          <w:jc w:val="center"/>
        </w:trPr>
        <w:tc>
          <w:tcPr>
            <w:tcW w:w="539" w:type="dxa"/>
          </w:tcPr>
          <w:p w14:paraId="5A8BD0C1" w14:textId="77777777" w:rsidR="006D1256" w:rsidRDefault="00000000">
            <w:pPr>
              <w:spacing w:after="0"/>
              <w:ind w:firstLine="0"/>
            </w:pPr>
            <w:r>
              <w:rPr>
                <w:sz w:val="13"/>
              </w:rPr>
              <w:t>2005</w:t>
            </w:r>
          </w:p>
        </w:tc>
        <w:tc>
          <w:tcPr>
            <w:tcW w:w="425" w:type="dxa"/>
          </w:tcPr>
          <w:p w14:paraId="40D467EF" w14:textId="77777777" w:rsidR="006D1256" w:rsidRDefault="00000000">
            <w:pPr>
              <w:spacing w:after="0"/>
              <w:ind w:firstLine="0"/>
            </w:pPr>
            <w:r>
              <w:rPr>
                <w:sz w:val="13"/>
              </w:rPr>
              <w:t>8</w:t>
            </w:r>
          </w:p>
        </w:tc>
        <w:tc>
          <w:tcPr>
            <w:tcW w:w="539" w:type="dxa"/>
          </w:tcPr>
          <w:p w14:paraId="2FA42447" w14:textId="77777777" w:rsidR="006D1256" w:rsidRDefault="00000000">
            <w:pPr>
              <w:spacing w:after="0"/>
              <w:ind w:firstLine="0"/>
            </w:pPr>
            <w:r>
              <w:rPr>
                <w:sz w:val="13"/>
              </w:rPr>
              <w:t>-0,14</w:t>
            </w:r>
          </w:p>
        </w:tc>
        <w:tc>
          <w:tcPr>
            <w:tcW w:w="709" w:type="dxa"/>
          </w:tcPr>
          <w:p w14:paraId="47107336" w14:textId="77777777" w:rsidR="006D1256" w:rsidRDefault="00000000">
            <w:pPr>
              <w:spacing w:after="0"/>
              <w:ind w:firstLine="0"/>
            </w:pPr>
            <w:r>
              <w:rPr>
                <w:sz w:val="13"/>
              </w:rPr>
              <w:t>Neutro</w:t>
            </w:r>
          </w:p>
        </w:tc>
        <w:tc>
          <w:tcPr>
            <w:tcW w:w="655" w:type="dxa"/>
          </w:tcPr>
          <w:p w14:paraId="5D20BA07" w14:textId="77777777" w:rsidR="006D1256" w:rsidRDefault="00000000">
            <w:pPr>
              <w:spacing w:after="0"/>
              <w:ind w:firstLine="0"/>
            </w:pPr>
            <w:r>
              <w:rPr>
                <w:sz w:val="13"/>
              </w:rPr>
              <w:t>153,5</w:t>
            </w:r>
          </w:p>
        </w:tc>
        <w:tc>
          <w:tcPr>
            <w:tcW w:w="655" w:type="dxa"/>
          </w:tcPr>
          <w:p w14:paraId="4B8D8F76" w14:textId="77777777" w:rsidR="006D1256" w:rsidRDefault="00000000">
            <w:pPr>
              <w:spacing w:after="0"/>
              <w:ind w:firstLine="0"/>
            </w:pPr>
            <w:r>
              <w:rPr>
                <w:sz w:val="13"/>
              </w:rPr>
              <w:t>95,6</w:t>
            </w:r>
          </w:p>
        </w:tc>
        <w:tc>
          <w:tcPr>
            <w:tcW w:w="655" w:type="dxa"/>
          </w:tcPr>
          <w:p w14:paraId="10C57172" w14:textId="77777777" w:rsidR="006D1256" w:rsidRDefault="00000000">
            <w:pPr>
              <w:spacing w:after="0"/>
              <w:ind w:firstLine="0"/>
            </w:pPr>
            <w:r>
              <w:rPr>
                <w:sz w:val="13"/>
              </w:rPr>
              <w:t>83,7</w:t>
            </w:r>
          </w:p>
        </w:tc>
        <w:tc>
          <w:tcPr>
            <w:tcW w:w="655" w:type="dxa"/>
          </w:tcPr>
          <w:p w14:paraId="019DD226" w14:textId="77777777" w:rsidR="006D1256" w:rsidRDefault="00000000">
            <w:pPr>
              <w:spacing w:after="0"/>
              <w:ind w:firstLine="0"/>
            </w:pPr>
            <w:r>
              <w:rPr>
                <w:sz w:val="13"/>
              </w:rPr>
              <w:t>24,7</w:t>
            </w:r>
          </w:p>
        </w:tc>
        <w:tc>
          <w:tcPr>
            <w:tcW w:w="655" w:type="dxa"/>
          </w:tcPr>
          <w:p w14:paraId="1E93A3F8" w14:textId="77777777" w:rsidR="006D1256" w:rsidRDefault="00000000">
            <w:pPr>
              <w:spacing w:after="0"/>
              <w:ind w:firstLine="0"/>
            </w:pPr>
            <w:r>
              <w:rPr>
                <w:sz w:val="13"/>
              </w:rPr>
              <w:t>0,554</w:t>
            </w:r>
          </w:p>
        </w:tc>
        <w:tc>
          <w:tcPr>
            <w:tcW w:w="655" w:type="dxa"/>
          </w:tcPr>
          <w:p w14:paraId="2106225C" w14:textId="77777777" w:rsidR="006D1256" w:rsidRDefault="00000000">
            <w:pPr>
              <w:spacing w:after="0"/>
              <w:ind w:firstLine="0"/>
            </w:pPr>
            <w:r>
              <w:rPr>
                <w:sz w:val="13"/>
              </w:rPr>
              <w:t>575</w:t>
            </w:r>
          </w:p>
        </w:tc>
        <w:tc>
          <w:tcPr>
            <w:tcW w:w="655" w:type="dxa"/>
          </w:tcPr>
          <w:p w14:paraId="0360EA6C" w14:textId="77777777" w:rsidR="006D1256" w:rsidRDefault="00000000">
            <w:pPr>
              <w:spacing w:after="0"/>
              <w:ind w:firstLine="0"/>
            </w:pPr>
            <w:r>
              <w:rPr>
                <w:sz w:val="13"/>
              </w:rPr>
              <w:t>74,4</w:t>
            </w:r>
          </w:p>
        </w:tc>
        <w:tc>
          <w:tcPr>
            <w:tcW w:w="655" w:type="dxa"/>
          </w:tcPr>
          <w:p w14:paraId="380DD58A" w14:textId="77777777" w:rsidR="006D1256" w:rsidRDefault="00000000">
            <w:pPr>
              <w:spacing w:after="0"/>
              <w:ind w:firstLine="0"/>
            </w:pPr>
            <w:r>
              <w:rPr>
                <w:sz w:val="13"/>
              </w:rPr>
              <w:t>35,4</w:t>
            </w:r>
          </w:p>
        </w:tc>
        <w:tc>
          <w:tcPr>
            <w:tcW w:w="655" w:type="dxa"/>
          </w:tcPr>
          <w:p w14:paraId="05C5D5FB" w14:textId="77777777" w:rsidR="006D1256" w:rsidRDefault="00000000">
            <w:pPr>
              <w:spacing w:after="0"/>
              <w:ind w:firstLine="0"/>
            </w:pPr>
            <w:r>
              <w:rPr>
                <w:sz w:val="13"/>
              </w:rPr>
              <w:t>0,5</w:t>
            </w:r>
          </w:p>
        </w:tc>
        <w:tc>
          <w:tcPr>
            <w:tcW w:w="655" w:type="dxa"/>
          </w:tcPr>
          <w:p w14:paraId="11AEBAE1" w14:textId="77777777" w:rsidR="006D1256" w:rsidRDefault="00000000">
            <w:pPr>
              <w:spacing w:after="0"/>
              <w:ind w:firstLine="0"/>
            </w:pPr>
            <w:r>
              <w:rPr>
                <w:sz w:val="13"/>
              </w:rPr>
              <w:t>33,2</w:t>
            </w:r>
          </w:p>
        </w:tc>
        <w:tc>
          <w:tcPr>
            <w:tcW w:w="655" w:type="dxa"/>
          </w:tcPr>
          <w:p w14:paraId="77440228" w14:textId="77777777" w:rsidR="006D1256" w:rsidRDefault="00000000">
            <w:pPr>
              <w:spacing w:after="0"/>
              <w:ind w:firstLine="0"/>
            </w:pPr>
            <w:r>
              <w:rPr>
                <w:sz w:val="13"/>
              </w:rPr>
              <w:t>0,155</w:t>
            </w:r>
          </w:p>
        </w:tc>
        <w:tc>
          <w:tcPr>
            <w:tcW w:w="655" w:type="dxa"/>
          </w:tcPr>
          <w:p w14:paraId="0713B01F" w14:textId="77777777" w:rsidR="006D1256" w:rsidRDefault="00000000">
            <w:pPr>
              <w:spacing w:after="0"/>
              <w:ind w:firstLine="0"/>
            </w:pPr>
            <w:r>
              <w:rPr>
                <w:sz w:val="13"/>
              </w:rPr>
              <w:t>114825</w:t>
            </w:r>
          </w:p>
        </w:tc>
        <w:tc>
          <w:tcPr>
            <w:tcW w:w="655" w:type="dxa"/>
          </w:tcPr>
          <w:p w14:paraId="195844D8" w14:textId="77777777" w:rsidR="006D1256" w:rsidRDefault="00000000">
            <w:pPr>
              <w:spacing w:after="0"/>
              <w:ind w:firstLine="0"/>
            </w:pPr>
            <w:r>
              <w:rPr>
                <w:sz w:val="13"/>
              </w:rPr>
              <w:t>83,2</w:t>
            </w:r>
          </w:p>
        </w:tc>
        <w:tc>
          <w:tcPr>
            <w:tcW w:w="655" w:type="dxa"/>
          </w:tcPr>
          <w:p w14:paraId="6A55D30E" w14:textId="77777777" w:rsidR="006D1256" w:rsidRDefault="00000000">
            <w:pPr>
              <w:spacing w:after="0"/>
              <w:ind w:firstLine="0"/>
            </w:pPr>
            <w:r>
              <w:rPr>
                <w:sz w:val="13"/>
              </w:rPr>
              <w:t>39,8</w:t>
            </w:r>
          </w:p>
        </w:tc>
        <w:tc>
          <w:tcPr>
            <w:tcW w:w="655" w:type="dxa"/>
          </w:tcPr>
          <w:p w14:paraId="798EAFF3" w14:textId="77777777" w:rsidR="006D1256" w:rsidRDefault="00000000">
            <w:pPr>
              <w:spacing w:after="0"/>
              <w:ind w:firstLine="0"/>
            </w:pPr>
            <w:r>
              <w:rPr>
                <w:sz w:val="13"/>
              </w:rPr>
              <w:t>20,2</w:t>
            </w:r>
          </w:p>
        </w:tc>
        <w:tc>
          <w:tcPr>
            <w:tcW w:w="655" w:type="dxa"/>
          </w:tcPr>
          <w:p w14:paraId="720104BF" w14:textId="77777777" w:rsidR="006D1256" w:rsidRDefault="00000000">
            <w:pPr>
              <w:spacing w:after="0"/>
              <w:ind w:firstLine="0"/>
            </w:pPr>
            <w:r>
              <w:rPr>
                <w:sz w:val="13"/>
              </w:rPr>
              <w:t>30,8</w:t>
            </w:r>
          </w:p>
        </w:tc>
        <w:tc>
          <w:tcPr>
            <w:tcW w:w="655" w:type="dxa"/>
          </w:tcPr>
          <w:p w14:paraId="2C1FFCD0" w14:textId="77777777" w:rsidR="006D1256" w:rsidRDefault="00000000">
            <w:pPr>
              <w:spacing w:after="0"/>
              <w:ind w:firstLine="0"/>
            </w:pPr>
            <w:r>
              <w:rPr>
                <w:sz w:val="13"/>
              </w:rPr>
              <w:t>0,192</w:t>
            </w:r>
          </w:p>
        </w:tc>
        <w:tc>
          <w:tcPr>
            <w:tcW w:w="655" w:type="dxa"/>
          </w:tcPr>
          <w:p w14:paraId="623280EA" w14:textId="77777777" w:rsidR="006D1256" w:rsidRDefault="00000000">
            <w:pPr>
              <w:spacing w:after="0"/>
              <w:ind w:firstLine="0"/>
            </w:pPr>
            <w:r>
              <w:rPr>
                <w:sz w:val="13"/>
              </w:rPr>
              <w:t>8300</w:t>
            </w:r>
          </w:p>
        </w:tc>
      </w:tr>
      <w:tr w:rsidR="006D1256" w14:paraId="46CB0268" w14:textId="77777777">
        <w:trPr>
          <w:jc w:val="center"/>
        </w:trPr>
        <w:tc>
          <w:tcPr>
            <w:tcW w:w="539" w:type="dxa"/>
          </w:tcPr>
          <w:p w14:paraId="7F37C1CC" w14:textId="77777777" w:rsidR="006D1256" w:rsidRDefault="00000000">
            <w:pPr>
              <w:spacing w:after="0"/>
              <w:ind w:firstLine="0"/>
            </w:pPr>
            <w:r>
              <w:rPr>
                <w:sz w:val="13"/>
              </w:rPr>
              <w:t>2005</w:t>
            </w:r>
          </w:p>
        </w:tc>
        <w:tc>
          <w:tcPr>
            <w:tcW w:w="425" w:type="dxa"/>
          </w:tcPr>
          <w:p w14:paraId="19129E02" w14:textId="77777777" w:rsidR="006D1256" w:rsidRDefault="00000000">
            <w:pPr>
              <w:spacing w:after="0"/>
              <w:ind w:firstLine="0"/>
            </w:pPr>
            <w:r>
              <w:rPr>
                <w:sz w:val="13"/>
              </w:rPr>
              <w:t>9</w:t>
            </w:r>
          </w:p>
        </w:tc>
        <w:tc>
          <w:tcPr>
            <w:tcW w:w="539" w:type="dxa"/>
          </w:tcPr>
          <w:p w14:paraId="7A445F9B" w14:textId="77777777" w:rsidR="006D1256" w:rsidRDefault="00000000">
            <w:pPr>
              <w:spacing w:after="0"/>
              <w:ind w:firstLine="0"/>
            </w:pPr>
            <w:r>
              <w:rPr>
                <w:sz w:val="13"/>
              </w:rPr>
              <w:t>-0,11</w:t>
            </w:r>
          </w:p>
        </w:tc>
        <w:tc>
          <w:tcPr>
            <w:tcW w:w="709" w:type="dxa"/>
          </w:tcPr>
          <w:p w14:paraId="2C14B5F2" w14:textId="77777777" w:rsidR="006D1256" w:rsidRDefault="00000000">
            <w:pPr>
              <w:spacing w:after="0"/>
              <w:ind w:firstLine="0"/>
            </w:pPr>
            <w:r>
              <w:rPr>
                <w:sz w:val="13"/>
              </w:rPr>
              <w:t>Neutro</w:t>
            </w:r>
          </w:p>
        </w:tc>
        <w:tc>
          <w:tcPr>
            <w:tcW w:w="655" w:type="dxa"/>
          </w:tcPr>
          <w:p w14:paraId="3194C97A" w14:textId="77777777" w:rsidR="006D1256" w:rsidRDefault="00000000">
            <w:pPr>
              <w:spacing w:after="0"/>
              <w:ind w:firstLine="0"/>
            </w:pPr>
            <w:r>
              <w:rPr>
                <w:sz w:val="13"/>
              </w:rPr>
              <w:t>152,1</w:t>
            </w:r>
          </w:p>
        </w:tc>
        <w:tc>
          <w:tcPr>
            <w:tcW w:w="655" w:type="dxa"/>
          </w:tcPr>
          <w:p w14:paraId="34020884" w14:textId="77777777" w:rsidR="006D1256" w:rsidRDefault="00000000">
            <w:pPr>
              <w:spacing w:after="0"/>
              <w:ind w:firstLine="0"/>
            </w:pPr>
            <w:r>
              <w:rPr>
                <w:sz w:val="13"/>
              </w:rPr>
              <w:t>98,7</w:t>
            </w:r>
          </w:p>
        </w:tc>
        <w:tc>
          <w:tcPr>
            <w:tcW w:w="655" w:type="dxa"/>
          </w:tcPr>
          <w:p w14:paraId="4D0D7676" w14:textId="77777777" w:rsidR="006D1256" w:rsidRDefault="00000000">
            <w:pPr>
              <w:spacing w:after="0"/>
              <w:ind w:firstLine="0"/>
            </w:pPr>
            <w:r>
              <w:rPr>
                <w:sz w:val="13"/>
              </w:rPr>
              <w:t>52,2</w:t>
            </w:r>
          </w:p>
        </w:tc>
        <w:tc>
          <w:tcPr>
            <w:tcW w:w="655" w:type="dxa"/>
          </w:tcPr>
          <w:p w14:paraId="188663C9" w14:textId="77777777" w:rsidR="006D1256" w:rsidRDefault="00000000">
            <w:pPr>
              <w:spacing w:after="0"/>
              <w:ind w:firstLine="0"/>
            </w:pPr>
            <w:r>
              <w:rPr>
                <w:sz w:val="13"/>
              </w:rPr>
              <w:t>28,0</w:t>
            </w:r>
          </w:p>
        </w:tc>
        <w:tc>
          <w:tcPr>
            <w:tcW w:w="655" w:type="dxa"/>
          </w:tcPr>
          <w:p w14:paraId="76AEE477" w14:textId="77777777" w:rsidR="006D1256" w:rsidRDefault="00000000">
            <w:pPr>
              <w:spacing w:after="0"/>
              <w:ind w:firstLine="0"/>
            </w:pPr>
            <w:r>
              <w:rPr>
                <w:sz w:val="13"/>
              </w:rPr>
              <w:t>0,485</w:t>
            </w:r>
          </w:p>
        </w:tc>
        <w:tc>
          <w:tcPr>
            <w:tcW w:w="655" w:type="dxa"/>
          </w:tcPr>
          <w:p w14:paraId="2E7FB041" w14:textId="77777777" w:rsidR="006D1256" w:rsidRDefault="00000000">
            <w:pPr>
              <w:spacing w:after="0"/>
              <w:ind w:firstLine="0"/>
            </w:pPr>
            <w:r>
              <w:rPr>
                <w:sz w:val="13"/>
              </w:rPr>
              <w:t>1375</w:t>
            </w:r>
          </w:p>
        </w:tc>
        <w:tc>
          <w:tcPr>
            <w:tcW w:w="655" w:type="dxa"/>
          </w:tcPr>
          <w:p w14:paraId="73996D60" w14:textId="77777777" w:rsidR="006D1256" w:rsidRDefault="00000000">
            <w:pPr>
              <w:spacing w:after="0"/>
              <w:ind w:firstLine="0"/>
            </w:pPr>
            <w:r>
              <w:rPr>
                <w:sz w:val="13"/>
              </w:rPr>
              <w:t>41,3</w:t>
            </w:r>
          </w:p>
        </w:tc>
        <w:tc>
          <w:tcPr>
            <w:tcW w:w="655" w:type="dxa"/>
          </w:tcPr>
          <w:p w14:paraId="6005EBD1" w14:textId="77777777" w:rsidR="006D1256" w:rsidRDefault="00000000">
            <w:pPr>
              <w:spacing w:after="0"/>
              <w:ind w:firstLine="0"/>
            </w:pPr>
            <w:r>
              <w:rPr>
                <w:sz w:val="13"/>
              </w:rPr>
              <w:t>31,0</w:t>
            </w:r>
          </w:p>
        </w:tc>
        <w:tc>
          <w:tcPr>
            <w:tcW w:w="655" w:type="dxa"/>
          </w:tcPr>
          <w:p w14:paraId="5E349926" w14:textId="77777777" w:rsidR="006D1256" w:rsidRDefault="00000000">
            <w:pPr>
              <w:spacing w:after="0"/>
              <w:ind w:firstLine="0"/>
            </w:pPr>
            <w:r>
              <w:rPr>
                <w:sz w:val="13"/>
              </w:rPr>
              <w:t>25,6</w:t>
            </w:r>
          </w:p>
        </w:tc>
        <w:tc>
          <w:tcPr>
            <w:tcW w:w="655" w:type="dxa"/>
          </w:tcPr>
          <w:p w14:paraId="22E43A0C" w14:textId="77777777" w:rsidR="006D1256" w:rsidRDefault="00000000">
            <w:pPr>
              <w:spacing w:after="0"/>
              <w:ind w:firstLine="0"/>
            </w:pPr>
            <w:r>
              <w:rPr>
                <w:sz w:val="13"/>
              </w:rPr>
              <w:t>36,4</w:t>
            </w:r>
          </w:p>
        </w:tc>
        <w:tc>
          <w:tcPr>
            <w:tcW w:w="655" w:type="dxa"/>
          </w:tcPr>
          <w:p w14:paraId="28939FC6" w14:textId="77777777" w:rsidR="006D1256" w:rsidRDefault="00000000">
            <w:pPr>
              <w:spacing w:after="0"/>
              <w:ind w:firstLine="0"/>
            </w:pPr>
            <w:r>
              <w:rPr>
                <w:sz w:val="13"/>
              </w:rPr>
              <w:t>0,120</w:t>
            </w:r>
          </w:p>
        </w:tc>
        <w:tc>
          <w:tcPr>
            <w:tcW w:w="655" w:type="dxa"/>
          </w:tcPr>
          <w:p w14:paraId="4265385C" w14:textId="77777777" w:rsidR="006D1256" w:rsidRDefault="00000000">
            <w:pPr>
              <w:spacing w:after="0"/>
              <w:ind w:firstLine="0"/>
            </w:pPr>
            <w:r>
              <w:rPr>
                <w:sz w:val="13"/>
              </w:rPr>
              <w:t>280475</w:t>
            </w:r>
          </w:p>
        </w:tc>
        <w:tc>
          <w:tcPr>
            <w:tcW w:w="655" w:type="dxa"/>
          </w:tcPr>
          <w:p w14:paraId="402FFB90" w14:textId="77777777" w:rsidR="006D1256" w:rsidRDefault="00000000">
            <w:pPr>
              <w:spacing w:after="0"/>
              <w:ind w:firstLine="0"/>
            </w:pPr>
            <w:r>
              <w:rPr>
                <w:sz w:val="13"/>
              </w:rPr>
              <w:t>59,3</w:t>
            </w:r>
          </w:p>
        </w:tc>
        <w:tc>
          <w:tcPr>
            <w:tcW w:w="655" w:type="dxa"/>
          </w:tcPr>
          <w:p w14:paraId="0BD28A7F" w14:textId="77777777" w:rsidR="006D1256" w:rsidRDefault="00000000">
            <w:pPr>
              <w:spacing w:after="0"/>
              <w:ind w:firstLine="0"/>
            </w:pPr>
            <w:r>
              <w:rPr>
                <w:sz w:val="13"/>
              </w:rPr>
              <w:t>31,8</w:t>
            </w:r>
          </w:p>
        </w:tc>
        <w:tc>
          <w:tcPr>
            <w:tcW w:w="655" w:type="dxa"/>
          </w:tcPr>
          <w:p w14:paraId="2717F30B" w14:textId="77777777" w:rsidR="006D1256" w:rsidRDefault="00000000">
            <w:pPr>
              <w:spacing w:after="0"/>
              <w:ind w:firstLine="0"/>
            </w:pPr>
            <w:r>
              <w:rPr>
                <w:sz w:val="13"/>
              </w:rPr>
              <w:t>12,5</w:t>
            </w:r>
          </w:p>
        </w:tc>
        <w:tc>
          <w:tcPr>
            <w:tcW w:w="655" w:type="dxa"/>
          </w:tcPr>
          <w:p w14:paraId="5CD3BCB8" w14:textId="77777777" w:rsidR="006D1256" w:rsidRDefault="00000000">
            <w:pPr>
              <w:spacing w:after="0"/>
              <w:ind w:firstLine="0"/>
            </w:pPr>
            <w:r>
              <w:rPr>
                <w:sz w:val="13"/>
              </w:rPr>
              <w:t>35,0</w:t>
            </w:r>
          </w:p>
        </w:tc>
        <w:tc>
          <w:tcPr>
            <w:tcW w:w="655" w:type="dxa"/>
          </w:tcPr>
          <w:p w14:paraId="41FBC2E0" w14:textId="77777777" w:rsidR="006D1256" w:rsidRDefault="00000000">
            <w:pPr>
              <w:spacing w:after="0"/>
              <w:ind w:firstLine="0"/>
            </w:pPr>
            <w:r>
              <w:rPr>
                <w:sz w:val="13"/>
              </w:rPr>
              <w:t>0,131</w:t>
            </w:r>
          </w:p>
        </w:tc>
        <w:tc>
          <w:tcPr>
            <w:tcW w:w="655" w:type="dxa"/>
          </w:tcPr>
          <w:p w14:paraId="726FD1A8" w14:textId="77777777" w:rsidR="006D1256" w:rsidRDefault="00000000">
            <w:pPr>
              <w:spacing w:after="0"/>
              <w:ind w:firstLine="0"/>
            </w:pPr>
            <w:r>
              <w:rPr>
                <w:sz w:val="13"/>
              </w:rPr>
              <w:t>29250</w:t>
            </w:r>
          </w:p>
        </w:tc>
      </w:tr>
      <w:tr w:rsidR="006D1256" w14:paraId="1751EB25" w14:textId="77777777">
        <w:trPr>
          <w:jc w:val="center"/>
        </w:trPr>
        <w:tc>
          <w:tcPr>
            <w:tcW w:w="539" w:type="dxa"/>
          </w:tcPr>
          <w:p w14:paraId="75282AAB" w14:textId="77777777" w:rsidR="006D1256" w:rsidRDefault="00000000">
            <w:pPr>
              <w:spacing w:after="0"/>
              <w:ind w:firstLine="0"/>
            </w:pPr>
            <w:r>
              <w:rPr>
                <w:sz w:val="13"/>
              </w:rPr>
              <w:t>2005</w:t>
            </w:r>
          </w:p>
        </w:tc>
        <w:tc>
          <w:tcPr>
            <w:tcW w:w="425" w:type="dxa"/>
          </w:tcPr>
          <w:p w14:paraId="20F9C8A0" w14:textId="77777777" w:rsidR="006D1256" w:rsidRDefault="00000000">
            <w:pPr>
              <w:spacing w:after="0"/>
              <w:ind w:firstLine="0"/>
            </w:pPr>
            <w:r>
              <w:rPr>
                <w:sz w:val="13"/>
              </w:rPr>
              <w:t>10</w:t>
            </w:r>
          </w:p>
        </w:tc>
        <w:tc>
          <w:tcPr>
            <w:tcW w:w="539" w:type="dxa"/>
          </w:tcPr>
          <w:p w14:paraId="2992682F" w14:textId="77777777" w:rsidR="006D1256" w:rsidRDefault="00000000">
            <w:pPr>
              <w:spacing w:after="0"/>
              <w:ind w:firstLine="0"/>
            </w:pPr>
            <w:r>
              <w:rPr>
                <w:sz w:val="13"/>
              </w:rPr>
              <w:t>-0,27</w:t>
            </w:r>
          </w:p>
        </w:tc>
        <w:tc>
          <w:tcPr>
            <w:tcW w:w="709" w:type="dxa"/>
          </w:tcPr>
          <w:p w14:paraId="70B3A68B" w14:textId="77777777" w:rsidR="006D1256" w:rsidRDefault="00000000">
            <w:pPr>
              <w:spacing w:after="0"/>
              <w:ind w:firstLine="0"/>
            </w:pPr>
            <w:r>
              <w:rPr>
                <w:sz w:val="13"/>
              </w:rPr>
              <w:t>Neutro</w:t>
            </w:r>
          </w:p>
        </w:tc>
        <w:tc>
          <w:tcPr>
            <w:tcW w:w="655" w:type="dxa"/>
          </w:tcPr>
          <w:p w14:paraId="370909AC" w14:textId="77777777" w:rsidR="006D1256" w:rsidRDefault="00000000">
            <w:pPr>
              <w:spacing w:after="0"/>
              <w:ind w:firstLine="0"/>
            </w:pPr>
            <w:r>
              <w:rPr>
                <w:sz w:val="13"/>
              </w:rPr>
              <w:t>140,6</w:t>
            </w:r>
          </w:p>
        </w:tc>
        <w:tc>
          <w:tcPr>
            <w:tcW w:w="655" w:type="dxa"/>
          </w:tcPr>
          <w:p w14:paraId="70C4E9F7" w14:textId="77777777" w:rsidR="006D1256" w:rsidRDefault="00000000">
            <w:pPr>
              <w:spacing w:after="0"/>
              <w:ind w:firstLine="0"/>
            </w:pPr>
            <w:r>
              <w:rPr>
                <w:sz w:val="13"/>
              </w:rPr>
              <w:t>95,8</w:t>
            </w:r>
          </w:p>
        </w:tc>
        <w:tc>
          <w:tcPr>
            <w:tcW w:w="655" w:type="dxa"/>
          </w:tcPr>
          <w:p w14:paraId="4D50AACE" w14:textId="77777777" w:rsidR="006D1256" w:rsidRDefault="00000000">
            <w:pPr>
              <w:spacing w:after="0"/>
              <w:ind w:firstLine="0"/>
            </w:pPr>
            <w:r>
              <w:rPr>
                <w:sz w:val="13"/>
              </w:rPr>
              <w:t>33,4</w:t>
            </w:r>
          </w:p>
        </w:tc>
        <w:tc>
          <w:tcPr>
            <w:tcW w:w="655" w:type="dxa"/>
          </w:tcPr>
          <w:p w14:paraId="2AB58744" w14:textId="77777777" w:rsidR="006D1256" w:rsidRDefault="00000000">
            <w:pPr>
              <w:spacing w:after="0"/>
              <w:ind w:firstLine="0"/>
            </w:pPr>
            <w:r>
              <w:rPr>
                <w:sz w:val="13"/>
              </w:rPr>
              <w:t>32,1</w:t>
            </w:r>
          </w:p>
        </w:tc>
        <w:tc>
          <w:tcPr>
            <w:tcW w:w="655" w:type="dxa"/>
          </w:tcPr>
          <w:p w14:paraId="1112FACC" w14:textId="77777777" w:rsidR="006D1256" w:rsidRDefault="00000000">
            <w:pPr>
              <w:spacing w:after="0"/>
              <w:ind w:firstLine="0"/>
            </w:pPr>
            <w:r>
              <w:rPr>
                <w:sz w:val="13"/>
              </w:rPr>
              <w:t>0,407</w:t>
            </w:r>
          </w:p>
        </w:tc>
        <w:tc>
          <w:tcPr>
            <w:tcW w:w="655" w:type="dxa"/>
          </w:tcPr>
          <w:p w14:paraId="202C1557" w14:textId="77777777" w:rsidR="006D1256" w:rsidRDefault="00000000">
            <w:pPr>
              <w:spacing w:after="0"/>
              <w:ind w:firstLine="0"/>
            </w:pPr>
            <w:r>
              <w:rPr>
                <w:sz w:val="13"/>
              </w:rPr>
              <w:t>26700</w:t>
            </w:r>
          </w:p>
        </w:tc>
        <w:tc>
          <w:tcPr>
            <w:tcW w:w="655" w:type="dxa"/>
          </w:tcPr>
          <w:p w14:paraId="563B6B0B" w14:textId="77777777" w:rsidR="006D1256" w:rsidRDefault="00000000">
            <w:pPr>
              <w:spacing w:after="0"/>
              <w:ind w:firstLine="0"/>
            </w:pPr>
            <w:r>
              <w:rPr>
                <w:sz w:val="13"/>
              </w:rPr>
              <w:t>29,4</w:t>
            </w:r>
          </w:p>
        </w:tc>
        <w:tc>
          <w:tcPr>
            <w:tcW w:w="655" w:type="dxa"/>
          </w:tcPr>
          <w:p w14:paraId="408666ED" w14:textId="77777777" w:rsidR="006D1256" w:rsidRDefault="00000000">
            <w:pPr>
              <w:spacing w:after="0"/>
              <w:ind w:firstLine="0"/>
            </w:pPr>
            <w:r>
              <w:rPr>
                <w:sz w:val="13"/>
              </w:rPr>
              <w:t>34,1</w:t>
            </w:r>
          </w:p>
        </w:tc>
        <w:tc>
          <w:tcPr>
            <w:tcW w:w="655" w:type="dxa"/>
          </w:tcPr>
          <w:p w14:paraId="7F277B71" w14:textId="77777777" w:rsidR="006D1256" w:rsidRDefault="00000000">
            <w:pPr>
              <w:spacing w:after="0"/>
              <w:ind w:firstLine="0"/>
            </w:pPr>
            <w:r>
              <w:rPr>
                <w:sz w:val="13"/>
              </w:rPr>
              <w:t>26,1</w:t>
            </w:r>
          </w:p>
        </w:tc>
        <w:tc>
          <w:tcPr>
            <w:tcW w:w="655" w:type="dxa"/>
          </w:tcPr>
          <w:p w14:paraId="28B7AD17" w14:textId="77777777" w:rsidR="006D1256" w:rsidRDefault="00000000">
            <w:pPr>
              <w:spacing w:after="0"/>
              <w:ind w:firstLine="0"/>
            </w:pPr>
            <w:r>
              <w:rPr>
                <w:sz w:val="13"/>
              </w:rPr>
              <w:t>40,0</w:t>
            </w:r>
          </w:p>
        </w:tc>
        <w:tc>
          <w:tcPr>
            <w:tcW w:w="655" w:type="dxa"/>
          </w:tcPr>
          <w:p w14:paraId="29781BC1" w14:textId="77777777" w:rsidR="006D1256" w:rsidRDefault="00000000">
            <w:pPr>
              <w:spacing w:after="0"/>
              <w:ind w:firstLine="0"/>
            </w:pPr>
            <w:r>
              <w:rPr>
                <w:sz w:val="13"/>
              </w:rPr>
              <w:t>0,128</w:t>
            </w:r>
          </w:p>
        </w:tc>
        <w:tc>
          <w:tcPr>
            <w:tcW w:w="655" w:type="dxa"/>
          </w:tcPr>
          <w:p w14:paraId="7FCD9121" w14:textId="77777777" w:rsidR="006D1256" w:rsidRDefault="00000000">
            <w:pPr>
              <w:spacing w:after="0"/>
              <w:ind w:firstLine="0"/>
            </w:pPr>
            <w:r>
              <w:rPr>
                <w:sz w:val="13"/>
              </w:rPr>
              <w:t>616025</w:t>
            </w:r>
          </w:p>
        </w:tc>
        <w:tc>
          <w:tcPr>
            <w:tcW w:w="655" w:type="dxa"/>
          </w:tcPr>
          <w:p w14:paraId="0C458CE9" w14:textId="77777777" w:rsidR="006D1256" w:rsidRDefault="00000000">
            <w:pPr>
              <w:spacing w:after="0"/>
              <w:ind w:firstLine="0"/>
            </w:pPr>
            <w:r>
              <w:rPr>
                <w:sz w:val="13"/>
              </w:rPr>
              <w:t>43,9</w:t>
            </w:r>
          </w:p>
        </w:tc>
        <w:tc>
          <w:tcPr>
            <w:tcW w:w="655" w:type="dxa"/>
          </w:tcPr>
          <w:p w14:paraId="633B8C1A" w14:textId="77777777" w:rsidR="006D1256" w:rsidRDefault="00000000">
            <w:pPr>
              <w:spacing w:after="0"/>
              <w:ind w:firstLine="0"/>
            </w:pPr>
            <w:r>
              <w:rPr>
                <w:sz w:val="13"/>
              </w:rPr>
              <w:t>26,6</w:t>
            </w:r>
          </w:p>
        </w:tc>
        <w:tc>
          <w:tcPr>
            <w:tcW w:w="655" w:type="dxa"/>
          </w:tcPr>
          <w:p w14:paraId="7E7AA9E4" w14:textId="77777777" w:rsidR="006D1256" w:rsidRDefault="00000000">
            <w:pPr>
              <w:spacing w:after="0"/>
              <w:ind w:firstLine="0"/>
            </w:pPr>
            <w:r>
              <w:rPr>
                <w:sz w:val="13"/>
              </w:rPr>
              <w:t>12,8</w:t>
            </w:r>
          </w:p>
        </w:tc>
        <w:tc>
          <w:tcPr>
            <w:tcW w:w="655" w:type="dxa"/>
          </w:tcPr>
          <w:p w14:paraId="42D497F9" w14:textId="77777777" w:rsidR="006D1256" w:rsidRDefault="00000000">
            <w:pPr>
              <w:spacing w:after="0"/>
              <w:ind w:firstLine="0"/>
            </w:pPr>
            <w:r>
              <w:rPr>
                <w:sz w:val="13"/>
              </w:rPr>
              <w:t>38,9</w:t>
            </w:r>
          </w:p>
        </w:tc>
        <w:tc>
          <w:tcPr>
            <w:tcW w:w="655" w:type="dxa"/>
          </w:tcPr>
          <w:p w14:paraId="70D706F1" w14:textId="77777777" w:rsidR="006D1256" w:rsidRDefault="00000000">
            <w:pPr>
              <w:spacing w:after="0"/>
              <w:ind w:firstLine="0"/>
            </w:pPr>
            <w:r>
              <w:rPr>
                <w:sz w:val="13"/>
              </w:rPr>
              <w:t>0,102</w:t>
            </w:r>
          </w:p>
        </w:tc>
        <w:tc>
          <w:tcPr>
            <w:tcW w:w="655" w:type="dxa"/>
          </w:tcPr>
          <w:p w14:paraId="04324371" w14:textId="77777777" w:rsidR="006D1256" w:rsidRDefault="00000000">
            <w:pPr>
              <w:spacing w:after="0"/>
              <w:ind w:firstLine="0"/>
            </w:pPr>
            <w:r>
              <w:rPr>
                <w:sz w:val="13"/>
              </w:rPr>
              <w:t>162750</w:t>
            </w:r>
          </w:p>
        </w:tc>
      </w:tr>
      <w:tr w:rsidR="006D1256" w14:paraId="5A1C335E" w14:textId="77777777">
        <w:trPr>
          <w:jc w:val="center"/>
        </w:trPr>
        <w:tc>
          <w:tcPr>
            <w:tcW w:w="539" w:type="dxa"/>
          </w:tcPr>
          <w:p w14:paraId="3CB69A8C" w14:textId="77777777" w:rsidR="006D1256" w:rsidRDefault="00000000">
            <w:pPr>
              <w:spacing w:after="0"/>
              <w:ind w:firstLine="0"/>
            </w:pPr>
            <w:r>
              <w:rPr>
                <w:sz w:val="13"/>
              </w:rPr>
              <w:t>2005</w:t>
            </w:r>
          </w:p>
        </w:tc>
        <w:tc>
          <w:tcPr>
            <w:tcW w:w="425" w:type="dxa"/>
          </w:tcPr>
          <w:p w14:paraId="4453B7DD" w14:textId="77777777" w:rsidR="006D1256" w:rsidRDefault="00000000">
            <w:pPr>
              <w:spacing w:after="0"/>
              <w:ind w:firstLine="0"/>
            </w:pPr>
            <w:r>
              <w:rPr>
                <w:sz w:val="13"/>
              </w:rPr>
              <w:t>11</w:t>
            </w:r>
          </w:p>
        </w:tc>
        <w:tc>
          <w:tcPr>
            <w:tcW w:w="539" w:type="dxa"/>
          </w:tcPr>
          <w:p w14:paraId="5AC16C4E" w14:textId="77777777" w:rsidR="006D1256" w:rsidRDefault="00000000">
            <w:pPr>
              <w:spacing w:after="0"/>
              <w:ind w:firstLine="0"/>
            </w:pPr>
            <w:r>
              <w:rPr>
                <w:sz w:val="13"/>
              </w:rPr>
              <w:t>-0,57</w:t>
            </w:r>
          </w:p>
        </w:tc>
        <w:tc>
          <w:tcPr>
            <w:tcW w:w="709" w:type="dxa"/>
          </w:tcPr>
          <w:p w14:paraId="4964D011" w14:textId="77777777" w:rsidR="006D1256" w:rsidRDefault="00000000">
            <w:pPr>
              <w:spacing w:after="0"/>
              <w:ind w:firstLine="0"/>
            </w:pPr>
            <w:r>
              <w:rPr>
                <w:sz w:val="13"/>
              </w:rPr>
              <w:t>La Niña</w:t>
            </w:r>
          </w:p>
        </w:tc>
        <w:tc>
          <w:tcPr>
            <w:tcW w:w="655" w:type="dxa"/>
          </w:tcPr>
          <w:p w14:paraId="3B8EECF3" w14:textId="77777777" w:rsidR="006D1256" w:rsidRDefault="00000000">
            <w:pPr>
              <w:spacing w:after="0"/>
              <w:ind w:firstLine="0"/>
            </w:pPr>
            <w:r>
              <w:rPr>
                <w:sz w:val="13"/>
              </w:rPr>
              <w:t>123,7</w:t>
            </w:r>
          </w:p>
        </w:tc>
        <w:tc>
          <w:tcPr>
            <w:tcW w:w="655" w:type="dxa"/>
          </w:tcPr>
          <w:p w14:paraId="7524F8C5" w14:textId="77777777" w:rsidR="006D1256" w:rsidRDefault="00000000">
            <w:pPr>
              <w:spacing w:after="0"/>
              <w:ind w:firstLine="0"/>
            </w:pPr>
            <w:r>
              <w:rPr>
                <w:sz w:val="13"/>
              </w:rPr>
              <w:t>107,8</w:t>
            </w:r>
          </w:p>
        </w:tc>
        <w:tc>
          <w:tcPr>
            <w:tcW w:w="655" w:type="dxa"/>
          </w:tcPr>
          <w:p w14:paraId="26689D3F" w14:textId="77777777" w:rsidR="006D1256" w:rsidRDefault="00000000">
            <w:pPr>
              <w:spacing w:after="0"/>
              <w:ind w:firstLine="0"/>
            </w:pPr>
            <w:r>
              <w:rPr>
                <w:sz w:val="13"/>
              </w:rPr>
              <w:t>164,7</w:t>
            </w:r>
          </w:p>
        </w:tc>
        <w:tc>
          <w:tcPr>
            <w:tcW w:w="655" w:type="dxa"/>
          </w:tcPr>
          <w:p w14:paraId="16654125" w14:textId="77777777" w:rsidR="006D1256" w:rsidRDefault="00000000">
            <w:pPr>
              <w:spacing w:after="0"/>
              <w:ind w:firstLine="0"/>
            </w:pPr>
            <w:r>
              <w:rPr>
                <w:sz w:val="13"/>
              </w:rPr>
              <w:t>30,5</w:t>
            </w:r>
          </w:p>
        </w:tc>
        <w:tc>
          <w:tcPr>
            <w:tcW w:w="655" w:type="dxa"/>
          </w:tcPr>
          <w:p w14:paraId="4580F851" w14:textId="77777777" w:rsidR="006D1256" w:rsidRDefault="00000000">
            <w:pPr>
              <w:spacing w:after="0"/>
              <w:ind w:firstLine="0"/>
            </w:pPr>
            <w:r>
              <w:rPr>
                <w:sz w:val="13"/>
              </w:rPr>
              <w:t>0,544</w:t>
            </w:r>
          </w:p>
        </w:tc>
        <w:tc>
          <w:tcPr>
            <w:tcW w:w="655" w:type="dxa"/>
          </w:tcPr>
          <w:p w14:paraId="7FC30706" w14:textId="77777777" w:rsidR="006D1256" w:rsidRDefault="00000000">
            <w:pPr>
              <w:spacing w:after="0"/>
              <w:ind w:firstLine="0"/>
            </w:pPr>
            <w:r>
              <w:rPr>
                <w:sz w:val="13"/>
              </w:rPr>
              <w:t>4775</w:t>
            </w:r>
          </w:p>
        </w:tc>
        <w:tc>
          <w:tcPr>
            <w:tcW w:w="655" w:type="dxa"/>
          </w:tcPr>
          <w:p w14:paraId="77F17BF2" w14:textId="77777777" w:rsidR="006D1256" w:rsidRDefault="00000000">
            <w:pPr>
              <w:spacing w:after="0"/>
              <w:ind w:firstLine="0"/>
            </w:pPr>
            <w:r>
              <w:rPr>
                <w:sz w:val="13"/>
              </w:rPr>
              <w:t>85,0</w:t>
            </w:r>
          </w:p>
        </w:tc>
        <w:tc>
          <w:tcPr>
            <w:tcW w:w="655" w:type="dxa"/>
          </w:tcPr>
          <w:p w14:paraId="062CDC0B" w14:textId="77777777" w:rsidR="006D1256" w:rsidRDefault="00000000">
            <w:pPr>
              <w:spacing w:after="0"/>
              <w:ind w:firstLine="0"/>
            </w:pPr>
            <w:r>
              <w:rPr>
                <w:sz w:val="13"/>
              </w:rPr>
              <w:t>83,6</w:t>
            </w:r>
          </w:p>
        </w:tc>
        <w:tc>
          <w:tcPr>
            <w:tcW w:w="655" w:type="dxa"/>
          </w:tcPr>
          <w:p w14:paraId="02023F7B" w14:textId="77777777" w:rsidR="006D1256" w:rsidRDefault="00000000">
            <w:pPr>
              <w:spacing w:after="0"/>
              <w:ind w:firstLine="0"/>
            </w:pPr>
            <w:r>
              <w:rPr>
                <w:sz w:val="13"/>
              </w:rPr>
              <w:t>233,4</w:t>
            </w:r>
          </w:p>
        </w:tc>
        <w:tc>
          <w:tcPr>
            <w:tcW w:w="655" w:type="dxa"/>
          </w:tcPr>
          <w:p w14:paraId="2B4A0EFA" w14:textId="77777777" w:rsidR="006D1256" w:rsidRDefault="00000000">
            <w:pPr>
              <w:spacing w:after="0"/>
              <w:ind w:firstLine="0"/>
            </w:pPr>
            <w:r>
              <w:rPr>
                <w:sz w:val="13"/>
              </w:rPr>
              <w:t>34,9</w:t>
            </w:r>
          </w:p>
        </w:tc>
        <w:tc>
          <w:tcPr>
            <w:tcW w:w="655" w:type="dxa"/>
          </w:tcPr>
          <w:p w14:paraId="532D56A0" w14:textId="77777777" w:rsidR="006D1256" w:rsidRDefault="00000000">
            <w:pPr>
              <w:spacing w:after="0"/>
              <w:ind w:firstLine="0"/>
            </w:pPr>
            <w:r>
              <w:rPr>
                <w:sz w:val="13"/>
              </w:rPr>
              <w:t>0,445</w:t>
            </w:r>
          </w:p>
        </w:tc>
        <w:tc>
          <w:tcPr>
            <w:tcW w:w="655" w:type="dxa"/>
          </w:tcPr>
          <w:p w14:paraId="0D6125C0" w14:textId="77777777" w:rsidR="006D1256" w:rsidRDefault="00000000">
            <w:pPr>
              <w:spacing w:after="0"/>
              <w:ind w:firstLine="0"/>
            </w:pPr>
            <w:r>
              <w:rPr>
                <w:sz w:val="13"/>
              </w:rPr>
              <w:t>60175</w:t>
            </w:r>
          </w:p>
        </w:tc>
        <w:tc>
          <w:tcPr>
            <w:tcW w:w="655" w:type="dxa"/>
          </w:tcPr>
          <w:p w14:paraId="62F1E042" w14:textId="77777777" w:rsidR="006D1256" w:rsidRDefault="00000000">
            <w:pPr>
              <w:spacing w:after="0"/>
              <w:ind w:firstLine="0"/>
            </w:pPr>
            <w:r>
              <w:rPr>
                <w:sz w:val="13"/>
              </w:rPr>
              <w:t>77,7</w:t>
            </w:r>
          </w:p>
        </w:tc>
        <w:tc>
          <w:tcPr>
            <w:tcW w:w="655" w:type="dxa"/>
          </w:tcPr>
          <w:p w14:paraId="743535F1" w14:textId="77777777" w:rsidR="006D1256" w:rsidRDefault="00000000">
            <w:pPr>
              <w:spacing w:after="0"/>
              <w:ind w:firstLine="0"/>
            </w:pPr>
            <w:r>
              <w:rPr>
                <w:sz w:val="13"/>
              </w:rPr>
              <w:t>63,6</w:t>
            </w:r>
          </w:p>
        </w:tc>
        <w:tc>
          <w:tcPr>
            <w:tcW w:w="655" w:type="dxa"/>
          </w:tcPr>
          <w:p w14:paraId="386342F5" w14:textId="77777777" w:rsidR="006D1256" w:rsidRDefault="00000000">
            <w:pPr>
              <w:spacing w:after="0"/>
              <w:ind w:firstLine="0"/>
            </w:pPr>
            <w:r>
              <w:rPr>
                <w:sz w:val="13"/>
              </w:rPr>
              <w:t>106,2</w:t>
            </w:r>
          </w:p>
        </w:tc>
        <w:tc>
          <w:tcPr>
            <w:tcW w:w="655" w:type="dxa"/>
          </w:tcPr>
          <w:p w14:paraId="530C73C4" w14:textId="77777777" w:rsidR="006D1256" w:rsidRDefault="00000000">
            <w:pPr>
              <w:spacing w:after="0"/>
              <w:ind w:firstLine="0"/>
            </w:pPr>
            <w:r>
              <w:rPr>
                <w:sz w:val="13"/>
              </w:rPr>
              <w:t>35,5</w:t>
            </w:r>
          </w:p>
        </w:tc>
        <w:tc>
          <w:tcPr>
            <w:tcW w:w="655" w:type="dxa"/>
          </w:tcPr>
          <w:p w14:paraId="1FC1F9FA" w14:textId="77777777" w:rsidR="006D1256" w:rsidRDefault="00000000">
            <w:pPr>
              <w:spacing w:after="0"/>
              <w:ind w:firstLine="0"/>
            </w:pPr>
            <w:r>
              <w:rPr>
                <w:sz w:val="13"/>
              </w:rPr>
              <w:t>0,294</w:t>
            </w:r>
          </w:p>
        </w:tc>
        <w:tc>
          <w:tcPr>
            <w:tcW w:w="655" w:type="dxa"/>
          </w:tcPr>
          <w:p w14:paraId="6F9FA224" w14:textId="77777777" w:rsidR="006D1256" w:rsidRDefault="00000000">
            <w:pPr>
              <w:spacing w:after="0"/>
              <w:ind w:firstLine="0"/>
            </w:pPr>
            <w:r>
              <w:rPr>
                <w:sz w:val="13"/>
              </w:rPr>
              <w:t>24650</w:t>
            </w:r>
          </w:p>
        </w:tc>
      </w:tr>
      <w:tr w:rsidR="006D1256" w14:paraId="78DE37D9" w14:textId="77777777">
        <w:trPr>
          <w:jc w:val="center"/>
        </w:trPr>
        <w:tc>
          <w:tcPr>
            <w:tcW w:w="539" w:type="dxa"/>
          </w:tcPr>
          <w:p w14:paraId="06EB7365" w14:textId="77777777" w:rsidR="006D1256" w:rsidRDefault="00000000">
            <w:pPr>
              <w:spacing w:after="0"/>
              <w:ind w:firstLine="0"/>
            </w:pPr>
            <w:r>
              <w:rPr>
                <w:sz w:val="13"/>
              </w:rPr>
              <w:t>2005</w:t>
            </w:r>
          </w:p>
        </w:tc>
        <w:tc>
          <w:tcPr>
            <w:tcW w:w="425" w:type="dxa"/>
          </w:tcPr>
          <w:p w14:paraId="11B69FCB" w14:textId="77777777" w:rsidR="006D1256" w:rsidRDefault="00000000">
            <w:pPr>
              <w:spacing w:after="0"/>
              <w:ind w:firstLine="0"/>
            </w:pPr>
            <w:r>
              <w:rPr>
                <w:sz w:val="13"/>
              </w:rPr>
              <w:t>12</w:t>
            </w:r>
          </w:p>
        </w:tc>
        <w:tc>
          <w:tcPr>
            <w:tcW w:w="539" w:type="dxa"/>
          </w:tcPr>
          <w:p w14:paraId="261CE7C5" w14:textId="77777777" w:rsidR="006D1256" w:rsidRDefault="00000000">
            <w:pPr>
              <w:spacing w:after="0"/>
              <w:ind w:firstLine="0"/>
            </w:pPr>
            <w:r>
              <w:rPr>
                <w:sz w:val="13"/>
              </w:rPr>
              <w:t>-0,82</w:t>
            </w:r>
          </w:p>
        </w:tc>
        <w:tc>
          <w:tcPr>
            <w:tcW w:w="709" w:type="dxa"/>
          </w:tcPr>
          <w:p w14:paraId="3DF42CCF" w14:textId="77777777" w:rsidR="006D1256" w:rsidRDefault="00000000">
            <w:pPr>
              <w:spacing w:after="0"/>
              <w:ind w:firstLine="0"/>
            </w:pPr>
            <w:r>
              <w:rPr>
                <w:sz w:val="13"/>
              </w:rPr>
              <w:t>La Niña</w:t>
            </w:r>
          </w:p>
        </w:tc>
        <w:tc>
          <w:tcPr>
            <w:tcW w:w="655" w:type="dxa"/>
          </w:tcPr>
          <w:p w14:paraId="5B67DC89" w14:textId="77777777" w:rsidR="006D1256" w:rsidRDefault="00000000">
            <w:pPr>
              <w:spacing w:after="0"/>
              <w:ind w:firstLine="0"/>
            </w:pPr>
            <w:r>
              <w:rPr>
                <w:sz w:val="13"/>
              </w:rPr>
              <w:t>137,6</w:t>
            </w:r>
          </w:p>
        </w:tc>
        <w:tc>
          <w:tcPr>
            <w:tcW w:w="655" w:type="dxa"/>
          </w:tcPr>
          <w:p w14:paraId="3A845DB8" w14:textId="77777777" w:rsidR="006D1256" w:rsidRDefault="00000000">
            <w:pPr>
              <w:spacing w:after="0"/>
              <w:ind w:firstLine="0"/>
            </w:pPr>
            <w:r>
              <w:rPr>
                <w:sz w:val="13"/>
              </w:rPr>
              <w:t>109,2</w:t>
            </w:r>
          </w:p>
        </w:tc>
        <w:tc>
          <w:tcPr>
            <w:tcW w:w="655" w:type="dxa"/>
          </w:tcPr>
          <w:p w14:paraId="030C2F8B" w14:textId="77777777" w:rsidR="006D1256" w:rsidRDefault="00000000">
            <w:pPr>
              <w:spacing w:after="0"/>
              <w:ind w:firstLine="0"/>
            </w:pPr>
            <w:r>
              <w:rPr>
                <w:sz w:val="13"/>
              </w:rPr>
              <w:t>125,7</w:t>
            </w:r>
          </w:p>
        </w:tc>
        <w:tc>
          <w:tcPr>
            <w:tcW w:w="655" w:type="dxa"/>
          </w:tcPr>
          <w:p w14:paraId="058896DB" w14:textId="77777777" w:rsidR="006D1256" w:rsidRDefault="00000000">
            <w:pPr>
              <w:spacing w:after="0"/>
              <w:ind w:firstLine="0"/>
            </w:pPr>
            <w:r>
              <w:rPr>
                <w:sz w:val="13"/>
              </w:rPr>
              <w:t>29,3</w:t>
            </w:r>
          </w:p>
        </w:tc>
        <w:tc>
          <w:tcPr>
            <w:tcW w:w="655" w:type="dxa"/>
          </w:tcPr>
          <w:p w14:paraId="640FFB3E" w14:textId="77777777" w:rsidR="006D1256" w:rsidRDefault="00000000">
            <w:pPr>
              <w:spacing w:after="0"/>
              <w:ind w:firstLine="0"/>
            </w:pPr>
            <w:r>
              <w:rPr>
                <w:sz w:val="13"/>
              </w:rPr>
              <w:t>0,559</w:t>
            </w:r>
          </w:p>
        </w:tc>
        <w:tc>
          <w:tcPr>
            <w:tcW w:w="655" w:type="dxa"/>
          </w:tcPr>
          <w:p w14:paraId="54266662" w14:textId="77777777" w:rsidR="006D1256" w:rsidRDefault="00000000">
            <w:pPr>
              <w:spacing w:after="0"/>
              <w:ind w:firstLine="0"/>
            </w:pPr>
            <w:r>
              <w:rPr>
                <w:sz w:val="13"/>
              </w:rPr>
              <w:t>975</w:t>
            </w:r>
          </w:p>
        </w:tc>
        <w:tc>
          <w:tcPr>
            <w:tcW w:w="655" w:type="dxa"/>
          </w:tcPr>
          <w:p w14:paraId="6032AB98" w14:textId="77777777" w:rsidR="006D1256" w:rsidRDefault="00000000">
            <w:pPr>
              <w:spacing w:after="0"/>
              <w:ind w:firstLine="0"/>
            </w:pPr>
            <w:r>
              <w:rPr>
                <w:sz w:val="13"/>
              </w:rPr>
              <w:t>97,9</w:t>
            </w:r>
          </w:p>
        </w:tc>
        <w:tc>
          <w:tcPr>
            <w:tcW w:w="655" w:type="dxa"/>
          </w:tcPr>
          <w:p w14:paraId="12EDD8F0" w14:textId="77777777" w:rsidR="006D1256" w:rsidRDefault="00000000">
            <w:pPr>
              <w:spacing w:after="0"/>
              <w:ind w:firstLine="0"/>
            </w:pPr>
            <w:r>
              <w:rPr>
                <w:sz w:val="13"/>
              </w:rPr>
              <w:t>90,8</w:t>
            </w:r>
          </w:p>
        </w:tc>
        <w:tc>
          <w:tcPr>
            <w:tcW w:w="655" w:type="dxa"/>
          </w:tcPr>
          <w:p w14:paraId="49A8262F" w14:textId="77777777" w:rsidR="006D1256" w:rsidRDefault="00000000">
            <w:pPr>
              <w:spacing w:after="0"/>
              <w:ind w:firstLine="0"/>
            </w:pPr>
            <w:r>
              <w:rPr>
                <w:sz w:val="13"/>
              </w:rPr>
              <w:t>264,6</w:t>
            </w:r>
          </w:p>
        </w:tc>
        <w:tc>
          <w:tcPr>
            <w:tcW w:w="655" w:type="dxa"/>
          </w:tcPr>
          <w:p w14:paraId="52CDBF5A" w14:textId="77777777" w:rsidR="006D1256" w:rsidRDefault="00000000">
            <w:pPr>
              <w:spacing w:after="0"/>
              <w:ind w:firstLine="0"/>
            </w:pPr>
            <w:r>
              <w:rPr>
                <w:sz w:val="13"/>
              </w:rPr>
              <w:t>30,2</w:t>
            </w:r>
          </w:p>
        </w:tc>
        <w:tc>
          <w:tcPr>
            <w:tcW w:w="655" w:type="dxa"/>
          </w:tcPr>
          <w:p w14:paraId="3A32B736" w14:textId="77777777" w:rsidR="006D1256" w:rsidRDefault="00000000">
            <w:pPr>
              <w:spacing w:after="0"/>
              <w:ind w:firstLine="0"/>
            </w:pPr>
            <w:r>
              <w:rPr>
                <w:sz w:val="13"/>
              </w:rPr>
              <w:t>0,561</w:t>
            </w:r>
          </w:p>
        </w:tc>
        <w:tc>
          <w:tcPr>
            <w:tcW w:w="655" w:type="dxa"/>
          </w:tcPr>
          <w:p w14:paraId="46AB7273" w14:textId="77777777" w:rsidR="006D1256" w:rsidRDefault="00000000">
            <w:pPr>
              <w:spacing w:after="0"/>
              <w:ind w:firstLine="0"/>
            </w:pPr>
            <w:r>
              <w:rPr>
                <w:sz w:val="13"/>
              </w:rPr>
              <w:t>8800</w:t>
            </w:r>
          </w:p>
        </w:tc>
        <w:tc>
          <w:tcPr>
            <w:tcW w:w="655" w:type="dxa"/>
          </w:tcPr>
          <w:p w14:paraId="3A528BD5" w14:textId="77777777" w:rsidR="006D1256" w:rsidRDefault="00000000">
            <w:pPr>
              <w:spacing w:after="0"/>
              <w:ind w:firstLine="0"/>
            </w:pPr>
            <w:r>
              <w:rPr>
                <w:sz w:val="13"/>
              </w:rPr>
              <w:t>109,8</w:t>
            </w:r>
          </w:p>
        </w:tc>
        <w:tc>
          <w:tcPr>
            <w:tcW w:w="655" w:type="dxa"/>
          </w:tcPr>
          <w:p w14:paraId="0BCB2CFE" w14:textId="77777777" w:rsidR="006D1256" w:rsidRDefault="00000000">
            <w:pPr>
              <w:spacing w:after="0"/>
              <w:ind w:firstLine="0"/>
            </w:pPr>
            <w:r>
              <w:rPr>
                <w:sz w:val="13"/>
              </w:rPr>
              <w:t>88,7</w:t>
            </w:r>
          </w:p>
        </w:tc>
        <w:tc>
          <w:tcPr>
            <w:tcW w:w="655" w:type="dxa"/>
          </w:tcPr>
          <w:p w14:paraId="0C89D21C" w14:textId="77777777" w:rsidR="006D1256" w:rsidRDefault="00000000">
            <w:pPr>
              <w:spacing w:after="0"/>
              <w:ind w:firstLine="0"/>
            </w:pPr>
            <w:r>
              <w:rPr>
                <w:sz w:val="13"/>
              </w:rPr>
              <w:t>91,4</w:t>
            </w:r>
          </w:p>
        </w:tc>
        <w:tc>
          <w:tcPr>
            <w:tcW w:w="655" w:type="dxa"/>
          </w:tcPr>
          <w:p w14:paraId="1E4E3ABD" w14:textId="77777777" w:rsidR="006D1256" w:rsidRDefault="00000000">
            <w:pPr>
              <w:spacing w:after="0"/>
              <w:ind w:firstLine="0"/>
            </w:pPr>
            <w:r>
              <w:rPr>
                <w:sz w:val="13"/>
              </w:rPr>
              <w:t>31,6</w:t>
            </w:r>
          </w:p>
        </w:tc>
        <w:tc>
          <w:tcPr>
            <w:tcW w:w="655" w:type="dxa"/>
          </w:tcPr>
          <w:p w14:paraId="3A3031D6" w14:textId="77777777" w:rsidR="006D1256" w:rsidRDefault="00000000">
            <w:pPr>
              <w:spacing w:after="0"/>
              <w:ind w:firstLine="0"/>
            </w:pPr>
            <w:r>
              <w:rPr>
                <w:sz w:val="13"/>
              </w:rPr>
              <w:t>0,451</w:t>
            </w:r>
          </w:p>
        </w:tc>
        <w:tc>
          <w:tcPr>
            <w:tcW w:w="655" w:type="dxa"/>
          </w:tcPr>
          <w:p w14:paraId="65F4BC07" w14:textId="77777777" w:rsidR="006D1256" w:rsidRDefault="00000000">
            <w:pPr>
              <w:spacing w:after="0"/>
              <w:ind w:firstLine="0"/>
            </w:pPr>
            <w:r>
              <w:rPr>
                <w:sz w:val="13"/>
              </w:rPr>
              <w:t>675</w:t>
            </w:r>
          </w:p>
        </w:tc>
      </w:tr>
      <w:tr w:rsidR="006D1256" w14:paraId="056052C9" w14:textId="77777777">
        <w:trPr>
          <w:jc w:val="center"/>
        </w:trPr>
        <w:tc>
          <w:tcPr>
            <w:tcW w:w="539" w:type="dxa"/>
          </w:tcPr>
          <w:p w14:paraId="001181D6" w14:textId="77777777" w:rsidR="006D1256" w:rsidRDefault="00000000">
            <w:pPr>
              <w:spacing w:after="0"/>
              <w:ind w:firstLine="0"/>
            </w:pPr>
            <w:r>
              <w:rPr>
                <w:sz w:val="13"/>
              </w:rPr>
              <w:t>2006</w:t>
            </w:r>
          </w:p>
        </w:tc>
        <w:tc>
          <w:tcPr>
            <w:tcW w:w="425" w:type="dxa"/>
          </w:tcPr>
          <w:p w14:paraId="3AAEA7EA" w14:textId="77777777" w:rsidR="006D1256" w:rsidRDefault="00000000">
            <w:pPr>
              <w:spacing w:after="0"/>
              <w:ind w:firstLine="0"/>
            </w:pPr>
            <w:r>
              <w:rPr>
                <w:sz w:val="13"/>
              </w:rPr>
              <w:t>1</w:t>
            </w:r>
          </w:p>
        </w:tc>
        <w:tc>
          <w:tcPr>
            <w:tcW w:w="539" w:type="dxa"/>
          </w:tcPr>
          <w:p w14:paraId="596C8630" w14:textId="77777777" w:rsidR="006D1256" w:rsidRDefault="00000000">
            <w:pPr>
              <w:spacing w:after="0"/>
              <w:ind w:firstLine="0"/>
            </w:pPr>
            <w:r>
              <w:rPr>
                <w:sz w:val="13"/>
              </w:rPr>
              <w:t>-0,86</w:t>
            </w:r>
          </w:p>
        </w:tc>
        <w:tc>
          <w:tcPr>
            <w:tcW w:w="709" w:type="dxa"/>
          </w:tcPr>
          <w:p w14:paraId="3364C02C" w14:textId="77777777" w:rsidR="006D1256" w:rsidRDefault="00000000">
            <w:pPr>
              <w:spacing w:after="0"/>
              <w:ind w:firstLine="0"/>
            </w:pPr>
            <w:r>
              <w:rPr>
                <w:sz w:val="13"/>
              </w:rPr>
              <w:t>La Niña</w:t>
            </w:r>
          </w:p>
        </w:tc>
        <w:tc>
          <w:tcPr>
            <w:tcW w:w="655" w:type="dxa"/>
          </w:tcPr>
          <w:p w14:paraId="3B2D1E91" w14:textId="77777777" w:rsidR="006D1256" w:rsidRDefault="00000000">
            <w:pPr>
              <w:spacing w:after="0"/>
              <w:ind w:firstLine="0"/>
            </w:pPr>
            <w:r>
              <w:rPr>
                <w:sz w:val="13"/>
              </w:rPr>
              <w:t>148,4</w:t>
            </w:r>
          </w:p>
        </w:tc>
        <w:tc>
          <w:tcPr>
            <w:tcW w:w="655" w:type="dxa"/>
          </w:tcPr>
          <w:p w14:paraId="4CFA7E8F" w14:textId="77777777" w:rsidR="006D1256" w:rsidRDefault="00000000">
            <w:pPr>
              <w:spacing w:after="0"/>
              <w:ind w:firstLine="0"/>
            </w:pPr>
            <w:r>
              <w:rPr>
                <w:sz w:val="13"/>
              </w:rPr>
              <w:t>102,0</w:t>
            </w:r>
          </w:p>
        </w:tc>
        <w:tc>
          <w:tcPr>
            <w:tcW w:w="655" w:type="dxa"/>
          </w:tcPr>
          <w:p w14:paraId="40D624A4" w14:textId="77777777" w:rsidR="006D1256" w:rsidRDefault="00000000">
            <w:pPr>
              <w:spacing w:after="0"/>
              <w:ind w:firstLine="0"/>
            </w:pPr>
            <w:r>
              <w:rPr>
                <w:sz w:val="13"/>
              </w:rPr>
              <w:t>62,0</w:t>
            </w:r>
          </w:p>
        </w:tc>
        <w:tc>
          <w:tcPr>
            <w:tcW w:w="655" w:type="dxa"/>
          </w:tcPr>
          <w:p w14:paraId="7248889C" w14:textId="77777777" w:rsidR="006D1256" w:rsidRDefault="00000000">
            <w:pPr>
              <w:spacing w:after="0"/>
              <w:ind w:firstLine="0"/>
            </w:pPr>
            <w:r>
              <w:rPr>
                <w:sz w:val="13"/>
              </w:rPr>
              <w:t>28,6</w:t>
            </w:r>
          </w:p>
        </w:tc>
        <w:tc>
          <w:tcPr>
            <w:tcW w:w="655" w:type="dxa"/>
          </w:tcPr>
          <w:p w14:paraId="63ADAB20" w14:textId="77777777" w:rsidR="006D1256" w:rsidRDefault="00000000">
            <w:pPr>
              <w:spacing w:after="0"/>
              <w:ind w:firstLine="0"/>
            </w:pPr>
            <w:r>
              <w:rPr>
                <w:sz w:val="13"/>
              </w:rPr>
              <w:t>0,475</w:t>
            </w:r>
          </w:p>
        </w:tc>
        <w:tc>
          <w:tcPr>
            <w:tcW w:w="655" w:type="dxa"/>
          </w:tcPr>
          <w:p w14:paraId="188ADE8B" w14:textId="77777777" w:rsidR="006D1256" w:rsidRDefault="00000000">
            <w:pPr>
              <w:spacing w:after="0"/>
              <w:ind w:firstLine="0"/>
            </w:pPr>
            <w:r>
              <w:rPr>
                <w:sz w:val="13"/>
              </w:rPr>
              <w:t>2400</w:t>
            </w:r>
          </w:p>
        </w:tc>
        <w:tc>
          <w:tcPr>
            <w:tcW w:w="655" w:type="dxa"/>
          </w:tcPr>
          <w:p w14:paraId="22882DE6" w14:textId="77777777" w:rsidR="006D1256" w:rsidRDefault="00000000">
            <w:pPr>
              <w:spacing w:after="0"/>
              <w:ind w:firstLine="0"/>
            </w:pPr>
            <w:r>
              <w:rPr>
                <w:sz w:val="13"/>
              </w:rPr>
              <w:t>144,6</w:t>
            </w:r>
          </w:p>
        </w:tc>
        <w:tc>
          <w:tcPr>
            <w:tcW w:w="655" w:type="dxa"/>
          </w:tcPr>
          <w:p w14:paraId="5D559B42" w14:textId="77777777" w:rsidR="006D1256" w:rsidRDefault="00000000">
            <w:pPr>
              <w:spacing w:after="0"/>
              <w:ind w:firstLine="0"/>
            </w:pPr>
            <w:r>
              <w:rPr>
                <w:sz w:val="13"/>
              </w:rPr>
              <w:t>98,9</w:t>
            </w:r>
          </w:p>
        </w:tc>
        <w:tc>
          <w:tcPr>
            <w:tcW w:w="655" w:type="dxa"/>
          </w:tcPr>
          <w:p w14:paraId="3832107D" w14:textId="77777777" w:rsidR="006D1256" w:rsidRDefault="00000000">
            <w:pPr>
              <w:spacing w:after="0"/>
              <w:ind w:firstLine="0"/>
            </w:pPr>
            <w:r>
              <w:rPr>
                <w:sz w:val="13"/>
              </w:rPr>
              <w:t>40,4</w:t>
            </w:r>
          </w:p>
        </w:tc>
        <w:tc>
          <w:tcPr>
            <w:tcW w:w="655" w:type="dxa"/>
          </w:tcPr>
          <w:p w14:paraId="73AF5942" w14:textId="77777777" w:rsidR="006D1256" w:rsidRDefault="00000000">
            <w:pPr>
              <w:spacing w:after="0"/>
              <w:ind w:firstLine="0"/>
            </w:pPr>
            <w:r>
              <w:rPr>
                <w:sz w:val="13"/>
              </w:rPr>
              <w:t>30,5</w:t>
            </w:r>
          </w:p>
        </w:tc>
        <w:tc>
          <w:tcPr>
            <w:tcW w:w="655" w:type="dxa"/>
          </w:tcPr>
          <w:p w14:paraId="29002E9E" w14:textId="77777777" w:rsidR="006D1256" w:rsidRDefault="00000000">
            <w:pPr>
              <w:spacing w:after="0"/>
              <w:ind w:firstLine="0"/>
            </w:pPr>
            <w:r>
              <w:rPr>
                <w:sz w:val="13"/>
              </w:rPr>
              <w:t>0,492</w:t>
            </w:r>
          </w:p>
        </w:tc>
        <w:tc>
          <w:tcPr>
            <w:tcW w:w="655" w:type="dxa"/>
          </w:tcPr>
          <w:p w14:paraId="07091DC5" w14:textId="77777777" w:rsidR="006D1256" w:rsidRDefault="00000000">
            <w:pPr>
              <w:spacing w:after="0"/>
              <w:ind w:firstLine="0"/>
            </w:pPr>
            <w:r>
              <w:rPr>
                <w:sz w:val="13"/>
              </w:rPr>
              <w:t>9650</w:t>
            </w:r>
          </w:p>
        </w:tc>
        <w:tc>
          <w:tcPr>
            <w:tcW w:w="655" w:type="dxa"/>
          </w:tcPr>
          <w:p w14:paraId="03C7D527" w14:textId="77777777" w:rsidR="006D1256" w:rsidRDefault="00000000">
            <w:pPr>
              <w:spacing w:after="0"/>
              <w:ind w:firstLine="0"/>
            </w:pPr>
            <w:r>
              <w:rPr>
                <w:sz w:val="13"/>
              </w:rPr>
              <w:t>105,8</w:t>
            </w:r>
          </w:p>
        </w:tc>
        <w:tc>
          <w:tcPr>
            <w:tcW w:w="655" w:type="dxa"/>
          </w:tcPr>
          <w:p w14:paraId="2448F0B1" w14:textId="77777777" w:rsidR="006D1256" w:rsidRDefault="00000000">
            <w:pPr>
              <w:spacing w:after="0"/>
              <w:ind w:firstLine="0"/>
            </w:pPr>
            <w:r>
              <w:rPr>
                <w:sz w:val="13"/>
              </w:rPr>
              <w:t>76,5</w:t>
            </w:r>
          </w:p>
        </w:tc>
        <w:tc>
          <w:tcPr>
            <w:tcW w:w="655" w:type="dxa"/>
          </w:tcPr>
          <w:p w14:paraId="1D4680A2" w14:textId="77777777" w:rsidR="006D1256" w:rsidRDefault="00000000">
            <w:pPr>
              <w:spacing w:after="0"/>
              <w:ind w:firstLine="0"/>
            </w:pPr>
            <w:r>
              <w:rPr>
                <w:sz w:val="13"/>
              </w:rPr>
              <w:t>10,8</w:t>
            </w:r>
          </w:p>
        </w:tc>
        <w:tc>
          <w:tcPr>
            <w:tcW w:w="655" w:type="dxa"/>
          </w:tcPr>
          <w:p w14:paraId="34C18185" w14:textId="77777777" w:rsidR="006D1256" w:rsidRDefault="00000000">
            <w:pPr>
              <w:spacing w:after="0"/>
              <w:ind w:firstLine="0"/>
            </w:pPr>
            <w:r>
              <w:rPr>
                <w:sz w:val="13"/>
              </w:rPr>
              <w:t>32,0</w:t>
            </w:r>
          </w:p>
        </w:tc>
        <w:tc>
          <w:tcPr>
            <w:tcW w:w="655" w:type="dxa"/>
          </w:tcPr>
          <w:p w14:paraId="7E92ADC5" w14:textId="77777777" w:rsidR="006D1256" w:rsidRDefault="00000000">
            <w:pPr>
              <w:spacing w:after="0"/>
              <w:ind w:firstLine="0"/>
            </w:pPr>
            <w:r>
              <w:rPr>
                <w:sz w:val="13"/>
              </w:rPr>
              <w:t>0,352</w:t>
            </w:r>
          </w:p>
        </w:tc>
        <w:tc>
          <w:tcPr>
            <w:tcW w:w="655" w:type="dxa"/>
          </w:tcPr>
          <w:p w14:paraId="5C215254" w14:textId="77777777" w:rsidR="006D1256" w:rsidRDefault="00000000">
            <w:pPr>
              <w:spacing w:after="0"/>
              <w:ind w:firstLine="0"/>
            </w:pPr>
            <w:r>
              <w:rPr>
                <w:sz w:val="13"/>
              </w:rPr>
              <w:t>3500</w:t>
            </w:r>
          </w:p>
        </w:tc>
      </w:tr>
      <w:tr w:rsidR="006D1256" w14:paraId="2E0ED314" w14:textId="77777777">
        <w:trPr>
          <w:jc w:val="center"/>
        </w:trPr>
        <w:tc>
          <w:tcPr>
            <w:tcW w:w="539" w:type="dxa"/>
          </w:tcPr>
          <w:p w14:paraId="5B549C92" w14:textId="77777777" w:rsidR="006D1256" w:rsidRDefault="00000000">
            <w:pPr>
              <w:spacing w:after="0"/>
              <w:ind w:firstLine="0"/>
            </w:pPr>
            <w:r>
              <w:rPr>
                <w:sz w:val="13"/>
              </w:rPr>
              <w:lastRenderedPageBreak/>
              <w:t>2006</w:t>
            </w:r>
          </w:p>
        </w:tc>
        <w:tc>
          <w:tcPr>
            <w:tcW w:w="425" w:type="dxa"/>
          </w:tcPr>
          <w:p w14:paraId="580765AE" w14:textId="77777777" w:rsidR="006D1256" w:rsidRDefault="00000000">
            <w:pPr>
              <w:spacing w:after="0"/>
              <w:ind w:firstLine="0"/>
            </w:pPr>
            <w:r>
              <w:rPr>
                <w:sz w:val="13"/>
              </w:rPr>
              <w:t>2</w:t>
            </w:r>
          </w:p>
        </w:tc>
        <w:tc>
          <w:tcPr>
            <w:tcW w:w="539" w:type="dxa"/>
          </w:tcPr>
          <w:p w14:paraId="2ED4997B" w14:textId="77777777" w:rsidR="006D1256" w:rsidRDefault="00000000">
            <w:pPr>
              <w:spacing w:after="0"/>
              <w:ind w:firstLine="0"/>
            </w:pPr>
            <w:r>
              <w:rPr>
                <w:sz w:val="13"/>
              </w:rPr>
              <w:t>-0,80</w:t>
            </w:r>
          </w:p>
        </w:tc>
        <w:tc>
          <w:tcPr>
            <w:tcW w:w="709" w:type="dxa"/>
          </w:tcPr>
          <w:p w14:paraId="2D10D249" w14:textId="77777777" w:rsidR="006D1256" w:rsidRDefault="00000000">
            <w:pPr>
              <w:spacing w:after="0"/>
              <w:ind w:firstLine="0"/>
            </w:pPr>
            <w:r>
              <w:rPr>
                <w:sz w:val="13"/>
              </w:rPr>
              <w:t>La Niña</w:t>
            </w:r>
          </w:p>
        </w:tc>
        <w:tc>
          <w:tcPr>
            <w:tcW w:w="655" w:type="dxa"/>
          </w:tcPr>
          <w:p w14:paraId="796002BF" w14:textId="77777777" w:rsidR="006D1256" w:rsidRDefault="00000000">
            <w:pPr>
              <w:spacing w:after="0"/>
              <w:ind w:firstLine="0"/>
            </w:pPr>
            <w:r>
              <w:rPr>
                <w:sz w:val="13"/>
              </w:rPr>
              <w:t>129,1</w:t>
            </w:r>
          </w:p>
        </w:tc>
        <w:tc>
          <w:tcPr>
            <w:tcW w:w="655" w:type="dxa"/>
          </w:tcPr>
          <w:p w14:paraId="73565D7C" w14:textId="77777777" w:rsidR="006D1256" w:rsidRDefault="00000000">
            <w:pPr>
              <w:spacing w:after="0"/>
              <w:ind w:firstLine="0"/>
            </w:pPr>
            <w:r>
              <w:rPr>
                <w:sz w:val="13"/>
              </w:rPr>
              <w:t>102,1</w:t>
            </w:r>
          </w:p>
        </w:tc>
        <w:tc>
          <w:tcPr>
            <w:tcW w:w="655" w:type="dxa"/>
          </w:tcPr>
          <w:p w14:paraId="534D40E0" w14:textId="77777777" w:rsidR="006D1256" w:rsidRDefault="00000000">
            <w:pPr>
              <w:spacing w:after="0"/>
              <w:ind w:firstLine="0"/>
            </w:pPr>
            <w:r>
              <w:rPr>
                <w:sz w:val="13"/>
              </w:rPr>
              <w:t>34,7</w:t>
            </w:r>
          </w:p>
        </w:tc>
        <w:tc>
          <w:tcPr>
            <w:tcW w:w="655" w:type="dxa"/>
          </w:tcPr>
          <w:p w14:paraId="55BEC1B1" w14:textId="77777777" w:rsidR="006D1256" w:rsidRDefault="00000000">
            <w:pPr>
              <w:spacing w:after="0"/>
              <w:ind w:firstLine="0"/>
            </w:pPr>
            <w:r>
              <w:rPr>
                <w:sz w:val="13"/>
              </w:rPr>
              <w:t>31,5</w:t>
            </w:r>
          </w:p>
        </w:tc>
        <w:tc>
          <w:tcPr>
            <w:tcW w:w="655" w:type="dxa"/>
          </w:tcPr>
          <w:p w14:paraId="121987DC" w14:textId="77777777" w:rsidR="006D1256" w:rsidRDefault="00000000">
            <w:pPr>
              <w:spacing w:after="0"/>
              <w:ind w:firstLine="0"/>
            </w:pPr>
            <w:r>
              <w:rPr>
                <w:sz w:val="13"/>
              </w:rPr>
              <w:t>0,418</w:t>
            </w:r>
          </w:p>
        </w:tc>
        <w:tc>
          <w:tcPr>
            <w:tcW w:w="655" w:type="dxa"/>
          </w:tcPr>
          <w:p w14:paraId="787DAD41" w14:textId="77777777" w:rsidR="006D1256" w:rsidRDefault="00000000">
            <w:pPr>
              <w:spacing w:after="0"/>
              <w:ind w:firstLine="0"/>
            </w:pPr>
            <w:r>
              <w:rPr>
                <w:sz w:val="13"/>
              </w:rPr>
              <w:t>9650</w:t>
            </w:r>
          </w:p>
        </w:tc>
        <w:tc>
          <w:tcPr>
            <w:tcW w:w="655" w:type="dxa"/>
          </w:tcPr>
          <w:p w14:paraId="086C8882" w14:textId="77777777" w:rsidR="006D1256" w:rsidRDefault="00000000">
            <w:pPr>
              <w:spacing w:after="0"/>
              <w:ind w:firstLine="0"/>
            </w:pPr>
            <w:r>
              <w:rPr>
                <w:sz w:val="13"/>
              </w:rPr>
              <w:t>115,1</w:t>
            </w:r>
          </w:p>
        </w:tc>
        <w:tc>
          <w:tcPr>
            <w:tcW w:w="655" w:type="dxa"/>
          </w:tcPr>
          <w:p w14:paraId="46BD9A4C" w14:textId="77777777" w:rsidR="006D1256" w:rsidRDefault="00000000">
            <w:pPr>
              <w:spacing w:after="0"/>
              <w:ind w:firstLine="0"/>
            </w:pPr>
            <w:r>
              <w:rPr>
                <w:sz w:val="13"/>
              </w:rPr>
              <w:t>106,8</w:t>
            </w:r>
          </w:p>
        </w:tc>
        <w:tc>
          <w:tcPr>
            <w:tcW w:w="655" w:type="dxa"/>
          </w:tcPr>
          <w:p w14:paraId="72D542DA" w14:textId="77777777" w:rsidR="006D1256" w:rsidRDefault="00000000">
            <w:pPr>
              <w:spacing w:after="0"/>
              <w:ind w:firstLine="0"/>
            </w:pPr>
            <w:r>
              <w:rPr>
                <w:sz w:val="13"/>
              </w:rPr>
              <w:t>140,4</w:t>
            </w:r>
          </w:p>
        </w:tc>
        <w:tc>
          <w:tcPr>
            <w:tcW w:w="655" w:type="dxa"/>
          </w:tcPr>
          <w:p w14:paraId="7A729EF3" w14:textId="77777777" w:rsidR="006D1256" w:rsidRDefault="00000000">
            <w:pPr>
              <w:spacing w:after="0"/>
              <w:ind w:firstLine="0"/>
            </w:pPr>
            <w:r>
              <w:rPr>
                <w:sz w:val="13"/>
              </w:rPr>
              <w:t>30,7</w:t>
            </w:r>
          </w:p>
        </w:tc>
        <w:tc>
          <w:tcPr>
            <w:tcW w:w="655" w:type="dxa"/>
          </w:tcPr>
          <w:p w14:paraId="1A48D6ED" w14:textId="77777777" w:rsidR="006D1256" w:rsidRDefault="00000000">
            <w:pPr>
              <w:spacing w:after="0"/>
              <w:ind w:firstLine="0"/>
            </w:pPr>
            <w:r>
              <w:rPr>
                <w:sz w:val="13"/>
              </w:rPr>
              <w:t>0,534</w:t>
            </w:r>
          </w:p>
        </w:tc>
        <w:tc>
          <w:tcPr>
            <w:tcW w:w="655" w:type="dxa"/>
          </w:tcPr>
          <w:p w14:paraId="776A054E" w14:textId="77777777" w:rsidR="006D1256" w:rsidRDefault="00000000">
            <w:pPr>
              <w:spacing w:after="0"/>
              <w:ind w:firstLine="0"/>
            </w:pPr>
            <w:r>
              <w:rPr>
                <w:sz w:val="13"/>
              </w:rPr>
              <w:t>1600</w:t>
            </w:r>
          </w:p>
        </w:tc>
        <w:tc>
          <w:tcPr>
            <w:tcW w:w="655" w:type="dxa"/>
          </w:tcPr>
          <w:p w14:paraId="395A7EEB" w14:textId="77777777" w:rsidR="006D1256" w:rsidRDefault="00000000">
            <w:pPr>
              <w:spacing w:after="0"/>
              <w:ind w:firstLine="0"/>
            </w:pPr>
            <w:r>
              <w:rPr>
                <w:sz w:val="13"/>
              </w:rPr>
              <w:t>81,4</w:t>
            </w:r>
          </w:p>
        </w:tc>
        <w:tc>
          <w:tcPr>
            <w:tcW w:w="655" w:type="dxa"/>
          </w:tcPr>
          <w:p w14:paraId="5FC3C154" w14:textId="77777777" w:rsidR="006D1256" w:rsidRDefault="00000000">
            <w:pPr>
              <w:spacing w:after="0"/>
              <w:ind w:firstLine="0"/>
            </w:pPr>
            <w:r>
              <w:rPr>
                <w:sz w:val="13"/>
              </w:rPr>
              <w:t>66,9</w:t>
            </w:r>
          </w:p>
        </w:tc>
        <w:tc>
          <w:tcPr>
            <w:tcW w:w="655" w:type="dxa"/>
          </w:tcPr>
          <w:p w14:paraId="73DCAA0D" w14:textId="77777777" w:rsidR="006D1256" w:rsidRDefault="00000000">
            <w:pPr>
              <w:spacing w:after="0"/>
              <w:ind w:firstLine="0"/>
            </w:pPr>
            <w:r>
              <w:rPr>
                <w:sz w:val="13"/>
              </w:rPr>
              <w:t>80,4</w:t>
            </w:r>
          </w:p>
        </w:tc>
        <w:tc>
          <w:tcPr>
            <w:tcW w:w="655" w:type="dxa"/>
          </w:tcPr>
          <w:p w14:paraId="73749C32" w14:textId="77777777" w:rsidR="006D1256" w:rsidRDefault="00000000">
            <w:pPr>
              <w:spacing w:after="0"/>
              <w:ind w:firstLine="0"/>
            </w:pPr>
            <w:r>
              <w:rPr>
                <w:sz w:val="13"/>
              </w:rPr>
              <w:t>33,9</w:t>
            </w:r>
          </w:p>
        </w:tc>
        <w:tc>
          <w:tcPr>
            <w:tcW w:w="655" w:type="dxa"/>
          </w:tcPr>
          <w:p w14:paraId="5B992485" w14:textId="77777777" w:rsidR="006D1256" w:rsidRDefault="00000000">
            <w:pPr>
              <w:spacing w:after="0"/>
              <w:ind w:firstLine="0"/>
            </w:pPr>
            <w:r>
              <w:rPr>
                <w:sz w:val="13"/>
              </w:rPr>
              <w:t>0,282</w:t>
            </w:r>
          </w:p>
        </w:tc>
        <w:tc>
          <w:tcPr>
            <w:tcW w:w="655" w:type="dxa"/>
          </w:tcPr>
          <w:p w14:paraId="1D1AF3FC" w14:textId="77777777" w:rsidR="006D1256" w:rsidRDefault="00000000">
            <w:pPr>
              <w:spacing w:after="0"/>
              <w:ind w:firstLine="0"/>
            </w:pPr>
            <w:r>
              <w:rPr>
                <w:sz w:val="13"/>
              </w:rPr>
              <w:t>4050</w:t>
            </w:r>
          </w:p>
        </w:tc>
      </w:tr>
      <w:tr w:rsidR="006D1256" w14:paraId="51460717" w14:textId="77777777">
        <w:trPr>
          <w:jc w:val="center"/>
        </w:trPr>
        <w:tc>
          <w:tcPr>
            <w:tcW w:w="539" w:type="dxa"/>
          </w:tcPr>
          <w:p w14:paraId="09C47984" w14:textId="77777777" w:rsidR="006D1256" w:rsidRDefault="00000000">
            <w:pPr>
              <w:spacing w:after="0"/>
              <w:ind w:firstLine="0"/>
            </w:pPr>
            <w:r>
              <w:rPr>
                <w:sz w:val="13"/>
              </w:rPr>
              <w:t>2006</w:t>
            </w:r>
          </w:p>
        </w:tc>
        <w:tc>
          <w:tcPr>
            <w:tcW w:w="425" w:type="dxa"/>
          </w:tcPr>
          <w:p w14:paraId="517668DC" w14:textId="77777777" w:rsidR="006D1256" w:rsidRDefault="00000000">
            <w:pPr>
              <w:spacing w:after="0"/>
              <w:ind w:firstLine="0"/>
            </w:pPr>
            <w:r>
              <w:rPr>
                <w:sz w:val="13"/>
              </w:rPr>
              <w:t>3</w:t>
            </w:r>
          </w:p>
        </w:tc>
        <w:tc>
          <w:tcPr>
            <w:tcW w:w="539" w:type="dxa"/>
          </w:tcPr>
          <w:p w14:paraId="46A1AAB2" w14:textId="77777777" w:rsidR="006D1256" w:rsidRDefault="00000000">
            <w:pPr>
              <w:spacing w:after="0"/>
              <w:ind w:firstLine="0"/>
            </w:pPr>
            <w:r>
              <w:rPr>
                <w:sz w:val="13"/>
              </w:rPr>
              <w:t>-0,63</w:t>
            </w:r>
          </w:p>
        </w:tc>
        <w:tc>
          <w:tcPr>
            <w:tcW w:w="709" w:type="dxa"/>
          </w:tcPr>
          <w:p w14:paraId="431E4249" w14:textId="77777777" w:rsidR="006D1256" w:rsidRDefault="00000000">
            <w:pPr>
              <w:spacing w:after="0"/>
              <w:ind w:firstLine="0"/>
            </w:pPr>
            <w:r>
              <w:rPr>
                <w:sz w:val="13"/>
              </w:rPr>
              <w:t>La Niña</w:t>
            </w:r>
          </w:p>
        </w:tc>
        <w:tc>
          <w:tcPr>
            <w:tcW w:w="655" w:type="dxa"/>
          </w:tcPr>
          <w:p w14:paraId="7AE1B944" w14:textId="77777777" w:rsidR="006D1256" w:rsidRDefault="00000000">
            <w:pPr>
              <w:spacing w:after="0"/>
              <w:ind w:firstLine="0"/>
            </w:pPr>
            <w:r>
              <w:rPr>
                <w:sz w:val="13"/>
              </w:rPr>
              <w:t>105,4</w:t>
            </w:r>
          </w:p>
        </w:tc>
        <w:tc>
          <w:tcPr>
            <w:tcW w:w="655" w:type="dxa"/>
          </w:tcPr>
          <w:p w14:paraId="408D623C" w14:textId="77777777" w:rsidR="006D1256" w:rsidRDefault="00000000">
            <w:pPr>
              <w:spacing w:after="0"/>
              <w:ind w:firstLine="0"/>
            </w:pPr>
            <w:r>
              <w:rPr>
                <w:sz w:val="13"/>
              </w:rPr>
              <w:t>104,0</w:t>
            </w:r>
          </w:p>
        </w:tc>
        <w:tc>
          <w:tcPr>
            <w:tcW w:w="655" w:type="dxa"/>
          </w:tcPr>
          <w:p w14:paraId="0AFE6D72" w14:textId="77777777" w:rsidR="006D1256" w:rsidRDefault="00000000">
            <w:pPr>
              <w:spacing w:after="0"/>
              <w:ind w:firstLine="0"/>
            </w:pPr>
            <w:r>
              <w:rPr>
                <w:sz w:val="13"/>
              </w:rPr>
              <w:t>207,6</w:t>
            </w:r>
          </w:p>
        </w:tc>
        <w:tc>
          <w:tcPr>
            <w:tcW w:w="655" w:type="dxa"/>
          </w:tcPr>
          <w:p w14:paraId="5DB95321" w14:textId="77777777" w:rsidR="006D1256" w:rsidRDefault="00000000">
            <w:pPr>
              <w:spacing w:after="0"/>
              <w:ind w:firstLine="0"/>
            </w:pPr>
            <w:r>
              <w:rPr>
                <w:sz w:val="13"/>
              </w:rPr>
              <w:t>29,9</w:t>
            </w:r>
          </w:p>
        </w:tc>
        <w:tc>
          <w:tcPr>
            <w:tcW w:w="655" w:type="dxa"/>
          </w:tcPr>
          <w:p w14:paraId="29B6F2FB" w14:textId="77777777" w:rsidR="006D1256" w:rsidRDefault="00000000">
            <w:pPr>
              <w:spacing w:after="0"/>
              <w:ind w:firstLine="0"/>
            </w:pPr>
            <w:r>
              <w:rPr>
                <w:sz w:val="13"/>
              </w:rPr>
              <w:t>0,516</w:t>
            </w:r>
          </w:p>
        </w:tc>
        <w:tc>
          <w:tcPr>
            <w:tcW w:w="655" w:type="dxa"/>
          </w:tcPr>
          <w:p w14:paraId="6A94406D" w14:textId="77777777" w:rsidR="006D1256" w:rsidRDefault="00000000">
            <w:pPr>
              <w:spacing w:after="0"/>
              <w:ind w:firstLine="0"/>
            </w:pPr>
            <w:r>
              <w:rPr>
                <w:sz w:val="13"/>
              </w:rPr>
              <w:t>1425</w:t>
            </w:r>
          </w:p>
        </w:tc>
        <w:tc>
          <w:tcPr>
            <w:tcW w:w="655" w:type="dxa"/>
          </w:tcPr>
          <w:p w14:paraId="54788D1B" w14:textId="77777777" w:rsidR="006D1256" w:rsidRDefault="00000000">
            <w:pPr>
              <w:spacing w:after="0"/>
              <w:ind w:firstLine="0"/>
            </w:pPr>
            <w:r>
              <w:rPr>
                <w:sz w:val="13"/>
              </w:rPr>
              <w:t>122,5</w:t>
            </w:r>
          </w:p>
        </w:tc>
        <w:tc>
          <w:tcPr>
            <w:tcW w:w="655" w:type="dxa"/>
          </w:tcPr>
          <w:p w14:paraId="2FCA3A26" w14:textId="77777777" w:rsidR="006D1256" w:rsidRDefault="00000000">
            <w:pPr>
              <w:spacing w:after="0"/>
              <w:ind w:firstLine="0"/>
            </w:pPr>
            <w:r>
              <w:rPr>
                <w:sz w:val="13"/>
              </w:rPr>
              <w:t>112,7</w:t>
            </w:r>
          </w:p>
        </w:tc>
        <w:tc>
          <w:tcPr>
            <w:tcW w:w="655" w:type="dxa"/>
          </w:tcPr>
          <w:p w14:paraId="7C258883" w14:textId="77777777" w:rsidR="006D1256" w:rsidRDefault="00000000">
            <w:pPr>
              <w:spacing w:after="0"/>
              <w:ind w:firstLine="0"/>
            </w:pPr>
            <w:r>
              <w:rPr>
                <w:sz w:val="13"/>
              </w:rPr>
              <w:t>261,6</w:t>
            </w:r>
          </w:p>
        </w:tc>
        <w:tc>
          <w:tcPr>
            <w:tcW w:w="655" w:type="dxa"/>
          </w:tcPr>
          <w:p w14:paraId="46F2F915" w14:textId="77777777" w:rsidR="006D1256" w:rsidRDefault="00000000">
            <w:pPr>
              <w:spacing w:after="0"/>
              <w:ind w:firstLine="0"/>
            </w:pPr>
            <w:r>
              <w:rPr>
                <w:sz w:val="13"/>
              </w:rPr>
              <w:t>28,8</w:t>
            </w:r>
          </w:p>
        </w:tc>
        <w:tc>
          <w:tcPr>
            <w:tcW w:w="655" w:type="dxa"/>
          </w:tcPr>
          <w:p w14:paraId="724A7F41" w14:textId="77777777" w:rsidR="006D1256" w:rsidRDefault="00000000">
            <w:pPr>
              <w:spacing w:after="0"/>
              <w:ind w:firstLine="0"/>
            </w:pPr>
            <w:r>
              <w:rPr>
                <w:sz w:val="13"/>
              </w:rPr>
              <w:t>0,594</w:t>
            </w:r>
          </w:p>
        </w:tc>
        <w:tc>
          <w:tcPr>
            <w:tcW w:w="655" w:type="dxa"/>
          </w:tcPr>
          <w:p w14:paraId="2F00DEA5" w14:textId="77777777" w:rsidR="006D1256" w:rsidRDefault="00000000">
            <w:pPr>
              <w:spacing w:after="0"/>
              <w:ind w:firstLine="0"/>
            </w:pPr>
            <w:r>
              <w:rPr>
                <w:sz w:val="13"/>
              </w:rPr>
              <w:t>0</w:t>
            </w:r>
          </w:p>
        </w:tc>
        <w:tc>
          <w:tcPr>
            <w:tcW w:w="655" w:type="dxa"/>
          </w:tcPr>
          <w:p w14:paraId="4F6A277F" w14:textId="77777777" w:rsidR="006D1256" w:rsidRDefault="00000000">
            <w:pPr>
              <w:spacing w:after="0"/>
              <w:ind w:firstLine="0"/>
            </w:pPr>
            <w:r>
              <w:rPr>
                <w:sz w:val="13"/>
              </w:rPr>
              <w:t>104,5</w:t>
            </w:r>
          </w:p>
        </w:tc>
        <w:tc>
          <w:tcPr>
            <w:tcW w:w="655" w:type="dxa"/>
          </w:tcPr>
          <w:p w14:paraId="367A1EE2" w14:textId="77777777" w:rsidR="006D1256" w:rsidRDefault="00000000">
            <w:pPr>
              <w:spacing w:after="0"/>
              <w:ind w:firstLine="0"/>
            </w:pPr>
            <w:r>
              <w:rPr>
                <w:sz w:val="13"/>
              </w:rPr>
              <w:t>92,3</w:t>
            </w:r>
          </w:p>
        </w:tc>
        <w:tc>
          <w:tcPr>
            <w:tcW w:w="655" w:type="dxa"/>
          </w:tcPr>
          <w:p w14:paraId="05FFA596" w14:textId="77777777" w:rsidR="006D1256" w:rsidRDefault="00000000">
            <w:pPr>
              <w:spacing w:after="0"/>
              <w:ind w:firstLine="0"/>
            </w:pPr>
            <w:r>
              <w:rPr>
                <w:sz w:val="13"/>
              </w:rPr>
              <w:t>179,9</w:t>
            </w:r>
          </w:p>
        </w:tc>
        <w:tc>
          <w:tcPr>
            <w:tcW w:w="655" w:type="dxa"/>
          </w:tcPr>
          <w:p w14:paraId="3B802B08" w14:textId="77777777" w:rsidR="006D1256" w:rsidRDefault="00000000">
            <w:pPr>
              <w:spacing w:after="0"/>
              <w:ind w:firstLine="0"/>
            </w:pPr>
            <w:r>
              <w:rPr>
                <w:sz w:val="13"/>
              </w:rPr>
              <w:t>30,3</w:t>
            </w:r>
          </w:p>
        </w:tc>
        <w:tc>
          <w:tcPr>
            <w:tcW w:w="655" w:type="dxa"/>
          </w:tcPr>
          <w:p w14:paraId="3EFFACF2" w14:textId="77777777" w:rsidR="006D1256" w:rsidRDefault="00000000">
            <w:pPr>
              <w:spacing w:after="0"/>
              <w:ind w:firstLine="0"/>
            </w:pPr>
            <w:r>
              <w:rPr>
                <w:sz w:val="13"/>
              </w:rPr>
              <w:t>0,441</w:t>
            </w:r>
          </w:p>
        </w:tc>
        <w:tc>
          <w:tcPr>
            <w:tcW w:w="655" w:type="dxa"/>
          </w:tcPr>
          <w:p w14:paraId="719A8DFD" w14:textId="77777777" w:rsidR="006D1256" w:rsidRDefault="00000000">
            <w:pPr>
              <w:spacing w:after="0"/>
              <w:ind w:firstLine="0"/>
            </w:pPr>
            <w:r>
              <w:rPr>
                <w:sz w:val="13"/>
              </w:rPr>
              <w:t>350</w:t>
            </w:r>
          </w:p>
        </w:tc>
      </w:tr>
      <w:tr w:rsidR="006D1256" w14:paraId="056111D3" w14:textId="77777777">
        <w:trPr>
          <w:jc w:val="center"/>
        </w:trPr>
        <w:tc>
          <w:tcPr>
            <w:tcW w:w="539" w:type="dxa"/>
          </w:tcPr>
          <w:p w14:paraId="068AD1A7" w14:textId="77777777" w:rsidR="006D1256" w:rsidRDefault="00000000">
            <w:pPr>
              <w:spacing w:after="0"/>
              <w:ind w:firstLine="0"/>
            </w:pPr>
            <w:r>
              <w:rPr>
                <w:sz w:val="13"/>
              </w:rPr>
              <w:t>2006</w:t>
            </w:r>
          </w:p>
        </w:tc>
        <w:tc>
          <w:tcPr>
            <w:tcW w:w="425" w:type="dxa"/>
          </w:tcPr>
          <w:p w14:paraId="1699B469" w14:textId="77777777" w:rsidR="006D1256" w:rsidRDefault="00000000">
            <w:pPr>
              <w:spacing w:after="0"/>
              <w:ind w:firstLine="0"/>
            </w:pPr>
            <w:r>
              <w:rPr>
                <w:sz w:val="13"/>
              </w:rPr>
              <w:t>4</w:t>
            </w:r>
          </w:p>
        </w:tc>
        <w:tc>
          <w:tcPr>
            <w:tcW w:w="539" w:type="dxa"/>
          </w:tcPr>
          <w:p w14:paraId="21AAD13A" w14:textId="77777777" w:rsidR="006D1256" w:rsidRDefault="00000000">
            <w:pPr>
              <w:spacing w:after="0"/>
              <w:ind w:firstLine="0"/>
            </w:pPr>
            <w:r>
              <w:rPr>
                <w:sz w:val="13"/>
              </w:rPr>
              <w:t>-0,45</w:t>
            </w:r>
          </w:p>
        </w:tc>
        <w:tc>
          <w:tcPr>
            <w:tcW w:w="709" w:type="dxa"/>
          </w:tcPr>
          <w:p w14:paraId="31295093" w14:textId="77777777" w:rsidR="006D1256" w:rsidRDefault="00000000">
            <w:pPr>
              <w:spacing w:after="0"/>
              <w:ind w:firstLine="0"/>
            </w:pPr>
            <w:r>
              <w:rPr>
                <w:sz w:val="13"/>
              </w:rPr>
              <w:t>Neutro</w:t>
            </w:r>
          </w:p>
        </w:tc>
        <w:tc>
          <w:tcPr>
            <w:tcW w:w="655" w:type="dxa"/>
          </w:tcPr>
          <w:p w14:paraId="1904DB37" w14:textId="77777777" w:rsidR="006D1256" w:rsidRDefault="00000000">
            <w:pPr>
              <w:spacing w:after="0"/>
              <w:ind w:firstLine="0"/>
            </w:pPr>
            <w:r>
              <w:rPr>
                <w:sz w:val="13"/>
              </w:rPr>
              <w:t>122,1</w:t>
            </w:r>
          </w:p>
        </w:tc>
        <w:tc>
          <w:tcPr>
            <w:tcW w:w="655" w:type="dxa"/>
          </w:tcPr>
          <w:p w14:paraId="6A5A8F37" w14:textId="77777777" w:rsidR="006D1256" w:rsidRDefault="00000000">
            <w:pPr>
              <w:spacing w:after="0"/>
              <w:ind w:firstLine="0"/>
            </w:pPr>
            <w:r>
              <w:rPr>
                <w:sz w:val="13"/>
              </w:rPr>
              <w:t>115,3</w:t>
            </w:r>
          </w:p>
        </w:tc>
        <w:tc>
          <w:tcPr>
            <w:tcW w:w="655" w:type="dxa"/>
          </w:tcPr>
          <w:p w14:paraId="2F3520B3" w14:textId="77777777" w:rsidR="006D1256" w:rsidRDefault="00000000">
            <w:pPr>
              <w:spacing w:after="0"/>
              <w:ind w:firstLine="0"/>
            </w:pPr>
            <w:r>
              <w:rPr>
                <w:sz w:val="13"/>
              </w:rPr>
              <w:t>151,9</w:t>
            </w:r>
          </w:p>
        </w:tc>
        <w:tc>
          <w:tcPr>
            <w:tcW w:w="655" w:type="dxa"/>
          </w:tcPr>
          <w:p w14:paraId="24344633" w14:textId="77777777" w:rsidR="006D1256" w:rsidRDefault="00000000">
            <w:pPr>
              <w:spacing w:after="0"/>
              <w:ind w:firstLine="0"/>
            </w:pPr>
            <w:r>
              <w:rPr>
                <w:sz w:val="13"/>
              </w:rPr>
              <w:t>26,7</w:t>
            </w:r>
          </w:p>
        </w:tc>
        <w:tc>
          <w:tcPr>
            <w:tcW w:w="655" w:type="dxa"/>
          </w:tcPr>
          <w:p w14:paraId="0475DDD6" w14:textId="77777777" w:rsidR="006D1256" w:rsidRDefault="00000000">
            <w:pPr>
              <w:spacing w:after="0"/>
              <w:ind w:firstLine="0"/>
            </w:pPr>
            <w:r>
              <w:rPr>
                <w:sz w:val="13"/>
              </w:rPr>
              <w:t>0,663</w:t>
            </w:r>
          </w:p>
        </w:tc>
        <w:tc>
          <w:tcPr>
            <w:tcW w:w="655" w:type="dxa"/>
          </w:tcPr>
          <w:p w14:paraId="38CBFCE9" w14:textId="77777777" w:rsidR="006D1256" w:rsidRDefault="00000000">
            <w:pPr>
              <w:spacing w:after="0"/>
              <w:ind w:firstLine="0"/>
            </w:pPr>
            <w:r>
              <w:rPr>
                <w:sz w:val="13"/>
              </w:rPr>
              <w:t>0</w:t>
            </w:r>
          </w:p>
        </w:tc>
        <w:tc>
          <w:tcPr>
            <w:tcW w:w="655" w:type="dxa"/>
          </w:tcPr>
          <w:p w14:paraId="04B249E5" w14:textId="77777777" w:rsidR="006D1256" w:rsidRDefault="00000000">
            <w:pPr>
              <w:spacing w:after="0"/>
              <w:ind w:firstLine="0"/>
            </w:pPr>
            <w:r>
              <w:rPr>
                <w:sz w:val="13"/>
              </w:rPr>
              <w:t>124,7</w:t>
            </w:r>
          </w:p>
        </w:tc>
        <w:tc>
          <w:tcPr>
            <w:tcW w:w="655" w:type="dxa"/>
          </w:tcPr>
          <w:p w14:paraId="46C98219" w14:textId="77777777" w:rsidR="006D1256" w:rsidRDefault="00000000">
            <w:pPr>
              <w:spacing w:after="0"/>
              <w:ind w:firstLine="0"/>
            </w:pPr>
            <w:r>
              <w:rPr>
                <w:sz w:val="13"/>
              </w:rPr>
              <w:t>111,2</w:t>
            </w:r>
          </w:p>
        </w:tc>
        <w:tc>
          <w:tcPr>
            <w:tcW w:w="655" w:type="dxa"/>
          </w:tcPr>
          <w:p w14:paraId="3B90E3DB" w14:textId="77777777" w:rsidR="006D1256" w:rsidRDefault="00000000">
            <w:pPr>
              <w:spacing w:after="0"/>
              <w:ind w:firstLine="0"/>
            </w:pPr>
            <w:r>
              <w:rPr>
                <w:sz w:val="13"/>
              </w:rPr>
              <w:t>143,3</w:t>
            </w:r>
          </w:p>
        </w:tc>
        <w:tc>
          <w:tcPr>
            <w:tcW w:w="655" w:type="dxa"/>
          </w:tcPr>
          <w:p w14:paraId="40821C2E" w14:textId="77777777" w:rsidR="006D1256" w:rsidRDefault="00000000">
            <w:pPr>
              <w:spacing w:after="0"/>
              <w:ind w:firstLine="0"/>
            </w:pPr>
            <w:r>
              <w:rPr>
                <w:sz w:val="13"/>
              </w:rPr>
              <w:t>27,6</w:t>
            </w:r>
          </w:p>
        </w:tc>
        <w:tc>
          <w:tcPr>
            <w:tcW w:w="655" w:type="dxa"/>
          </w:tcPr>
          <w:p w14:paraId="5A7FDF76" w14:textId="77777777" w:rsidR="006D1256" w:rsidRDefault="00000000">
            <w:pPr>
              <w:spacing w:after="0"/>
              <w:ind w:firstLine="0"/>
            </w:pPr>
            <w:r>
              <w:rPr>
                <w:sz w:val="13"/>
              </w:rPr>
              <w:t>0,649</w:t>
            </w:r>
          </w:p>
        </w:tc>
        <w:tc>
          <w:tcPr>
            <w:tcW w:w="655" w:type="dxa"/>
          </w:tcPr>
          <w:p w14:paraId="76AC8808" w14:textId="77777777" w:rsidR="006D1256" w:rsidRDefault="00000000">
            <w:pPr>
              <w:spacing w:after="0"/>
              <w:ind w:firstLine="0"/>
            </w:pPr>
            <w:r>
              <w:rPr>
                <w:sz w:val="13"/>
              </w:rPr>
              <w:t>6700</w:t>
            </w:r>
          </w:p>
        </w:tc>
        <w:tc>
          <w:tcPr>
            <w:tcW w:w="655" w:type="dxa"/>
          </w:tcPr>
          <w:p w14:paraId="53EB96C3" w14:textId="77777777" w:rsidR="006D1256" w:rsidRDefault="00000000">
            <w:pPr>
              <w:spacing w:after="0"/>
              <w:ind w:firstLine="0"/>
            </w:pPr>
            <w:r>
              <w:rPr>
                <w:sz w:val="13"/>
              </w:rPr>
              <w:t>129,0</w:t>
            </w:r>
          </w:p>
        </w:tc>
        <w:tc>
          <w:tcPr>
            <w:tcW w:w="655" w:type="dxa"/>
          </w:tcPr>
          <w:p w14:paraId="10039A6C" w14:textId="77777777" w:rsidR="006D1256" w:rsidRDefault="00000000">
            <w:pPr>
              <w:spacing w:after="0"/>
              <w:ind w:firstLine="0"/>
            </w:pPr>
            <w:r>
              <w:rPr>
                <w:sz w:val="13"/>
              </w:rPr>
              <w:t>115,0</w:t>
            </w:r>
          </w:p>
        </w:tc>
        <w:tc>
          <w:tcPr>
            <w:tcW w:w="655" w:type="dxa"/>
          </w:tcPr>
          <w:p w14:paraId="7547E411" w14:textId="77777777" w:rsidR="006D1256" w:rsidRDefault="00000000">
            <w:pPr>
              <w:spacing w:after="0"/>
              <w:ind w:firstLine="0"/>
            </w:pPr>
            <w:r>
              <w:rPr>
                <w:sz w:val="13"/>
              </w:rPr>
              <w:t>134,0</w:t>
            </w:r>
          </w:p>
        </w:tc>
        <w:tc>
          <w:tcPr>
            <w:tcW w:w="655" w:type="dxa"/>
          </w:tcPr>
          <w:p w14:paraId="62056147" w14:textId="77777777" w:rsidR="006D1256" w:rsidRDefault="00000000">
            <w:pPr>
              <w:spacing w:after="0"/>
              <w:ind w:firstLine="0"/>
            </w:pPr>
            <w:r>
              <w:rPr>
                <w:sz w:val="13"/>
              </w:rPr>
              <w:t>27,1</w:t>
            </w:r>
          </w:p>
        </w:tc>
        <w:tc>
          <w:tcPr>
            <w:tcW w:w="655" w:type="dxa"/>
          </w:tcPr>
          <w:p w14:paraId="0371B970" w14:textId="77777777" w:rsidR="006D1256" w:rsidRDefault="00000000">
            <w:pPr>
              <w:spacing w:after="0"/>
              <w:ind w:firstLine="0"/>
            </w:pPr>
            <w:r>
              <w:rPr>
                <w:sz w:val="13"/>
              </w:rPr>
              <w:t>0,620</w:t>
            </w:r>
          </w:p>
        </w:tc>
        <w:tc>
          <w:tcPr>
            <w:tcW w:w="655" w:type="dxa"/>
          </w:tcPr>
          <w:p w14:paraId="3CE3AC98" w14:textId="77777777" w:rsidR="006D1256" w:rsidRDefault="00000000">
            <w:pPr>
              <w:spacing w:after="0"/>
              <w:ind w:firstLine="0"/>
            </w:pPr>
            <w:r>
              <w:rPr>
                <w:sz w:val="13"/>
              </w:rPr>
              <w:t>0</w:t>
            </w:r>
          </w:p>
        </w:tc>
      </w:tr>
      <w:tr w:rsidR="006D1256" w14:paraId="38096608" w14:textId="77777777">
        <w:trPr>
          <w:jc w:val="center"/>
        </w:trPr>
        <w:tc>
          <w:tcPr>
            <w:tcW w:w="539" w:type="dxa"/>
          </w:tcPr>
          <w:p w14:paraId="77F56D84" w14:textId="77777777" w:rsidR="006D1256" w:rsidRDefault="00000000">
            <w:pPr>
              <w:spacing w:after="0"/>
              <w:ind w:firstLine="0"/>
            </w:pPr>
            <w:r>
              <w:rPr>
                <w:sz w:val="13"/>
              </w:rPr>
              <w:t>2006</w:t>
            </w:r>
          </w:p>
        </w:tc>
        <w:tc>
          <w:tcPr>
            <w:tcW w:w="425" w:type="dxa"/>
          </w:tcPr>
          <w:p w14:paraId="1D77650E" w14:textId="77777777" w:rsidR="006D1256" w:rsidRDefault="00000000">
            <w:pPr>
              <w:spacing w:after="0"/>
              <w:ind w:firstLine="0"/>
            </w:pPr>
            <w:r>
              <w:rPr>
                <w:sz w:val="13"/>
              </w:rPr>
              <w:t>5</w:t>
            </w:r>
          </w:p>
        </w:tc>
        <w:tc>
          <w:tcPr>
            <w:tcW w:w="539" w:type="dxa"/>
          </w:tcPr>
          <w:p w14:paraId="086C868F" w14:textId="77777777" w:rsidR="006D1256" w:rsidRDefault="00000000">
            <w:pPr>
              <w:spacing w:after="0"/>
              <w:ind w:firstLine="0"/>
            </w:pPr>
            <w:r>
              <w:rPr>
                <w:sz w:val="13"/>
              </w:rPr>
              <w:t>-0,19</w:t>
            </w:r>
          </w:p>
        </w:tc>
        <w:tc>
          <w:tcPr>
            <w:tcW w:w="709" w:type="dxa"/>
          </w:tcPr>
          <w:p w14:paraId="4672BF77" w14:textId="77777777" w:rsidR="006D1256" w:rsidRDefault="00000000">
            <w:pPr>
              <w:spacing w:after="0"/>
              <w:ind w:firstLine="0"/>
            </w:pPr>
            <w:r>
              <w:rPr>
                <w:sz w:val="13"/>
              </w:rPr>
              <w:t>Neutro</w:t>
            </w:r>
          </w:p>
        </w:tc>
        <w:tc>
          <w:tcPr>
            <w:tcW w:w="655" w:type="dxa"/>
          </w:tcPr>
          <w:p w14:paraId="3B2815D1" w14:textId="77777777" w:rsidR="006D1256" w:rsidRDefault="00000000">
            <w:pPr>
              <w:spacing w:after="0"/>
              <w:ind w:firstLine="0"/>
            </w:pPr>
            <w:r>
              <w:rPr>
                <w:sz w:val="13"/>
              </w:rPr>
              <w:t>143,3</w:t>
            </w:r>
          </w:p>
        </w:tc>
        <w:tc>
          <w:tcPr>
            <w:tcW w:w="655" w:type="dxa"/>
          </w:tcPr>
          <w:p w14:paraId="0BD9C7C0" w14:textId="77777777" w:rsidR="006D1256" w:rsidRDefault="00000000">
            <w:pPr>
              <w:spacing w:after="0"/>
              <w:ind w:firstLine="0"/>
            </w:pPr>
            <w:r>
              <w:rPr>
                <w:sz w:val="13"/>
              </w:rPr>
              <w:t>108,6</w:t>
            </w:r>
          </w:p>
        </w:tc>
        <w:tc>
          <w:tcPr>
            <w:tcW w:w="655" w:type="dxa"/>
          </w:tcPr>
          <w:p w14:paraId="3CD0B58A" w14:textId="77777777" w:rsidR="006D1256" w:rsidRDefault="00000000">
            <w:pPr>
              <w:spacing w:after="0"/>
              <w:ind w:firstLine="0"/>
            </w:pPr>
            <w:r>
              <w:rPr>
                <w:sz w:val="13"/>
              </w:rPr>
              <w:t>76,3</w:t>
            </w:r>
          </w:p>
        </w:tc>
        <w:tc>
          <w:tcPr>
            <w:tcW w:w="655" w:type="dxa"/>
          </w:tcPr>
          <w:p w14:paraId="2DD15017" w14:textId="77777777" w:rsidR="006D1256" w:rsidRDefault="00000000">
            <w:pPr>
              <w:spacing w:after="0"/>
              <w:ind w:firstLine="0"/>
            </w:pPr>
            <w:r>
              <w:rPr>
                <w:sz w:val="13"/>
              </w:rPr>
              <w:t>25,8</w:t>
            </w:r>
          </w:p>
        </w:tc>
        <w:tc>
          <w:tcPr>
            <w:tcW w:w="655" w:type="dxa"/>
          </w:tcPr>
          <w:p w14:paraId="51FA5DD8" w14:textId="77777777" w:rsidR="006D1256" w:rsidRDefault="00000000">
            <w:pPr>
              <w:spacing w:after="0"/>
              <w:ind w:firstLine="0"/>
            </w:pPr>
            <w:r>
              <w:rPr>
                <w:sz w:val="13"/>
              </w:rPr>
              <w:t>0,685</w:t>
            </w:r>
          </w:p>
        </w:tc>
        <w:tc>
          <w:tcPr>
            <w:tcW w:w="655" w:type="dxa"/>
          </w:tcPr>
          <w:p w14:paraId="0CEEF8FF" w14:textId="77777777" w:rsidR="006D1256" w:rsidRDefault="00000000">
            <w:pPr>
              <w:spacing w:after="0"/>
              <w:ind w:firstLine="0"/>
            </w:pPr>
            <w:r>
              <w:rPr>
                <w:sz w:val="13"/>
              </w:rPr>
              <w:t>0</w:t>
            </w:r>
          </w:p>
        </w:tc>
        <w:tc>
          <w:tcPr>
            <w:tcW w:w="655" w:type="dxa"/>
          </w:tcPr>
          <w:p w14:paraId="46D2F3BA" w14:textId="77777777" w:rsidR="006D1256" w:rsidRDefault="00000000">
            <w:pPr>
              <w:spacing w:after="0"/>
              <w:ind w:firstLine="0"/>
            </w:pPr>
            <w:r>
              <w:rPr>
                <w:sz w:val="13"/>
              </w:rPr>
              <w:t>141,2</w:t>
            </w:r>
          </w:p>
        </w:tc>
        <w:tc>
          <w:tcPr>
            <w:tcW w:w="655" w:type="dxa"/>
          </w:tcPr>
          <w:p w14:paraId="25DCFD0A" w14:textId="77777777" w:rsidR="006D1256" w:rsidRDefault="00000000">
            <w:pPr>
              <w:spacing w:after="0"/>
              <w:ind w:firstLine="0"/>
            </w:pPr>
            <w:r>
              <w:rPr>
                <w:sz w:val="13"/>
              </w:rPr>
              <w:t>93,6</w:t>
            </w:r>
          </w:p>
        </w:tc>
        <w:tc>
          <w:tcPr>
            <w:tcW w:w="655" w:type="dxa"/>
          </w:tcPr>
          <w:p w14:paraId="29E433A3" w14:textId="77777777" w:rsidR="006D1256" w:rsidRDefault="00000000">
            <w:pPr>
              <w:spacing w:after="0"/>
              <w:ind w:firstLine="0"/>
            </w:pPr>
            <w:r>
              <w:rPr>
                <w:sz w:val="13"/>
              </w:rPr>
              <w:t>34,5</w:t>
            </w:r>
          </w:p>
        </w:tc>
        <w:tc>
          <w:tcPr>
            <w:tcW w:w="655" w:type="dxa"/>
          </w:tcPr>
          <w:p w14:paraId="329DC73D" w14:textId="77777777" w:rsidR="006D1256" w:rsidRDefault="00000000">
            <w:pPr>
              <w:spacing w:after="0"/>
              <w:ind w:firstLine="0"/>
            </w:pPr>
            <w:r>
              <w:rPr>
                <w:sz w:val="13"/>
              </w:rPr>
              <w:t>27,8</w:t>
            </w:r>
          </w:p>
        </w:tc>
        <w:tc>
          <w:tcPr>
            <w:tcW w:w="655" w:type="dxa"/>
          </w:tcPr>
          <w:p w14:paraId="69F12C86" w14:textId="77777777" w:rsidR="006D1256" w:rsidRDefault="00000000">
            <w:pPr>
              <w:spacing w:after="0"/>
              <w:ind w:firstLine="0"/>
            </w:pPr>
            <w:r>
              <w:rPr>
                <w:sz w:val="13"/>
              </w:rPr>
              <w:t>0,575</w:t>
            </w:r>
          </w:p>
        </w:tc>
        <w:tc>
          <w:tcPr>
            <w:tcW w:w="655" w:type="dxa"/>
          </w:tcPr>
          <w:p w14:paraId="644607D0" w14:textId="77777777" w:rsidR="006D1256" w:rsidRDefault="00000000">
            <w:pPr>
              <w:spacing w:after="0"/>
              <w:ind w:firstLine="0"/>
            </w:pPr>
            <w:r>
              <w:rPr>
                <w:sz w:val="13"/>
              </w:rPr>
              <w:t>8675</w:t>
            </w:r>
          </w:p>
        </w:tc>
        <w:tc>
          <w:tcPr>
            <w:tcW w:w="655" w:type="dxa"/>
          </w:tcPr>
          <w:p w14:paraId="6DA6AF6B" w14:textId="77777777" w:rsidR="006D1256" w:rsidRDefault="00000000">
            <w:pPr>
              <w:spacing w:after="0"/>
              <w:ind w:firstLine="0"/>
            </w:pPr>
            <w:r>
              <w:rPr>
                <w:sz w:val="13"/>
              </w:rPr>
              <w:t>144,3</w:t>
            </w:r>
          </w:p>
        </w:tc>
        <w:tc>
          <w:tcPr>
            <w:tcW w:w="655" w:type="dxa"/>
          </w:tcPr>
          <w:p w14:paraId="2EA49B8D" w14:textId="77777777" w:rsidR="006D1256" w:rsidRDefault="00000000">
            <w:pPr>
              <w:spacing w:after="0"/>
              <w:ind w:firstLine="0"/>
            </w:pPr>
            <w:r>
              <w:rPr>
                <w:sz w:val="13"/>
              </w:rPr>
              <w:t>99,1</w:t>
            </w:r>
          </w:p>
        </w:tc>
        <w:tc>
          <w:tcPr>
            <w:tcW w:w="655" w:type="dxa"/>
          </w:tcPr>
          <w:p w14:paraId="7BF0377A" w14:textId="77777777" w:rsidR="006D1256" w:rsidRDefault="00000000">
            <w:pPr>
              <w:spacing w:after="0"/>
              <w:ind w:firstLine="0"/>
            </w:pPr>
            <w:r>
              <w:rPr>
                <w:sz w:val="13"/>
              </w:rPr>
              <w:t>31,9</w:t>
            </w:r>
          </w:p>
        </w:tc>
        <w:tc>
          <w:tcPr>
            <w:tcW w:w="655" w:type="dxa"/>
          </w:tcPr>
          <w:p w14:paraId="498D398F" w14:textId="77777777" w:rsidR="006D1256" w:rsidRDefault="00000000">
            <w:pPr>
              <w:spacing w:after="0"/>
              <w:ind w:firstLine="0"/>
            </w:pPr>
            <w:r>
              <w:rPr>
                <w:sz w:val="13"/>
              </w:rPr>
              <w:t>27,4</w:t>
            </w:r>
          </w:p>
        </w:tc>
        <w:tc>
          <w:tcPr>
            <w:tcW w:w="655" w:type="dxa"/>
          </w:tcPr>
          <w:p w14:paraId="49E5EEB4" w14:textId="77777777" w:rsidR="006D1256" w:rsidRDefault="00000000">
            <w:pPr>
              <w:spacing w:after="0"/>
              <w:ind w:firstLine="0"/>
            </w:pPr>
            <w:r>
              <w:rPr>
                <w:sz w:val="13"/>
              </w:rPr>
              <w:t>0,574</w:t>
            </w:r>
          </w:p>
        </w:tc>
        <w:tc>
          <w:tcPr>
            <w:tcW w:w="655" w:type="dxa"/>
          </w:tcPr>
          <w:p w14:paraId="15033B5F" w14:textId="77777777" w:rsidR="006D1256" w:rsidRDefault="00000000">
            <w:pPr>
              <w:spacing w:after="0"/>
              <w:ind w:firstLine="0"/>
            </w:pPr>
            <w:r>
              <w:rPr>
                <w:sz w:val="13"/>
              </w:rPr>
              <w:t>525</w:t>
            </w:r>
          </w:p>
        </w:tc>
      </w:tr>
      <w:tr w:rsidR="006D1256" w14:paraId="53313E40" w14:textId="77777777">
        <w:trPr>
          <w:jc w:val="center"/>
        </w:trPr>
        <w:tc>
          <w:tcPr>
            <w:tcW w:w="539" w:type="dxa"/>
          </w:tcPr>
          <w:p w14:paraId="5B9C156D" w14:textId="77777777" w:rsidR="006D1256" w:rsidRDefault="00000000">
            <w:pPr>
              <w:spacing w:after="0"/>
              <w:ind w:firstLine="0"/>
            </w:pPr>
            <w:r>
              <w:rPr>
                <w:sz w:val="13"/>
              </w:rPr>
              <w:t>2006</w:t>
            </w:r>
          </w:p>
        </w:tc>
        <w:tc>
          <w:tcPr>
            <w:tcW w:w="425" w:type="dxa"/>
          </w:tcPr>
          <w:p w14:paraId="0DEECC3E" w14:textId="77777777" w:rsidR="006D1256" w:rsidRDefault="00000000">
            <w:pPr>
              <w:spacing w:after="0"/>
              <w:ind w:firstLine="0"/>
            </w:pPr>
            <w:r>
              <w:rPr>
                <w:sz w:val="13"/>
              </w:rPr>
              <w:t>6</w:t>
            </w:r>
          </w:p>
        </w:tc>
        <w:tc>
          <w:tcPr>
            <w:tcW w:w="539" w:type="dxa"/>
          </w:tcPr>
          <w:p w14:paraId="1D1E319B" w14:textId="77777777" w:rsidR="006D1256" w:rsidRDefault="00000000">
            <w:pPr>
              <w:spacing w:after="0"/>
              <w:ind w:firstLine="0"/>
            </w:pPr>
            <w:r>
              <w:rPr>
                <w:sz w:val="13"/>
              </w:rPr>
              <w:t>-0,05</w:t>
            </w:r>
          </w:p>
        </w:tc>
        <w:tc>
          <w:tcPr>
            <w:tcW w:w="709" w:type="dxa"/>
          </w:tcPr>
          <w:p w14:paraId="2A61BAF0" w14:textId="77777777" w:rsidR="006D1256" w:rsidRDefault="00000000">
            <w:pPr>
              <w:spacing w:after="0"/>
              <w:ind w:firstLine="0"/>
            </w:pPr>
            <w:r>
              <w:rPr>
                <w:sz w:val="13"/>
              </w:rPr>
              <w:t>Neutro</w:t>
            </w:r>
          </w:p>
        </w:tc>
        <w:tc>
          <w:tcPr>
            <w:tcW w:w="655" w:type="dxa"/>
          </w:tcPr>
          <w:p w14:paraId="024D4270" w14:textId="77777777" w:rsidR="006D1256" w:rsidRDefault="00000000">
            <w:pPr>
              <w:spacing w:after="0"/>
              <w:ind w:firstLine="0"/>
            </w:pPr>
            <w:r>
              <w:rPr>
                <w:sz w:val="13"/>
              </w:rPr>
              <w:t>132,6</w:t>
            </w:r>
          </w:p>
        </w:tc>
        <w:tc>
          <w:tcPr>
            <w:tcW w:w="655" w:type="dxa"/>
          </w:tcPr>
          <w:p w14:paraId="68FA6D78" w14:textId="77777777" w:rsidR="006D1256" w:rsidRDefault="00000000">
            <w:pPr>
              <w:spacing w:after="0"/>
              <w:ind w:firstLine="0"/>
            </w:pPr>
            <w:r>
              <w:rPr>
                <w:sz w:val="13"/>
              </w:rPr>
              <w:t>92,8</w:t>
            </w:r>
          </w:p>
        </w:tc>
        <w:tc>
          <w:tcPr>
            <w:tcW w:w="655" w:type="dxa"/>
          </w:tcPr>
          <w:p w14:paraId="6A4689EE" w14:textId="77777777" w:rsidR="006D1256" w:rsidRDefault="00000000">
            <w:pPr>
              <w:spacing w:after="0"/>
              <w:ind w:firstLine="0"/>
            </w:pPr>
            <w:r>
              <w:rPr>
                <w:sz w:val="13"/>
              </w:rPr>
              <w:t>166,0</w:t>
            </w:r>
          </w:p>
        </w:tc>
        <w:tc>
          <w:tcPr>
            <w:tcW w:w="655" w:type="dxa"/>
          </w:tcPr>
          <w:p w14:paraId="2F26718A" w14:textId="77777777" w:rsidR="006D1256" w:rsidRDefault="00000000">
            <w:pPr>
              <w:spacing w:after="0"/>
              <w:ind w:firstLine="0"/>
            </w:pPr>
            <w:r>
              <w:rPr>
                <w:sz w:val="13"/>
              </w:rPr>
              <w:t>23,5</w:t>
            </w:r>
          </w:p>
        </w:tc>
        <w:tc>
          <w:tcPr>
            <w:tcW w:w="655" w:type="dxa"/>
          </w:tcPr>
          <w:p w14:paraId="70DE7B32" w14:textId="77777777" w:rsidR="006D1256" w:rsidRDefault="00000000">
            <w:pPr>
              <w:spacing w:after="0"/>
              <w:ind w:firstLine="0"/>
            </w:pPr>
            <w:r>
              <w:rPr>
                <w:sz w:val="13"/>
              </w:rPr>
              <w:t>0,700</w:t>
            </w:r>
          </w:p>
        </w:tc>
        <w:tc>
          <w:tcPr>
            <w:tcW w:w="655" w:type="dxa"/>
          </w:tcPr>
          <w:p w14:paraId="2229129E" w14:textId="77777777" w:rsidR="006D1256" w:rsidRDefault="00000000">
            <w:pPr>
              <w:spacing w:after="0"/>
              <w:ind w:firstLine="0"/>
            </w:pPr>
            <w:r>
              <w:rPr>
                <w:sz w:val="13"/>
              </w:rPr>
              <w:t>0</w:t>
            </w:r>
          </w:p>
        </w:tc>
        <w:tc>
          <w:tcPr>
            <w:tcW w:w="655" w:type="dxa"/>
          </w:tcPr>
          <w:p w14:paraId="1CBC0F24" w14:textId="77777777" w:rsidR="006D1256" w:rsidRDefault="00000000">
            <w:pPr>
              <w:spacing w:after="0"/>
              <w:ind w:firstLine="0"/>
            </w:pPr>
            <w:r>
              <w:rPr>
                <w:sz w:val="13"/>
              </w:rPr>
              <w:t>146,7</w:t>
            </w:r>
          </w:p>
        </w:tc>
        <w:tc>
          <w:tcPr>
            <w:tcW w:w="655" w:type="dxa"/>
          </w:tcPr>
          <w:p w14:paraId="759DA673" w14:textId="77777777" w:rsidR="006D1256" w:rsidRDefault="00000000">
            <w:pPr>
              <w:spacing w:after="0"/>
              <w:ind w:firstLine="0"/>
            </w:pPr>
            <w:r>
              <w:rPr>
                <w:sz w:val="13"/>
              </w:rPr>
              <w:t>76,0</w:t>
            </w:r>
          </w:p>
        </w:tc>
        <w:tc>
          <w:tcPr>
            <w:tcW w:w="655" w:type="dxa"/>
          </w:tcPr>
          <w:p w14:paraId="3C0789D5" w14:textId="77777777" w:rsidR="006D1256" w:rsidRDefault="00000000">
            <w:pPr>
              <w:spacing w:after="0"/>
              <w:ind w:firstLine="0"/>
            </w:pPr>
            <w:r>
              <w:rPr>
                <w:sz w:val="13"/>
              </w:rPr>
              <w:t>1,8</w:t>
            </w:r>
          </w:p>
        </w:tc>
        <w:tc>
          <w:tcPr>
            <w:tcW w:w="655" w:type="dxa"/>
          </w:tcPr>
          <w:p w14:paraId="083F7431" w14:textId="77777777" w:rsidR="006D1256" w:rsidRDefault="00000000">
            <w:pPr>
              <w:spacing w:after="0"/>
              <w:ind w:firstLine="0"/>
            </w:pPr>
            <w:r>
              <w:rPr>
                <w:sz w:val="13"/>
              </w:rPr>
              <w:t>27,2</w:t>
            </w:r>
          </w:p>
        </w:tc>
        <w:tc>
          <w:tcPr>
            <w:tcW w:w="655" w:type="dxa"/>
          </w:tcPr>
          <w:p w14:paraId="05593E0B" w14:textId="77777777" w:rsidR="006D1256" w:rsidRDefault="00000000">
            <w:pPr>
              <w:spacing w:after="0"/>
              <w:ind w:firstLine="0"/>
            </w:pPr>
            <w:r>
              <w:rPr>
                <w:sz w:val="13"/>
              </w:rPr>
              <w:t>0,474</w:t>
            </w:r>
          </w:p>
        </w:tc>
        <w:tc>
          <w:tcPr>
            <w:tcW w:w="655" w:type="dxa"/>
          </w:tcPr>
          <w:p w14:paraId="4BADCEFD" w14:textId="77777777" w:rsidR="006D1256" w:rsidRDefault="00000000">
            <w:pPr>
              <w:spacing w:after="0"/>
              <w:ind w:firstLine="0"/>
            </w:pPr>
            <w:r>
              <w:rPr>
                <w:sz w:val="13"/>
              </w:rPr>
              <w:t>12500</w:t>
            </w:r>
          </w:p>
        </w:tc>
        <w:tc>
          <w:tcPr>
            <w:tcW w:w="655" w:type="dxa"/>
          </w:tcPr>
          <w:p w14:paraId="65EA9314" w14:textId="77777777" w:rsidR="006D1256" w:rsidRDefault="00000000">
            <w:pPr>
              <w:spacing w:after="0"/>
              <w:ind w:firstLine="0"/>
            </w:pPr>
            <w:r>
              <w:rPr>
                <w:sz w:val="13"/>
              </w:rPr>
              <w:t>131,7</w:t>
            </w:r>
          </w:p>
        </w:tc>
        <w:tc>
          <w:tcPr>
            <w:tcW w:w="655" w:type="dxa"/>
          </w:tcPr>
          <w:p w14:paraId="731957EE" w14:textId="77777777" w:rsidR="006D1256" w:rsidRDefault="00000000">
            <w:pPr>
              <w:spacing w:after="0"/>
              <w:ind w:firstLine="0"/>
            </w:pPr>
            <w:r>
              <w:rPr>
                <w:sz w:val="13"/>
              </w:rPr>
              <w:t>70,0</w:t>
            </w:r>
          </w:p>
        </w:tc>
        <w:tc>
          <w:tcPr>
            <w:tcW w:w="655" w:type="dxa"/>
          </w:tcPr>
          <w:p w14:paraId="2E4F345B" w14:textId="77777777" w:rsidR="006D1256" w:rsidRDefault="00000000">
            <w:pPr>
              <w:spacing w:after="0"/>
              <w:ind w:firstLine="0"/>
            </w:pPr>
            <w:r>
              <w:rPr>
                <w:sz w:val="13"/>
              </w:rPr>
              <w:t>42,1</w:t>
            </w:r>
          </w:p>
        </w:tc>
        <w:tc>
          <w:tcPr>
            <w:tcW w:w="655" w:type="dxa"/>
          </w:tcPr>
          <w:p w14:paraId="2F985A4E" w14:textId="77777777" w:rsidR="006D1256" w:rsidRDefault="00000000">
            <w:pPr>
              <w:spacing w:after="0"/>
              <w:ind w:firstLine="0"/>
            </w:pPr>
            <w:r>
              <w:rPr>
                <w:sz w:val="13"/>
              </w:rPr>
              <w:t>26,4</w:t>
            </w:r>
          </w:p>
        </w:tc>
        <w:tc>
          <w:tcPr>
            <w:tcW w:w="655" w:type="dxa"/>
          </w:tcPr>
          <w:p w14:paraId="02CD349C" w14:textId="77777777" w:rsidR="006D1256" w:rsidRDefault="00000000">
            <w:pPr>
              <w:spacing w:after="0"/>
              <w:ind w:firstLine="0"/>
            </w:pPr>
            <w:r>
              <w:rPr>
                <w:sz w:val="13"/>
              </w:rPr>
              <w:t>0,439</w:t>
            </w:r>
          </w:p>
        </w:tc>
        <w:tc>
          <w:tcPr>
            <w:tcW w:w="655" w:type="dxa"/>
          </w:tcPr>
          <w:p w14:paraId="15680916" w14:textId="77777777" w:rsidR="006D1256" w:rsidRDefault="00000000">
            <w:pPr>
              <w:spacing w:after="0"/>
              <w:ind w:firstLine="0"/>
            </w:pPr>
            <w:r>
              <w:rPr>
                <w:sz w:val="13"/>
              </w:rPr>
              <w:t>625</w:t>
            </w:r>
          </w:p>
        </w:tc>
      </w:tr>
      <w:tr w:rsidR="006D1256" w14:paraId="2194C616" w14:textId="77777777">
        <w:trPr>
          <w:jc w:val="center"/>
        </w:trPr>
        <w:tc>
          <w:tcPr>
            <w:tcW w:w="539" w:type="dxa"/>
          </w:tcPr>
          <w:p w14:paraId="232E0301" w14:textId="77777777" w:rsidR="006D1256" w:rsidRDefault="00000000">
            <w:pPr>
              <w:spacing w:after="0"/>
              <w:ind w:firstLine="0"/>
            </w:pPr>
            <w:r>
              <w:rPr>
                <w:sz w:val="13"/>
              </w:rPr>
              <w:t>2006</w:t>
            </w:r>
          </w:p>
        </w:tc>
        <w:tc>
          <w:tcPr>
            <w:tcW w:w="425" w:type="dxa"/>
          </w:tcPr>
          <w:p w14:paraId="37360A77" w14:textId="77777777" w:rsidR="006D1256" w:rsidRDefault="00000000">
            <w:pPr>
              <w:spacing w:after="0"/>
              <w:ind w:firstLine="0"/>
            </w:pPr>
            <w:r>
              <w:rPr>
                <w:sz w:val="13"/>
              </w:rPr>
              <w:t>7</w:t>
            </w:r>
          </w:p>
        </w:tc>
        <w:tc>
          <w:tcPr>
            <w:tcW w:w="539" w:type="dxa"/>
          </w:tcPr>
          <w:p w14:paraId="2F3C4D8D" w14:textId="77777777" w:rsidR="006D1256" w:rsidRDefault="00000000">
            <w:pPr>
              <w:spacing w:after="0"/>
              <w:ind w:firstLine="0"/>
            </w:pPr>
            <w:r>
              <w:rPr>
                <w:sz w:val="13"/>
              </w:rPr>
              <w:t>0,12</w:t>
            </w:r>
          </w:p>
        </w:tc>
        <w:tc>
          <w:tcPr>
            <w:tcW w:w="709" w:type="dxa"/>
          </w:tcPr>
          <w:p w14:paraId="3777D74A" w14:textId="77777777" w:rsidR="006D1256" w:rsidRDefault="00000000">
            <w:pPr>
              <w:spacing w:after="0"/>
              <w:ind w:firstLine="0"/>
            </w:pPr>
            <w:r>
              <w:rPr>
                <w:sz w:val="13"/>
              </w:rPr>
              <w:t>Neutro</w:t>
            </w:r>
          </w:p>
        </w:tc>
        <w:tc>
          <w:tcPr>
            <w:tcW w:w="655" w:type="dxa"/>
          </w:tcPr>
          <w:p w14:paraId="0B8B0D26" w14:textId="77777777" w:rsidR="006D1256" w:rsidRDefault="00000000">
            <w:pPr>
              <w:spacing w:after="0"/>
              <w:ind w:firstLine="0"/>
            </w:pPr>
            <w:r>
              <w:rPr>
                <w:sz w:val="13"/>
              </w:rPr>
              <w:t>153,0</w:t>
            </w:r>
          </w:p>
        </w:tc>
        <w:tc>
          <w:tcPr>
            <w:tcW w:w="655" w:type="dxa"/>
          </w:tcPr>
          <w:p w14:paraId="7084276B" w14:textId="77777777" w:rsidR="006D1256" w:rsidRDefault="00000000">
            <w:pPr>
              <w:spacing w:after="0"/>
              <w:ind w:firstLine="0"/>
            </w:pPr>
            <w:r>
              <w:rPr>
                <w:sz w:val="13"/>
              </w:rPr>
              <w:t>91,4</w:t>
            </w:r>
          </w:p>
        </w:tc>
        <w:tc>
          <w:tcPr>
            <w:tcW w:w="655" w:type="dxa"/>
          </w:tcPr>
          <w:p w14:paraId="18E9320E" w14:textId="77777777" w:rsidR="006D1256" w:rsidRDefault="00000000">
            <w:pPr>
              <w:spacing w:after="0"/>
              <w:ind w:firstLine="0"/>
            </w:pPr>
            <w:r>
              <w:rPr>
                <w:sz w:val="13"/>
              </w:rPr>
              <w:t>64,4</w:t>
            </w:r>
          </w:p>
        </w:tc>
        <w:tc>
          <w:tcPr>
            <w:tcW w:w="655" w:type="dxa"/>
          </w:tcPr>
          <w:p w14:paraId="4531F211" w14:textId="77777777" w:rsidR="006D1256" w:rsidRDefault="00000000">
            <w:pPr>
              <w:spacing w:after="0"/>
              <w:ind w:firstLine="0"/>
            </w:pPr>
            <w:r>
              <w:rPr>
                <w:sz w:val="13"/>
              </w:rPr>
              <w:t>24,4</w:t>
            </w:r>
          </w:p>
        </w:tc>
        <w:tc>
          <w:tcPr>
            <w:tcW w:w="655" w:type="dxa"/>
          </w:tcPr>
          <w:p w14:paraId="28204BBF" w14:textId="77777777" w:rsidR="006D1256" w:rsidRDefault="00000000">
            <w:pPr>
              <w:spacing w:after="0"/>
              <w:ind w:firstLine="0"/>
            </w:pPr>
            <w:r>
              <w:rPr>
                <w:sz w:val="13"/>
              </w:rPr>
              <w:t>0,626</w:t>
            </w:r>
          </w:p>
        </w:tc>
        <w:tc>
          <w:tcPr>
            <w:tcW w:w="655" w:type="dxa"/>
          </w:tcPr>
          <w:p w14:paraId="7A06A27E" w14:textId="77777777" w:rsidR="006D1256" w:rsidRDefault="00000000">
            <w:pPr>
              <w:spacing w:after="0"/>
              <w:ind w:firstLine="0"/>
            </w:pPr>
            <w:r>
              <w:rPr>
                <w:sz w:val="13"/>
              </w:rPr>
              <w:t>1175</w:t>
            </w:r>
          </w:p>
        </w:tc>
        <w:tc>
          <w:tcPr>
            <w:tcW w:w="655" w:type="dxa"/>
          </w:tcPr>
          <w:p w14:paraId="6B94C03F" w14:textId="77777777" w:rsidR="006D1256" w:rsidRDefault="00000000">
            <w:pPr>
              <w:spacing w:after="0"/>
              <w:ind w:firstLine="0"/>
            </w:pPr>
            <w:r>
              <w:rPr>
                <w:sz w:val="13"/>
              </w:rPr>
              <w:t>111,5</w:t>
            </w:r>
          </w:p>
        </w:tc>
        <w:tc>
          <w:tcPr>
            <w:tcW w:w="655" w:type="dxa"/>
          </w:tcPr>
          <w:p w14:paraId="44A0101F" w14:textId="77777777" w:rsidR="006D1256" w:rsidRDefault="00000000">
            <w:pPr>
              <w:spacing w:after="0"/>
              <w:ind w:firstLine="0"/>
            </w:pPr>
            <w:r>
              <w:rPr>
                <w:sz w:val="13"/>
              </w:rPr>
              <w:t>52,1</w:t>
            </w:r>
          </w:p>
        </w:tc>
        <w:tc>
          <w:tcPr>
            <w:tcW w:w="655" w:type="dxa"/>
          </w:tcPr>
          <w:p w14:paraId="4B974A01" w14:textId="77777777" w:rsidR="006D1256" w:rsidRDefault="00000000">
            <w:pPr>
              <w:spacing w:after="0"/>
              <w:ind w:firstLine="0"/>
            </w:pPr>
            <w:r>
              <w:rPr>
                <w:sz w:val="13"/>
              </w:rPr>
              <w:t>0,1</w:t>
            </w:r>
          </w:p>
        </w:tc>
        <w:tc>
          <w:tcPr>
            <w:tcW w:w="655" w:type="dxa"/>
          </w:tcPr>
          <w:p w14:paraId="05FEF2EA" w14:textId="77777777" w:rsidR="006D1256" w:rsidRDefault="00000000">
            <w:pPr>
              <w:spacing w:after="0"/>
              <w:ind w:firstLine="0"/>
            </w:pPr>
            <w:r>
              <w:rPr>
                <w:sz w:val="13"/>
              </w:rPr>
              <w:t>29,4</w:t>
            </w:r>
          </w:p>
        </w:tc>
        <w:tc>
          <w:tcPr>
            <w:tcW w:w="655" w:type="dxa"/>
          </w:tcPr>
          <w:p w14:paraId="20B9B9BA" w14:textId="77777777" w:rsidR="006D1256" w:rsidRDefault="00000000">
            <w:pPr>
              <w:spacing w:after="0"/>
              <w:ind w:firstLine="0"/>
            </w:pPr>
            <w:r>
              <w:rPr>
                <w:sz w:val="13"/>
              </w:rPr>
              <w:t>0,291</w:t>
            </w:r>
          </w:p>
        </w:tc>
        <w:tc>
          <w:tcPr>
            <w:tcW w:w="655" w:type="dxa"/>
          </w:tcPr>
          <w:p w14:paraId="1016C953" w14:textId="77777777" w:rsidR="006D1256" w:rsidRDefault="00000000">
            <w:pPr>
              <w:spacing w:after="0"/>
              <w:ind w:firstLine="0"/>
            </w:pPr>
            <w:r>
              <w:rPr>
                <w:sz w:val="13"/>
              </w:rPr>
              <w:t>41425</w:t>
            </w:r>
          </w:p>
        </w:tc>
        <w:tc>
          <w:tcPr>
            <w:tcW w:w="655" w:type="dxa"/>
          </w:tcPr>
          <w:p w14:paraId="553623D5" w14:textId="77777777" w:rsidR="006D1256" w:rsidRDefault="00000000">
            <w:pPr>
              <w:spacing w:after="0"/>
              <w:ind w:firstLine="0"/>
            </w:pPr>
            <w:r>
              <w:rPr>
                <w:sz w:val="13"/>
              </w:rPr>
              <w:t>113,5</w:t>
            </w:r>
          </w:p>
        </w:tc>
        <w:tc>
          <w:tcPr>
            <w:tcW w:w="655" w:type="dxa"/>
          </w:tcPr>
          <w:p w14:paraId="19098271" w14:textId="77777777" w:rsidR="006D1256" w:rsidRDefault="00000000">
            <w:pPr>
              <w:spacing w:after="0"/>
              <w:ind w:firstLine="0"/>
            </w:pPr>
            <w:r>
              <w:rPr>
                <w:sz w:val="13"/>
              </w:rPr>
              <w:t>53,7</w:t>
            </w:r>
          </w:p>
        </w:tc>
        <w:tc>
          <w:tcPr>
            <w:tcW w:w="655" w:type="dxa"/>
          </w:tcPr>
          <w:p w14:paraId="1CDDD749" w14:textId="77777777" w:rsidR="006D1256" w:rsidRDefault="00000000">
            <w:pPr>
              <w:spacing w:after="0"/>
              <w:ind w:firstLine="0"/>
            </w:pPr>
            <w:r>
              <w:rPr>
                <w:sz w:val="13"/>
              </w:rPr>
              <w:t>22,7</w:t>
            </w:r>
          </w:p>
        </w:tc>
        <w:tc>
          <w:tcPr>
            <w:tcW w:w="655" w:type="dxa"/>
          </w:tcPr>
          <w:p w14:paraId="0598C1C6" w14:textId="77777777" w:rsidR="006D1256" w:rsidRDefault="00000000">
            <w:pPr>
              <w:spacing w:after="0"/>
              <w:ind w:firstLine="0"/>
            </w:pPr>
            <w:r>
              <w:rPr>
                <w:sz w:val="13"/>
              </w:rPr>
              <w:t>27,8</w:t>
            </w:r>
          </w:p>
        </w:tc>
        <w:tc>
          <w:tcPr>
            <w:tcW w:w="655" w:type="dxa"/>
          </w:tcPr>
          <w:p w14:paraId="504E6986" w14:textId="77777777" w:rsidR="006D1256" w:rsidRDefault="00000000">
            <w:pPr>
              <w:spacing w:after="0"/>
              <w:ind w:firstLine="0"/>
            </w:pPr>
            <w:r>
              <w:rPr>
                <w:sz w:val="13"/>
              </w:rPr>
              <w:t>0,314</w:t>
            </w:r>
          </w:p>
        </w:tc>
        <w:tc>
          <w:tcPr>
            <w:tcW w:w="655" w:type="dxa"/>
          </w:tcPr>
          <w:p w14:paraId="6B33140A" w14:textId="77777777" w:rsidR="006D1256" w:rsidRDefault="00000000">
            <w:pPr>
              <w:spacing w:after="0"/>
              <w:ind w:firstLine="0"/>
            </w:pPr>
            <w:r>
              <w:rPr>
                <w:sz w:val="13"/>
              </w:rPr>
              <w:t>2125</w:t>
            </w:r>
          </w:p>
        </w:tc>
      </w:tr>
      <w:tr w:rsidR="006D1256" w14:paraId="2FB9B029" w14:textId="77777777">
        <w:trPr>
          <w:jc w:val="center"/>
        </w:trPr>
        <w:tc>
          <w:tcPr>
            <w:tcW w:w="539" w:type="dxa"/>
          </w:tcPr>
          <w:p w14:paraId="637FF69B" w14:textId="77777777" w:rsidR="006D1256" w:rsidRDefault="00000000">
            <w:pPr>
              <w:spacing w:after="0"/>
              <w:ind w:firstLine="0"/>
            </w:pPr>
            <w:r>
              <w:rPr>
                <w:sz w:val="13"/>
              </w:rPr>
              <w:t>2006</w:t>
            </w:r>
          </w:p>
        </w:tc>
        <w:tc>
          <w:tcPr>
            <w:tcW w:w="425" w:type="dxa"/>
          </w:tcPr>
          <w:p w14:paraId="3F24967D" w14:textId="77777777" w:rsidR="006D1256" w:rsidRDefault="00000000">
            <w:pPr>
              <w:spacing w:after="0"/>
              <w:ind w:firstLine="0"/>
            </w:pPr>
            <w:r>
              <w:rPr>
                <w:sz w:val="13"/>
              </w:rPr>
              <w:t>8</w:t>
            </w:r>
          </w:p>
        </w:tc>
        <w:tc>
          <w:tcPr>
            <w:tcW w:w="539" w:type="dxa"/>
          </w:tcPr>
          <w:p w14:paraId="79AE0EC0" w14:textId="77777777" w:rsidR="006D1256" w:rsidRDefault="00000000">
            <w:pPr>
              <w:spacing w:after="0"/>
              <w:ind w:firstLine="0"/>
            </w:pPr>
            <w:r>
              <w:rPr>
                <w:sz w:val="13"/>
              </w:rPr>
              <w:t>0,33</w:t>
            </w:r>
          </w:p>
        </w:tc>
        <w:tc>
          <w:tcPr>
            <w:tcW w:w="709" w:type="dxa"/>
          </w:tcPr>
          <w:p w14:paraId="2578D7AF" w14:textId="77777777" w:rsidR="006D1256" w:rsidRDefault="00000000">
            <w:pPr>
              <w:spacing w:after="0"/>
              <w:ind w:firstLine="0"/>
            </w:pPr>
            <w:r>
              <w:rPr>
                <w:sz w:val="13"/>
              </w:rPr>
              <w:t>Neutro</w:t>
            </w:r>
          </w:p>
        </w:tc>
        <w:tc>
          <w:tcPr>
            <w:tcW w:w="655" w:type="dxa"/>
          </w:tcPr>
          <w:p w14:paraId="27F718D6" w14:textId="77777777" w:rsidR="006D1256" w:rsidRDefault="00000000">
            <w:pPr>
              <w:spacing w:after="0"/>
              <w:ind w:firstLine="0"/>
            </w:pPr>
            <w:r>
              <w:rPr>
                <w:sz w:val="13"/>
              </w:rPr>
              <w:t>157,5</w:t>
            </w:r>
          </w:p>
        </w:tc>
        <w:tc>
          <w:tcPr>
            <w:tcW w:w="655" w:type="dxa"/>
          </w:tcPr>
          <w:p w14:paraId="4D808F6D" w14:textId="77777777" w:rsidR="006D1256" w:rsidRDefault="00000000">
            <w:pPr>
              <w:spacing w:after="0"/>
              <w:ind w:firstLine="0"/>
            </w:pPr>
            <w:r>
              <w:rPr>
                <w:sz w:val="13"/>
              </w:rPr>
              <w:t>92,5</w:t>
            </w:r>
          </w:p>
        </w:tc>
        <w:tc>
          <w:tcPr>
            <w:tcW w:w="655" w:type="dxa"/>
          </w:tcPr>
          <w:p w14:paraId="580B1F97" w14:textId="77777777" w:rsidR="006D1256" w:rsidRDefault="00000000">
            <w:pPr>
              <w:spacing w:after="0"/>
              <w:ind w:firstLine="0"/>
            </w:pPr>
            <w:r>
              <w:rPr>
                <w:sz w:val="13"/>
              </w:rPr>
              <w:t>57,5</w:t>
            </w:r>
          </w:p>
        </w:tc>
        <w:tc>
          <w:tcPr>
            <w:tcW w:w="655" w:type="dxa"/>
          </w:tcPr>
          <w:p w14:paraId="3DC7B946" w14:textId="77777777" w:rsidR="006D1256" w:rsidRDefault="00000000">
            <w:pPr>
              <w:spacing w:after="0"/>
              <w:ind w:firstLine="0"/>
            </w:pPr>
            <w:r>
              <w:rPr>
                <w:sz w:val="13"/>
              </w:rPr>
              <w:t>26,3</w:t>
            </w:r>
          </w:p>
        </w:tc>
        <w:tc>
          <w:tcPr>
            <w:tcW w:w="655" w:type="dxa"/>
          </w:tcPr>
          <w:p w14:paraId="321B8EF8" w14:textId="77777777" w:rsidR="006D1256" w:rsidRDefault="00000000">
            <w:pPr>
              <w:spacing w:after="0"/>
              <w:ind w:firstLine="0"/>
            </w:pPr>
            <w:r>
              <w:rPr>
                <w:sz w:val="13"/>
              </w:rPr>
              <w:t>0,533</w:t>
            </w:r>
          </w:p>
        </w:tc>
        <w:tc>
          <w:tcPr>
            <w:tcW w:w="655" w:type="dxa"/>
          </w:tcPr>
          <w:p w14:paraId="66488015" w14:textId="77777777" w:rsidR="006D1256" w:rsidRDefault="00000000">
            <w:pPr>
              <w:spacing w:after="0"/>
              <w:ind w:firstLine="0"/>
            </w:pPr>
            <w:r>
              <w:rPr>
                <w:sz w:val="13"/>
              </w:rPr>
              <w:t>2475</w:t>
            </w:r>
          </w:p>
        </w:tc>
        <w:tc>
          <w:tcPr>
            <w:tcW w:w="655" w:type="dxa"/>
          </w:tcPr>
          <w:p w14:paraId="0666841E" w14:textId="77777777" w:rsidR="006D1256" w:rsidRDefault="00000000">
            <w:pPr>
              <w:spacing w:after="0"/>
              <w:ind w:firstLine="0"/>
            </w:pPr>
            <w:r>
              <w:rPr>
                <w:sz w:val="13"/>
              </w:rPr>
              <w:t>83,9</w:t>
            </w:r>
          </w:p>
        </w:tc>
        <w:tc>
          <w:tcPr>
            <w:tcW w:w="655" w:type="dxa"/>
          </w:tcPr>
          <w:p w14:paraId="25E72840" w14:textId="77777777" w:rsidR="006D1256" w:rsidRDefault="00000000">
            <w:pPr>
              <w:spacing w:after="0"/>
              <w:ind w:firstLine="0"/>
            </w:pPr>
            <w:r>
              <w:rPr>
                <w:sz w:val="13"/>
              </w:rPr>
              <w:t>38,9</w:t>
            </w:r>
          </w:p>
        </w:tc>
        <w:tc>
          <w:tcPr>
            <w:tcW w:w="655" w:type="dxa"/>
          </w:tcPr>
          <w:p w14:paraId="2FFFDF51" w14:textId="77777777" w:rsidR="006D1256" w:rsidRDefault="00000000">
            <w:pPr>
              <w:spacing w:after="0"/>
              <w:ind w:firstLine="0"/>
            </w:pPr>
            <w:r>
              <w:rPr>
                <w:sz w:val="13"/>
              </w:rPr>
              <w:t>1,5</w:t>
            </w:r>
          </w:p>
        </w:tc>
        <w:tc>
          <w:tcPr>
            <w:tcW w:w="655" w:type="dxa"/>
          </w:tcPr>
          <w:p w14:paraId="0626E585" w14:textId="77777777" w:rsidR="006D1256" w:rsidRDefault="00000000">
            <w:pPr>
              <w:spacing w:after="0"/>
              <w:ind w:firstLine="0"/>
            </w:pPr>
            <w:r>
              <w:rPr>
                <w:sz w:val="13"/>
              </w:rPr>
              <w:t>33,3</w:t>
            </w:r>
          </w:p>
        </w:tc>
        <w:tc>
          <w:tcPr>
            <w:tcW w:w="655" w:type="dxa"/>
          </w:tcPr>
          <w:p w14:paraId="1D3FD08C" w14:textId="77777777" w:rsidR="006D1256" w:rsidRDefault="00000000">
            <w:pPr>
              <w:spacing w:after="0"/>
              <w:ind w:firstLine="0"/>
            </w:pPr>
            <w:r>
              <w:rPr>
                <w:sz w:val="13"/>
              </w:rPr>
              <w:t>0,173</w:t>
            </w:r>
          </w:p>
        </w:tc>
        <w:tc>
          <w:tcPr>
            <w:tcW w:w="655" w:type="dxa"/>
          </w:tcPr>
          <w:p w14:paraId="34304B4C" w14:textId="77777777" w:rsidR="006D1256" w:rsidRDefault="00000000">
            <w:pPr>
              <w:spacing w:after="0"/>
              <w:ind w:firstLine="0"/>
            </w:pPr>
            <w:r>
              <w:rPr>
                <w:sz w:val="13"/>
              </w:rPr>
              <w:t>169025</w:t>
            </w:r>
          </w:p>
        </w:tc>
        <w:tc>
          <w:tcPr>
            <w:tcW w:w="655" w:type="dxa"/>
          </w:tcPr>
          <w:p w14:paraId="3BC5848B" w14:textId="77777777" w:rsidR="006D1256" w:rsidRDefault="00000000">
            <w:pPr>
              <w:spacing w:after="0"/>
              <w:ind w:firstLine="0"/>
            </w:pPr>
            <w:r>
              <w:rPr>
                <w:sz w:val="13"/>
              </w:rPr>
              <w:t>87,3</w:t>
            </w:r>
          </w:p>
        </w:tc>
        <w:tc>
          <w:tcPr>
            <w:tcW w:w="655" w:type="dxa"/>
          </w:tcPr>
          <w:p w14:paraId="237A8B7C" w14:textId="77777777" w:rsidR="006D1256" w:rsidRDefault="00000000">
            <w:pPr>
              <w:spacing w:after="0"/>
              <w:ind w:firstLine="0"/>
            </w:pPr>
            <w:r>
              <w:rPr>
                <w:sz w:val="13"/>
              </w:rPr>
              <w:t>40,0</w:t>
            </w:r>
          </w:p>
        </w:tc>
        <w:tc>
          <w:tcPr>
            <w:tcW w:w="655" w:type="dxa"/>
          </w:tcPr>
          <w:p w14:paraId="2F45D65C" w14:textId="77777777" w:rsidR="006D1256" w:rsidRDefault="00000000">
            <w:pPr>
              <w:spacing w:after="0"/>
              <w:ind w:firstLine="0"/>
            </w:pPr>
            <w:r>
              <w:rPr>
                <w:sz w:val="13"/>
              </w:rPr>
              <w:t>12,0</w:t>
            </w:r>
          </w:p>
        </w:tc>
        <w:tc>
          <w:tcPr>
            <w:tcW w:w="655" w:type="dxa"/>
          </w:tcPr>
          <w:p w14:paraId="253D57BF" w14:textId="77777777" w:rsidR="006D1256" w:rsidRDefault="00000000">
            <w:pPr>
              <w:spacing w:after="0"/>
              <w:ind w:firstLine="0"/>
            </w:pPr>
            <w:r>
              <w:rPr>
                <w:sz w:val="13"/>
              </w:rPr>
              <w:t>31,3</w:t>
            </w:r>
          </w:p>
        </w:tc>
        <w:tc>
          <w:tcPr>
            <w:tcW w:w="655" w:type="dxa"/>
          </w:tcPr>
          <w:p w14:paraId="3D5C0970" w14:textId="77777777" w:rsidR="006D1256" w:rsidRDefault="00000000">
            <w:pPr>
              <w:spacing w:after="0"/>
              <w:ind w:firstLine="0"/>
            </w:pPr>
            <w:r>
              <w:rPr>
                <w:sz w:val="13"/>
              </w:rPr>
              <w:t>0,193</w:t>
            </w:r>
          </w:p>
        </w:tc>
        <w:tc>
          <w:tcPr>
            <w:tcW w:w="655" w:type="dxa"/>
          </w:tcPr>
          <w:p w14:paraId="0EE2D95E" w14:textId="77777777" w:rsidR="006D1256" w:rsidRDefault="00000000">
            <w:pPr>
              <w:spacing w:after="0"/>
              <w:ind w:firstLine="0"/>
            </w:pPr>
            <w:r>
              <w:rPr>
                <w:sz w:val="13"/>
              </w:rPr>
              <w:t>9950</w:t>
            </w:r>
          </w:p>
        </w:tc>
      </w:tr>
      <w:tr w:rsidR="006D1256" w14:paraId="4F281CF1" w14:textId="77777777">
        <w:trPr>
          <w:jc w:val="center"/>
        </w:trPr>
        <w:tc>
          <w:tcPr>
            <w:tcW w:w="539" w:type="dxa"/>
          </w:tcPr>
          <w:p w14:paraId="01A7D38A" w14:textId="77777777" w:rsidR="006D1256" w:rsidRDefault="00000000">
            <w:pPr>
              <w:spacing w:after="0"/>
              <w:ind w:firstLine="0"/>
            </w:pPr>
            <w:r>
              <w:rPr>
                <w:sz w:val="13"/>
              </w:rPr>
              <w:t>2006</w:t>
            </w:r>
          </w:p>
        </w:tc>
        <w:tc>
          <w:tcPr>
            <w:tcW w:w="425" w:type="dxa"/>
          </w:tcPr>
          <w:p w14:paraId="1E6B02EB" w14:textId="77777777" w:rsidR="006D1256" w:rsidRDefault="00000000">
            <w:pPr>
              <w:spacing w:after="0"/>
              <w:ind w:firstLine="0"/>
            </w:pPr>
            <w:r>
              <w:rPr>
                <w:sz w:val="13"/>
              </w:rPr>
              <w:t>9</w:t>
            </w:r>
          </w:p>
        </w:tc>
        <w:tc>
          <w:tcPr>
            <w:tcW w:w="539" w:type="dxa"/>
          </w:tcPr>
          <w:p w14:paraId="0A5BA42D" w14:textId="77777777" w:rsidR="006D1256" w:rsidRDefault="00000000">
            <w:pPr>
              <w:spacing w:after="0"/>
              <w:ind w:firstLine="0"/>
            </w:pPr>
            <w:r>
              <w:rPr>
                <w:sz w:val="13"/>
              </w:rPr>
              <w:t>0,54</w:t>
            </w:r>
          </w:p>
        </w:tc>
        <w:tc>
          <w:tcPr>
            <w:tcW w:w="709" w:type="dxa"/>
          </w:tcPr>
          <w:p w14:paraId="78B6172B" w14:textId="77777777" w:rsidR="006D1256" w:rsidRDefault="00000000">
            <w:pPr>
              <w:spacing w:after="0"/>
              <w:ind w:firstLine="0"/>
            </w:pPr>
            <w:r>
              <w:rPr>
                <w:sz w:val="13"/>
              </w:rPr>
              <w:t>El Niño</w:t>
            </w:r>
          </w:p>
        </w:tc>
        <w:tc>
          <w:tcPr>
            <w:tcW w:w="655" w:type="dxa"/>
          </w:tcPr>
          <w:p w14:paraId="7CA3B362" w14:textId="77777777" w:rsidR="006D1256" w:rsidRDefault="00000000">
            <w:pPr>
              <w:spacing w:after="0"/>
              <w:ind w:firstLine="0"/>
            </w:pPr>
            <w:r>
              <w:rPr>
                <w:sz w:val="13"/>
              </w:rPr>
              <w:t>155,3</w:t>
            </w:r>
          </w:p>
        </w:tc>
        <w:tc>
          <w:tcPr>
            <w:tcW w:w="655" w:type="dxa"/>
          </w:tcPr>
          <w:p w14:paraId="2F25A845" w14:textId="77777777" w:rsidR="006D1256" w:rsidRDefault="00000000">
            <w:pPr>
              <w:spacing w:after="0"/>
              <w:ind w:firstLine="0"/>
            </w:pPr>
            <w:r>
              <w:rPr>
                <w:sz w:val="13"/>
              </w:rPr>
              <w:t>100,9</w:t>
            </w:r>
          </w:p>
        </w:tc>
        <w:tc>
          <w:tcPr>
            <w:tcW w:w="655" w:type="dxa"/>
          </w:tcPr>
          <w:p w14:paraId="52B527AC" w14:textId="77777777" w:rsidR="006D1256" w:rsidRDefault="00000000">
            <w:pPr>
              <w:spacing w:after="0"/>
              <w:ind w:firstLine="0"/>
            </w:pPr>
            <w:r>
              <w:rPr>
                <w:sz w:val="13"/>
              </w:rPr>
              <w:t>74,3</w:t>
            </w:r>
          </w:p>
        </w:tc>
        <w:tc>
          <w:tcPr>
            <w:tcW w:w="655" w:type="dxa"/>
          </w:tcPr>
          <w:p w14:paraId="0ABFCBB4" w14:textId="77777777" w:rsidR="006D1256" w:rsidRDefault="00000000">
            <w:pPr>
              <w:spacing w:after="0"/>
              <w:ind w:firstLine="0"/>
            </w:pPr>
            <w:r>
              <w:rPr>
                <w:sz w:val="13"/>
              </w:rPr>
              <w:t>28,0</w:t>
            </w:r>
          </w:p>
        </w:tc>
        <w:tc>
          <w:tcPr>
            <w:tcW w:w="655" w:type="dxa"/>
          </w:tcPr>
          <w:p w14:paraId="7AF6602D" w14:textId="77777777" w:rsidR="006D1256" w:rsidRDefault="00000000">
            <w:pPr>
              <w:spacing w:after="0"/>
              <w:ind w:firstLine="0"/>
            </w:pPr>
            <w:r>
              <w:rPr>
                <w:sz w:val="13"/>
              </w:rPr>
              <w:t>0,505</w:t>
            </w:r>
          </w:p>
        </w:tc>
        <w:tc>
          <w:tcPr>
            <w:tcW w:w="655" w:type="dxa"/>
          </w:tcPr>
          <w:p w14:paraId="58D4897E" w14:textId="77777777" w:rsidR="006D1256" w:rsidRDefault="00000000">
            <w:pPr>
              <w:spacing w:after="0"/>
              <w:ind w:firstLine="0"/>
            </w:pPr>
            <w:r>
              <w:rPr>
                <w:sz w:val="13"/>
              </w:rPr>
              <w:t>900</w:t>
            </w:r>
          </w:p>
        </w:tc>
        <w:tc>
          <w:tcPr>
            <w:tcW w:w="655" w:type="dxa"/>
          </w:tcPr>
          <w:p w14:paraId="6CAB9D62" w14:textId="77777777" w:rsidR="006D1256" w:rsidRDefault="00000000">
            <w:pPr>
              <w:spacing w:after="0"/>
              <w:ind w:firstLine="0"/>
            </w:pPr>
            <w:r>
              <w:rPr>
                <w:sz w:val="13"/>
              </w:rPr>
              <w:t>66,3</w:t>
            </w:r>
          </w:p>
        </w:tc>
        <w:tc>
          <w:tcPr>
            <w:tcW w:w="655" w:type="dxa"/>
          </w:tcPr>
          <w:p w14:paraId="0EC1A70D" w14:textId="77777777" w:rsidR="006D1256" w:rsidRDefault="00000000">
            <w:pPr>
              <w:spacing w:after="0"/>
              <w:ind w:firstLine="0"/>
            </w:pPr>
            <w:r>
              <w:rPr>
                <w:sz w:val="13"/>
              </w:rPr>
              <w:t>43,4</w:t>
            </w:r>
          </w:p>
        </w:tc>
        <w:tc>
          <w:tcPr>
            <w:tcW w:w="655" w:type="dxa"/>
          </w:tcPr>
          <w:p w14:paraId="3632474F" w14:textId="77777777" w:rsidR="006D1256" w:rsidRDefault="00000000">
            <w:pPr>
              <w:spacing w:after="0"/>
              <w:ind w:firstLine="0"/>
            </w:pPr>
            <w:r>
              <w:rPr>
                <w:sz w:val="13"/>
              </w:rPr>
              <w:t>30,0</w:t>
            </w:r>
          </w:p>
        </w:tc>
        <w:tc>
          <w:tcPr>
            <w:tcW w:w="655" w:type="dxa"/>
          </w:tcPr>
          <w:p w14:paraId="41E67445" w14:textId="77777777" w:rsidR="006D1256" w:rsidRDefault="00000000">
            <w:pPr>
              <w:spacing w:after="0"/>
              <w:ind w:firstLine="0"/>
            </w:pPr>
            <w:r>
              <w:rPr>
                <w:sz w:val="13"/>
              </w:rPr>
              <w:t>36,5</w:t>
            </w:r>
          </w:p>
        </w:tc>
        <w:tc>
          <w:tcPr>
            <w:tcW w:w="655" w:type="dxa"/>
          </w:tcPr>
          <w:p w14:paraId="41075B59" w14:textId="77777777" w:rsidR="006D1256" w:rsidRDefault="00000000">
            <w:pPr>
              <w:spacing w:after="0"/>
              <w:ind w:firstLine="0"/>
            </w:pPr>
            <w:r>
              <w:rPr>
                <w:sz w:val="13"/>
              </w:rPr>
              <w:t>0,186</w:t>
            </w:r>
          </w:p>
        </w:tc>
        <w:tc>
          <w:tcPr>
            <w:tcW w:w="655" w:type="dxa"/>
          </w:tcPr>
          <w:p w14:paraId="52484ED5" w14:textId="77777777" w:rsidR="006D1256" w:rsidRDefault="00000000">
            <w:pPr>
              <w:spacing w:after="0"/>
              <w:ind w:firstLine="0"/>
            </w:pPr>
            <w:r>
              <w:rPr>
                <w:sz w:val="13"/>
              </w:rPr>
              <w:t>214375</w:t>
            </w:r>
          </w:p>
        </w:tc>
        <w:tc>
          <w:tcPr>
            <w:tcW w:w="655" w:type="dxa"/>
          </w:tcPr>
          <w:p w14:paraId="3B0511A1" w14:textId="77777777" w:rsidR="006D1256" w:rsidRDefault="00000000">
            <w:pPr>
              <w:spacing w:after="0"/>
              <w:ind w:firstLine="0"/>
            </w:pPr>
            <w:r>
              <w:rPr>
                <w:sz w:val="13"/>
              </w:rPr>
              <w:t>70,9</w:t>
            </w:r>
          </w:p>
        </w:tc>
        <w:tc>
          <w:tcPr>
            <w:tcW w:w="655" w:type="dxa"/>
          </w:tcPr>
          <w:p w14:paraId="4C821592" w14:textId="77777777" w:rsidR="006D1256" w:rsidRDefault="00000000">
            <w:pPr>
              <w:spacing w:after="0"/>
              <w:ind w:firstLine="0"/>
            </w:pPr>
            <w:r>
              <w:rPr>
                <w:sz w:val="13"/>
              </w:rPr>
              <w:t>37,0</w:t>
            </w:r>
          </w:p>
        </w:tc>
        <w:tc>
          <w:tcPr>
            <w:tcW w:w="655" w:type="dxa"/>
          </w:tcPr>
          <w:p w14:paraId="358251D7" w14:textId="77777777" w:rsidR="006D1256" w:rsidRDefault="00000000">
            <w:pPr>
              <w:spacing w:after="0"/>
              <w:ind w:firstLine="0"/>
            </w:pPr>
            <w:r>
              <w:rPr>
                <w:sz w:val="13"/>
              </w:rPr>
              <w:t>23,2</w:t>
            </w:r>
          </w:p>
        </w:tc>
        <w:tc>
          <w:tcPr>
            <w:tcW w:w="655" w:type="dxa"/>
          </w:tcPr>
          <w:p w14:paraId="638A69BD" w14:textId="77777777" w:rsidR="006D1256" w:rsidRDefault="00000000">
            <w:pPr>
              <w:spacing w:after="0"/>
              <w:ind w:firstLine="0"/>
            </w:pPr>
            <w:r>
              <w:rPr>
                <w:sz w:val="13"/>
              </w:rPr>
              <w:t>34,7</w:t>
            </w:r>
          </w:p>
        </w:tc>
        <w:tc>
          <w:tcPr>
            <w:tcW w:w="655" w:type="dxa"/>
          </w:tcPr>
          <w:p w14:paraId="5007602F" w14:textId="77777777" w:rsidR="006D1256" w:rsidRDefault="00000000">
            <w:pPr>
              <w:spacing w:after="0"/>
              <w:ind w:firstLine="0"/>
            </w:pPr>
            <w:r>
              <w:rPr>
                <w:sz w:val="13"/>
              </w:rPr>
              <w:t>0,158</w:t>
            </w:r>
          </w:p>
        </w:tc>
        <w:tc>
          <w:tcPr>
            <w:tcW w:w="655" w:type="dxa"/>
          </w:tcPr>
          <w:p w14:paraId="4601D3D3" w14:textId="77777777" w:rsidR="006D1256" w:rsidRDefault="00000000">
            <w:pPr>
              <w:spacing w:after="0"/>
              <w:ind w:firstLine="0"/>
            </w:pPr>
            <w:r>
              <w:rPr>
                <w:sz w:val="13"/>
              </w:rPr>
              <w:t>14975</w:t>
            </w:r>
          </w:p>
        </w:tc>
      </w:tr>
      <w:tr w:rsidR="006D1256" w14:paraId="32B95A5B" w14:textId="77777777">
        <w:trPr>
          <w:jc w:val="center"/>
        </w:trPr>
        <w:tc>
          <w:tcPr>
            <w:tcW w:w="539" w:type="dxa"/>
          </w:tcPr>
          <w:p w14:paraId="50EB3AD7" w14:textId="77777777" w:rsidR="006D1256" w:rsidRDefault="00000000">
            <w:pPr>
              <w:spacing w:after="0"/>
              <w:ind w:firstLine="0"/>
            </w:pPr>
            <w:r>
              <w:rPr>
                <w:sz w:val="13"/>
              </w:rPr>
              <w:t>2006</w:t>
            </w:r>
          </w:p>
        </w:tc>
        <w:tc>
          <w:tcPr>
            <w:tcW w:w="425" w:type="dxa"/>
          </w:tcPr>
          <w:p w14:paraId="6B3D3C85" w14:textId="77777777" w:rsidR="006D1256" w:rsidRDefault="00000000">
            <w:pPr>
              <w:spacing w:after="0"/>
              <w:ind w:firstLine="0"/>
            </w:pPr>
            <w:r>
              <w:rPr>
                <w:sz w:val="13"/>
              </w:rPr>
              <w:t>10</w:t>
            </w:r>
          </w:p>
        </w:tc>
        <w:tc>
          <w:tcPr>
            <w:tcW w:w="539" w:type="dxa"/>
          </w:tcPr>
          <w:p w14:paraId="2747A22B" w14:textId="77777777" w:rsidR="006D1256" w:rsidRDefault="00000000">
            <w:pPr>
              <w:spacing w:after="0"/>
              <w:ind w:firstLine="0"/>
            </w:pPr>
            <w:r>
              <w:rPr>
                <w:sz w:val="13"/>
              </w:rPr>
              <w:t>0,71</w:t>
            </w:r>
          </w:p>
        </w:tc>
        <w:tc>
          <w:tcPr>
            <w:tcW w:w="709" w:type="dxa"/>
          </w:tcPr>
          <w:p w14:paraId="02251C2C" w14:textId="77777777" w:rsidR="006D1256" w:rsidRDefault="00000000">
            <w:pPr>
              <w:spacing w:after="0"/>
              <w:ind w:firstLine="0"/>
            </w:pPr>
            <w:r>
              <w:rPr>
                <w:sz w:val="13"/>
              </w:rPr>
              <w:t>El Niño</w:t>
            </w:r>
          </w:p>
        </w:tc>
        <w:tc>
          <w:tcPr>
            <w:tcW w:w="655" w:type="dxa"/>
          </w:tcPr>
          <w:p w14:paraId="64B68193" w14:textId="77777777" w:rsidR="006D1256" w:rsidRDefault="00000000">
            <w:pPr>
              <w:spacing w:after="0"/>
              <w:ind w:firstLine="0"/>
            </w:pPr>
            <w:r>
              <w:rPr>
                <w:sz w:val="13"/>
              </w:rPr>
              <w:t>140,9</w:t>
            </w:r>
          </w:p>
        </w:tc>
        <w:tc>
          <w:tcPr>
            <w:tcW w:w="655" w:type="dxa"/>
          </w:tcPr>
          <w:p w14:paraId="4895CA15" w14:textId="77777777" w:rsidR="006D1256" w:rsidRDefault="00000000">
            <w:pPr>
              <w:spacing w:after="0"/>
              <w:ind w:firstLine="0"/>
            </w:pPr>
            <w:r>
              <w:rPr>
                <w:sz w:val="13"/>
              </w:rPr>
              <w:t>114,5</w:t>
            </w:r>
          </w:p>
        </w:tc>
        <w:tc>
          <w:tcPr>
            <w:tcW w:w="655" w:type="dxa"/>
          </w:tcPr>
          <w:p w14:paraId="357664C4" w14:textId="77777777" w:rsidR="006D1256" w:rsidRDefault="00000000">
            <w:pPr>
              <w:spacing w:after="0"/>
              <w:ind w:firstLine="0"/>
            </w:pPr>
            <w:r>
              <w:rPr>
                <w:sz w:val="13"/>
              </w:rPr>
              <w:t>137,8</w:t>
            </w:r>
          </w:p>
        </w:tc>
        <w:tc>
          <w:tcPr>
            <w:tcW w:w="655" w:type="dxa"/>
          </w:tcPr>
          <w:p w14:paraId="1A048494" w14:textId="77777777" w:rsidR="006D1256" w:rsidRDefault="00000000">
            <w:pPr>
              <w:spacing w:after="0"/>
              <w:ind w:firstLine="0"/>
            </w:pPr>
            <w:r>
              <w:rPr>
                <w:sz w:val="13"/>
              </w:rPr>
              <w:t>29,8</w:t>
            </w:r>
          </w:p>
        </w:tc>
        <w:tc>
          <w:tcPr>
            <w:tcW w:w="655" w:type="dxa"/>
          </w:tcPr>
          <w:p w14:paraId="3A5EDF48" w14:textId="77777777" w:rsidR="006D1256" w:rsidRDefault="00000000">
            <w:pPr>
              <w:spacing w:after="0"/>
              <w:ind w:firstLine="0"/>
            </w:pPr>
            <w:r>
              <w:rPr>
                <w:sz w:val="13"/>
              </w:rPr>
              <w:t>0,561</w:t>
            </w:r>
          </w:p>
        </w:tc>
        <w:tc>
          <w:tcPr>
            <w:tcW w:w="655" w:type="dxa"/>
          </w:tcPr>
          <w:p w14:paraId="64A8ABDD" w14:textId="77777777" w:rsidR="006D1256" w:rsidRDefault="00000000">
            <w:pPr>
              <w:spacing w:after="0"/>
              <w:ind w:firstLine="0"/>
            </w:pPr>
            <w:r>
              <w:rPr>
                <w:sz w:val="13"/>
              </w:rPr>
              <w:t>100</w:t>
            </w:r>
          </w:p>
        </w:tc>
        <w:tc>
          <w:tcPr>
            <w:tcW w:w="655" w:type="dxa"/>
          </w:tcPr>
          <w:p w14:paraId="35D62DE7" w14:textId="77777777" w:rsidR="006D1256" w:rsidRDefault="00000000">
            <w:pPr>
              <w:spacing w:after="0"/>
              <w:ind w:firstLine="0"/>
            </w:pPr>
            <w:r>
              <w:rPr>
                <w:sz w:val="13"/>
              </w:rPr>
              <w:t>88,3</w:t>
            </w:r>
          </w:p>
        </w:tc>
        <w:tc>
          <w:tcPr>
            <w:tcW w:w="655" w:type="dxa"/>
          </w:tcPr>
          <w:p w14:paraId="74ABD0FB" w14:textId="77777777" w:rsidR="006D1256" w:rsidRDefault="00000000">
            <w:pPr>
              <w:spacing w:after="0"/>
              <w:ind w:firstLine="0"/>
            </w:pPr>
            <w:r>
              <w:rPr>
                <w:sz w:val="13"/>
              </w:rPr>
              <w:t>75,2</w:t>
            </w:r>
          </w:p>
        </w:tc>
        <w:tc>
          <w:tcPr>
            <w:tcW w:w="655" w:type="dxa"/>
          </w:tcPr>
          <w:p w14:paraId="7E7D13C2" w14:textId="77777777" w:rsidR="006D1256" w:rsidRDefault="00000000">
            <w:pPr>
              <w:spacing w:after="0"/>
              <w:ind w:firstLine="0"/>
            </w:pPr>
            <w:r>
              <w:rPr>
                <w:sz w:val="13"/>
              </w:rPr>
              <w:t>186,1</w:t>
            </w:r>
          </w:p>
        </w:tc>
        <w:tc>
          <w:tcPr>
            <w:tcW w:w="655" w:type="dxa"/>
          </w:tcPr>
          <w:p w14:paraId="1F6BECF2" w14:textId="77777777" w:rsidR="006D1256" w:rsidRDefault="00000000">
            <w:pPr>
              <w:spacing w:after="0"/>
              <w:ind w:firstLine="0"/>
            </w:pPr>
            <w:r>
              <w:rPr>
                <w:sz w:val="13"/>
              </w:rPr>
              <w:t>34,4</w:t>
            </w:r>
          </w:p>
        </w:tc>
        <w:tc>
          <w:tcPr>
            <w:tcW w:w="655" w:type="dxa"/>
          </w:tcPr>
          <w:p w14:paraId="0A6DAFF2" w14:textId="77777777" w:rsidR="006D1256" w:rsidRDefault="00000000">
            <w:pPr>
              <w:spacing w:after="0"/>
              <w:ind w:firstLine="0"/>
            </w:pPr>
            <w:r>
              <w:rPr>
                <w:sz w:val="13"/>
              </w:rPr>
              <w:t>0,360</w:t>
            </w:r>
          </w:p>
        </w:tc>
        <w:tc>
          <w:tcPr>
            <w:tcW w:w="655" w:type="dxa"/>
          </w:tcPr>
          <w:p w14:paraId="2D039AF3" w14:textId="77777777" w:rsidR="006D1256" w:rsidRDefault="00000000">
            <w:pPr>
              <w:spacing w:after="0"/>
              <w:ind w:firstLine="0"/>
            </w:pPr>
            <w:r>
              <w:rPr>
                <w:sz w:val="13"/>
              </w:rPr>
              <w:t>32725</w:t>
            </w:r>
          </w:p>
        </w:tc>
        <w:tc>
          <w:tcPr>
            <w:tcW w:w="655" w:type="dxa"/>
          </w:tcPr>
          <w:p w14:paraId="7E5C336A" w14:textId="77777777" w:rsidR="006D1256" w:rsidRDefault="00000000">
            <w:pPr>
              <w:spacing w:after="0"/>
              <w:ind w:firstLine="0"/>
            </w:pPr>
            <w:r>
              <w:rPr>
                <w:sz w:val="13"/>
              </w:rPr>
              <w:t>73,3</w:t>
            </w:r>
          </w:p>
        </w:tc>
        <w:tc>
          <w:tcPr>
            <w:tcW w:w="655" w:type="dxa"/>
          </w:tcPr>
          <w:p w14:paraId="322D733A" w14:textId="77777777" w:rsidR="006D1256" w:rsidRDefault="00000000">
            <w:pPr>
              <w:spacing w:after="0"/>
              <w:ind w:firstLine="0"/>
            </w:pPr>
            <w:r>
              <w:rPr>
                <w:sz w:val="13"/>
              </w:rPr>
              <w:t>54,0</w:t>
            </w:r>
          </w:p>
        </w:tc>
        <w:tc>
          <w:tcPr>
            <w:tcW w:w="655" w:type="dxa"/>
          </w:tcPr>
          <w:p w14:paraId="14AA4C84" w14:textId="77777777" w:rsidR="006D1256" w:rsidRDefault="00000000">
            <w:pPr>
              <w:spacing w:after="0"/>
              <w:ind w:firstLine="0"/>
            </w:pPr>
            <w:r>
              <w:rPr>
                <w:sz w:val="13"/>
              </w:rPr>
              <w:t>98,9</w:t>
            </w:r>
          </w:p>
        </w:tc>
        <w:tc>
          <w:tcPr>
            <w:tcW w:w="655" w:type="dxa"/>
          </w:tcPr>
          <w:p w14:paraId="644632A0" w14:textId="77777777" w:rsidR="006D1256" w:rsidRDefault="00000000">
            <w:pPr>
              <w:spacing w:after="0"/>
              <w:ind w:firstLine="0"/>
            </w:pPr>
            <w:r>
              <w:rPr>
                <w:sz w:val="13"/>
              </w:rPr>
              <w:t>36,4</w:t>
            </w:r>
          </w:p>
        </w:tc>
        <w:tc>
          <w:tcPr>
            <w:tcW w:w="655" w:type="dxa"/>
          </w:tcPr>
          <w:p w14:paraId="741119AF" w14:textId="77777777" w:rsidR="006D1256" w:rsidRDefault="00000000">
            <w:pPr>
              <w:spacing w:after="0"/>
              <w:ind w:firstLine="0"/>
            </w:pPr>
            <w:r>
              <w:rPr>
                <w:sz w:val="13"/>
              </w:rPr>
              <w:t>0,237</w:t>
            </w:r>
          </w:p>
        </w:tc>
        <w:tc>
          <w:tcPr>
            <w:tcW w:w="655" w:type="dxa"/>
          </w:tcPr>
          <w:p w14:paraId="4F134E8D" w14:textId="77777777" w:rsidR="006D1256" w:rsidRDefault="00000000">
            <w:pPr>
              <w:spacing w:after="0"/>
              <w:ind w:firstLine="0"/>
            </w:pPr>
            <w:r>
              <w:rPr>
                <w:sz w:val="13"/>
              </w:rPr>
              <w:t>20775</w:t>
            </w:r>
          </w:p>
        </w:tc>
      </w:tr>
      <w:tr w:rsidR="006D1256" w14:paraId="0CE2C40B" w14:textId="77777777">
        <w:trPr>
          <w:jc w:val="center"/>
        </w:trPr>
        <w:tc>
          <w:tcPr>
            <w:tcW w:w="539" w:type="dxa"/>
          </w:tcPr>
          <w:p w14:paraId="0BCC1474" w14:textId="77777777" w:rsidR="006D1256" w:rsidRDefault="00000000">
            <w:pPr>
              <w:spacing w:after="0"/>
              <w:ind w:firstLine="0"/>
            </w:pPr>
            <w:r>
              <w:rPr>
                <w:sz w:val="13"/>
              </w:rPr>
              <w:t>2006</w:t>
            </w:r>
          </w:p>
        </w:tc>
        <w:tc>
          <w:tcPr>
            <w:tcW w:w="425" w:type="dxa"/>
          </w:tcPr>
          <w:p w14:paraId="2F394CE1" w14:textId="77777777" w:rsidR="006D1256" w:rsidRDefault="00000000">
            <w:pPr>
              <w:spacing w:after="0"/>
              <w:ind w:firstLine="0"/>
            </w:pPr>
            <w:r>
              <w:rPr>
                <w:sz w:val="13"/>
              </w:rPr>
              <w:t>11</w:t>
            </w:r>
          </w:p>
        </w:tc>
        <w:tc>
          <w:tcPr>
            <w:tcW w:w="539" w:type="dxa"/>
          </w:tcPr>
          <w:p w14:paraId="44472A0E" w14:textId="77777777" w:rsidR="006D1256" w:rsidRDefault="00000000">
            <w:pPr>
              <w:spacing w:after="0"/>
              <w:ind w:firstLine="0"/>
            </w:pPr>
            <w:r>
              <w:rPr>
                <w:sz w:val="13"/>
              </w:rPr>
              <w:t>0,88</w:t>
            </w:r>
          </w:p>
        </w:tc>
        <w:tc>
          <w:tcPr>
            <w:tcW w:w="709" w:type="dxa"/>
          </w:tcPr>
          <w:p w14:paraId="79253E83" w14:textId="77777777" w:rsidR="006D1256" w:rsidRDefault="00000000">
            <w:pPr>
              <w:spacing w:after="0"/>
              <w:ind w:firstLine="0"/>
            </w:pPr>
            <w:r>
              <w:rPr>
                <w:sz w:val="13"/>
              </w:rPr>
              <w:t>El Niño</w:t>
            </w:r>
          </w:p>
        </w:tc>
        <w:tc>
          <w:tcPr>
            <w:tcW w:w="655" w:type="dxa"/>
          </w:tcPr>
          <w:p w14:paraId="24DC2938" w14:textId="77777777" w:rsidR="006D1256" w:rsidRDefault="00000000">
            <w:pPr>
              <w:spacing w:after="0"/>
              <w:ind w:firstLine="0"/>
            </w:pPr>
            <w:r>
              <w:rPr>
                <w:sz w:val="13"/>
              </w:rPr>
              <w:t>156,3</w:t>
            </w:r>
          </w:p>
        </w:tc>
        <w:tc>
          <w:tcPr>
            <w:tcW w:w="655" w:type="dxa"/>
          </w:tcPr>
          <w:p w14:paraId="2D26061D" w14:textId="77777777" w:rsidR="006D1256" w:rsidRDefault="00000000">
            <w:pPr>
              <w:spacing w:after="0"/>
              <w:ind w:firstLine="0"/>
            </w:pPr>
            <w:r>
              <w:rPr>
                <w:sz w:val="13"/>
              </w:rPr>
              <w:t>128,4</w:t>
            </w:r>
          </w:p>
        </w:tc>
        <w:tc>
          <w:tcPr>
            <w:tcW w:w="655" w:type="dxa"/>
          </w:tcPr>
          <w:p w14:paraId="26C545ED" w14:textId="77777777" w:rsidR="006D1256" w:rsidRDefault="00000000">
            <w:pPr>
              <w:spacing w:after="0"/>
              <w:ind w:firstLine="0"/>
            </w:pPr>
            <w:r>
              <w:rPr>
                <w:sz w:val="13"/>
              </w:rPr>
              <w:t>209,6</w:t>
            </w:r>
          </w:p>
        </w:tc>
        <w:tc>
          <w:tcPr>
            <w:tcW w:w="655" w:type="dxa"/>
          </w:tcPr>
          <w:p w14:paraId="79186232" w14:textId="77777777" w:rsidR="006D1256" w:rsidRDefault="00000000">
            <w:pPr>
              <w:spacing w:after="0"/>
              <w:ind w:firstLine="0"/>
            </w:pPr>
            <w:r>
              <w:rPr>
                <w:sz w:val="13"/>
              </w:rPr>
              <w:t>27,9</w:t>
            </w:r>
          </w:p>
        </w:tc>
        <w:tc>
          <w:tcPr>
            <w:tcW w:w="655" w:type="dxa"/>
          </w:tcPr>
          <w:p w14:paraId="377C14D8" w14:textId="77777777" w:rsidR="006D1256" w:rsidRDefault="00000000">
            <w:pPr>
              <w:spacing w:after="0"/>
              <w:ind w:firstLine="0"/>
            </w:pPr>
            <w:r>
              <w:rPr>
                <w:sz w:val="13"/>
              </w:rPr>
              <w:t>0,590</w:t>
            </w:r>
          </w:p>
        </w:tc>
        <w:tc>
          <w:tcPr>
            <w:tcW w:w="655" w:type="dxa"/>
          </w:tcPr>
          <w:p w14:paraId="2E3885E6" w14:textId="77777777" w:rsidR="006D1256" w:rsidRDefault="00000000">
            <w:pPr>
              <w:spacing w:after="0"/>
              <w:ind w:firstLine="0"/>
            </w:pPr>
            <w:r>
              <w:rPr>
                <w:sz w:val="13"/>
              </w:rPr>
              <w:t>175</w:t>
            </w:r>
          </w:p>
        </w:tc>
        <w:tc>
          <w:tcPr>
            <w:tcW w:w="655" w:type="dxa"/>
          </w:tcPr>
          <w:p w14:paraId="4975A3D1" w14:textId="77777777" w:rsidR="006D1256" w:rsidRDefault="00000000">
            <w:pPr>
              <w:spacing w:after="0"/>
              <w:ind w:firstLine="0"/>
            </w:pPr>
            <w:r>
              <w:rPr>
                <w:sz w:val="13"/>
              </w:rPr>
              <w:t>126,8</w:t>
            </w:r>
          </w:p>
        </w:tc>
        <w:tc>
          <w:tcPr>
            <w:tcW w:w="655" w:type="dxa"/>
          </w:tcPr>
          <w:p w14:paraId="411A6BE8" w14:textId="77777777" w:rsidR="006D1256" w:rsidRDefault="00000000">
            <w:pPr>
              <w:spacing w:after="0"/>
              <w:ind w:firstLine="0"/>
            </w:pPr>
            <w:r>
              <w:rPr>
                <w:sz w:val="13"/>
              </w:rPr>
              <w:t>99,1</w:t>
            </w:r>
          </w:p>
        </w:tc>
        <w:tc>
          <w:tcPr>
            <w:tcW w:w="655" w:type="dxa"/>
          </w:tcPr>
          <w:p w14:paraId="2DAA7B19" w14:textId="77777777" w:rsidR="006D1256" w:rsidRDefault="00000000">
            <w:pPr>
              <w:spacing w:after="0"/>
              <w:ind w:firstLine="0"/>
            </w:pPr>
            <w:r>
              <w:rPr>
                <w:sz w:val="13"/>
              </w:rPr>
              <w:t>194,0</w:t>
            </w:r>
          </w:p>
        </w:tc>
        <w:tc>
          <w:tcPr>
            <w:tcW w:w="655" w:type="dxa"/>
          </w:tcPr>
          <w:p w14:paraId="0041436E" w14:textId="77777777" w:rsidR="006D1256" w:rsidRDefault="00000000">
            <w:pPr>
              <w:spacing w:after="0"/>
              <w:ind w:firstLine="0"/>
            </w:pPr>
            <w:r>
              <w:rPr>
                <w:sz w:val="13"/>
              </w:rPr>
              <w:t>33,2</w:t>
            </w:r>
          </w:p>
        </w:tc>
        <w:tc>
          <w:tcPr>
            <w:tcW w:w="655" w:type="dxa"/>
          </w:tcPr>
          <w:p w14:paraId="62C4822A" w14:textId="77777777" w:rsidR="006D1256" w:rsidRDefault="00000000">
            <w:pPr>
              <w:spacing w:after="0"/>
              <w:ind w:firstLine="0"/>
            </w:pPr>
            <w:r>
              <w:rPr>
                <w:sz w:val="13"/>
              </w:rPr>
              <w:t>0,453</w:t>
            </w:r>
          </w:p>
        </w:tc>
        <w:tc>
          <w:tcPr>
            <w:tcW w:w="655" w:type="dxa"/>
          </w:tcPr>
          <w:p w14:paraId="27C26FBC" w14:textId="77777777" w:rsidR="006D1256" w:rsidRDefault="00000000">
            <w:pPr>
              <w:spacing w:after="0"/>
              <w:ind w:firstLine="0"/>
            </w:pPr>
            <w:r>
              <w:rPr>
                <w:sz w:val="13"/>
              </w:rPr>
              <w:t>6850</w:t>
            </w:r>
          </w:p>
        </w:tc>
        <w:tc>
          <w:tcPr>
            <w:tcW w:w="655" w:type="dxa"/>
          </w:tcPr>
          <w:p w14:paraId="6945456D" w14:textId="77777777" w:rsidR="006D1256" w:rsidRDefault="00000000">
            <w:pPr>
              <w:spacing w:after="0"/>
              <w:ind w:firstLine="0"/>
            </w:pPr>
            <w:r>
              <w:rPr>
                <w:sz w:val="13"/>
              </w:rPr>
              <w:t>112,4</w:t>
            </w:r>
          </w:p>
        </w:tc>
        <w:tc>
          <w:tcPr>
            <w:tcW w:w="655" w:type="dxa"/>
          </w:tcPr>
          <w:p w14:paraId="21856767" w14:textId="77777777" w:rsidR="006D1256" w:rsidRDefault="00000000">
            <w:pPr>
              <w:spacing w:after="0"/>
              <w:ind w:firstLine="0"/>
            </w:pPr>
            <w:r>
              <w:rPr>
                <w:sz w:val="13"/>
              </w:rPr>
              <w:t>96,3</w:t>
            </w:r>
          </w:p>
        </w:tc>
        <w:tc>
          <w:tcPr>
            <w:tcW w:w="655" w:type="dxa"/>
          </w:tcPr>
          <w:p w14:paraId="15DC971D" w14:textId="77777777" w:rsidR="006D1256" w:rsidRDefault="00000000">
            <w:pPr>
              <w:spacing w:after="0"/>
              <w:ind w:firstLine="0"/>
            </w:pPr>
            <w:r>
              <w:rPr>
                <w:sz w:val="13"/>
              </w:rPr>
              <w:t>132,4</w:t>
            </w:r>
          </w:p>
        </w:tc>
        <w:tc>
          <w:tcPr>
            <w:tcW w:w="655" w:type="dxa"/>
          </w:tcPr>
          <w:p w14:paraId="4A9DEBF5" w14:textId="77777777" w:rsidR="006D1256" w:rsidRDefault="00000000">
            <w:pPr>
              <w:spacing w:after="0"/>
              <w:ind w:firstLine="0"/>
            </w:pPr>
            <w:r>
              <w:rPr>
                <w:sz w:val="13"/>
              </w:rPr>
              <w:t>31,6</w:t>
            </w:r>
          </w:p>
        </w:tc>
        <w:tc>
          <w:tcPr>
            <w:tcW w:w="655" w:type="dxa"/>
          </w:tcPr>
          <w:p w14:paraId="2771E73A" w14:textId="77777777" w:rsidR="006D1256" w:rsidRDefault="00000000">
            <w:pPr>
              <w:spacing w:after="0"/>
              <w:ind w:firstLine="0"/>
            </w:pPr>
            <w:r>
              <w:rPr>
                <w:sz w:val="13"/>
              </w:rPr>
              <w:t>0,418</w:t>
            </w:r>
          </w:p>
        </w:tc>
        <w:tc>
          <w:tcPr>
            <w:tcW w:w="655" w:type="dxa"/>
          </w:tcPr>
          <w:p w14:paraId="57C07203" w14:textId="77777777" w:rsidR="006D1256" w:rsidRDefault="00000000">
            <w:pPr>
              <w:spacing w:after="0"/>
              <w:ind w:firstLine="0"/>
            </w:pPr>
            <w:r>
              <w:rPr>
                <w:sz w:val="13"/>
              </w:rPr>
              <w:t>7650</w:t>
            </w:r>
          </w:p>
        </w:tc>
      </w:tr>
      <w:tr w:rsidR="006D1256" w14:paraId="687E9D54" w14:textId="77777777">
        <w:trPr>
          <w:jc w:val="center"/>
        </w:trPr>
        <w:tc>
          <w:tcPr>
            <w:tcW w:w="539" w:type="dxa"/>
          </w:tcPr>
          <w:p w14:paraId="7287A37F" w14:textId="77777777" w:rsidR="006D1256" w:rsidRDefault="00000000">
            <w:pPr>
              <w:spacing w:after="0"/>
              <w:ind w:firstLine="0"/>
            </w:pPr>
            <w:r>
              <w:rPr>
                <w:sz w:val="13"/>
              </w:rPr>
              <w:t>2006</w:t>
            </w:r>
          </w:p>
        </w:tc>
        <w:tc>
          <w:tcPr>
            <w:tcW w:w="425" w:type="dxa"/>
          </w:tcPr>
          <w:p w14:paraId="5898469B" w14:textId="77777777" w:rsidR="006D1256" w:rsidRDefault="00000000">
            <w:pPr>
              <w:spacing w:after="0"/>
              <w:ind w:firstLine="0"/>
            </w:pPr>
            <w:r>
              <w:rPr>
                <w:sz w:val="13"/>
              </w:rPr>
              <w:t>12</w:t>
            </w:r>
          </w:p>
        </w:tc>
        <w:tc>
          <w:tcPr>
            <w:tcW w:w="539" w:type="dxa"/>
          </w:tcPr>
          <w:p w14:paraId="64D991BB" w14:textId="77777777" w:rsidR="006D1256" w:rsidRDefault="00000000">
            <w:pPr>
              <w:spacing w:after="0"/>
              <w:ind w:firstLine="0"/>
            </w:pPr>
            <w:r>
              <w:rPr>
                <w:sz w:val="13"/>
              </w:rPr>
              <w:t>0,88</w:t>
            </w:r>
          </w:p>
        </w:tc>
        <w:tc>
          <w:tcPr>
            <w:tcW w:w="709" w:type="dxa"/>
          </w:tcPr>
          <w:p w14:paraId="09B8A295" w14:textId="77777777" w:rsidR="006D1256" w:rsidRDefault="00000000">
            <w:pPr>
              <w:spacing w:after="0"/>
              <w:ind w:firstLine="0"/>
            </w:pPr>
            <w:r>
              <w:rPr>
                <w:sz w:val="13"/>
              </w:rPr>
              <w:t>El Niño</w:t>
            </w:r>
          </w:p>
        </w:tc>
        <w:tc>
          <w:tcPr>
            <w:tcW w:w="655" w:type="dxa"/>
          </w:tcPr>
          <w:p w14:paraId="0B41D3F9" w14:textId="77777777" w:rsidR="006D1256" w:rsidRDefault="00000000">
            <w:pPr>
              <w:spacing w:after="0"/>
              <w:ind w:firstLine="0"/>
            </w:pPr>
            <w:r>
              <w:rPr>
                <w:sz w:val="13"/>
              </w:rPr>
              <w:t>138,3</w:t>
            </w:r>
          </w:p>
        </w:tc>
        <w:tc>
          <w:tcPr>
            <w:tcW w:w="655" w:type="dxa"/>
          </w:tcPr>
          <w:p w14:paraId="776DA084" w14:textId="77777777" w:rsidR="006D1256" w:rsidRDefault="00000000">
            <w:pPr>
              <w:spacing w:after="0"/>
              <w:ind w:firstLine="0"/>
            </w:pPr>
            <w:r>
              <w:rPr>
                <w:sz w:val="13"/>
              </w:rPr>
              <w:t>116,4</w:t>
            </w:r>
          </w:p>
        </w:tc>
        <w:tc>
          <w:tcPr>
            <w:tcW w:w="655" w:type="dxa"/>
          </w:tcPr>
          <w:p w14:paraId="43B3D679" w14:textId="77777777" w:rsidR="006D1256" w:rsidRDefault="00000000">
            <w:pPr>
              <w:spacing w:after="0"/>
              <w:ind w:firstLine="0"/>
            </w:pPr>
            <w:r>
              <w:rPr>
                <w:sz w:val="13"/>
              </w:rPr>
              <w:t>107,1</w:t>
            </w:r>
          </w:p>
        </w:tc>
        <w:tc>
          <w:tcPr>
            <w:tcW w:w="655" w:type="dxa"/>
          </w:tcPr>
          <w:p w14:paraId="6537B6CC" w14:textId="77777777" w:rsidR="006D1256" w:rsidRDefault="00000000">
            <w:pPr>
              <w:spacing w:after="0"/>
              <w:ind w:firstLine="0"/>
            </w:pPr>
            <w:r>
              <w:rPr>
                <w:sz w:val="13"/>
              </w:rPr>
              <w:t>29,6</w:t>
            </w:r>
          </w:p>
        </w:tc>
        <w:tc>
          <w:tcPr>
            <w:tcW w:w="655" w:type="dxa"/>
          </w:tcPr>
          <w:p w14:paraId="256C9DF5" w14:textId="77777777" w:rsidR="006D1256" w:rsidRDefault="00000000">
            <w:pPr>
              <w:spacing w:after="0"/>
              <w:ind w:firstLine="0"/>
            </w:pPr>
            <w:r>
              <w:rPr>
                <w:sz w:val="13"/>
              </w:rPr>
              <w:t>0,576</w:t>
            </w:r>
          </w:p>
        </w:tc>
        <w:tc>
          <w:tcPr>
            <w:tcW w:w="655" w:type="dxa"/>
          </w:tcPr>
          <w:p w14:paraId="52F47E6B" w14:textId="77777777" w:rsidR="006D1256" w:rsidRDefault="00000000">
            <w:pPr>
              <w:spacing w:after="0"/>
              <w:ind w:firstLine="0"/>
            </w:pPr>
            <w:r>
              <w:rPr>
                <w:sz w:val="13"/>
              </w:rPr>
              <w:t>1525</w:t>
            </w:r>
          </w:p>
        </w:tc>
        <w:tc>
          <w:tcPr>
            <w:tcW w:w="655" w:type="dxa"/>
          </w:tcPr>
          <w:p w14:paraId="08A2B47A" w14:textId="77777777" w:rsidR="006D1256" w:rsidRDefault="00000000">
            <w:pPr>
              <w:spacing w:after="0"/>
              <w:ind w:firstLine="0"/>
            </w:pPr>
            <w:r>
              <w:rPr>
                <w:sz w:val="13"/>
              </w:rPr>
              <w:t>108,2</w:t>
            </w:r>
          </w:p>
        </w:tc>
        <w:tc>
          <w:tcPr>
            <w:tcW w:w="655" w:type="dxa"/>
          </w:tcPr>
          <w:p w14:paraId="64F26B7C" w14:textId="77777777" w:rsidR="006D1256" w:rsidRDefault="00000000">
            <w:pPr>
              <w:spacing w:after="0"/>
              <w:ind w:firstLine="0"/>
            </w:pPr>
            <w:r>
              <w:rPr>
                <w:sz w:val="13"/>
              </w:rPr>
              <w:t>88,0</w:t>
            </w:r>
          </w:p>
        </w:tc>
        <w:tc>
          <w:tcPr>
            <w:tcW w:w="655" w:type="dxa"/>
          </w:tcPr>
          <w:p w14:paraId="4312529B" w14:textId="77777777" w:rsidR="006D1256" w:rsidRDefault="00000000">
            <w:pPr>
              <w:spacing w:after="0"/>
              <w:ind w:firstLine="0"/>
            </w:pPr>
            <w:r>
              <w:rPr>
                <w:sz w:val="13"/>
              </w:rPr>
              <w:t>150,1</w:t>
            </w:r>
          </w:p>
        </w:tc>
        <w:tc>
          <w:tcPr>
            <w:tcW w:w="655" w:type="dxa"/>
          </w:tcPr>
          <w:p w14:paraId="30F7E6FE" w14:textId="77777777" w:rsidR="006D1256" w:rsidRDefault="00000000">
            <w:pPr>
              <w:spacing w:after="0"/>
              <w:ind w:firstLine="0"/>
            </w:pPr>
            <w:r>
              <w:rPr>
                <w:sz w:val="13"/>
              </w:rPr>
              <w:t>31,5</w:t>
            </w:r>
          </w:p>
        </w:tc>
        <w:tc>
          <w:tcPr>
            <w:tcW w:w="655" w:type="dxa"/>
          </w:tcPr>
          <w:p w14:paraId="31655A38" w14:textId="77777777" w:rsidR="006D1256" w:rsidRDefault="00000000">
            <w:pPr>
              <w:spacing w:after="0"/>
              <w:ind w:firstLine="0"/>
            </w:pPr>
            <w:r>
              <w:rPr>
                <w:sz w:val="13"/>
              </w:rPr>
              <w:t>0,433</w:t>
            </w:r>
          </w:p>
        </w:tc>
        <w:tc>
          <w:tcPr>
            <w:tcW w:w="655" w:type="dxa"/>
          </w:tcPr>
          <w:p w14:paraId="1842D5D0" w14:textId="77777777" w:rsidR="006D1256" w:rsidRDefault="00000000">
            <w:pPr>
              <w:spacing w:after="0"/>
              <w:ind w:firstLine="0"/>
            </w:pPr>
            <w:r>
              <w:rPr>
                <w:sz w:val="13"/>
              </w:rPr>
              <w:t>36425</w:t>
            </w:r>
          </w:p>
        </w:tc>
        <w:tc>
          <w:tcPr>
            <w:tcW w:w="655" w:type="dxa"/>
          </w:tcPr>
          <w:p w14:paraId="57113A45" w14:textId="77777777" w:rsidR="006D1256" w:rsidRDefault="00000000">
            <w:pPr>
              <w:spacing w:after="0"/>
              <w:ind w:firstLine="0"/>
            </w:pPr>
            <w:r>
              <w:rPr>
                <w:sz w:val="13"/>
              </w:rPr>
              <w:t>91,4</w:t>
            </w:r>
          </w:p>
        </w:tc>
        <w:tc>
          <w:tcPr>
            <w:tcW w:w="655" w:type="dxa"/>
          </w:tcPr>
          <w:p w14:paraId="4AF53B43" w14:textId="77777777" w:rsidR="006D1256" w:rsidRDefault="00000000">
            <w:pPr>
              <w:spacing w:after="0"/>
              <w:ind w:firstLine="0"/>
            </w:pPr>
            <w:r>
              <w:rPr>
                <w:sz w:val="13"/>
              </w:rPr>
              <w:t>79,0</w:t>
            </w:r>
          </w:p>
        </w:tc>
        <w:tc>
          <w:tcPr>
            <w:tcW w:w="655" w:type="dxa"/>
          </w:tcPr>
          <w:p w14:paraId="3CEF5D25" w14:textId="77777777" w:rsidR="006D1256" w:rsidRDefault="00000000">
            <w:pPr>
              <w:spacing w:after="0"/>
              <w:ind w:firstLine="0"/>
            </w:pPr>
            <w:r>
              <w:rPr>
                <w:sz w:val="13"/>
              </w:rPr>
              <w:t>50,0</w:t>
            </w:r>
          </w:p>
        </w:tc>
        <w:tc>
          <w:tcPr>
            <w:tcW w:w="655" w:type="dxa"/>
          </w:tcPr>
          <w:p w14:paraId="45D52C2F" w14:textId="77777777" w:rsidR="006D1256" w:rsidRDefault="00000000">
            <w:pPr>
              <w:spacing w:after="0"/>
              <w:ind w:firstLine="0"/>
            </w:pPr>
            <w:r>
              <w:rPr>
                <w:sz w:val="13"/>
              </w:rPr>
              <w:t>33,0</w:t>
            </w:r>
          </w:p>
        </w:tc>
        <w:tc>
          <w:tcPr>
            <w:tcW w:w="655" w:type="dxa"/>
          </w:tcPr>
          <w:p w14:paraId="1E0CD574" w14:textId="77777777" w:rsidR="006D1256" w:rsidRDefault="00000000">
            <w:pPr>
              <w:spacing w:after="0"/>
              <w:ind w:firstLine="0"/>
            </w:pPr>
            <w:r>
              <w:rPr>
                <w:sz w:val="13"/>
              </w:rPr>
              <w:t>0,366</w:t>
            </w:r>
          </w:p>
        </w:tc>
        <w:tc>
          <w:tcPr>
            <w:tcW w:w="655" w:type="dxa"/>
          </w:tcPr>
          <w:p w14:paraId="6D657677" w14:textId="77777777" w:rsidR="006D1256" w:rsidRDefault="00000000">
            <w:pPr>
              <w:spacing w:after="0"/>
              <w:ind w:firstLine="0"/>
            </w:pPr>
            <w:r>
              <w:rPr>
                <w:sz w:val="13"/>
              </w:rPr>
              <w:t>19000</w:t>
            </w:r>
          </w:p>
        </w:tc>
      </w:tr>
      <w:tr w:rsidR="006D1256" w14:paraId="77127580" w14:textId="77777777">
        <w:trPr>
          <w:jc w:val="center"/>
        </w:trPr>
        <w:tc>
          <w:tcPr>
            <w:tcW w:w="539" w:type="dxa"/>
          </w:tcPr>
          <w:p w14:paraId="5C668125" w14:textId="77777777" w:rsidR="006D1256" w:rsidRDefault="00000000">
            <w:pPr>
              <w:spacing w:after="0"/>
              <w:ind w:firstLine="0"/>
            </w:pPr>
            <w:r>
              <w:rPr>
                <w:sz w:val="13"/>
              </w:rPr>
              <w:t>2007</w:t>
            </w:r>
          </w:p>
        </w:tc>
        <w:tc>
          <w:tcPr>
            <w:tcW w:w="425" w:type="dxa"/>
          </w:tcPr>
          <w:p w14:paraId="63755C47" w14:textId="77777777" w:rsidR="006D1256" w:rsidRDefault="00000000">
            <w:pPr>
              <w:spacing w:after="0"/>
              <w:ind w:firstLine="0"/>
            </w:pPr>
            <w:r>
              <w:rPr>
                <w:sz w:val="13"/>
              </w:rPr>
              <w:t>1</w:t>
            </w:r>
          </w:p>
        </w:tc>
        <w:tc>
          <w:tcPr>
            <w:tcW w:w="539" w:type="dxa"/>
          </w:tcPr>
          <w:p w14:paraId="286208F4" w14:textId="77777777" w:rsidR="006D1256" w:rsidRDefault="00000000">
            <w:pPr>
              <w:spacing w:after="0"/>
              <w:ind w:firstLine="0"/>
            </w:pPr>
            <w:r>
              <w:rPr>
                <w:sz w:val="13"/>
              </w:rPr>
              <w:t>0,62</w:t>
            </w:r>
          </w:p>
        </w:tc>
        <w:tc>
          <w:tcPr>
            <w:tcW w:w="709" w:type="dxa"/>
          </w:tcPr>
          <w:p w14:paraId="53FE4777" w14:textId="77777777" w:rsidR="006D1256" w:rsidRDefault="00000000">
            <w:pPr>
              <w:spacing w:after="0"/>
              <w:ind w:firstLine="0"/>
            </w:pPr>
            <w:r>
              <w:rPr>
                <w:sz w:val="13"/>
              </w:rPr>
              <w:t>El Niño</w:t>
            </w:r>
          </w:p>
        </w:tc>
        <w:tc>
          <w:tcPr>
            <w:tcW w:w="655" w:type="dxa"/>
          </w:tcPr>
          <w:p w14:paraId="5D087D5D" w14:textId="77777777" w:rsidR="006D1256" w:rsidRDefault="00000000">
            <w:pPr>
              <w:spacing w:after="0"/>
              <w:ind w:firstLine="0"/>
            </w:pPr>
            <w:r>
              <w:rPr>
                <w:sz w:val="13"/>
              </w:rPr>
              <w:t>138,4</w:t>
            </w:r>
          </w:p>
        </w:tc>
        <w:tc>
          <w:tcPr>
            <w:tcW w:w="655" w:type="dxa"/>
          </w:tcPr>
          <w:p w14:paraId="29BE5086" w14:textId="77777777" w:rsidR="006D1256" w:rsidRDefault="00000000">
            <w:pPr>
              <w:spacing w:after="0"/>
              <w:ind w:firstLine="0"/>
            </w:pPr>
            <w:r>
              <w:rPr>
                <w:sz w:val="13"/>
              </w:rPr>
              <w:t>110,6</w:t>
            </w:r>
          </w:p>
        </w:tc>
        <w:tc>
          <w:tcPr>
            <w:tcW w:w="655" w:type="dxa"/>
          </w:tcPr>
          <w:p w14:paraId="0523E233" w14:textId="77777777" w:rsidR="006D1256" w:rsidRDefault="00000000">
            <w:pPr>
              <w:spacing w:after="0"/>
              <w:ind w:firstLine="0"/>
            </w:pPr>
            <w:r>
              <w:rPr>
                <w:sz w:val="13"/>
              </w:rPr>
              <w:t>59,0</w:t>
            </w:r>
          </w:p>
        </w:tc>
        <w:tc>
          <w:tcPr>
            <w:tcW w:w="655" w:type="dxa"/>
          </w:tcPr>
          <w:p w14:paraId="4CA976DF" w14:textId="77777777" w:rsidR="006D1256" w:rsidRDefault="00000000">
            <w:pPr>
              <w:spacing w:after="0"/>
              <w:ind w:firstLine="0"/>
            </w:pPr>
            <w:r>
              <w:rPr>
                <w:sz w:val="13"/>
              </w:rPr>
              <w:t>29,8</w:t>
            </w:r>
          </w:p>
        </w:tc>
        <w:tc>
          <w:tcPr>
            <w:tcW w:w="655" w:type="dxa"/>
          </w:tcPr>
          <w:p w14:paraId="1C4239A2" w14:textId="77777777" w:rsidR="006D1256" w:rsidRDefault="00000000">
            <w:pPr>
              <w:spacing w:after="0"/>
              <w:ind w:firstLine="0"/>
            </w:pPr>
            <w:r>
              <w:rPr>
                <w:sz w:val="13"/>
              </w:rPr>
              <w:t>0,519</w:t>
            </w:r>
          </w:p>
        </w:tc>
        <w:tc>
          <w:tcPr>
            <w:tcW w:w="655" w:type="dxa"/>
          </w:tcPr>
          <w:p w14:paraId="33A9AF8E" w14:textId="77777777" w:rsidR="006D1256" w:rsidRDefault="00000000">
            <w:pPr>
              <w:spacing w:after="0"/>
              <w:ind w:firstLine="0"/>
            </w:pPr>
            <w:r>
              <w:rPr>
                <w:sz w:val="13"/>
              </w:rPr>
              <w:t>2650</w:t>
            </w:r>
          </w:p>
        </w:tc>
        <w:tc>
          <w:tcPr>
            <w:tcW w:w="655" w:type="dxa"/>
          </w:tcPr>
          <w:p w14:paraId="0FC09ACE" w14:textId="77777777" w:rsidR="006D1256" w:rsidRDefault="00000000">
            <w:pPr>
              <w:spacing w:after="0"/>
              <w:ind w:firstLine="0"/>
            </w:pPr>
            <w:r>
              <w:rPr>
                <w:sz w:val="13"/>
              </w:rPr>
              <w:t>100,9</w:t>
            </w:r>
          </w:p>
        </w:tc>
        <w:tc>
          <w:tcPr>
            <w:tcW w:w="655" w:type="dxa"/>
          </w:tcPr>
          <w:p w14:paraId="6AFF777F" w14:textId="77777777" w:rsidR="006D1256" w:rsidRDefault="00000000">
            <w:pPr>
              <w:spacing w:after="0"/>
              <w:ind w:firstLine="0"/>
            </w:pPr>
            <w:r>
              <w:rPr>
                <w:sz w:val="13"/>
              </w:rPr>
              <w:t>90,3</w:t>
            </w:r>
          </w:p>
        </w:tc>
        <w:tc>
          <w:tcPr>
            <w:tcW w:w="655" w:type="dxa"/>
          </w:tcPr>
          <w:p w14:paraId="659838D9" w14:textId="77777777" w:rsidR="006D1256" w:rsidRDefault="00000000">
            <w:pPr>
              <w:spacing w:after="0"/>
              <w:ind w:firstLine="0"/>
            </w:pPr>
            <w:r>
              <w:rPr>
                <w:sz w:val="13"/>
              </w:rPr>
              <w:t>140,7</w:t>
            </w:r>
          </w:p>
        </w:tc>
        <w:tc>
          <w:tcPr>
            <w:tcW w:w="655" w:type="dxa"/>
          </w:tcPr>
          <w:p w14:paraId="1BC9C476" w14:textId="77777777" w:rsidR="006D1256" w:rsidRDefault="00000000">
            <w:pPr>
              <w:spacing w:after="0"/>
              <w:ind w:firstLine="0"/>
            </w:pPr>
            <w:r>
              <w:rPr>
                <w:sz w:val="13"/>
              </w:rPr>
              <w:t>31,1</w:t>
            </w:r>
          </w:p>
        </w:tc>
        <w:tc>
          <w:tcPr>
            <w:tcW w:w="655" w:type="dxa"/>
          </w:tcPr>
          <w:p w14:paraId="26829E5D" w14:textId="77777777" w:rsidR="006D1256" w:rsidRDefault="00000000">
            <w:pPr>
              <w:spacing w:after="0"/>
              <w:ind w:firstLine="0"/>
            </w:pPr>
            <w:r>
              <w:rPr>
                <w:sz w:val="13"/>
              </w:rPr>
              <w:t>0,438</w:t>
            </w:r>
          </w:p>
        </w:tc>
        <w:tc>
          <w:tcPr>
            <w:tcW w:w="655" w:type="dxa"/>
          </w:tcPr>
          <w:p w14:paraId="7C0211CD" w14:textId="77777777" w:rsidR="006D1256" w:rsidRDefault="00000000">
            <w:pPr>
              <w:spacing w:after="0"/>
              <w:ind w:firstLine="0"/>
            </w:pPr>
            <w:r>
              <w:rPr>
                <w:sz w:val="13"/>
              </w:rPr>
              <w:t>14350</w:t>
            </w:r>
          </w:p>
        </w:tc>
        <w:tc>
          <w:tcPr>
            <w:tcW w:w="655" w:type="dxa"/>
          </w:tcPr>
          <w:p w14:paraId="7671D244" w14:textId="77777777" w:rsidR="006D1256" w:rsidRDefault="00000000">
            <w:pPr>
              <w:spacing w:after="0"/>
              <w:ind w:firstLine="0"/>
            </w:pPr>
            <w:r>
              <w:rPr>
                <w:sz w:val="13"/>
              </w:rPr>
              <w:t>69,6</w:t>
            </w:r>
          </w:p>
        </w:tc>
        <w:tc>
          <w:tcPr>
            <w:tcW w:w="655" w:type="dxa"/>
          </w:tcPr>
          <w:p w14:paraId="079C7105" w14:textId="77777777" w:rsidR="006D1256" w:rsidRDefault="00000000">
            <w:pPr>
              <w:spacing w:after="0"/>
              <w:ind w:firstLine="0"/>
            </w:pPr>
            <w:r>
              <w:rPr>
                <w:sz w:val="13"/>
              </w:rPr>
              <w:t>61,9</w:t>
            </w:r>
          </w:p>
        </w:tc>
        <w:tc>
          <w:tcPr>
            <w:tcW w:w="655" w:type="dxa"/>
          </w:tcPr>
          <w:p w14:paraId="17A8791A" w14:textId="77777777" w:rsidR="006D1256" w:rsidRDefault="00000000">
            <w:pPr>
              <w:spacing w:after="0"/>
              <w:ind w:firstLine="0"/>
            </w:pPr>
            <w:r>
              <w:rPr>
                <w:sz w:val="13"/>
              </w:rPr>
              <w:t>43,3</w:t>
            </w:r>
          </w:p>
        </w:tc>
        <w:tc>
          <w:tcPr>
            <w:tcW w:w="655" w:type="dxa"/>
          </w:tcPr>
          <w:p w14:paraId="353A9B56" w14:textId="77777777" w:rsidR="006D1256" w:rsidRDefault="00000000">
            <w:pPr>
              <w:spacing w:after="0"/>
              <w:ind w:firstLine="0"/>
            </w:pPr>
            <w:r>
              <w:rPr>
                <w:sz w:val="13"/>
              </w:rPr>
              <w:t>33,8</w:t>
            </w:r>
          </w:p>
        </w:tc>
        <w:tc>
          <w:tcPr>
            <w:tcW w:w="655" w:type="dxa"/>
          </w:tcPr>
          <w:p w14:paraId="2465F142" w14:textId="77777777" w:rsidR="006D1256" w:rsidRDefault="00000000">
            <w:pPr>
              <w:spacing w:after="0"/>
              <w:ind w:firstLine="0"/>
            </w:pPr>
            <w:r>
              <w:rPr>
                <w:sz w:val="13"/>
              </w:rPr>
              <w:t>0,276</w:t>
            </w:r>
          </w:p>
        </w:tc>
        <w:tc>
          <w:tcPr>
            <w:tcW w:w="655" w:type="dxa"/>
          </w:tcPr>
          <w:p w14:paraId="75E54199" w14:textId="77777777" w:rsidR="006D1256" w:rsidRDefault="00000000">
            <w:pPr>
              <w:spacing w:after="0"/>
              <w:ind w:firstLine="0"/>
            </w:pPr>
            <w:r>
              <w:rPr>
                <w:sz w:val="13"/>
              </w:rPr>
              <w:t>10050</w:t>
            </w:r>
          </w:p>
        </w:tc>
      </w:tr>
      <w:tr w:rsidR="006D1256" w14:paraId="0FBD830F" w14:textId="77777777">
        <w:trPr>
          <w:jc w:val="center"/>
        </w:trPr>
        <w:tc>
          <w:tcPr>
            <w:tcW w:w="539" w:type="dxa"/>
          </w:tcPr>
          <w:p w14:paraId="1A32B77F" w14:textId="77777777" w:rsidR="006D1256" w:rsidRDefault="00000000">
            <w:pPr>
              <w:spacing w:after="0"/>
              <w:ind w:firstLine="0"/>
            </w:pPr>
            <w:r>
              <w:rPr>
                <w:sz w:val="13"/>
              </w:rPr>
              <w:t>2007</w:t>
            </w:r>
          </w:p>
        </w:tc>
        <w:tc>
          <w:tcPr>
            <w:tcW w:w="425" w:type="dxa"/>
          </w:tcPr>
          <w:p w14:paraId="26B650B0" w14:textId="77777777" w:rsidR="006D1256" w:rsidRDefault="00000000">
            <w:pPr>
              <w:spacing w:after="0"/>
              <w:ind w:firstLine="0"/>
            </w:pPr>
            <w:r>
              <w:rPr>
                <w:sz w:val="13"/>
              </w:rPr>
              <w:t>2</w:t>
            </w:r>
          </w:p>
        </w:tc>
        <w:tc>
          <w:tcPr>
            <w:tcW w:w="539" w:type="dxa"/>
          </w:tcPr>
          <w:p w14:paraId="3B4249B4" w14:textId="77777777" w:rsidR="006D1256" w:rsidRDefault="00000000">
            <w:pPr>
              <w:spacing w:after="0"/>
              <w:ind w:firstLine="0"/>
            </w:pPr>
            <w:r>
              <w:rPr>
                <w:sz w:val="13"/>
              </w:rPr>
              <w:t>0,19</w:t>
            </w:r>
          </w:p>
        </w:tc>
        <w:tc>
          <w:tcPr>
            <w:tcW w:w="709" w:type="dxa"/>
          </w:tcPr>
          <w:p w14:paraId="79124917" w14:textId="77777777" w:rsidR="006D1256" w:rsidRDefault="00000000">
            <w:pPr>
              <w:spacing w:after="0"/>
              <w:ind w:firstLine="0"/>
            </w:pPr>
            <w:r>
              <w:rPr>
                <w:sz w:val="13"/>
              </w:rPr>
              <w:t>Neutro</w:t>
            </w:r>
          </w:p>
        </w:tc>
        <w:tc>
          <w:tcPr>
            <w:tcW w:w="655" w:type="dxa"/>
          </w:tcPr>
          <w:p w14:paraId="4D8AFB3B" w14:textId="77777777" w:rsidR="006D1256" w:rsidRDefault="00000000">
            <w:pPr>
              <w:spacing w:after="0"/>
              <w:ind w:firstLine="0"/>
            </w:pPr>
            <w:r>
              <w:rPr>
                <w:sz w:val="13"/>
              </w:rPr>
              <w:t>124,5</w:t>
            </w:r>
          </w:p>
        </w:tc>
        <w:tc>
          <w:tcPr>
            <w:tcW w:w="655" w:type="dxa"/>
          </w:tcPr>
          <w:p w14:paraId="67D4D448" w14:textId="77777777" w:rsidR="006D1256" w:rsidRDefault="00000000">
            <w:pPr>
              <w:spacing w:after="0"/>
              <w:ind w:firstLine="0"/>
            </w:pPr>
            <w:r>
              <w:rPr>
                <w:sz w:val="13"/>
              </w:rPr>
              <w:t>110,8</w:t>
            </w:r>
          </w:p>
        </w:tc>
        <w:tc>
          <w:tcPr>
            <w:tcW w:w="655" w:type="dxa"/>
          </w:tcPr>
          <w:p w14:paraId="6AE0C3CB" w14:textId="77777777" w:rsidR="006D1256" w:rsidRDefault="00000000">
            <w:pPr>
              <w:spacing w:after="0"/>
              <w:ind w:firstLine="0"/>
            </w:pPr>
            <w:r>
              <w:rPr>
                <w:sz w:val="13"/>
              </w:rPr>
              <w:t>264,2</w:t>
            </w:r>
          </w:p>
        </w:tc>
        <w:tc>
          <w:tcPr>
            <w:tcW w:w="655" w:type="dxa"/>
          </w:tcPr>
          <w:p w14:paraId="4BC42354" w14:textId="77777777" w:rsidR="006D1256" w:rsidRDefault="00000000">
            <w:pPr>
              <w:spacing w:after="0"/>
              <w:ind w:firstLine="0"/>
            </w:pPr>
            <w:r>
              <w:rPr>
                <w:sz w:val="13"/>
              </w:rPr>
              <w:t>29,4</w:t>
            </w:r>
          </w:p>
        </w:tc>
        <w:tc>
          <w:tcPr>
            <w:tcW w:w="655" w:type="dxa"/>
          </w:tcPr>
          <w:p w14:paraId="3E8C2C9A" w14:textId="77777777" w:rsidR="006D1256" w:rsidRDefault="00000000">
            <w:pPr>
              <w:spacing w:after="0"/>
              <w:ind w:firstLine="0"/>
            </w:pPr>
            <w:r>
              <w:rPr>
                <w:sz w:val="13"/>
              </w:rPr>
              <w:t>0,530</w:t>
            </w:r>
          </w:p>
        </w:tc>
        <w:tc>
          <w:tcPr>
            <w:tcW w:w="655" w:type="dxa"/>
          </w:tcPr>
          <w:p w14:paraId="2297D6AE" w14:textId="77777777" w:rsidR="006D1256" w:rsidRDefault="00000000">
            <w:pPr>
              <w:spacing w:after="0"/>
              <w:ind w:firstLine="0"/>
            </w:pPr>
            <w:r>
              <w:rPr>
                <w:sz w:val="13"/>
              </w:rPr>
              <w:t>75</w:t>
            </w:r>
          </w:p>
        </w:tc>
        <w:tc>
          <w:tcPr>
            <w:tcW w:w="655" w:type="dxa"/>
          </w:tcPr>
          <w:p w14:paraId="361396AC" w14:textId="77777777" w:rsidR="006D1256" w:rsidRDefault="00000000">
            <w:pPr>
              <w:spacing w:after="0"/>
              <w:ind w:firstLine="0"/>
            </w:pPr>
            <w:r>
              <w:rPr>
                <w:sz w:val="13"/>
              </w:rPr>
              <w:t>118,8</w:t>
            </w:r>
          </w:p>
        </w:tc>
        <w:tc>
          <w:tcPr>
            <w:tcW w:w="655" w:type="dxa"/>
          </w:tcPr>
          <w:p w14:paraId="28880693" w14:textId="77777777" w:rsidR="006D1256" w:rsidRDefault="00000000">
            <w:pPr>
              <w:spacing w:after="0"/>
              <w:ind w:firstLine="0"/>
            </w:pPr>
            <w:r>
              <w:rPr>
                <w:sz w:val="13"/>
              </w:rPr>
              <w:t>107,9</w:t>
            </w:r>
          </w:p>
        </w:tc>
        <w:tc>
          <w:tcPr>
            <w:tcW w:w="655" w:type="dxa"/>
          </w:tcPr>
          <w:p w14:paraId="0570F0D3" w14:textId="77777777" w:rsidR="006D1256" w:rsidRDefault="00000000">
            <w:pPr>
              <w:spacing w:after="0"/>
              <w:ind w:firstLine="0"/>
            </w:pPr>
            <w:r>
              <w:rPr>
                <w:sz w:val="13"/>
              </w:rPr>
              <w:t>271,7</w:t>
            </w:r>
          </w:p>
        </w:tc>
        <w:tc>
          <w:tcPr>
            <w:tcW w:w="655" w:type="dxa"/>
          </w:tcPr>
          <w:p w14:paraId="58D383B3" w14:textId="77777777" w:rsidR="006D1256" w:rsidRDefault="00000000">
            <w:pPr>
              <w:spacing w:after="0"/>
              <w:ind w:firstLine="0"/>
            </w:pPr>
            <w:r>
              <w:rPr>
                <w:sz w:val="13"/>
              </w:rPr>
              <w:t>29,6</w:t>
            </w:r>
          </w:p>
        </w:tc>
        <w:tc>
          <w:tcPr>
            <w:tcW w:w="655" w:type="dxa"/>
          </w:tcPr>
          <w:p w14:paraId="45705AF2" w14:textId="77777777" w:rsidR="006D1256" w:rsidRDefault="00000000">
            <w:pPr>
              <w:spacing w:after="0"/>
              <w:ind w:firstLine="0"/>
            </w:pPr>
            <w:r>
              <w:rPr>
                <w:sz w:val="13"/>
              </w:rPr>
              <w:t>0,561</w:t>
            </w:r>
          </w:p>
        </w:tc>
        <w:tc>
          <w:tcPr>
            <w:tcW w:w="655" w:type="dxa"/>
          </w:tcPr>
          <w:p w14:paraId="025DC57E" w14:textId="77777777" w:rsidR="006D1256" w:rsidRDefault="00000000">
            <w:pPr>
              <w:spacing w:after="0"/>
              <w:ind w:firstLine="0"/>
            </w:pPr>
            <w:r>
              <w:rPr>
                <w:sz w:val="13"/>
              </w:rPr>
              <w:t>3325</w:t>
            </w:r>
          </w:p>
        </w:tc>
        <w:tc>
          <w:tcPr>
            <w:tcW w:w="655" w:type="dxa"/>
          </w:tcPr>
          <w:p w14:paraId="626E2280" w14:textId="77777777" w:rsidR="006D1256" w:rsidRDefault="00000000">
            <w:pPr>
              <w:spacing w:after="0"/>
              <w:ind w:firstLine="0"/>
            </w:pPr>
            <w:r>
              <w:rPr>
                <w:sz w:val="13"/>
              </w:rPr>
              <w:t>86,0</w:t>
            </w:r>
          </w:p>
        </w:tc>
        <w:tc>
          <w:tcPr>
            <w:tcW w:w="655" w:type="dxa"/>
          </w:tcPr>
          <w:p w14:paraId="362E7D64" w14:textId="77777777" w:rsidR="006D1256" w:rsidRDefault="00000000">
            <w:pPr>
              <w:spacing w:after="0"/>
              <w:ind w:firstLine="0"/>
            </w:pPr>
            <w:r>
              <w:rPr>
                <w:sz w:val="13"/>
              </w:rPr>
              <w:t>79,8</w:t>
            </w:r>
          </w:p>
        </w:tc>
        <w:tc>
          <w:tcPr>
            <w:tcW w:w="655" w:type="dxa"/>
          </w:tcPr>
          <w:p w14:paraId="308D3D98" w14:textId="77777777" w:rsidR="006D1256" w:rsidRDefault="00000000">
            <w:pPr>
              <w:spacing w:after="0"/>
              <w:ind w:firstLine="0"/>
            </w:pPr>
            <w:r>
              <w:rPr>
                <w:sz w:val="13"/>
              </w:rPr>
              <w:t>273,9</w:t>
            </w:r>
          </w:p>
        </w:tc>
        <w:tc>
          <w:tcPr>
            <w:tcW w:w="655" w:type="dxa"/>
          </w:tcPr>
          <w:p w14:paraId="3580C902" w14:textId="77777777" w:rsidR="006D1256" w:rsidRDefault="00000000">
            <w:pPr>
              <w:spacing w:after="0"/>
              <w:ind w:firstLine="0"/>
            </w:pPr>
            <w:r>
              <w:rPr>
                <w:sz w:val="13"/>
              </w:rPr>
              <w:t>30,9</w:t>
            </w:r>
          </w:p>
        </w:tc>
        <w:tc>
          <w:tcPr>
            <w:tcW w:w="655" w:type="dxa"/>
          </w:tcPr>
          <w:p w14:paraId="28AC34EF" w14:textId="77777777" w:rsidR="006D1256" w:rsidRDefault="00000000">
            <w:pPr>
              <w:spacing w:after="0"/>
              <w:ind w:firstLine="0"/>
            </w:pPr>
            <w:r>
              <w:rPr>
                <w:sz w:val="13"/>
              </w:rPr>
              <w:t>0,375</w:t>
            </w:r>
          </w:p>
        </w:tc>
        <w:tc>
          <w:tcPr>
            <w:tcW w:w="655" w:type="dxa"/>
          </w:tcPr>
          <w:p w14:paraId="71777B2E" w14:textId="77777777" w:rsidR="006D1256" w:rsidRDefault="00000000">
            <w:pPr>
              <w:spacing w:after="0"/>
              <w:ind w:firstLine="0"/>
            </w:pPr>
            <w:r>
              <w:rPr>
                <w:sz w:val="13"/>
              </w:rPr>
              <w:t>250</w:t>
            </w:r>
          </w:p>
        </w:tc>
      </w:tr>
      <w:tr w:rsidR="006D1256" w14:paraId="6730526C" w14:textId="77777777">
        <w:trPr>
          <w:jc w:val="center"/>
        </w:trPr>
        <w:tc>
          <w:tcPr>
            <w:tcW w:w="539" w:type="dxa"/>
          </w:tcPr>
          <w:p w14:paraId="745986ED" w14:textId="77777777" w:rsidR="006D1256" w:rsidRDefault="00000000">
            <w:pPr>
              <w:spacing w:after="0"/>
              <w:ind w:firstLine="0"/>
            </w:pPr>
            <w:r>
              <w:rPr>
                <w:sz w:val="13"/>
              </w:rPr>
              <w:t>2007</w:t>
            </w:r>
          </w:p>
        </w:tc>
        <w:tc>
          <w:tcPr>
            <w:tcW w:w="425" w:type="dxa"/>
          </w:tcPr>
          <w:p w14:paraId="299A1FF2" w14:textId="77777777" w:rsidR="006D1256" w:rsidRDefault="00000000">
            <w:pPr>
              <w:spacing w:after="0"/>
              <w:ind w:firstLine="0"/>
            </w:pPr>
            <w:r>
              <w:rPr>
                <w:sz w:val="13"/>
              </w:rPr>
              <w:t>3</w:t>
            </w:r>
          </w:p>
        </w:tc>
        <w:tc>
          <w:tcPr>
            <w:tcW w:w="539" w:type="dxa"/>
          </w:tcPr>
          <w:p w14:paraId="18C8457B" w14:textId="77777777" w:rsidR="006D1256" w:rsidRDefault="00000000">
            <w:pPr>
              <w:spacing w:after="0"/>
              <w:ind w:firstLine="0"/>
            </w:pPr>
            <w:r>
              <w:rPr>
                <w:sz w:val="13"/>
              </w:rPr>
              <w:t>-0,12</w:t>
            </w:r>
          </w:p>
        </w:tc>
        <w:tc>
          <w:tcPr>
            <w:tcW w:w="709" w:type="dxa"/>
          </w:tcPr>
          <w:p w14:paraId="561E4CDC" w14:textId="77777777" w:rsidR="006D1256" w:rsidRDefault="00000000">
            <w:pPr>
              <w:spacing w:after="0"/>
              <w:ind w:firstLine="0"/>
            </w:pPr>
            <w:r>
              <w:rPr>
                <w:sz w:val="13"/>
              </w:rPr>
              <w:t>Neutro</w:t>
            </w:r>
          </w:p>
        </w:tc>
        <w:tc>
          <w:tcPr>
            <w:tcW w:w="655" w:type="dxa"/>
          </w:tcPr>
          <w:p w14:paraId="63777135" w14:textId="77777777" w:rsidR="006D1256" w:rsidRDefault="00000000">
            <w:pPr>
              <w:spacing w:after="0"/>
              <w:ind w:firstLine="0"/>
            </w:pPr>
            <w:r>
              <w:rPr>
                <w:sz w:val="13"/>
              </w:rPr>
              <w:t>179,1</w:t>
            </w:r>
          </w:p>
        </w:tc>
        <w:tc>
          <w:tcPr>
            <w:tcW w:w="655" w:type="dxa"/>
          </w:tcPr>
          <w:p w14:paraId="783EDD8F" w14:textId="77777777" w:rsidR="006D1256" w:rsidRDefault="00000000">
            <w:pPr>
              <w:spacing w:after="0"/>
              <w:ind w:firstLine="0"/>
            </w:pPr>
            <w:r>
              <w:rPr>
                <w:sz w:val="13"/>
              </w:rPr>
              <w:t>130,6</w:t>
            </w:r>
          </w:p>
        </w:tc>
        <w:tc>
          <w:tcPr>
            <w:tcW w:w="655" w:type="dxa"/>
          </w:tcPr>
          <w:p w14:paraId="1EC6B8F4" w14:textId="77777777" w:rsidR="006D1256" w:rsidRDefault="00000000">
            <w:pPr>
              <w:spacing w:after="0"/>
              <w:ind w:firstLine="0"/>
            </w:pPr>
            <w:r>
              <w:rPr>
                <w:sz w:val="13"/>
              </w:rPr>
              <w:t>88,0</w:t>
            </w:r>
          </w:p>
        </w:tc>
        <w:tc>
          <w:tcPr>
            <w:tcW w:w="655" w:type="dxa"/>
          </w:tcPr>
          <w:p w14:paraId="48B221D0" w14:textId="77777777" w:rsidR="006D1256" w:rsidRDefault="00000000">
            <w:pPr>
              <w:spacing w:after="0"/>
              <w:ind w:firstLine="0"/>
            </w:pPr>
            <w:r>
              <w:rPr>
                <w:sz w:val="13"/>
              </w:rPr>
              <w:t>27,0</w:t>
            </w:r>
          </w:p>
        </w:tc>
        <w:tc>
          <w:tcPr>
            <w:tcW w:w="655" w:type="dxa"/>
          </w:tcPr>
          <w:p w14:paraId="74C7F2BD" w14:textId="77777777" w:rsidR="006D1256" w:rsidRDefault="00000000">
            <w:pPr>
              <w:spacing w:after="0"/>
              <w:ind w:firstLine="0"/>
            </w:pPr>
            <w:r>
              <w:rPr>
                <w:sz w:val="13"/>
              </w:rPr>
              <w:t>0,559</w:t>
            </w:r>
          </w:p>
        </w:tc>
        <w:tc>
          <w:tcPr>
            <w:tcW w:w="655" w:type="dxa"/>
          </w:tcPr>
          <w:p w14:paraId="35B8361F" w14:textId="77777777" w:rsidR="006D1256" w:rsidRDefault="00000000">
            <w:pPr>
              <w:spacing w:after="0"/>
              <w:ind w:firstLine="0"/>
            </w:pPr>
            <w:r>
              <w:rPr>
                <w:sz w:val="13"/>
              </w:rPr>
              <w:t>50</w:t>
            </w:r>
          </w:p>
        </w:tc>
        <w:tc>
          <w:tcPr>
            <w:tcW w:w="655" w:type="dxa"/>
          </w:tcPr>
          <w:p w14:paraId="770107AB" w14:textId="77777777" w:rsidR="006D1256" w:rsidRDefault="00000000">
            <w:pPr>
              <w:spacing w:after="0"/>
              <w:ind w:firstLine="0"/>
            </w:pPr>
            <w:r>
              <w:rPr>
                <w:sz w:val="13"/>
              </w:rPr>
              <w:t>156,4</w:t>
            </w:r>
          </w:p>
        </w:tc>
        <w:tc>
          <w:tcPr>
            <w:tcW w:w="655" w:type="dxa"/>
          </w:tcPr>
          <w:p w14:paraId="7D90251A" w14:textId="77777777" w:rsidR="006D1256" w:rsidRDefault="00000000">
            <w:pPr>
              <w:spacing w:after="0"/>
              <w:ind w:firstLine="0"/>
            </w:pPr>
            <w:r>
              <w:rPr>
                <w:sz w:val="13"/>
              </w:rPr>
              <w:t>115,1</w:t>
            </w:r>
          </w:p>
        </w:tc>
        <w:tc>
          <w:tcPr>
            <w:tcW w:w="655" w:type="dxa"/>
          </w:tcPr>
          <w:p w14:paraId="1DEC4B90" w14:textId="77777777" w:rsidR="006D1256" w:rsidRDefault="00000000">
            <w:pPr>
              <w:spacing w:after="0"/>
              <w:ind w:firstLine="0"/>
            </w:pPr>
            <w:r>
              <w:rPr>
                <w:sz w:val="13"/>
              </w:rPr>
              <w:t>42,9</w:t>
            </w:r>
          </w:p>
        </w:tc>
        <w:tc>
          <w:tcPr>
            <w:tcW w:w="655" w:type="dxa"/>
          </w:tcPr>
          <w:p w14:paraId="0D1B8332" w14:textId="77777777" w:rsidR="006D1256" w:rsidRDefault="00000000">
            <w:pPr>
              <w:spacing w:after="0"/>
              <w:ind w:firstLine="0"/>
            </w:pPr>
            <w:r>
              <w:rPr>
                <w:sz w:val="13"/>
              </w:rPr>
              <w:t>29,6</w:t>
            </w:r>
          </w:p>
        </w:tc>
        <w:tc>
          <w:tcPr>
            <w:tcW w:w="655" w:type="dxa"/>
          </w:tcPr>
          <w:p w14:paraId="7384CB42" w14:textId="77777777" w:rsidR="006D1256" w:rsidRDefault="00000000">
            <w:pPr>
              <w:spacing w:after="0"/>
              <w:ind w:firstLine="0"/>
            </w:pPr>
            <w:r>
              <w:rPr>
                <w:sz w:val="13"/>
              </w:rPr>
              <w:t>0,506</w:t>
            </w:r>
          </w:p>
        </w:tc>
        <w:tc>
          <w:tcPr>
            <w:tcW w:w="655" w:type="dxa"/>
          </w:tcPr>
          <w:p w14:paraId="4876A8B9" w14:textId="77777777" w:rsidR="006D1256" w:rsidRDefault="00000000">
            <w:pPr>
              <w:spacing w:after="0"/>
              <w:ind w:firstLine="0"/>
            </w:pPr>
            <w:r>
              <w:rPr>
                <w:sz w:val="13"/>
              </w:rPr>
              <w:t>15525</w:t>
            </w:r>
          </w:p>
        </w:tc>
        <w:tc>
          <w:tcPr>
            <w:tcW w:w="655" w:type="dxa"/>
          </w:tcPr>
          <w:p w14:paraId="0B33A3E4" w14:textId="77777777" w:rsidR="006D1256" w:rsidRDefault="00000000">
            <w:pPr>
              <w:spacing w:after="0"/>
              <w:ind w:firstLine="0"/>
            </w:pPr>
            <w:r>
              <w:rPr>
                <w:sz w:val="13"/>
              </w:rPr>
              <w:t>146,4</w:t>
            </w:r>
          </w:p>
        </w:tc>
        <w:tc>
          <w:tcPr>
            <w:tcW w:w="655" w:type="dxa"/>
          </w:tcPr>
          <w:p w14:paraId="57231DC5" w14:textId="77777777" w:rsidR="006D1256" w:rsidRDefault="00000000">
            <w:pPr>
              <w:spacing w:after="0"/>
              <w:ind w:firstLine="0"/>
            </w:pPr>
            <w:r>
              <w:rPr>
                <w:sz w:val="13"/>
              </w:rPr>
              <w:t>110,5</w:t>
            </w:r>
          </w:p>
        </w:tc>
        <w:tc>
          <w:tcPr>
            <w:tcW w:w="655" w:type="dxa"/>
          </w:tcPr>
          <w:p w14:paraId="7939F464" w14:textId="77777777" w:rsidR="006D1256" w:rsidRDefault="00000000">
            <w:pPr>
              <w:spacing w:after="0"/>
              <w:ind w:firstLine="0"/>
            </w:pPr>
            <w:r>
              <w:rPr>
                <w:sz w:val="13"/>
              </w:rPr>
              <w:t>40,1</w:t>
            </w:r>
          </w:p>
        </w:tc>
        <w:tc>
          <w:tcPr>
            <w:tcW w:w="655" w:type="dxa"/>
          </w:tcPr>
          <w:p w14:paraId="3F619AC3" w14:textId="77777777" w:rsidR="006D1256" w:rsidRDefault="00000000">
            <w:pPr>
              <w:spacing w:after="0"/>
              <w:ind w:firstLine="0"/>
            </w:pPr>
            <w:r>
              <w:rPr>
                <w:sz w:val="13"/>
              </w:rPr>
              <w:t>28,1</w:t>
            </w:r>
          </w:p>
        </w:tc>
        <w:tc>
          <w:tcPr>
            <w:tcW w:w="655" w:type="dxa"/>
          </w:tcPr>
          <w:p w14:paraId="1E7AFD30" w14:textId="77777777" w:rsidR="006D1256" w:rsidRDefault="00000000">
            <w:pPr>
              <w:spacing w:after="0"/>
              <w:ind w:firstLine="0"/>
            </w:pPr>
            <w:r>
              <w:rPr>
                <w:sz w:val="13"/>
              </w:rPr>
              <w:t>0,475</w:t>
            </w:r>
          </w:p>
        </w:tc>
        <w:tc>
          <w:tcPr>
            <w:tcW w:w="655" w:type="dxa"/>
          </w:tcPr>
          <w:p w14:paraId="6F4FE5D0" w14:textId="77777777" w:rsidR="006D1256" w:rsidRDefault="00000000">
            <w:pPr>
              <w:spacing w:after="0"/>
              <w:ind w:firstLine="0"/>
            </w:pPr>
            <w:r>
              <w:rPr>
                <w:sz w:val="13"/>
              </w:rPr>
              <w:t>1325</w:t>
            </w:r>
          </w:p>
        </w:tc>
      </w:tr>
      <w:tr w:rsidR="006D1256" w14:paraId="4DFB21C6" w14:textId="77777777">
        <w:trPr>
          <w:jc w:val="center"/>
        </w:trPr>
        <w:tc>
          <w:tcPr>
            <w:tcW w:w="539" w:type="dxa"/>
          </w:tcPr>
          <w:p w14:paraId="43D6EECC" w14:textId="77777777" w:rsidR="006D1256" w:rsidRDefault="00000000">
            <w:pPr>
              <w:spacing w:after="0"/>
              <w:ind w:firstLine="0"/>
            </w:pPr>
            <w:r>
              <w:rPr>
                <w:sz w:val="13"/>
              </w:rPr>
              <w:t>2007</w:t>
            </w:r>
          </w:p>
        </w:tc>
        <w:tc>
          <w:tcPr>
            <w:tcW w:w="425" w:type="dxa"/>
          </w:tcPr>
          <w:p w14:paraId="2793E1BA" w14:textId="77777777" w:rsidR="006D1256" w:rsidRDefault="00000000">
            <w:pPr>
              <w:spacing w:after="0"/>
              <w:ind w:firstLine="0"/>
            </w:pPr>
            <w:r>
              <w:rPr>
                <w:sz w:val="13"/>
              </w:rPr>
              <w:t>4</w:t>
            </w:r>
          </w:p>
        </w:tc>
        <w:tc>
          <w:tcPr>
            <w:tcW w:w="539" w:type="dxa"/>
          </w:tcPr>
          <w:p w14:paraId="6F475956" w14:textId="77777777" w:rsidR="006D1256" w:rsidRDefault="00000000">
            <w:pPr>
              <w:spacing w:after="0"/>
              <w:ind w:firstLine="0"/>
            </w:pPr>
            <w:r>
              <w:rPr>
                <w:sz w:val="13"/>
              </w:rPr>
              <w:t>-0,32</w:t>
            </w:r>
          </w:p>
        </w:tc>
        <w:tc>
          <w:tcPr>
            <w:tcW w:w="709" w:type="dxa"/>
          </w:tcPr>
          <w:p w14:paraId="1F3B1DFF" w14:textId="77777777" w:rsidR="006D1256" w:rsidRDefault="00000000">
            <w:pPr>
              <w:spacing w:after="0"/>
              <w:ind w:firstLine="0"/>
            </w:pPr>
            <w:r>
              <w:rPr>
                <w:sz w:val="13"/>
              </w:rPr>
              <w:t>Neutro</w:t>
            </w:r>
          </w:p>
        </w:tc>
        <w:tc>
          <w:tcPr>
            <w:tcW w:w="655" w:type="dxa"/>
          </w:tcPr>
          <w:p w14:paraId="39FA8CE3" w14:textId="77777777" w:rsidR="006D1256" w:rsidRDefault="00000000">
            <w:pPr>
              <w:spacing w:after="0"/>
              <w:ind w:firstLine="0"/>
            </w:pPr>
            <w:r>
              <w:rPr>
                <w:sz w:val="13"/>
              </w:rPr>
              <w:t>128,2</w:t>
            </w:r>
          </w:p>
        </w:tc>
        <w:tc>
          <w:tcPr>
            <w:tcW w:w="655" w:type="dxa"/>
          </w:tcPr>
          <w:p w14:paraId="5BFBC4B8" w14:textId="77777777" w:rsidR="006D1256" w:rsidRDefault="00000000">
            <w:pPr>
              <w:spacing w:after="0"/>
              <w:ind w:firstLine="0"/>
            </w:pPr>
            <w:r>
              <w:rPr>
                <w:sz w:val="13"/>
              </w:rPr>
              <w:t>115,8</w:t>
            </w:r>
          </w:p>
        </w:tc>
        <w:tc>
          <w:tcPr>
            <w:tcW w:w="655" w:type="dxa"/>
          </w:tcPr>
          <w:p w14:paraId="64B6A208" w14:textId="77777777" w:rsidR="006D1256" w:rsidRDefault="00000000">
            <w:pPr>
              <w:spacing w:after="0"/>
              <w:ind w:firstLine="0"/>
            </w:pPr>
            <w:r>
              <w:rPr>
                <w:sz w:val="13"/>
              </w:rPr>
              <w:t>141,6</w:t>
            </w:r>
          </w:p>
        </w:tc>
        <w:tc>
          <w:tcPr>
            <w:tcW w:w="655" w:type="dxa"/>
          </w:tcPr>
          <w:p w14:paraId="4D72E8EB" w14:textId="77777777" w:rsidR="006D1256" w:rsidRDefault="00000000">
            <w:pPr>
              <w:spacing w:after="0"/>
              <w:ind w:firstLine="0"/>
            </w:pPr>
            <w:r>
              <w:rPr>
                <w:sz w:val="13"/>
              </w:rPr>
              <w:t>27,2</w:t>
            </w:r>
          </w:p>
        </w:tc>
        <w:tc>
          <w:tcPr>
            <w:tcW w:w="655" w:type="dxa"/>
          </w:tcPr>
          <w:p w14:paraId="4C5E5B4F" w14:textId="77777777" w:rsidR="006D1256" w:rsidRDefault="00000000">
            <w:pPr>
              <w:spacing w:after="0"/>
              <w:ind w:firstLine="0"/>
            </w:pPr>
            <w:r>
              <w:rPr>
                <w:sz w:val="13"/>
              </w:rPr>
              <w:t>0,603</w:t>
            </w:r>
          </w:p>
        </w:tc>
        <w:tc>
          <w:tcPr>
            <w:tcW w:w="655" w:type="dxa"/>
          </w:tcPr>
          <w:p w14:paraId="5AE1BAAB" w14:textId="77777777" w:rsidR="006D1256" w:rsidRDefault="00000000">
            <w:pPr>
              <w:spacing w:after="0"/>
              <w:ind w:firstLine="0"/>
            </w:pPr>
            <w:r>
              <w:rPr>
                <w:sz w:val="13"/>
              </w:rPr>
              <w:t>0</w:t>
            </w:r>
          </w:p>
        </w:tc>
        <w:tc>
          <w:tcPr>
            <w:tcW w:w="655" w:type="dxa"/>
          </w:tcPr>
          <w:p w14:paraId="20C30B37" w14:textId="77777777" w:rsidR="006D1256" w:rsidRDefault="00000000">
            <w:pPr>
              <w:spacing w:after="0"/>
              <w:ind w:firstLine="0"/>
            </w:pPr>
            <w:r>
              <w:rPr>
                <w:sz w:val="13"/>
              </w:rPr>
              <w:t>106,5</w:t>
            </w:r>
          </w:p>
        </w:tc>
        <w:tc>
          <w:tcPr>
            <w:tcW w:w="655" w:type="dxa"/>
          </w:tcPr>
          <w:p w14:paraId="7591EF54" w14:textId="77777777" w:rsidR="006D1256" w:rsidRDefault="00000000">
            <w:pPr>
              <w:spacing w:after="0"/>
              <w:ind w:firstLine="0"/>
            </w:pPr>
            <w:r>
              <w:rPr>
                <w:sz w:val="13"/>
              </w:rPr>
              <w:t>76,6</w:t>
            </w:r>
          </w:p>
        </w:tc>
        <w:tc>
          <w:tcPr>
            <w:tcW w:w="655" w:type="dxa"/>
          </w:tcPr>
          <w:p w14:paraId="7A976C1D" w14:textId="77777777" w:rsidR="006D1256" w:rsidRDefault="00000000">
            <w:pPr>
              <w:spacing w:after="0"/>
              <w:ind w:firstLine="0"/>
            </w:pPr>
            <w:r>
              <w:rPr>
                <w:sz w:val="13"/>
              </w:rPr>
              <w:t>47,6</w:t>
            </w:r>
          </w:p>
        </w:tc>
        <w:tc>
          <w:tcPr>
            <w:tcW w:w="655" w:type="dxa"/>
          </w:tcPr>
          <w:p w14:paraId="1E1B8574" w14:textId="77777777" w:rsidR="006D1256" w:rsidRDefault="00000000">
            <w:pPr>
              <w:spacing w:after="0"/>
              <w:ind w:firstLine="0"/>
            </w:pPr>
            <w:r>
              <w:rPr>
                <w:sz w:val="13"/>
              </w:rPr>
              <w:t>30,6</w:t>
            </w:r>
          </w:p>
        </w:tc>
        <w:tc>
          <w:tcPr>
            <w:tcW w:w="655" w:type="dxa"/>
          </w:tcPr>
          <w:p w14:paraId="20DB82CB" w14:textId="77777777" w:rsidR="006D1256" w:rsidRDefault="00000000">
            <w:pPr>
              <w:spacing w:after="0"/>
              <w:ind w:firstLine="0"/>
            </w:pPr>
            <w:r>
              <w:rPr>
                <w:sz w:val="13"/>
              </w:rPr>
              <w:t>0,366</w:t>
            </w:r>
          </w:p>
        </w:tc>
        <w:tc>
          <w:tcPr>
            <w:tcW w:w="655" w:type="dxa"/>
          </w:tcPr>
          <w:p w14:paraId="20355C72" w14:textId="77777777" w:rsidR="006D1256" w:rsidRDefault="00000000">
            <w:pPr>
              <w:spacing w:after="0"/>
              <w:ind w:firstLine="0"/>
            </w:pPr>
            <w:r>
              <w:rPr>
                <w:sz w:val="13"/>
              </w:rPr>
              <w:t>20250</w:t>
            </w:r>
          </w:p>
        </w:tc>
        <w:tc>
          <w:tcPr>
            <w:tcW w:w="655" w:type="dxa"/>
          </w:tcPr>
          <w:p w14:paraId="3A284BD2" w14:textId="77777777" w:rsidR="006D1256" w:rsidRDefault="00000000">
            <w:pPr>
              <w:spacing w:after="0"/>
              <w:ind w:firstLine="0"/>
            </w:pPr>
            <w:r>
              <w:rPr>
                <w:sz w:val="13"/>
              </w:rPr>
              <w:t>89,0</w:t>
            </w:r>
          </w:p>
        </w:tc>
        <w:tc>
          <w:tcPr>
            <w:tcW w:w="655" w:type="dxa"/>
          </w:tcPr>
          <w:p w14:paraId="36F178ED" w14:textId="77777777" w:rsidR="006D1256" w:rsidRDefault="00000000">
            <w:pPr>
              <w:spacing w:after="0"/>
              <w:ind w:firstLine="0"/>
            </w:pPr>
            <w:r>
              <w:rPr>
                <w:sz w:val="13"/>
              </w:rPr>
              <w:t>77,6</w:t>
            </w:r>
          </w:p>
        </w:tc>
        <w:tc>
          <w:tcPr>
            <w:tcW w:w="655" w:type="dxa"/>
          </w:tcPr>
          <w:p w14:paraId="68B8FA6E" w14:textId="77777777" w:rsidR="006D1256" w:rsidRDefault="00000000">
            <w:pPr>
              <w:spacing w:after="0"/>
              <w:ind w:firstLine="0"/>
            </w:pPr>
            <w:r>
              <w:rPr>
                <w:sz w:val="13"/>
              </w:rPr>
              <w:t>52,2</w:t>
            </w:r>
          </w:p>
        </w:tc>
        <w:tc>
          <w:tcPr>
            <w:tcW w:w="655" w:type="dxa"/>
          </w:tcPr>
          <w:p w14:paraId="1B6C421A" w14:textId="77777777" w:rsidR="006D1256" w:rsidRDefault="00000000">
            <w:pPr>
              <w:spacing w:after="0"/>
              <w:ind w:firstLine="0"/>
            </w:pPr>
            <w:r>
              <w:rPr>
                <w:sz w:val="13"/>
              </w:rPr>
              <w:t>30,0</w:t>
            </w:r>
          </w:p>
        </w:tc>
        <w:tc>
          <w:tcPr>
            <w:tcW w:w="655" w:type="dxa"/>
          </w:tcPr>
          <w:p w14:paraId="2330A7C1" w14:textId="77777777" w:rsidR="006D1256" w:rsidRDefault="00000000">
            <w:pPr>
              <w:spacing w:after="0"/>
              <w:ind w:firstLine="0"/>
            </w:pPr>
            <w:r>
              <w:rPr>
                <w:sz w:val="13"/>
              </w:rPr>
              <w:t>0,379</w:t>
            </w:r>
          </w:p>
        </w:tc>
        <w:tc>
          <w:tcPr>
            <w:tcW w:w="655" w:type="dxa"/>
          </w:tcPr>
          <w:p w14:paraId="1CA05575" w14:textId="77777777" w:rsidR="006D1256" w:rsidRDefault="00000000">
            <w:pPr>
              <w:spacing w:after="0"/>
              <w:ind w:firstLine="0"/>
            </w:pPr>
            <w:r>
              <w:rPr>
                <w:sz w:val="13"/>
              </w:rPr>
              <w:t>250</w:t>
            </w:r>
          </w:p>
        </w:tc>
      </w:tr>
      <w:tr w:rsidR="006D1256" w14:paraId="0AD540FE" w14:textId="77777777">
        <w:trPr>
          <w:jc w:val="center"/>
        </w:trPr>
        <w:tc>
          <w:tcPr>
            <w:tcW w:w="539" w:type="dxa"/>
          </w:tcPr>
          <w:p w14:paraId="364B9294" w14:textId="77777777" w:rsidR="006D1256" w:rsidRDefault="00000000">
            <w:pPr>
              <w:spacing w:after="0"/>
              <w:ind w:firstLine="0"/>
            </w:pPr>
            <w:r>
              <w:rPr>
                <w:sz w:val="13"/>
              </w:rPr>
              <w:t>2007</w:t>
            </w:r>
          </w:p>
        </w:tc>
        <w:tc>
          <w:tcPr>
            <w:tcW w:w="425" w:type="dxa"/>
          </w:tcPr>
          <w:p w14:paraId="0C4315F4" w14:textId="77777777" w:rsidR="006D1256" w:rsidRDefault="00000000">
            <w:pPr>
              <w:spacing w:after="0"/>
              <w:ind w:firstLine="0"/>
            </w:pPr>
            <w:r>
              <w:rPr>
                <w:sz w:val="13"/>
              </w:rPr>
              <w:t>5</w:t>
            </w:r>
          </w:p>
        </w:tc>
        <w:tc>
          <w:tcPr>
            <w:tcW w:w="539" w:type="dxa"/>
          </w:tcPr>
          <w:p w14:paraId="04ADF17C" w14:textId="77777777" w:rsidR="006D1256" w:rsidRDefault="00000000">
            <w:pPr>
              <w:spacing w:after="0"/>
              <w:ind w:firstLine="0"/>
            </w:pPr>
            <w:r>
              <w:rPr>
                <w:sz w:val="13"/>
              </w:rPr>
              <w:t>-0,34</w:t>
            </w:r>
          </w:p>
        </w:tc>
        <w:tc>
          <w:tcPr>
            <w:tcW w:w="709" w:type="dxa"/>
          </w:tcPr>
          <w:p w14:paraId="2015CC3C" w14:textId="77777777" w:rsidR="006D1256" w:rsidRDefault="00000000">
            <w:pPr>
              <w:spacing w:after="0"/>
              <w:ind w:firstLine="0"/>
            </w:pPr>
            <w:r>
              <w:rPr>
                <w:sz w:val="13"/>
              </w:rPr>
              <w:t>Neutro</w:t>
            </w:r>
          </w:p>
        </w:tc>
        <w:tc>
          <w:tcPr>
            <w:tcW w:w="655" w:type="dxa"/>
          </w:tcPr>
          <w:p w14:paraId="7F48D762" w14:textId="77777777" w:rsidR="006D1256" w:rsidRDefault="00000000">
            <w:pPr>
              <w:spacing w:after="0"/>
              <w:ind w:firstLine="0"/>
            </w:pPr>
            <w:r>
              <w:rPr>
                <w:sz w:val="13"/>
              </w:rPr>
              <w:t>137,1</w:t>
            </w:r>
          </w:p>
        </w:tc>
        <w:tc>
          <w:tcPr>
            <w:tcW w:w="655" w:type="dxa"/>
          </w:tcPr>
          <w:p w14:paraId="287BD6A5" w14:textId="77777777" w:rsidR="006D1256" w:rsidRDefault="00000000">
            <w:pPr>
              <w:spacing w:after="0"/>
              <w:ind w:firstLine="0"/>
            </w:pPr>
            <w:r>
              <w:rPr>
                <w:sz w:val="13"/>
              </w:rPr>
              <w:t>106,8</w:t>
            </w:r>
          </w:p>
        </w:tc>
        <w:tc>
          <w:tcPr>
            <w:tcW w:w="655" w:type="dxa"/>
          </w:tcPr>
          <w:p w14:paraId="31E63E27" w14:textId="77777777" w:rsidR="006D1256" w:rsidRDefault="00000000">
            <w:pPr>
              <w:spacing w:after="0"/>
              <w:ind w:firstLine="0"/>
            </w:pPr>
            <w:r>
              <w:rPr>
                <w:sz w:val="13"/>
              </w:rPr>
              <w:t>88,0</w:t>
            </w:r>
          </w:p>
        </w:tc>
        <w:tc>
          <w:tcPr>
            <w:tcW w:w="655" w:type="dxa"/>
          </w:tcPr>
          <w:p w14:paraId="68EB1936" w14:textId="77777777" w:rsidR="006D1256" w:rsidRDefault="00000000">
            <w:pPr>
              <w:spacing w:after="0"/>
              <w:ind w:firstLine="0"/>
            </w:pPr>
            <w:r>
              <w:rPr>
                <w:sz w:val="13"/>
              </w:rPr>
              <w:t>26,1</w:t>
            </w:r>
          </w:p>
        </w:tc>
        <w:tc>
          <w:tcPr>
            <w:tcW w:w="655" w:type="dxa"/>
          </w:tcPr>
          <w:p w14:paraId="1E330B8E" w14:textId="77777777" w:rsidR="006D1256" w:rsidRDefault="00000000">
            <w:pPr>
              <w:spacing w:after="0"/>
              <w:ind w:firstLine="0"/>
            </w:pPr>
            <w:r>
              <w:rPr>
                <w:sz w:val="13"/>
              </w:rPr>
              <w:t>0,655</w:t>
            </w:r>
          </w:p>
        </w:tc>
        <w:tc>
          <w:tcPr>
            <w:tcW w:w="655" w:type="dxa"/>
          </w:tcPr>
          <w:p w14:paraId="274EFF62" w14:textId="77777777" w:rsidR="006D1256" w:rsidRDefault="00000000">
            <w:pPr>
              <w:spacing w:after="0"/>
              <w:ind w:firstLine="0"/>
            </w:pPr>
            <w:r>
              <w:rPr>
                <w:sz w:val="13"/>
              </w:rPr>
              <w:t>500</w:t>
            </w:r>
          </w:p>
        </w:tc>
        <w:tc>
          <w:tcPr>
            <w:tcW w:w="655" w:type="dxa"/>
          </w:tcPr>
          <w:p w14:paraId="1CA8204E" w14:textId="77777777" w:rsidR="006D1256" w:rsidRDefault="00000000">
            <w:pPr>
              <w:spacing w:after="0"/>
              <w:ind w:firstLine="0"/>
            </w:pPr>
            <w:r>
              <w:rPr>
                <w:sz w:val="13"/>
              </w:rPr>
              <w:t>96,3</w:t>
            </w:r>
          </w:p>
        </w:tc>
        <w:tc>
          <w:tcPr>
            <w:tcW w:w="655" w:type="dxa"/>
          </w:tcPr>
          <w:p w14:paraId="78EC11AC" w14:textId="77777777" w:rsidR="006D1256" w:rsidRDefault="00000000">
            <w:pPr>
              <w:spacing w:after="0"/>
              <w:ind w:firstLine="0"/>
            </w:pPr>
            <w:r>
              <w:rPr>
                <w:sz w:val="13"/>
              </w:rPr>
              <w:t>54,6</w:t>
            </w:r>
          </w:p>
        </w:tc>
        <w:tc>
          <w:tcPr>
            <w:tcW w:w="655" w:type="dxa"/>
          </w:tcPr>
          <w:p w14:paraId="136EDC50" w14:textId="77777777" w:rsidR="006D1256" w:rsidRDefault="00000000">
            <w:pPr>
              <w:spacing w:after="0"/>
              <w:ind w:firstLine="0"/>
            </w:pPr>
            <w:r>
              <w:rPr>
                <w:sz w:val="13"/>
              </w:rPr>
              <w:t>5,7</w:t>
            </w:r>
          </w:p>
        </w:tc>
        <w:tc>
          <w:tcPr>
            <w:tcW w:w="655" w:type="dxa"/>
          </w:tcPr>
          <w:p w14:paraId="1F06A109" w14:textId="77777777" w:rsidR="006D1256" w:rsidRDefault="00000000">
            <w:pPr>
              <w:spacing w:after="0"/>
              <w:ind w:firstLine="0"/>
            </w:pPr>
            <w:r>
              <w:rPr>
                <w:sz w:val="13"/>
              </w:rPr>
              <w:t>31,0</w:t>
            </w:r>
          </w:p>
        </w:tc>
        <w:tc>
          <w:tcPr>
            <w:tcW w:w="655" w:type="dxa"/>
          </w:tcPr>
          <w:p w14:paraId="5C5CA40B" w14:textId="77777777" w:rsidR="006D1256" w:rsidRDefault="00000000">
            <w:pPr>
              <w:spacing w:after="0"/>
              <w:ind w:firstLine="0"/>
            </w:pPr>
            <w:r>
              <w:rPr>
                <w:sz w:val="13"/>
              </w:rPr>
              <w:t>0,273</w:t>
            </w:r>
          </w:p>
        </w:tc>
        <w:tc>
          <w:tcPr>
            <w:tcW w:w="655" w:type="dxa"/>
          </w:tcPr>
          <w:p w14:paraId="690E28AA" w14:textId="77777777" w:rsidR="006D1256" w:rsidRDefault="00000000">
            <w:pPr>
              <w:spacing w:after="0"/>
              <w:ind w:firstLine="0"/>
            </w:pPr>
            <w:r>
              <w:rPr>
                <w:sz w:val="13"/>
              </w:rPr>
              <w:t>34150</w:t>
            </w:r>
          </w:p>
        </w:tc>
        <w:tc>
          <w:tcPr>
            <w:tcW w:w="655" w:type="dxa"/>
          </w:tcPr>
          <w:p w14:paraId="5F3AE676" w14:textId="77777777" w:rsidR="006D1256" w:rsidRDefault="00000000">
            <w:pPr>
              <w:spacing w:after="0"/>
              <w:ind w:firstLine="0"/>
            </w:pPr>
            <w:r>
              <w:rPr>
                <w:sz w:val="13"/>
              </w:rPr>
              <w:t>95,2</w:t>
            </w:r>
          </w:p>
        </w:tc>
        <w:tc>
          <w:tcPr>
            <w:tcW w:w="655" w:type="dxa"/>
          </w:tcPr>
          <w:p w14:paraId="71A81B80" w14:textId="77777777" w:rsidR="006D1256" w:rsidRDefault="00000000">
            <w:pPr>
              <w:spacing w:after="0"/>
              <w:ind w:firstLine="0"/>
            </w:pPr>
            <w:r>
              <w:rPr>
                <w:sz w:val="13"/>
              </w:rPr>
              <w:t>59,5</w:t>
            </w:r>
          </w:p>
        </w:tc>
        <w:tc>
          <w:tcPr>
            <w:tcW w:w="655" w:type="dxa"/>
          </w:tcPr>
          <w:p w14:paraId="5933E726" w14:textId="77777777" w:rsidR="006D1256" w:rsidRDefault="00000000">
            <w:pPr>
              <w:spacing w:after="0"/>
              <w:ind w:firstLine="0"/>
            </w:pPr>
            <w:r>
              <w:rPr>
                <w:sz w:val="13"/>
              </w:rPr>
              <w:t>24,5</w:t>
            </w:r>
          </w:p>
        </w:tc>
        <w:tc>
          <w:tcPr>
            <w:tcW w:w="655" w:type="dxa"/>
          </w:tcPr>
          <w:p w14:paraId="37377B24" w14:textId="77777777" w:rsidR="006D1256" w:rsidRDefault="00000000">
            <w:pPr>
              <w:spacing w:after="0"/>
              <w:ind w:firstLine="0"/>
            </w:pPr>
            <w:r>
              <w:rPr>
                <w:sz w:val="13"/>
              </w:rPr>
              <w:t>30,2</w:t>
            </w:r>
          </w:p>
        </w:tc>
        <w:tc>
          <w:tcPr>
            <w:tcW w:w="655" w:type="dxa"/>
          </w:tcPr>
          <w:p w14:paraId="667BE1DA" w14:textId="77777777" w:rsidR="006D1256" w:rsidRDefault="00000000">
            <w:pPr>
              <w:spacing w:after="0"/>
              <w:ind w:firstLine="0"/>
            </w:pPr>
            <w:r>
              <w:rPr>
                <w:sz w:val="13"/>
              </w:rPr>
              <w:t>0,313</w:t>
            </w:r>
          </w:p>
        </w:tc>
        <w:tc>
          <w:tcPr>
            <w:tcW w:w="655" w:type="dxa"/>
          </w:tcPr>
          <w:p w14:paraId="399456DD" w14:textId="77777777" w:rsidR="006D1256" w:rsidRDefault="00000000">
            <w:pPr>
              <w:spacing w:after="0"/>
              <w:ind w:firstLine="0"/>
            </w:pPr>
            <w:r>
              <w:rPr>
                <w:sz w:val="13"/>
              </w:rPr>
              <w:t>1425</w:t>
            </w:r>
          </w:p>
        </w:tc>
      </w:tr>
      <w:tr w:rsidR="006D1256" w14:paraId="32989785" w14:textId="77777777">
        <w:trPr>
          <w:jc w:val="center"/>
        </w:trPr>
        <w:tc>
          <w:tcPr>
            <w:tcW w:w="539" w:type="dxa"/>
          </w:tcPr>
          <w:p w14:paraId="322B088C" w14:textId="77777777" w:rsidR="006D1256" w:rsidRDefault="00000000">
            <w:pPr>
              <w:spacing w:after="0"/>
              <w:ind w:firstLine="0"/>
            </w:pPr>
            <w:r>
              <w:rPr>
                <w:sz w:val="13"/>
              </w:rPr>
              <w:t>2007</w:t>
            </w:r>
          </w:p>
        </w:tc>
        <w:tc>
          <w:tcPr>
            <w:tcW w:w="425" w:type="dxa"/>
          </w:tcPr>
          <w:p w14:paraId="37F3A625" w14:textId="77777777" w:rsidR="006D1256" w:rsidRDefault="00000000">
            <w:pPr>
              <w:spacing w:after="0"/>
              <w:ind w:firstLine="0"/>
            </w:pPr>
            <w:r>
              <w:rPr>
                <w:sz w:val="13"/>
              </w:rPr>
              <w:t>6</w:t>
            </w:r>
          </w:p>
        </w:tc>
        <w:tc>
          <w:tcPr>
            <w:tcW w:w="539" w:type="dxa"/>
          </w:tcPr>
          <w:p w14:paraId="1939B7A1" w14:textId="77777777" w:rsidR="006D1256" w:rsidRDefault="00000000">
            <w:pPr>
              <w:spacing w:after="0"/>
              <w:ind w:firstLine="0"/>
            </w:pPr>
            <w:r>
              <w:rPr>
                <w:sz w:val="13"/>
              </w:rPr>
              <w:t>-0,41</w:t>
            </w:r>
          </w:p>
        </w:tc>
        <w:tc>
          <w:tcPr>
            <w:tcW w:w="709" w:type="dxa"/>
          </w:tcPr>
          <w:p w14:paraId="56465B53" w14:textId="77777777" w:rsidR="006D1256" w:rsidRDefault="00000000">
            <w:pPr>
              <w:spacing w:after="0"/>
              <w:ind w:firstLine="0"/>
            </w:pPr>
            <w:r>
              <w:rPr>
                <w:sz w:val="13"/>
              </w:rPr>
              <w:t>Neutro</w:t>
            </w:r>
          </w:p>
        </w:tc>
        <w:tc>
          <w:tcPr>
            <w:tcW w:w="655" w:type="dxa"/>
          </w:tcPr>
          <w:p w14:paraId="642A7610" w14:textId="77777777" w:rsidR="006D1256" w:rsidRDefault="00000000">
            <w:pPr>
              <w:spacing w:after="0"/>
              <w:ind w:firstLine="0"/>
            </w:pPr>
            <w:r>
              <w:rPr>
                <w:sz w:val="13"/>
              </w:rPr>
              <w:t>127,1</w:t>
            </w:r>
          </w:p>
        </w:tc>
        <w:tc>
          <w:tcPr>
            <w:tcW w:w="655" w:type="dxa"/>
          </w:tcPr>
          <w:p w14:paraId="4C0027C4" w14:textId="77777777" w:rsidR="006D1256" w:rsidRDefault="00000000">
            <w:pPr>
              <w:spacing w:after="0"/>
              <w:ind w:firstLine="0"/>
            </w:pPr>
            <w:r>
              <w:rPr>
                <w:sz w:val="13"/>
              </w:rPr>
              <w:t>86,5</w:t>
            </w:r>
          </w:p>
        </w:tc>
        <w:tc>
          <w:tcPr>
            <w:tcW w:w="655" w:type="dxa"/>
          </w:tcPr>
          <w:p w14:paraId="3D026FE2" w14:textId="77777777" w:rsidR="006D1256" w:rsidRDefault="00000000">
            <w:pPr>
              <w:spacing w:after="0"/>
              <w:ind w:firstLine="0"/>
            </w:pPr>
            <w:r>
              <w:rPr>
                <w:sz w:val="13"/>
              </w:rPr>
              <w:t>57,1</w:t>
            </w:r>
          </w:p>
        </w:tc>
        <w:tc>
          <w:tcPr>
            <w:tcW w:w="655" w:type="dxa"/>
          </w:tcPr>
          <w:p w14:paraId="218AF73D" w14:textId="77777777" w:rsidR="006D1256" w:rsidRDefault="00000000">
            <w:pPr>
              <w:spacing w:after="0"/>
              <w:ind w:firstLine="0"/>
            </w:pPr>
            <w:r>
              <w:rPr>
                <w:sz w:val="13"/>
              </w:rPr>
              <w:t>24,7</w:t>
            </w:r>
          </w:p>
        </w:tc>
        <w:tc>
          <w:tcPr>
            <w:tcW w:w="655" w:type="dxa"/>
          </w:tcPr>
          <w:p w14:paraId="6B3B933C" w14:textId="77777777" w:rsidR="006D1256" w:rsidRDefault="00000000">
            <w:pPr>
              <w:spacing w:after="0"/>
              <w:ind w:firstLine="0"/>
            </w:pPr>
            <w:r>
              <w:rPr>
                <w:sz w:val="13"/>
              </w:rPr>
              <w:t>0,608</w:t>
            </w:r>
          </w:p>
        </w:tc>
        <w:tc>
          <w:tcPr>
            <w:tcW w:w="655" w:type="dxa"/>
          </w:tcPr>
          <w:p w14:paraId="678C47DA" w14:textId="77777777" w:rsidR="006D1256" w:rsidRDefault="00000000">
            <w:pPr>
              <w:spacing w:after="0"/>
              <w:ind w:firstLine="0"/>
            </w:pPr>
            <w:r>
              <w:rPr>
                <w:sz w:val="13"/>
              </w:rPr>
              <w:t>2125</w:t>
            </w:r>
          </w:p>
        </w:tc>
        <w:tc>
          <w:tcPr>
            <w:tcW w:w="655" w:type="dxa"/>
          </w:tcPr>
          <w:p w14:paraId="0BAD5522" w14:textId="77777777" w:rsidR="006D1256" w:rsidRDefault="00000000">
            <w:pPr>
              <w:spacing w:after="0"/>
              <w:ind w:firstLine="0"/>
            </w:pPr>
            <w:r>
              <w:rPr>
                <w:sz w:val="13"/>
              </w:rPr>
              <w:t>80,9</w:t>
            </w:r>
          </w:p>
        </w:tc>
        <w:tc>
          <w:tcPr>
            <w:tcW w:w="655" w:type="dxa"/>
          </w:tcPr>
          <w:p w14:paraId="13A7B226" w14:textId="77777777" w:rsidR="006D1256" w:rsidRDefault="00000000">
            <w:pPr>
              <w:spacing w:after="0"/>
              <w:ind w:firstLine="0"/>
            </w:pPr>
            <w:r>
              <w:rPr>
                <w:sz w:val="13"/>
              </w:rPr>
              <w:t>36,8</w:t>
            </w:r>
          </w:p>
        </w:tc>
        <w:tc>
          <w:tcPr>
            <w:tcW w:w="655" w:type="dxa"/>
          </w:tcPr>
          <w:p w14:paraId="236A2982" w14:textId="77777777" w:rsidR="006D1256" w:rsidRDefault="00000000">
            <w:pPr>
              <w:spacing w:after="0"/>
              <w:ind w:firstLine="0"/>
            </w:pPr>
            <w:r>
              <w:rPr>
                <w:sz w:val="13"/>
              </w:rPr>
              <w:t>0,5</w:t>
            </w:r>
          </w:p>
        </w:tc>
        <w:tc>
          <w:tcPr>
            <w:tcW w:w="655" w:type="dxa"/>
          </w:tcPr>
          <w:p w14:paraId="3AC72191" w14:textId="77777777" w:rsidR="006D1256" w:rsidRDefault="00000000">
            <w:pPr>
              <w:spacing w:after="0"/>
              <w:ind w:firstLine="0"/>
            </w:pPr>
            <w:r>
              <w:rPr>
                <w:sz w:val="13"/>
              </w:rPr>
              <w:t>29,9</w:t>
            </w:r>
          </w:p>
        </w:tc>
        <w:tc>
          <w:tcPr>
            <w:tcW w:w="655" w:type="dxa"/>
          </w:tcPr>
          <w:p w14:paraId="045F7A24" w14:textId="77777777" w:rsidR="006D1256" w:rsidRDefault="00000000">
            <w:pPr>
              <w:spacing w:after="0"/>
              <w:ind w:firstLine="0"/>
            </w:pPr>
            <w:r>
              <w:rPr>
                <w:sz w:val="13"/>
              </w:rPr>
              <w:t>0,195</w:t>
            </w:r>
          </w:p>
        </w:tc>
        <w:tc>
          <w:tcPr>
            <w:tcW w:w="655" w:type="dxa"/>
          </w:tcPr>
          <w:p w14:paraId="5DDD6EF9" w14:textId="77777777" w:rsidR="006D1256" w:rsidRDefault="00000000">
            <w:pPr>
              <w:spacing w:after="0"/>
              <w:ind w:firstLine="0"/>
            </w:pPr>
            <w:r>
              <w:rPr>
                <w:sz w:val="13"/>
              </w:rPr>
              <w:t>63625</w:t>
            </w:r>
          </w:p>
        </w:tc>
        <w:tc>
          <w:tcPr>
            <w:tcW w:w="655" w:type="dxa"/>
          </w:tcPr>
          <w:p w14:paraId="12F733A1" w14:textId="77777777" w:rsidR="006D1256" w:rsidRDefault="00000000">
            <w:pPr>
              <w:spacing w:after="0"/>
              <w:ind w:firstLine="0"/>
            </w:pPr>
            <w:r>
              <w:rPr>
                <w:sz w:val="13"/>
              </w:rPr>
              <w:t>88,1</w:t>
            </w:r>
          </w:p>
        </w:tc>
        <w:tc>
          <w:tcPr>
            <w:tcW w:w="655" w:type="dxa"/>
          </w:tcPr>
          <w:p w14:paraId="308473EB" w14:textId="77777777" w:rsidR="006D1256" w:rsidRDefault="00000000">
            <w:pPr>
              <w:spacing w:after="0"/>
              <w:ind w:firstLine="0"/>
            </w:pPr>
            <w:r>
              <w:rPr>
                <w:sz w:val="13"/>
              </w:rPr>
              <w:t>42,1</w:t>
            </w:r>
          </w:p>
        </w:tc>
        <w:tc>
          <w:tcPr>
            <w:tcW w:w="655" w:type="dxa"/>
          </w:tcPr>
          <w:p w14:paraId="645FBC56" w14:textId="77777777" w:rsidR="006D1256" w:rsidRDefault="00000000">
            <w:pPr>
              <w:spacing w:after="0"/>
              <w:ind w:firstLine="0"/>
            </w:pPr>
            <w:r>
              <w:rPr>
                <w:sz w:val="13"/>
              </w:rPr>
              <w:t>19,2</w:t>
            </w:r>
          </w:p>
        </w:tc>
        <w:tc>
          <w:tcPr>
            <w:tcW w:w="655" w:type="dxa"/>
          </w:tcPr>
          <w:p w14:paraId="47C91166" w14:textId="77777777" w:rsidR="006D1256" w:rsidRDefault="00000000">
            <w:pPr>
              <w:spacing w:after="0"/>
              <w:ind w:firstLine="0"/>
            </w:pPr>
            <w:r>
              <w:rPr>
                <w:sz w:val="13"/>
              </w:rPr>
              <w:t>28,6</w:t>
            </w:r>
          </w:p>
        </w:tc>
        <w:tc>
          <w:tcPr>
            <w:tcW w:w="655" w:type="dxa"/>
          </w:tcPr>
          <w:p w14:paraId="07AD4DF3" w14:textId="77777777" w:rsidR="006D1256" w:rsidRDefault="00000000">
            <w:pPr>
              <w:spacing w:after="0"/>
              <w:ind w:firstLine="0"/>
            </w:pPr>
            <w:r>
              <w:rPr>
                <w:sz w:val="13"/>
              </w:rPr>
              <w:t>0,244</w:t>
            </w:r>
          </w:p>
        </w:tc>
        <w:tc>
          <w:tcPr>
            <w:tcW w:w="655" w:type="dxa"/>
          </w:tcPr>
          <w:p w14:paraId="1E94193A" w14:textId="77777777" w:rsidR="006D1256" w:rsidRDefault="00000000">
            <w:pPr>
              <w:spacing w:after="0"/>
              <w:ind w:firstLine="0"/>
            </w:pPr>
            <w:r>
              <w:rPr>
                <w:sz w:val="13"/>
              </w:rPr>
              <w:t>2275</w:t>
            </w:r>
          </w:p>
        </w:tc>
      </w:tr>
      <w:tr w:rsidR="006D1256" w14:paraId="10019A66" w14:textId="77777777">
        <w:trPr>
          <w:jc w:val="center"/>
        </w:trPr>
        <w:tc>
          <w:tcPr>
            <w:tcW w:w="539" w:type="dxa"/>
          </w:tcPr>
          <w:p w14:paraId="22F98DCE" w14:textId="77777777" w:rsidR="006D1256" w:rsidRDefault="00000000">
            <w:pPr>
              <w:spacing w:after="0"/>
              <w:ind w:firstLine="0"/>
            </w:pPr>
            <w:r>
              <w:rPr>
                <w:sz w:val="13"/>
              </w:rPr>
              <w:t>2007</w:t>
            </w:r>
          </w:p>
        </w:tc>
        <w:tc>
          <w:tcPr>
            <w:tcW w:w="425" w:type="dxa"/>
          </w:tcPr>
          <w:p w14:paraId="5AC1CC0F" w14:textId="77777777" w:rsidR="006D1256" w:rsidRDefault="00000000">
            <w:pPr>
              <w:spacing w:after="0"/>
              <w:ind w:firstLine="0"/>
            </w:pPr>
            <w:r>
              <w:rPr>
                <w:sz w:val="13"/>
              </w:rPr>
              <w:t>7</w:t>
            </w:r>
          </w:p>
        </w:tc>
        <w:tc>
          <w:tcPr>
            <w:tcW w:w="539" w:type="dxa"/>
          </w:tcPr>
          <w:p w14:paraId="57BE4C71" w14:textId="77777777" w:rsidR="006D1256" w:rsidRDefault="00000000">
            <w:pPr>
              <w:spacing w:after="0"/>
              <w:ind w:firstLine="0"/>
            </w:pPr>
            <w:r>
              <w:rPr>
                <w:sz w:val="13"/>
              </w:rPr>
              <w:t>-0,49</w:t>
            </w:r>
          </w:p>
        </w:tc>
        <w:tc>
          <w:tcPr>
            <w:tcW w:w="709" w:type="dxa"/>
          </w:tcPr>
          <w:p w14:paraId="3A876198" w14:textId="77777777" w:rsidR="006D1256" w:rsidRDefault="00000000">
            <w:pPr>
              <w:spacing w:after="0"/>
              <w:ind w:firstLine="0"/>
            </w:pPr>
            <w:r>
              <w:rPr>
                <w:sz w:val="13"/>
              </w:rPr>
              <w:t>Neutro</w:t>
            </w:r>
          </w:p>
        </w:tc>
        <w:tc>
          <w:tcPr>
            <w:tcW w:w="655" w:type="dxa"/>
          </w:tcPr>
          <w:p w14:paraId="76B7D630" w14:textId="77777777" w:rsidR="006D1256" w:rsidRDefault="00000000">
            <w:pPr>
              <w:spacing w:after="0"/>
              <w:ind w:firstLine="0"/>
            </w:pPr>
            <w:r>
              <w:rPr>
                <w:sz w:val="13"/>
              </w:rPr>
              <w:t>128,4</w:t>
            </w:r>
          </w:p>
        </w:tc>
        <w:tc>
          <w:tcPr>
            <w:tcW w:w="655" w:type="dxa"/>
          </w:tcPr>
          <w:p w14:paraId="05A0E4B4" w14:textId="77777777" w:rsidR="006D1256" w:rsidRDefault="00000000">
            <w:pPr>
              <w:spacing w:after="0"/>
              <w:ind w:firstLine="0"/>
            </w:pPr>
            <w:r>
              <w:rPr>
                <w:sz w:val="13"/>
              </w:rPr>
              <w:t>79,1</w:t>
            </w:r>
          </w:p>
        </w:tc>
        <w:tc>
          <w:tcPr>
            <w:tcW w:w="655" w:type="dxa"/>
          </w:tcPr>
          <w:p w14:paraId="08728B36" w14:textId="77777777" w:rsidR="006D1256" w:rsidRDefault="00000000">
            <w:pPr>
              <w:spacing w:after="0"/>
              <w:ind w:firstLine="0"/>
            </w:pPr>
            <w:r>
              <w:rPr>
                <w:sz w:val="13"/>
              </w:rPr>
              <w:t>64,8</w:t>
            </w:r>
          </w:p>
        </w:tc>
        <w:tc>
          <w:tcPr>
            <w:tcW w:w="655" w:type="dxa"/>
          </w:tcPr>
          <w:p w14:paraId="2D53447A" w14:textId="77777777" w:rsidR="006D1256" w:rsidRDefault="00000000">
            <w:pPr>
              <w:spacing w:after="0"/>
              <w:ind w:firstLine="0"/>
            </w:pPr>
            <w:r>
              <w:rPr>
                <w:sz w:val="13"/>
              </w:rPr>
              <w:t>24,6</w:t>
            </w:r>
          </w:p>
        </w:tc>
        <w:tc>
          <w:tcPr>
            <w:tcW w:w="655" w:type="dxa"/>
          </w:tcPr>
          <w:p w14:paraId="6E76B616" w14:textId="77777777" w:rsidR="006D1256" w:rsidRDefault="00000000">
            <w:pPr>
              <w:spacing w:after="0"/>
              <w:ind w:firstLine="0"/>
            </w:pPr>
            <w:r>
              <w:rPr>
                <w:sz w:val="13"/>
              </w:rPr>
              <w:t>0,539</w:t>
            </w:r>
          </w:p>
        </w:tc>
        <w:tc>
          <w:tcPr>
            <w:tcW w:w="655" w:type="dxa"/>
          </w:tcPr>
          <w:p w14:paraId="5B346BEB" w14:textId="77777777" w:rsidR="006D1256" w:rsidRDefault="00000000">
            <w:pPr>
              <w:spacing w:after="0"/>
              <w:ind w:firstLine="0"/>
            </w:pPr>
            <w:r>
              <w:rPr>
                <w:sz w:val="13"/>
              </w:rPr>
              <w:t>2425</w:t>
            </w:r>
          </w:p>
        </w:tc>
        <w:tc>
          <w:tcPr>
            <w:tcW w:w="655" w:type="dxa"/>
          </w:tcPr>
          <w:p w14:paraId="051CEF04" w14:textId="77777777" w:rsidR="006D1256" w:rsidRDefault="00000000">
            <w:pPr>
              <w:spacing w:after="0"/>
              <w:ind w:firstLine="0"/>
            </w:pPr>
            <w:r>
              <w:rPr>
                <w:sz w:val="13"/>
              </w:rPr>
              <w:t>64,5</w:t>
            </w:r>
          </w:p>
        </w:tc>
        <w:tc>
          <w:tcPr>
            <w:tcW w:w="655" w:type="dxa"/>
          </w:tcPr>
          <w:p w14:paraId="420A1B5C" w14:textId="77777777" w:rsidR="006D1256" w:rsidRDefault="00000000">
            <w:pPr>
              <w:spacing w:after="0"/>
              <w:ind w:firstLine="0"/>
            </w:pPr>
            <w:r>
              <w:rPr>
                <w:sz w:val="13"/>
              </w:rPr>
              <w:t>28,8</w:t>
            </w:r>
          </w:p>
        </w:tc>
        <w:tc>
          <w:tcPr>
            <w:tcW w:w="655" w:type="dxa"/>
          </w:tcPr>
          <w:p w14:paraId="18C86706" w14:textId="77777777" w:rsidR="006D1256" w:rsidRDefault="00000000">
            <w:pPr>
              <w:spacing w:after="0"/>
              <w:ind w:firstLine="0"/>
            </w:pPr>
            <w:r>
              <w:rPr>
                <w:sz w:val="13"/>
              </w:rPr>
              <w:t>0,2</w:t>
            </w:r>
          </w:p>
        </w:tc>
        <w:tc>
          <w:tcPr>
            <w:tcW w:w="655" w:type="dxa"/>
          </w:tcPr>
          <w:p w14:paraId="5B251969" w14:textId="77777777" w:rsidR="006D1256" w:rsidRDefault="00000000">
            <w:pPr>
              <w:spacing w:after="0"/>
              <w:ind w:firstLine="0"/>
            </w:pPr>
            <w:r>
              <w:rPr>
                <w:sz w:val="13"/>
              </w:rPr>
              <w:t>31,5</w:t>
            </w:r>
          </w:p>
        </w:tc>
        <w:tc>
          <w:tcPr>
            <w:tcW w:w="655" w:type="dxa"/>
          </w:tcPr>
          <w:p w14:paraId="394CAEE1" w14:textId="77777777" w:rsidR="006D1256" w:rsidRDefault="00000000">
            <w:pPr>
              <w:spacing w:after="0"/>
              <w:ind w:firstLine="0"/>
            </w:pPr>
            <w:r>
              <w:rPr>
                <w:sz w:val="13"/>
              </w:rPr>
              <w:t>0,144</w:t>
            </w:r>
          </w:p>
        </w:tc>
        <w:tc>
          <w:tcPr>
            <w:tcW w:w="655" w:type="dxa"/>
          </w:tcPr>
          <w:p w14:paraId="4DDDD07E" w14:textId="77777777" w:rsidR="006D1256" w:rsidRDefault="00000000">
            <w:pPr>
              <w:spacing w:after="0"/>
              <w:ind w:firstLine="0"/>
            </w:pPr>
            <w:r>
              <w:rPr>
                <w:sz w:val="13"/>
              </w:rPr>
              <w:t>224225</w:t>
            </w:r>
          </w:p>
        </w:tc>
        <w:tc>
          <w:tcPr>
            <w:tcW w:w="655" w:type="dxa"/>
          </w:tcPr>
          <w:p w14:paraId="51945B0C" w14:textId="77777777" w:rsidR="006D1256" w:rsidRDefault="00000000">
            <w:pPr>
              <w:spacing w:after="0"/>
              <w:ind w:firstLine="0"/>
            </w:pPr>
            <w:r>
              <w:rPr>
                <w:sz w:val="13"/>
              </w:rPr>
              <w:t>78,1</w:t>
            </w:r>
          </w:p>
        </w:tc>
        <w:tc>
          <w:tcPr>
            <w:tcW w:w="655" w:type="dxa"/>
          </w:tcPr>
          <w:p w14:paraId="4375BD11" w14:textId="77777777" w:rsidR="006D1256" w:rsidRDefault="00000000">
            <w:pPr>
              <w:spacing w:after="0"/>
              <w:ind w:firstLine="0"/>
            </w:pPr>
            <w:r>
              <w:rPr>
                <w:sz w:val="13"/>
              </w:rPr>
              <w:t>35,4</w:t>
            </w:r>
          </w:p>
        </w:tc>
        <w:tc>
          <w:tcPr>
            <w:tcW w:w="655" w:type="dxa"/>
          </w:tcPr>
          <w:p w14:paraId="16E3099F" w14:textId="77777777" w:rsidR="006D1256" w:rsidRDefault="00000000">
            <w:pPr>
              <w:spacing w:after="0"/>
              <w:ind w:firstLine="0"/>
            </w:pPr>
            <w:r>
              <w:rPr>
                <w:sz w:val="13"/>
              </w:rPr>
              <w:t>17,5</w:t>
            </w:r>
          </w:p>
        </w:tc>
        <w:tc>
          <w:tcPr>
            <w:tcW w:w="655" w:type="dxa"/>
          </w:tcPr>
          <w:p w14:paraId="1EF4E770" w14:textId="77777777" w:rsidR="006D1256" w:rsidRDefault="00000000">
            <w:pPr>
              <w:spacing w:after="0"/>
              <w:ind w:firstLine="0"/>
            </w:pPr>
            <w:r>
              <w:rPr>
                <w:sz w:val="13"/>
              </w:rPr>
              <w:t>29,1</w:t>
            </w:r>
          </w:p>
        </w:tc>
        <w:tc>
          <w:tcPr>
            <w:tcW w:w="655" w:type="dxa"/>
          </w:tcPr>
          <w:p w14:paraId="345F82E3" w14:textId="77777777" w:rsidR="006D1256" w:rsidRDefault="00000000">
            <w:pPr>
              <w:spacing w:after="0"/>
              <w:ind w:firstLine="0"/>
            </w:pPr>
            <w:r>
              <w:rPr>
                <w:sz w:val="13"/>
              </w:rPr>
              <w:t>0,195</w:t>
            </w:r>
          </w:p>
        </w:tc>
        <w:tc>
          <w:tcPr>
            <w:tcW w:w="655" w:type="dxa"/>
          </w:tcPr>
          <w:p w14:paraId="4F2D1814" w14:textId="77777777" w:rsidR="006D1256" w:rsidRDefault="00000000">
            <w:pPr>
              <w:spacing w:after="0"/>
              <w:ind w:firstLine="0"/>
            </w:pPr>
            <w:r>
              <w:rPr>
                <w:sz w:val="13"/>
              </w:rPr>
              <w:t>4975</w:t>
            </w:r>
          </w:p>
        </w:tc>
      </w:tr>
      <w:tr w:rsidR="006D1256" w14:paraId="322EFF5F" w14:textId="77777777">
        <w:trPr>
          <w:jc w:val="center"/>
        </w:trPr>
        <w:tc>
          <w:tcPr>
            <w:tcW w:w="539" w:type="dxa"/>
          </w:tcPr>
          <w:p w14:paraId="288CFA72" w14:textId="77777777" w:rsidR="006D1256" w:rsidRDefault="00000000">
            <w:pPr>
              <w:spacing w:after="0"/>
              <w:ind w:firstLine="0"/>
            </w:pPr>
            <w:r>
              <w:rPr>
                <w:sz w:val="13"/>
              </w:rPr>
              <w:t>2007</w:t>
            </w:r>
          </w:p>
        </w:tc>
        <w:tc>
          <w:tcPr>
            <w:tcW w:w="425" w:type="dxa"/>
          </w:tcPr>
          <w:p w14:paraId="4370B484" w14:textId="77777777" w:rsidR="006D1256" w:rsidRDefault="00000000">
            <w:pPr>
              <w:spacing w:after="0"/>
              <w:ind w:firstLine="0"/>
            </w:pPr>
            <w:r>
              <w:rPr>
                <w:sz w:val="13"/>
              </w:rPr>
              <w:t>8</w:t>
            </w:r>
          </w:p>
        </w:tc>
        <w:tc>
          <w:tcPr>
            <w:tcW w:w="539" w:type="dxa"/>
          </w:tcPr>
          <w:p w14:paraId="55CA0245" w14:textId="77777777" w:rsidR="006D1256" w:rsidRDefault="00000000">
            <w:pPr>
              <w:spacing w:after="0"/>
              <w:ind w:firstLine="0"/>
            </w:pPr>
            <w:r>
              <w:rPr>
                <w:sz w:val="13"/>
              </w:rPr>
              <w:t>-0,77</w:t>
            </w:r>
          </w:p>
        </w:tc>
        <w:tc>
          <w:tcPr>
            <w:tcW w:w="709" w:type="dxa"/>
          </w:tcPr>
          <w:p w14:paraId="41C5F47F" w14:textId="77777777" w:rsidR="006D1256" w:rsidRDefault="00000000">
            <w:pPr>
              <w:spacing w:after="0"/>
              <w:ind w:firstLine="0"/>
            </w:pPr>
            <w:r>
              <w:rPr>
                <w:sz w:val="13"/>
              </w:rPr>
              <w:t>La Niña</w:t>
            </w:r>
          </w:p>
        </w:tc>
        <w:tc>
          <w:tcPr>
            <w:tcW w:w="655" w:type="dxa"/>
          </w:tcPr>
          <w:p w14:paraId="62418766" w14:textId="77777777" w:rsidR="006D1256" w:rsidRDefault="00000000">
            <w:pPr>
              <w:spacing w:after="0"/>
              <w:ind w:firstLine="0"/>
            </w:pPr>
            <w:r>
              <w:rPr>
                <w:sz w:val="13"/>
              </w:rPr>
              <w:t>139,2</w:t>
            </w:r>
          </w:p>
        </w:tc>
        <w:tc>
          <w:tcPr>
            <w:tcW w:w="655" w:type="dxa"/>
          </w:tcPr>
          <w:p w14:paraId="06F4370A" w14:textId="77777777" w:rsidR="006D1256" w:rsidRDefault="00000000">
            <w:pPr>
              <w:spacing w:after="0"/>
              <w:ind w:firstLine="0"/>
            </w:pPr>
            <w:r>
              <w:rPr>
                <w:sz w:val="13"/>
              </w:rPr>
              <w:t>81,8</w:t>
            </w:r>
          </w:p>
        </w:tc>
        <w:tc>
          <w:tcPr>
            <w:tcW w:w="655" w:type="dxa"/>
          </w:tcPr>
          <w:p w14:paraId="61F02C15" w14:textId="77777777" w:rsidR="006D1256" w:rsidRDefault="00000000">
            <w:pPr>
              <w:spacing w:after="0"/>
              <w:ind w:firstLine="0"/>
            </w:pPr>
            <w:r>
              <w:rPr>
                <w:sz w:val="13"/>
              </w:rPr>
              <w:t>68,3</w:t>
            </w:r>
          </w:p>
        </w:tc>
        <w:tc>
          <w:tcPr>
            <w:tcW w:w="655" w:type="dxa"/>
          </w:tcPr>
          <w:p w14:paraId="55D81D56" w14:textId="77777777" w:rsidR="006D1256" w:rsidRDefault="00000000">
            <w:pPr>
              <w:spacing w:after="0"/>
              <w:ind w:firstLine="0"/>
            </w:pPr>
            <w:r>
              <w:rPr>
                <w:sz w:val="13"/>
              </w:rPr>
              <w:t>25,2</w:t>
            </w:r>
          </w:p>
        </w:tc>
        <w:tc>
          <w:tcPr>
            <w:tcW w:w="655" w:type="dxa"/>
          </w:tcPr>
          <w:p w14:paraId="5EEA41CF" w14:textId="77777777" w:rsidR="006D1256" w:rsidRDefault="00000000">
            <w:pPr>
              <w:spacing w:after="0"/>
              <w:ind w:firstLine="0"/>
            </w:pPr>
            <w:r>
              <w:rPr>
                <w:sz w:val="13"/>
              </w:rPr>
              <w:t>0,483</w:t>
            </w:r>
          </w:p>
        </w:tc>
        <w:tc>
          <w:tcPr>
            <w:tcW w:w="655" w:type="dxa"/>
          </w:tcPr>
          <w:p w14:paraId="5BEB8CAC" w14:textId="77777777" w:rsidR="006D1256" w:rsidRDefault="00000000">
            <w:pPr>
              <w:spacing w:after="0"/>
              <w:ind w:firstLine="0"/>
            </w:pPr>
            <w:r>
              <w:rPr>
                <w:sz w:val="13"/>
              </w:rPr>
              <w:t>900</w:t>
            </w:r>
          </w:p>
        </w:tc>
        <w:tc>
          <w:tcPr>
            <w:tcW w:w="655" w:type="dxa"/>
          </w:tcPr>
          <w:p w14:paraId="76808097" w14:textId="77777777" w:rsidR="006D1256" w:rsidRDefault="00000000">
            <w:pPr>
              <w:spacing w:after="0"/>
              <w:ind w:firstLine="0"/>
            </w:pPr>
            <w:r>
              <w:rPr>
                <w:sz w:val="13"/>
              </w:rPr>
              <w:t>59,7</w:t>
            </w:r>
          </w:p>
        </w:tc>
        <w:tc>
          <w:tcPr>
            <w:tcW w:w="655" w:type="dxa"/>
          </w:tcPr>
          <w:p w14:paraId="3AD22674" w14:textId="77777777" w:rsidR="006D1256" w:rsidRDefault="00000000">
            <w:pPr>
              <w:spacing w:after="0"/>
              <w:ind w:firstLine="0"/>
            </w:pPr>
            <w:r>
              <w:rPr>
                <w:sz w:val="13"/>
              </w:rPr>
              <w:t>25,1</w:t>
            </w:r>
          </w:p>
        </w:tc>
        <w:tc>
          <w:tcPr>
            <w:tcW w:w="655" w:type="dxa"/>
          </w:tcPr>
          <w:p w14:paraId="2B1A04E3" w14:textId="77777777" w:rsidR="006D1256" w:rsidRDefault="00000000">
            <w:pPr>
              <w:spacing w:after="0"/>
              <w:ind w:firstLine="0"/>
            </w:pPr>
            <w:r>
              <w:rPr>
                <w:sz w:val="13"/>
              </w:rPr>
              <w:t>0,4</w:t>
            </w:r>
          </w:p>
        </w:tc>
        <w:tc>
          <w:tcPr>
            <w:tcW w:w="655" w:type="dxa"/>
          </w:tcPr>
          <w:p w14:paraId="203A3CA7" w14:textId="77777777" w:rsidR="006D1256" w:rsidRDefault="00000000">
            <w:pPr>
              <w:spacing w:after="0"/>
              <w:ind w:firstLine="0"/>
            </w:pPr>
            <w:r>
              <w:rPr>
                <w:sz w:val="13"/>
              </w:rPr>
              <w:t>33,9</w:t>
            </w:r>
          </w:p>
        </w:tc>
        <w:tc>
          <w:tcPr>
            <w:tcW w:w="655" w:type="dxa"/>
          </w:tcPr>
          <w:p w14:paraId="75359161" w14:textId="77777777" w:rsidR="006D1256" w:rsidRDefault="00000000">
            <w:pPr>
              <w:spacing w:after="0"/>
              <w:ind w:firstLine="0"/>
            </w:pPr>
            <w:r>
              <w:rPr>
                <w:sz w:val="13"/>
              </w:rPr>
              <w:t>0,108</w:t>
            </w:r>
          </w:p>
        </w:tc>
        <w:tc>
          <w:tcPr>
            <w:tcW w:w="655" w:type="dxa"/>
          </w:tcPr>
          <w:p w14:paraId="231737B7" w14:textId="77777777" w:rsidR="006D1256" w:rsidRDefault="00000000">
            <w:pPr>
              <w:spacing w:after="0"/>
              <w:ind w:firstLine="0"/>
            </w:pPr>
            <w:r>
              <w:rPr>
                <w:sz w:val="13"/>
              </w:rPr>
              <w:t>689975</w:t>
            </w:r>
          </w:p>
        </w:tc>
        <w:tc>
          <w:tcPr>
            <w:tcW w:w="655" w:type="dxa"/>
          </w:tcPr>
          <w:p w14:paraId="4CC13C86" w14:textId="77777777" w:rsidR="006D1256" w:rsidRDefault="00000000">
            <w:pPr>
              <w:spacing w:after="0"/>
              <w:ind w:firstLine="0"/>
            </w:pPr>
            <w:r>
              <w:rPr>
                <w:sz w:val="13"/>
              </w:rPr>
              <w:t>76,9</w:t>
            </w:r>
          </w:p>
        </w:tc>
        <w:tc>
          <w:tcPr>
            <w:tcW w:w="655" w:type="dxa"/>
          </w:tcPr>
          <w:p w14:paraId="2C3BC0BD" w14:textId="77777777" w:rsidR="006D1256" w:rsidRDefault="00000000">
            <w:pPr>
              <w:spacing w:after="0"/>
              <w:ind w:firstLine="0"/>
            </w:pPr>
            <w:r>
              <w:rPr>
                <w:sz w:val="13"/>
              </w:rPr>
              <w:t>32,3</w:t>
            </w:r>
          </w:p>
        </w:tc>
        <w:tc>
          <w:tcPr>
            <w:tcW w:w="655" w:type="dxa"/>
          </w:tcPr>
          <w:p w14:paraId="0B5DE742" w14:textId="77777777" w:rsidR="006D1256" w:rsidRDefault="00000000">
            <w:pPr>
              <w:spacing w:after="0"/>
              <w:ind w:firstLine="0"/>
            </w:pPr>
            <w:r>
              <w:rPr>
                <w:sz w:val="13"/>
              </w:rPr>
              <w:t>16,3</w:t>
            </w:r>
          </w:p>
        </w:tc>
        <w:tc>
          <w:tcPr>
            <w:tcW w:w="655" w:type="dxa"/>
          </w:tcPr>
          <w:p w14:paraId="2C7D853A" w14:textId="77777777" w:rsidR="006D1256" w:rsidRDefault="00000000">
            <w:pPr>
              <w:spacing w:after="0"/>
              <w:ind w:firstLine="0"/>
            </w:pPr>
            <w:r>
              <w:rPr>
                <w:sz w:val="13"/>
              </w:rPr>
              <w:t>30,8</w:t>
            </w:r>
          </w:p>
        </w:tc>
        <w:tc>
          <w:tcPr>
            <w:tcW w:w="655" w:type="dxa"/>
          </w:tcPr>
          <w:p w14:paraId="666CC906" w14:textId="77777777" w:rsidR="006D1256" w:rsidRDefault="00000000">
            <w:pPr>
              <w:spacing w:after="0"/>
              <w:ind w:firstLine="0"/>
            </w:pPr>
            <w:r>
              <w:rPr>
                <w:sz w:val="13"/>
              </w:rPr>
              <w:t>0,155</w:t>
            </w:r>
          </w:p>
        </w:tc>
        <w:tc>
          <w:tcPr>
            <w:tcW w:w="655" w:type="dxa"/>
          </w:tcPr>
          <w:p w14:paraId="7668EBE7" w14:textId="77777777" w:rsidR="006D1256" w:rsidRDefault="00000000">
            <w:pPr>
              <w:spacing w:after="0"/>
              <w:ind w:firstLine="0"/>
            </w:pPr>
            <w:r>
              <w:rPr>
                <w:sz w:val="13"/>
              </w:rPr>
              <w:t>32175</w:t>
            </w:r>
          </w:p>
        </w:tc>
      </w:tr>
      <w:tr w:rsidR="006D1256" w14:paraId="29C19449" w14:textId="77777777">
        <w:trPr>
          <w:jc w:val="center"/>
        </w:trPr>
        <w:tc>
          <w:tcPr>
            <w:tcW w:w="539" w:type="dxa"/>
          </w:tcPr>
          <w:p w14:paraId="50079C21" w14:textId="77777777" w:rsidR="006D1256" w:rsidRDefault="00000000">
            <w:pPr>
              <w:spacing w:after="0"/>
              <w:ind w:firstLine="0"/>
            </w:pPr>
            <w:r>
              <w:rPr>
                <w:sz w:val="13"/>
              </w:rPr>
              <w:t>2007</w:t>
            </w:r>
          </w:p>
        </w:tc>
        <w:tc>
          <w:tcPr>
            <w:tcW w:w="425" w:type="dxa"/>
          </w:tcPr>
          <w:p w14:paraId="4EFD75CE" w14:textId="77777777" w:rsidR="006D1256" w:rsidRDefault="00000000">
            <w:pPr>
              <w:spacing w:after="0"/>
              <w:ind w:firstLine="0"/>
            </w:pPr>
            <w:r>
              <w:rPr>
                <w:sz w:val="13"/>
              </w:rPr>
              <w:t>9</w:t>
            </w:r>
          </w:p>
        </w:tc>
        <w:tc>
          <w:tcPr>
            <w:tcW w:w="539" w:type="dxa"/>
          </w:tcPr>
          <w:p w14:paraId="6C9D352D" w14:textId="77777777" w:rsidR="006D1256" w:rsidRDefault="00000000">
            <w:pPr>
              <w:spacing w:after="0"/>
              <w:ind w:firstLine="0"/>
            </w:pPr>
            <w:r>
              <w:rPr>
                <w:sz w:val="13"/>
              </w:rPr>
              <w:t>-1,05</w:t>
            </w:r>
          </w:p>
        </w:tc>
        <w:tc>
          <w:tcPr>
            <w:tcW w:w="709" w:type="dxa"/>
          </w:tcPr>
          <w:p w14:paraId="660DFB47" w14:textId="77777777" w:rsidR="006D1256" w:rsidRDefault="00000000">
            <w:pPr>
              <w:spacing w:after="0"/>
              <w:ind w:firstLine="0"/>
            </w:pPr>
            <w:r>
              <w:rPr>
                <w:sz w:val="13"/>
              </w:rPr>
              <w:t>La Niña</w:t>
            </w:r>
          </w:p>
        </w:tc>
        <w:tc>
          <w:tcPr>
            <w:tcW w:w="655" w:type="dxa"/>
          </w:tcPr>
          <w:p w14:paraId="416DBD6B" w14:textId="77777777" w:rsidR="006D1256" w:rsidRDefault="00000000">
            <w:pPr>
              <w:spacing w:after="0"/>
              <w:ind w:firstLine="0"/>
            </w:pPr>
            <w:r>
              <w:rPr>
                <w:sz w:val="13"/>
              </w:rPr>
              <w:t>146,8</w:t>
            </w:r>
          </w:p>
        </w:tc>
        <w:tc>
          <w:tcPr>
            <w:tcW w:w="655" w:type="dxa"/>
          </w:tcPr>
          <w:p w14:paraId="2A08778E" w14:textId="77777777" w:rsidR="006D1256" w:rsidRDefault="00000000">
            <w:pPr>
              <w:spacing w:after="0"/>
              <w:ind w:firstLine="0"/>
            </w:pPr>
            <w:r>
              <w:rPr>
                <w:sz w:val="13"/>
              </w:rPr>
              <w:t>87,8</w:t>
            </w:r>
          </w:p>
        </w:tc>
        <w:tc>
          <w:tcPr>
            <w:tcW w:w="655" w:type="dxa"/>
          </w:tcPr>
          <w:p w14:paraId="21DF5994" w14:textId="77777777" w:rsidR="006D1256" w:rsidRDefault="00000000">
            <w:pPr>
              <w:spacing w:after="0"/>
              <w:ind w:firstLine="0"/>
            </w:pPr>
            <w:r>
              <w:rPr>
                <w:sz w:val="13"/>
              </w:rPr>
              <w:t>69,9</w:t>
            </w:r>
          </w:p>
        </w:tc>
        <w:tc>
          <w:tcPr>
            <w:tcW w:w="655" w:type="dxa"/>
          </w:tcPr>
          <w:p w14:paraId="107C5830" w14:textId="77777777" w:rsidR="006D1256" w:rsidRDefault="00000000">
            <w:pPr>
              <w:spacing w:after="0"/>
              <w:ind w:firstLine="0"/>
            </w:pPr>
            <w:r>
              <w:rPr>
                <w:sz w:val="13"/>
              </w:rPr>
              <w:t>27,0</w:t>
            </w:r>
          </w:p>
        </w:tc>
        <w:tc>
          <w:tcPr>
            <w:tcW w:w="655" w:type="dxa"/>
          </w:tcPr>
          <w:p w14:paraId="0D4FDF9D" w14:textId="77777777" w:rsidR="006D1256" w:rsidRDefault="00000000">
            <w:pPr>
              <w:spacing w:after="0"/>
              <w:ind w:firstLine="0"/>
            </w:pPr>
            <w:r>
              <w:rPr>
                <w:sz w:val="13"/>
              </w:rPr>
              <w:t>0,450</w:t>
            </w:r>
          </w:p>
        </w:tc>
        <w:tc>
          <w:tcPr>
            <w:tcW w:w="655" w:type="dxa"/>
          </w:tcPr>
          <w:p w14:paraId="4C424A06" w14:textId="77777777" w:rsidR="006D1256" w:rsidRDefault="00000000">
            <w:pPr>
              <w:spacing w:after="0"/>
              <w:ind w:firstLine="0"/>
            </w:pPr>
            <w:r>
              <w:rPr>
                <w:sz w:val="13"/>
              </w:rPr>
              <w:t>4725</w:t>
            </w:r>
          </w:p>
        </w:tc>
        <w:tc>
          <w:tcPr>
            <w:tcW w:w="655" w:type="dxa"/>
          </w:tcPr>
          <w:p w14:paraId="261EA6AB" w14:textId="77777777" w:rsidR="006D1256" w:rsidRDefault="00000000">
            <w:pPr>
              <w:spacing w:after="0"/>
              <w:ind w:firstLine="0"/>
            </w:pPr>
            <w:r>
              <w:rPr>
                <w:sz w:val="13"/>
              </w:rPr>
              <w:t>31,2</w:t>
            </w:r>
          </w:p>
        </w:tc>
        <w:tc>
          <w:tcPr>
            <w:tcW w:w="655" w:type="dxa"/>
          </w:tcPr>
          <w:p w14:paraId="00ECA379" w14:textId="77777777" w:rsidR="006D1256" w:rsidRDefault="00000000">
            <w:pPr>
              <w:spacing w:after="0"/>
              <w:ind w:firstLine="0"/>
            </w:pPr>
            <w:r>
              <w:rPr>
                <w:sz w:val="13"/>
              </w:rPr>
              <w:t>20,2</w:t>
            </w:r>
          </w:p>
        </w:tc>
        <w:tc>
          <w:tcPr>
            <w:tcW w:w="655" w:type="dxa"/>
          </w:tcPr>
          <w:p w14:paraId="11481906" w14:textId="77777777" w:rsidR="006D1256" w:rsidRDefault="00000000">
            <w:pPr>
              <w:spacing w:after="0"/>
              <w:ind w:firstLine="0"/>
            </w:pPr>
            <w:r>
              <w:rPr>
                <w:sz w:val="13"/>
              </w:rPr>
              <w:t>1,3</w:t>
            </w:r>
          </w:p>
        </w:tc>
        <w:tc>
          <w:tcPr>
            <w:tcW w:w="655" w:type="dxa"/>
          </w:tcPr>
          <w:p w14:paraId="15F4BA46" w14:textId="77777777" w:rsidR="006D1256" w:rsidRDefault="00000000">
            <w:pPr>
              <w:spacing w:after="0"/>
              <w:ind w:firstLine="0"/>
            </w:pPr>
            <w:r>
              <w:rPr>
                <w:sz w:val="13"/>
              </w:rPr>
              <w:t>38,2</w:t>
            </w:r>
          </w:p>
        </w:tc>
        <w:tc>
          <w:tcPr>
            <w:tcW w:w="655" w:type="dxa"/>
          </w:tcPr>
          <w:p w14:paraId="689ACC28" w14:textId="77777777" w:rsidR="006D1256" w:rsidRDefault="00000000">
            <w:pPr>
              <w:spacing w:after="0"/>
              <w:ind w:firstLine="0"/>
            </w:pPr>
            <w:r>
              <w:rPr>
                <w:sz w:val="13"/>
              </w:rPr>
              <w:t>0,076</w:t>
            </w:r>
          </w:p>
        </w:tc>
        <w:tc>
          <w:tcPr>
            <w:tcW w:w="655" w:type="dxa"/>
          </w:tcPr>
          <w:p w14:paraId="15970FFC" w14:textId="77777777" w:rsidR="006D1256" w:rsidRDefault="00000000">
            <w:pPr>
              <w:spacing w:after="0"/>
              <w:ind w:firstLine="0"/>
            </w:pPr>
            <w:r>
              <w:rPr>
                <w:sz w:val="13"/>
              </w:rPr>
              <w:t>1146050</w:t>
            </w:r>
          </w:p>
        </w:tc>
        <w:tc>
          <w:tcPr>
            <w:tcW w:w="655" w:type="dxa"/>
          </w:tcPr>
          <w:p w14:paraId="5F4CF27D" w14:textId="77777777" w:rsidR="006D1256" w:rsidRDefault="00000000">
            <w:pPr>
              <w:spacing w:after="0"/>
              <w:ind w:firstLine="0"/>
            </w:pPr>
            <w:r>
              <w:rPr>
                <w:sz w:val="13"/>
              </w:rPr>
              <w:t>60,9</w:t>
            </w:r>
          </w:p>
        </w:tc>
        <w:tc>
          <w:tcPr>
            <w:tcW w:w="655" w:type="dxa"/>
          </w:tcPr>
          <w:p w14:paraId="25FF8B3D" w14:textId="77777777" w:rsidR="006D1256" w:rsidRDefault="00000000">
            <w:pPr>
              <w:spacing w:after="0"/>
              <w:ind w:firstLine="0"/>
            </w:pPr>
            <w:r>
              <w:rPr>
                <w:sz w:val="13"/>
              </w:rPr>
              <w:t>27,9</w:t>
            </w:r>
          </w:p>
        </w:tc>
        <w:tc>
          <w:tcPr>
            <w:tcW w:w="655" w:type="dxa"/>
          </w:tcPr>
          <w:p w14:paraId="578D773B" w14:textId="77777777" w:rsidR="006D1256" w:rsidRDefault="00000000">
            <w:pPr>
              <w:spacing w:after="0"/>
              <w:ind w:firstLine="0"/>
            </w:pPr>
            <w:r>
              <w:rPr>
                <w:sz w:val="13"/>
              </w:rPr>
              <w:t>15,0</w:t>
            </w:r>
          </w:p>
        </w:tc>
        <w:tc>
          <w:tcPr>
            <w:tcW w:w="655" w:type="dxa"/>
          </w:tcPr>
          <w:p w14:paraId="6923E4A1" w14:textId="77777777" w:rsidR="006D1256" w:rsidRDefault="00000000">
            <w:pPr>
              <w:spacing w:after="0"/>
              <w:ind w:firstLine="0"/>
            </w:pPr>
            <w:r>
              <w:rPr>
                <w:sz w:val="13"/>
              </w:rPr>
              <w:t>34,4</w:t>
            </w:r>
          </w:p>
        </w:tc>
        <w:tc>
          <w:tcPr>
            <w:tcW w:w="655" w:type="dxa"/>
          </w:tcPr>
          <w:p w14:paraId="2106D84C" w14:textId="77777777" w:rsidR="006D1256" w:rsidRDefault="00000000">
            <w:pPr>
              <w:spacing w:after="0"/>
              <w:ind w:firstLine="0"/>
            </w:pPr>
            <w:r>
              <w:rPr>
                <w:sz w:val="13"/>
              </w:rPr>
              <w:t>0,119</w:t>
            </w:r>
          </w:p>
        </w:tc>
        <w:tc>
          <w:tcPr>
            <w:tcW w:w="655" w:type="dxa"/>
          </w:tcPr>
          <w:p w14:paraId="1EA48CFD" w14:textId="77777777" w:rsidR="006D1256" w:rsidRDefault="00000000">
            <w:pPr>
              <w:spacing w:after="0"/>
              <w:ind w:firstLine="0"/>
            </w:pPr>
            <w:r>
              <w:rPr>
                <w:sz w:val="13"/>
              </w:rPr>
              <w:t>171200</w:t>
            </w:r>
          </w:p>
        </w:tc>
      </w:tr>
      <w:tr w:rsidR="006D1256" w14:paraId="351F1C96" w14:textId="77777777">
        <w:trPr>
          <w:jc w:val="center"/>
        </w:trPr>
        <w:tc>
          <w:tcPr>
            <w:tcW w:w="539" w:type="dxa"/>
          </w:tcPr>
          <w:p w14:paraId="02628E36" w14:textId="77777777" w:rsidR="006D1256" w:rsidRDefault="00000000">
            <w:pPr>
              <w:spacing w:after="0"/>
              <w:ind w:firstLine="0"/>
            </w:pPr>
            <w:r>
              <w:rPr>
                <w:sz w:val="13"/>
              </w:rPr>
              <w:t>2007</w:t>
            </w:r>
          </w:p>
        </w:tc>
        <w:tc>
          <w:tcPr>
            <w:tcW w:w="425" w:type="dxa"/>
          </w:tcPr>
          <w:p w14:paraId="19F6715B" w14:textId="77777777" w:rsidR="006D1256" w:rsidRDefault="00000000">
            <w:pPr>
              <w:spacing w:after="0"/>
              <w:ind w:firstLine="0"/>
            </w:pPr>
            <w:r>
              <w:rPr>
                <w:sz w:val="13"/>
              </w:rPr>
              <w:t>10</w:t>
            </w:r>
          </w:p>
        </w:tc>
        <w:tc>
          <w:tcPr>
            <w:tcW w:w="539" w:type="dxa"/>
          </w:tcPr>
          <w:p w14:paraId="1E676B55" w14:textId="77777777" w:rsidR="006D1256" w:rsidRDefault="00000000">
            <w:pPr>
              <w:spacing w:after="0"/>
              <w:ind w:firstLine="0"/>
            </w:pPr>
            <w:r>
              <w:rPr>
                <w:sz w:val="13"/>
              </w:rPr>
              <w:t>-1,38</w:t>
            </w:r>
          </w:p>
        </w:tc>
        <w:tc>
          <w:tcPr>
            <w:tcW w:w="709" w:type="dxa"/>
          </w:tcPr>
          <w:p w14:paraId="008D5A00" w14:textId="77777777" w:rsidR="006D1256" w:rsidRDefault="00000000">
            <w:pPr>
              <w:spacing w:after="0"/>
              <w:ind w:firstLine="0"/>
            </w:pPr>
            <w:r>
              <w:rPr>
                <w:sz w:val="13"/>
              </w:rPr>
              <w:t>La Niña</w:t>
            </w:r>
          </w:p>
        </w:tc>
        <w:tc>
          <w:tcPr>
            <w:tcW w:w="655" w:type="dxa"/>
          </w:tcPr>
          <w:p w14:paraId="49C2555E" w14:textId="77777777" w:rsidR="006D1256" w:rsidRDefault="00000000">
            <w:pPr>
              <w:spacing w:after="0"/>
              <w:ind w:firstLine="0"/>
            </w:pPr>
            <w:r>
              <w:rPr>
                <w:sz w:val="13"/>
              </w:rPr>
              <w:t>132,7</w:t>
            </w:r>
          </w:p>
        </w:tc>
        <w:tc>
          <w:tcPr>
            <w:tcW w:w="655" w:type="dxa"/>
          </w:tcPr>
          <w:p w14:paraId="3F51C6CC" w14:textId="77777777" w:rsidR="006D1256" w:rsidRDefault="00000000">
            <w:pPr>
              <w:spacing w:after="0"/>
              <w:ind w:firstLine="0"/>
            </w:pPr>
            <w:r>
              <w:rPr>
                <w:sz w:val="13"/>
              </w:rPr>
              <w:t>90,5</w:t>
            </w:r>
          </w:p>
        </w:tc>
        <w:tc>
          <w:tcPr>
            <w:tcW w:w="655" w:type="dxa"/>
          </w:tcPr>
          <w:p w14:paraId="3F4468A2" w14:textId="77777777" w:rsidR="006D1256" w:rsidRDefault="00000000">
            <w:pPr>
              <w:spacing w:after="0"/>
              <w:ind w:firstLine="0"/>
            </w:pPr>
            <w:r>
              <w:rPr>
                <w:sz w:val="13"/>
              </w:rPr>
              <w:t>53,8</w:t>
            </w:r>
          </w:p>
        </w:tc>
        <w:tc>
          <w:tcPr>
            <w:tcW w:w="655" w:type="dxa"/>
          </w:tcPr>
          <w:p w14:paraId="3E6EF79A" w14:textId="77777777" w:rsidR="006D1256" w:rsidRDefault="00000000">
            <w:pPr>
              <w:spacing w:after="0"/>
              <w:ind w:firstLine="0"/>
            </w:pPr>
            <w:r>
              <w:rPr>
                <w:sz w:val="13"/>
              </w:rPr>
              <w:t>31,9</w:t>
            </w:r>
          </w:p>
        </w:tc>
        <w:tc>
          <w:tcPr>
            <w:tcW w:w="655" w:type="dxa"/>
          </w:tcPr>
          <w:p w14:paraId="421DA63D" w14:textId="77777777" w:rsidR="006D1256" w:rsidRDefault="00000000">
            <w:pPr>
              <w:spacing w:after="0"/>
              <w:ind w:firstLine="0"/>
            </w:pPr>
            <w:r>
              <w:rPr>
                <w:sz w:val="13"/>
              </w:rPr>
              <w:t>0,388</w:t>
            </w:r>
          </w:p>
        </w:tc>
        <w:tc>
          <w:tcPr>
            <w:tcW w:w="655" w:type="dxa"/>
          </w:tcPr>
          <w:p w14:paraId="067F3D18" w14:textId="77777777" w:rsidR="006D1256" w:rsidRDefault="00000000">
            <w:pPr>
              <w:spacing w:after="0"/>
              <w:ind w:firstLine="0"/>
            </w:pPr>
            <w:r>
              <w:rPr>
                <w:sz w:val="13"/>
              </w:rPr>
              <w:t>59250</w:t>
            </w:r>
          </w:p>
        </w:tc>
        <w:tc>
          <w:tcPr>
            <w:tcW w:w="655" w:type="dxa"/>
          </w:tcPr>
          <w:p w14:paraId="5A576768" w14:textId="77777777" w:rsidR="006D1256" w:rsidRDefault="00000000">
            <w:pPr>
              <w:spacing w:after="0"/>
              <w:ind w:firstLine="0"/>
            </w:pPr>
            <w:r>
              <w:rPr>
                <w:sz w:val="13"/>
              </w:rPr>
              <w:t>3,0</w:t>
            </w:r>
          </w:p>
        </w:tc>
        <w:tc>
          <w:tcPr>
            <w:tcW w:w="655" w:type="dxa"/>
          </w:tcPr>
          <w:p w14:paraId="6626E8A1" w14:textId="77777777" w:rsidR="006D1256" w:rsidRDefault="00000000">
            <w:pPr>
              <w:spacing w:after="0"/>
              <w:ind w:firstLine="0"/>
            </w:pPr>
            <w:r>
              <w:rPr>
                <w:sz w:val="13"/>
              </w:rPr>
              <w:t>14,9</w:t>
            </w:r>
          </w:p>
        </w:tc>
        <w:tc>
          <w:tcPr>
            <w:tcW w:w="655" w:type="dxa"/>
          </w:tcPr>
          <w:p w14:paraId="7DB75F3F" w14:textId="77777777" w:rsidR="006D1256" w:rsidRDefault="00000000">
            <w:pPr>
              <w:spacing w:after="0"/>
              <w:ind w:firstLine="0"/>
            </w:pPr>
            <w:r>
              <w:rPr>
                <w:sz w:val="13"/>
              </w:rPr>
              <w:t>23,5</w:t>
            </w:r>
          </w:p>
        </w:tc>
        <w:tc>
          <w:tcPr>
            <w:tcW w:w="655" w:type="dxa"/>
          </w:tcPr>
          <w:p w14:paraId="7ECDF044" w14:textId="77777777" w:rsidR="006D1256" w:rsidRDefault="00000000">
            <w:pPr>
              <w:spacing w:after="0"/>
              <w:ind w:firstLine="0"/>
            </w:pPr>
            <w:r>
              <w:rPr>
                <w:sz w:val="13"/>
              </w:rPr>
              <w:t>41,4</w:t>
            </w:r>
          </w:p>
        </w:tc>
        <w:tc>
          <w:tcPr>
            <w:tcW w:w="655" w:type="dxa"/>
          </w:tcPr>
          <w:p w14:paraId="3D874EA0" w14:textId="77777777" w:rsidR="006D1256" w:rsidRDefault="00000000">
            <w:pPr>
              <w:spacing w:after="0"/>
              <w:ind w:firstLine="0"/>
            </w:pPr>
            <w:r>
              <w:rPr>
                <w:sz w:val="13"/>
              </w:rPr>
              <w:t>0,053</w:t>
            </w:r>
          </w:p>
        </w:tc>
        <w:tc>
          <w:tcPr>
            <w:tcW w:w="655" w:type="dxa"/>
          </w:tcPr>
          <w:p w14:paraId="0AE01596" w14:textId="77777777" w:rsidR="006D1256" w:rsidRDefault="00000000">
            <w:pPr>
              <w:spacing w:after="0"/>
              <w:ind w:firstLine="0"/>
            </w:pPr>
            <w:r>
              <w:rPr>
                <w:sz w:val="13"/>
              </w:rPr>
              <w:t>599125</w:t>
            </w:r>
          </w:p>
        </w:tc>
        <w:tc>
          <w:tcPr>
            <w:tcW w:w="655" w:type="dxa"/>
          </w:tcPr>
          <w:p w14:paraId="51A8DD94" w14:textId="77777777" w:rsidR="006D1256" w:rsidRDefault="00000000">
            <w:pPr>
              <w:spacing w:after="0"/>
              <w:ind w:firstLine="0"/>
            </w:pPr>
            <w:r>
              <w:rPr>
                <w:sz w:val="13"/>
              </w:rPr>
              <w:t>34,7</w:t>
            </w:r>
          </w:p>
        </w:tc>
        <w:tc>
          <w:tcPr>
            <w:tcW w:w="655" w:type="dxa"/>
          </w:tcPr>
          <w:p w14:paraId="5649588C" w14:textId="77777777" w:rsidR="006D1256" w:rsidRDefault="00000000">
            <w:pPr>
              <w:spacing w:after="0"/>
              <w:ind w:firstLine="0"/>
            </w:pPr>
            <w:r>
              <w:rPr>
                <w:sz w:val="13"/>
              </w:rPr>
              <w:t>21,1</w:t>
            </w:r>
          </w:p>
        </w:tc>
        <w:tc>
          <w:tcPr>
            <w:tcW w:w="655" w:type="dxa"/>
          </w:tcPr>
          <w:p w14:paraId="56D6CE45" w14:textId="77777777" w:rsidR="006D1256" w:rsidRDefault="00000000">
            <w:pPr>
              <w:spacing w:after="0"/>
              <w:ind w:firstLine="0"/>
            </w:pPr>
            <w:r>
              <w:rPr>
                <w:sz w:val="13"/>
              </w:rPr>
              <w:t>9,1</w:t>
            </w:r>
          </w:p>
        </w:tc>
        <w:tc>
          <w:tcPr>
            <w:tcW w:w="655" w:type="dxa"/>
          </w:tcPr>
          <w:p w14:paraId="09B41DFD" w14:textId="77777777" w:rsidR="006D1256" w:rsidRDefault="00000000">
            <w:pPr>
              <w:spacing w:after="0"/>
              <w:ind w:firstLine="0"/>
            </w:pPr>
            <w:r>
              <w:rPr>
                <w:sz w:val="13"/>
              </w:rPr>
              <w:t>39,3</w:t>
            </w:r>
          </w:p>
        </w:tc>
        <w:tc>
          <w:tcPr>
            <w:tcW w:w="655" w:type="dxa"/>
          </w:tcPr>
          <w:p w14:paraId="5DEF1C1F" w14:textId="77777777" w:rsidR="006D1256" w:rsidRDefault="00000000">
            <w:pPr>
              <w:spacing w:after="0"/>
              <w:ind w:firstLine="0"/>
            </w:pPr>
            <w:r>
              <w:rPr>
                <w:sz w:val="13"/>
              </w:rPr>
              <w:t>0,080</w:t>
            </w:r>
          </w:p>
        </w:tc>
        <w:tc>
          <w:tcPr>
            <w:tcW w:w="655" w:type="dxa"/>
          </w:tcPr>
          <w:p w14:paraId="3916A75B" w14:textId="77777777" w:rsidR="006D1256" w:rsidRDefault="00000000">
            <w:pPr>
              <w:spacing w:after="0"/>
              <w:ind w:firstLine="0"/>
            </w:pPr>
            <w:r>
              <w:rPr>
                <w:sz w:val="13"/>
              </w:rPr>
              <w:t>177900</w:t>
            </w:r>
          </w:p>
        </w:tc>
      </w:tr>
      <w:tr w:rsidR="006D1256" w14:paraId="2DA80663" w14:textId="77777777">
        <w:trPr>
          <w:jc w:val="center"/>
        </w:trPr>
        <w:tc>
          <w:tcPr>
            <w:tcW w:w="539" w:type="dxa"/>
          </w:tcPr>
          <w:p w14:paraId="059867C2" w14:textId="77777777" w:rsidR="006D1256" w:rsidRDefault="00000000">
            <w:pPr>
              <w:spacing w:after="0"/>
              <w:ind w:firstLine="0"/>
            </w:pPr>
            <w:r>
              <w:rPr>
                <w:sz w:val="13"/>
              </w:rPr>
              <w:t>2007</w:t>
            </w:r>
          </w:p>
        </w:tc>
        <w:tc>
          <w:tcPr>
            <w:tcW w:w="425" w:type="dxa"/>
          </w:tcPr>
          <w:p w14:paraId="42D138F8" w14:textId="77777777" w:rsidR="006D1256" w:rsidRDefault="00000000">
            <w:pPr>
              <w:spacing w:after="0"/>
              <w:ind w:firstLine="0"/>
            </w:pPr>
            <w:r>
              <w:rPr>
                <w:sz w:val="13"/>
              </w:rPr>
              <w:t>11</w:t>
            </w:r>
          </w:p>
        </w:tc>
        <w:tc>
          <w:tcPr>
            <w:tcW w:w="539" w:type="dxa"/>
          </w:tcPr>
          <w:p w14:paraId="6F836479" w14:textId="77777777" w:rsidR="006D1256" w:rsidRDefault="00000000">
            <w:pPr>
              <w:spacing w:after="0"/>
              <w:ind w:firstLine="0"/>
            </w:pPr>
            <w:r>
              <w:rPr>
                <w:sz w:val="13"/>
              </w:rPr>
              <w:t>-1,57</w:t>
            </w:r>
          </w:p>
        </w:tc>
        <w:tc>
          <w:tcPr>
            <w:tcW w:w="709" w:type="dxa"/>
          </w:tcPr>
          <w:p w14:paraId="1EB262C1" w14:textId="77777777" w:rsidR="006D1256" w:rsidRDefault="00000000">
            <w:pPr>
              <w:spacing w:after="0"/>
              <w:ind w:firstLine="0"/>
            </w:pPr>
            <w:r>
              <w:rPr>
                <w:sz w:val="13"/>
              </w:rPr>
              <w:t>La Niña</w:t>
            </w:r>
          </w:p>
        </w:tc>
        <w:tc>
          <w:tcPr>
            <w:tcW w:w="655" w:type="dxa"/>
          </w:tcPr>
          <w:p w14:paraId="3C835610" w14:textId="77777777" w:rsidR="006D1256" w:rsidRDefault="00000000">
            <w:pPr>
              <w:spacing w:after="0"/>
              <w:ind w:firstLine="0"/>
            </w:pPr>
            <w:r>
              <w:rPr>
                <w:sz w:val="13"/>
              </w:rPr>
              <w:t>118,8</w:t>
            </w:r>
          </w:p>
        </w:tc>
        <w:tc>
          <w:tcPr>
            <w:tcW w:w="655" w:type="dxa"/>
          </w:tcPr>
          <w:p w14:paraId="15897663" w14:textId="77777777" w:rsidR="006D1256" w:rsidRDefault="00000000">
            <w:pPr>
              <w:spacing w:after="0"/>
              <w:ind w:firstLine="0"/>
            </w:pPr>
            <w:r>
              <w:rPr>
                <w:sz w:val="13"/>
              </w:rPr>
              <w:t>92,9</w:t>
            </w:r>
          </w:p>
        </w:tc>
        <w:tc>
          <w:tcPr>
            <w:tcW w:w="655" w:type="dxa"/>
          </w:tcPr>
          <w:p w14:paraId="558F6DE2" w14:textId="77777777" w:rsidR="006D1256" w:rsidRDefault="00000000">
            <w:pPr>
              <w:spacing w:after="0"/>
              <w:ind w:firstLine="0"/>
            </w:pPr>
            <w:r>
              <w:rPr>
                <w:sz w:val="13"/>
              </w:rPr>
              <w:t>128,8</w:t>
            </w:r>
          </w:p>
        </w:tc>
        <w:tc>
          <w:tcPr>
            <w:tcW w:w="655" w:type="dxa"/>
          </w:tcPr>
          <w:p w14:paraId="7A776099" w14:textId="77777777" w:rsidR="006D1256" w:rsidRDefault="00000000">
            <w:pPr>
              <w:spacing w:after="0"/>
              <w:ind w:firstLine="0"/>
            </w:pPr>
            <w:r>
              <w:rPr>
                <w:sz w:val="13"/>
              </w:rPr>
              <w:t>32,2</w:t>
            </w:r>
          </w:p>
        </w:tc>
        <w:tc>
          <w:tcPr>
            <w:tcW w:w="655" w:type="dxa"/>
          </w:tcPr>
          <w:p w14:paraId="50C1C431" w14:textId="77777777" w:rsidR="006D1256" w:rsidRDefault="00000000">
            <w:pPr>
              <w:spacing w:after="0"/>
              <w:ind w:firstLine="0"/>
            </w:pPr>
            <w:r>
              <w:rPr>
                <w:sz w:val="13"/>
              </w:rPr>
              <w:t>0,435</w:t>
            </w:r>
          </w:p>
        </w:tc>
        <w:tc>
          <w:tcPr>
            <w:tcW w:w="655" w:type="dxa"/>
          </w:tcPr>
          <w:p w14:paraId="34907A52" w14:textId="77777777" w:rsidR="006D1256" w:rsidRDefault="00000000">
            <w:pPr>
              <w:spacing w:after="0"/>
              <w:ind w:firstLine="0"/>
            </w:pPr>
            <w:r>
              <w:rPr>
                <w:sz w:val="13"/>
              </w:rPr>
              <w:t>31900</w:t>
            </w:r>
          </w:p>
        </w:tc>
        <w:tc>
          <w:tcPr>
            <w:tcW w:w="655" w:type="dxa"/>
          </w:tcPr>
          <w:p w14:paraId="25B1728F" w14:textId="77777777" w:rsidR="006D1256" w:rsidRDefault="00000000">
            <w:pPr>
              <w:spacing w:after="0"/>
              <w:ind w:firstLine="0"/>
            </w:pPr>
            <w:r>
              <w:rPr>
                <w:sz w:val="13"/>
              </w:rPr>
              <w:t>42,5</w:t>
            </w:r>
          </w:p>
        </w:tc>
        <w:tc>
          <w:tcPr>
            <w:tcW w:w="655" w:type="dxa"/>
          </w:tcPr>
          <w:p w14:paraId="23849877" w14:textId="77777777" w:rsidR="006D1256" w:rsidRDefault="00000000">
            <w:pPr>
              <w:spacing w:after="0"/>
              <w:ind w:firstLine="0"/>
            </w:pPr>
            <w:r>
              <w:rPr>
                <w:sz w:val="13"/>
              </w:rPr>
              <w:t>46,0</w:t>
            </w:r>
          </w:p>
        </w:tc>
        <w:tc>
          <w:tcPr>
            <w:tcW w:w="655" w:type="dxa"/>
          </w:tcPr>
          <w:p w14:paraId="30D9CFC5" w14:textId="77777777" w:rsidR="006D1256" w:rsidRDefault="00000000">
            <w:pPr>
              <w:spacing w:after="0"/>
              <w:ind w:firstLine="0"/>
            </w:pPr>
            <w:r>
              <w:rPr>
                <w:sz w:val="13"/>
              </w:rPr>
              <w:t>162,5</w:t>
            </w:r>
          </w:p>
        </w:tc>
        <w:tc>
          <w:tcPr>
            <w:tcW w:w="655" w:type="dxa"/>
          </w:tcPr>
          <w:p w14:paraId="2F04776F" w14:textId="77777777" w:rsidR="006D1256" w:rsidRDefault="00000000">
            <w:pPr>
              <w:spacing w:after="0"/>
              <w:ind w:firstLine="0"/>
            </w:pPr>
            <w:r>
              <w:rPr>
                <w:sz w:val="13"/>
              </w:rPr>
              <w:t>37,6</w:t>
            </w:r>
          </w:p>
        </w:tc>
        <w:tc>
          <w:tcPr>
            <w:tcW w:w="655" w:type="dxa"/>
          </w:tcPr>
          <w:p w14:paraId="5966A002" w14:textId="77777777" w:rsidR="006D1256" w:rsidRDefault="00000000">
            <w:pPr>
              <w:spacing w:after="0"/>
              <w:ind w:firstLine="0"/>
            </w:pPr>
            <w:r>
              <w:rPr>
                <w:sz w:val="13"/>
              </w:rPr>
              <w:t>0,202</w:t>
            </w:r>
          </w:p>
        </w:tc>
        <w:tc>
          <w:tcPr>
            <w:tcW w:w="655" w:type="dxa"/>
          </w:tcPr>
          <w:p w14:paraId="51155FE4" w14:textId="77777777" w:rsidR="006D1256" w:rsidRDefault="00000000">
            <w:pPr>
              <w:spacing w:after="0"/>
              <w:ind w:firstLine="0"/>
            </w:pPr>
            <w:r>
              <w:rPr>
                <w:sz w:val="13"/>
              </w:rPr>
              <w:t>185575</w:t>
            </w:r>
          </w:p>
        </w:tc>
        <w:tc>
          <w:tcPr>
            <w:tcW w:w="655" w:type="dxa"/>
          </w:tcPr>
          <w:p w14:paraId="3C0C8EA3" w14:textId="77777777" w:rsidR="006D1256" w:rsidRDefault="00000000">
            <w:pPr>
              <w:spacing w:after="0"/>
              <w:ind w:firstLine="0"/>
            </w:pPr>
            <w:r>
              <w:rPr>
                <w:sz w:val="13"/>
              </w:rPr>
              <w:t>51,0</w:t>
            </w:r>
          </w:p>
        </w:tc>
        <w:tc>
          <w:tcPr>
            <w:tcW w:w="655" w:type="dxa"/>
          </w:tcPr>
          <w:p w14:paraId="48C8D0C4" w14:textId="77777777" w:rsidR="006D1256" w:rsidRDefault="00000000">
            <w:pPr>
              <w:spacing w:after="0"/>
              <w:ind w:firstLine="0"/>
            </w:pPr>
            <w:r>
              <w:rPr>
                <w:sz w:val="13"/>
              </w:rPr>
              <w:t>39,7</w:t>
            </w:r>
          </w:p>
        </w:tc>
        <w:tc>
          <w:tcPr>
            <w:tcW w:w="655" w:type="dxa"/>
          </w:tcPr>
          <w:p w14:paraId="5AFDC8F7" w14:textId="77777777" w:rsidR="006D1256" w:rsidRDefault="00000000">
            <w:pPr>
              <w:spacing w:after="0"/>
              <w:ind w:firstLine="0"/>
            </w:pPr>
            <w:r>
              <w:rPr>
                <w:sz w:val="13"/>
              </w:rPr>
              <w:t>87,9</w:t>
            </w:r>
          </w:p>
        </w:tc>
        <w:tc>
          <w:tcPr>
            <w:tcW w:w="655" w:type="dxa"/>
          </w:tcPr>
          <w:p w14:paraId="55139CCC" w14:textId="77777777" w:rsidR="006D1256" w:rsidRDefault="00000000">
            <w:pPr>
              <w:spacing w:after="0"/>
              <w:ind w:firstLine="0"/>
            </w:pPr>
            <w:r>
              <w:rPr>
                <w:sz w:val="13"/>
              </w:rPr>
              <w:t>38,5</w:t>
            </w:r>
          </w:p>
        </w:tc>
        <w:tc>
          <w:tcPr>
            <w:tcW w:w="655" w:type="dxa"/>
          </w:tcPr>
          <w:p w14:paraId="6C731B9E" w14:textId="77777777" w:rsidR="006D1256" w:rsidRDefault="00000000">
            <w:pPr>
              <w:spacing w:after="0"/>
              <w:ind w:firstLine="0"/>
            </w:pPr>
            <w:r>
              <w:rPr>
                <w:sz w:val="13"/>
              </w:rPr>
              <w:t>0,171</w:t>
            </w:r>
          </w:p>
        </w:tc>
        <w:tc>
          <w:tcPr>
            <w:tcW w:w="655" w:type="dxa"/>
          </w:tcPr>
          <w:p w14:paraId="16F7709D" w14:textId="77777777" w:rsidR="006D1256" w:rsidRDefault="00000000">
            <w:pPr>
              <w:spacing w:after="0"/>
              <w:ind w:firstLine="0"/>
            </w:pPr>
            <w:r>
              <w:rPr>
                <w:sz w:val="13"/>
              </w:rPr>
              <w:t>162500</w:t>
            </w:r>
          </w:p>
        </w:tc>
      </w:tr>
      <w:tr w:rsidR="006D1256" w14:paraId="03ACA23C" w14:textId="77777777">
        <w:trPr>
          <w:jc w:val="center"/>
        </w:trPr>
        <w:tc>
          <w:tcPr>
            <w:tcW w:w="539" w:type="dxa"/>
          </w:tcPr>
          <w:p w14:paraId="2209C528" w14:textId="77777777" w:rsidR="006D1256" w:rsidRDefault="00000000">
            <w:pPr>
              <w:spacing w:after="0"/>
              <w:ind w:firstLine="0"/>
            </w:pPr>
            <w:r>
              <w:rPr>
                <w:sz w:val="13"/>
              </w:rPr>
              <w:t>2007</w:t>
            </w:r>
          </w:p>
        </w:tc>
        <w:tc>
          <w:tcPr>
            <w:tcW w:w="425" w:type="dxa"/>
          </w:tcPr>
          <w:p w14:paraId="6BDD440E" w14:textId="77777777" w:rsidR="006D1256" w:rsidRDefault="00000000">
            <w:pPr>
              <w:spacing w:after="0"/>
              <w:ind w:firstLine="0"/>
            </w:pPr>
            <w:r>
              <w:rPr>
                <w:sz w:val="13"/>
              </w:rPr>
              <w:t>12</w:t>
            </w:r>
          </w:p>
        </w:tc>
        <w:tc>
          <w:tcPr>
            <w:tcW w:w="539" w:type="dxa"/>
          </w:tcPr>
          <w:p w14:paraId="2288B397" w14:textId="77777777" w:rsidR="006D1256" w:rsidRDefault="00000000">
            <w:pPr>
              <w:spacing w:after="0"/>
              <w:ind w:firstLine="0"/>
            </w:pPr>
            <w:r>
              <w:rPr>
                <w:sz w:val="13"/>
              </w:rPr>
              <w:t>-1,72</w:t>
            </w:r>
          </w:p>
        </w:tc>
        <w:tc>
          <w:tcPr>
            <w:tcW w:w="709" w:type="dxa"/>
          </w:tcPr>
          <w:p w14:paraId="715E6DE9" w14:textId="77777777" w:rsidR="006D1256" w:rsidRDefault="00000000">
            <w:pPr>
              <w:spacing w:after="0"/>
              <w:ind w:firstLine="0"/>
            </w:pPr>
            <w:r>
              <w:rPr>
                <w:sz w:val="13"/>
              </w:rPr>
              <w:t>La Niña</w:t>
            </w:r>
          </w:p>
        </w:tc>
        <w:tc>
          <w:tcPr>
            <w:tcW w:w="655" w:type="dxa"/>
          </w:tcPr>
          <w:p w14:paraId="4EAB7D7A" w14:textId="77777777" w:rsidR="006D1256" w:rsidRDefault="00000000">
            <w:pPr>
              <w:spacing w:after="0"/>
              <w:ind w:firstLine="0"/>
            </w:pPr>
            <w:r>
              <w:rPr>
                <w:sz w:val="13"/>
              </w:rPr>
              <w:t>145,3</w:t>
            </w:r>
          </w:p>
        </w:tc>
        <w:tc>
          <w:tcPr>
            <w:tcW w:w="655" w:type="dxa"/>
          </w:tcPr>
          <w:p w14:paraId="23F998A6" w14:textId="77777777" w:rsidR="006D1256" w:rsidRDefault="00000000">
            <w:pPr>
              <w:spacing w:after="0"/>
              <w:ind w:firstLine="0"/>
            </w:pPr>
            <w:r>
              <w:rPr>
                <w:sz w:val="13"/>
              </w:rPr>
              <w:t>99,9</w:t>
            </w:r>
          </w:p>
        </w:tc>
        <w:tc>
          <w:tcPr>
            <w:tcW w:w="655" w:type="dxa"/>
          </w:tcPr>
          <w:p w14:paraId="3961DE4A" w14:textId="77777777" w:rsidR="006D1256" w:rsidRDefault="00000000">
            <w:pPr>
              <w:spacing w:after="0"/>
              <w:ind w:firstLine="0"/>
            </w:pPr>
            <w:r>
              <w:rPr>
                <w:sz w:val="13"/>
              </w:rPr>
              <w:t>116,0</w:t>
            </w:r>
          </w:p>
        </w:tc>
        <w:tc>
          <w:tcPr>
            <w:tcW w:w="655" w:type="dxa"/>
          </w:tcPr>
          <w:p w14:paraId="7A998962" w14:textId="77777777" w:rsidR="006D1256" w:rsidRDefault="00000000">
            <w:pPr>
              <w:spacing w:after="0"/>
              <w:ind w:firstLine="0"/>
            </w:pPr>
            <w:r>
              <w:rPr>
                <w:sz w:val="13"/>
              </w:rPr>
              <w:t>30,0</w:t>
            </w:r>
          </w:p>
        </w:tc>
        <w:tc>
          <w:tcPr>
            <w:tcW w:w="655" w:type="dxa"/>
          </w:tcPr>
          <w:p w14:paraId="6F385FE5" w14:textId="77777777" w:rsidR="006D1256" w:rsidRDefault="00000000">
            <w:pPr>
              <w:spacing w:after="0"/>
              <w:ind w:firstLine="0"/>
            </w:pPr>
            <w:r>
              <w:rPr>
                <w:sz w:val="13"/>
              </w:rPr>
              <w:t>0,475</w:t>
            </w:r>
          </w:p>
        </w:tc>
        <w:tc>
          <w:tcPr>
            <w:tcW w:w="655" w:type="dxa"/>
          </w:tcPr>
          <w:p w14:paraId="60C3D897" w14:textId="77777777" w:rsidR="006D1256" w:rsidRDefault="00000000">
            <w:pPr>
              <w:spacing w:after="0"/>
              <w:ind w:firstLine="0"/>
            </w:pPr>
            <w:r>
              <w:rPr>
                <w:sz w:val="13"/>
              </w:rPr>
              <w:t>2250</w:t>
            </w:r>
          </w:p>
        </w:tc>
        <w:tc>
          <w:tcPr>
            <w:tcW w:w="655" w:type="dxa"/>
          </w:tcPr>
          <w:p w14:paraId="5458F132" w14:textId="77777777" w:rsidR="006D1256" w:rsidRDefault="00000000">
            <w:pPr>
              <w:spacing w:after="0"/>
              <w:ind w:firstLine="0"/>
            </w:pPr>
            <w:r>
              <w:rPr>
                <w:sz w:val="13"/>
              </w:rPr>
              <w:t>100,3</w:t>
            </w:r>
          </w:p>
        </w:tc>
        <w:tc>
          <w:tcPr>
            <w:tcW w:w="655" w:type="dxa"/>
          </w:tcPr>
          <w:p w14:paraId="7329EAEB" w14:textId="77777777" w:rsidR="006D1256" w:rsidRDefault="00000000">
            <w:pPr>
              <w:spacing w:after="0"/>
              <w:ind w:firstLine="0"/>
            </w:pPr>
            <w:r>
              <w:rPr>
                <w:sz w:val="13"/>
              </w:rPr>
              <w:t>72,3</w:t>
            </w:r>
          </w:p>
        </w:tc>
        <w:tc>
          <w:tcPr>
            <w:tcW w:w="655" w:type="dxa"/>
          </w:tcPr>
          <w:p w14:paraId="2A263ED2" w14:textId="77777777" w:rsidR="006D1256" w:rsidRDefault="00000000">
            <w:pPr>
              <w:spacing w:after="0"/>
              <w:ind w:firstLine="0"/>
            </w:pPr>
            <w:r>
              <w:rPr>
                <w:sz w:val="13"/>
              </w:rPr>
              <w:t>139,0</w:t>
            </w:r>
          </w:p>
        </w:tc>
        <w:tc>
          <w:tcPr>
            <w:tcW w:w="655" w:type="dxa"/>
          </w:tcPr>
          <w:p w14:paraId="1844C519" w14:textId="77777777" w:rsidR="006D1256" w:rsidRDefault="00000000">
            <w:pPr>
              <w:spacing w:after="0"/>
              <w:ind w:firstLine="0"/>
            </w:pPr>
            <w:r>
              <w:rPr>
                <w:sz w:val="13"/>
              </w:rPr>
              <w:t>35,4</w:t>
            </w:r>
          </w:p>
        </w:tc>
        <w:tc>
          <w:tcPr>
            <w:tcW w:w="655" w:type="dxa"/>
          </w:tcPr>
          <w:p w14:paraId="214A1C83" w14:textId="77777777" w:rsidR="006D1256" w:rsidRDefault="00000000">
            <w:pPr>
              <w:spacing w:after="0"/>
              <w:ind w:firstLine="0"/>
            </w:pPr>
            <w:r>
              <w:rPr>
                <w:sz w:val="13"/>
              </w:rPr>
              <w:t>0,368</w:t>
            </w:r>
          </w:p>
        </w:tc>
        <w:tc>
          <w:tcPr>
            <w:tcW w:w="655" w:type="dxa"/>
          </w:tcPr>
          <w:p w14:paraId="33348B8F" w14:textId="77777777" w:rsidR="006D1256" w:rsidRDefault="00000000">
            <w:pPr>
              <w:spacing w:after="0"/>
              <w:ind w:firstLine="0"/>
            </w:pPr>
            <w:r>
              <w:rPr>
                <w:sz w:val="13"/>
              </w:rPr>
              <w:t>22700</w:t>
            </w:r>
          </w:p>
        </w:tc>
        <w:tc>
          <w:tcPr>
            <w:tcW w:w="655" w:type="dxa"/>
          </w:tcPr>
          <w:p w14:paraId="01DAA8BF" w14:textId="77777777" w:rsidR="006D1256" w:rsidRDefault="00000000">
            <w:pPr>
              <w:spacing w:after="0"/>
              <w:ind w:firstLine="0"/>
            </w:pPr>
            <w:r>
              <w:rPr>
                <w:sz w:val="13"/>
              </w:rPr>
              <w:t>98,8</w:t>
            </w:r>
          </w:p>
        </w:tc>
        <w:tc>
          <w:tcPr>
            <w:tcW w:w="655" w:type="dxa"/>
          </w:tcPr>
          <w:p w14:paraId="3C8858EA" w14:textId="77777777" w:rsidR="006D1256" w:rsidRDefault="00000000">
            <w:pPr>
              <w:spacing w:after="0"/>
              <w:ind w:firstLine="0"/>
            </w:pPr>
            <w:r>
              <w:rPr>
                <w:sz w:val="13"/>
              </w:rPr>
              <w:t>69,0</w:t>
            </w:r>
          </w:p>
        </w:tc>
        <w:tc>
          <w:tcPr>
            <w:tcW w:w="655" w:type="dxa"/>
          </w:tcPr>
          <w:p w14:paraId="55C7E552" w14:textId="77777777" w:rsidR="006D1256" w:rsidRDefault="00000000">
            <w:pPr>
              <w:spacing w:after="0"/>
              <w:ind w:firstLine="0"/>
            </w:pPr>
            <w:r>
              <w:rPr>
                <w:sz w:val="13"/>
              </w:rPr>
              <w:t>80,2</w:t>
            </w:r>
          </w:p>
        </w:tc>
        <w:tc>
          <w:tcPr>
            <w:tcW w:w="655" w:type="dxa"/>
          </w:tcPr>
          <w:p w14:paraId="70B5633D" w14:textId="77777777" w:rsidR="006D1256" w:rsidRDefault="00000000">
            <w:pPr>
              <w:spacing w:after="0"/>
              <w:ind w:firstLine="0"/>
            </w:pPr>
            <w:r>
              <w:rPr>
                <w:sz w:val="13"/>
              </w:rPr>
              <w:t>33,5</w:t>
            </w:r>
          </w:p>
        </w:tc>
        <w:tc>
          <w:tcPr>
            <w:tcW w:w="655" w:type="dxa"/>
          </w:tcPr>
          <w:p w14:paraId="79ACFCF0" w14:textId="77777777" w:rsidR="006D1256" w:rsidRDefault="00000000">
            <w:pPr>
              <w:spacing w:after="0"/>
              <w:ind w:firstLine="0"/>
            </w:pPr>
            <w:r>
              <w:rPr>
                <w:sz w:val="13"/>
              </w:rPr>
              <w:t>0,320</w:t>
            </w:r>
          </w:p>
        </w:tc>
        <w:tc>
          <w:tcPr>
            <w:tcW w:w="655" w:type="dxa"/>
          </w:tcPr>
          <w:p w14:paraId="7C708509" w14:textId="77777777" w:rsidR="006D1256" w:rsidRDefault="00000000">
            <w:pPr>
              <w:spacing w:after="0"/>
              <w:ind w:firstLine="0"/>
            </w:pPr>
            <w:r>
              <w:rPr>
                <w:sz w:val="13"/>
              </w:rPr>
              <w:t>7425</w:t>
            </w:r>
          </w:p>
        </w:tc>
      </w:tr>
      <w:tr w:rsidR="006D1256" w14:paraId="761A68A6" w14:textId="77777777">
        <w:trPr>
          <w:jc w:val="center"/>
        </w:trPr>
        <w:tc>
          <w:tcPr>
            <w:tcW w:w="539" w:type="dxa"/>
          </w:tcPr>
          <w:p w14:paraId="10D883EF" w14:textId="77777777" w:rsidR="006D1256" w:rsidRDefault="00000000">
            <w:pPr>
              <w:spacing w:after="0"/>
              <w:ind w:firstLine="0"/>
            </w:pPr>
            <w:r>
              <w:rPr>
                <w:sz w:val="13"/>
              </w:rPr>
              <w:t>2008</w:t>
            </w:r>
          </w:p>
        </w:tc>
        <w:tc>
          <w:tcPr>
            <w:tcW w:w="425" w:type="dxa"/>
          </w:tcPr>
          <w:p w14:paraId="5D4A1AC6" w14:textId="77777777" w:rsidR="006D1256" w:rsidRDefault="00000000">
            <w:pPr>
              <w:spacing w:after="0"/>
              <w:ind w:firstLine="0"/>
            </w:pPr>
            <w:r>
              <w:rPr>
                <w:sz w:val="13"/>
              </w:rPr>
              <w:t>1</w:t>
            </w:r>
          </w:p>
        </w:tc>
        <w:tc>
          <w:tcPr>
            <w:tcW w:w="539" w:type="dxa"/>
          </w:tcPr>
          <w:p w14:paraId="7EF20B8C" w14:textId="77777777" w:rsidR="006D1256" w:rsidRDefault="00000000">
            <w:pPr>
              <w:spacing w:after="0"/>
              <w:ind w:firstLine="0"/>
            </w:pPr>
            <w:r>
              <w:rPr>
                <w:sz w:val="13"/>
              </w:rPr>
              <w:t>-1,76</w:t>
            </w:r>
          </w:p>
        </w:tc>
        <w:tc>
          <w:tcPr>
            <w:tcW w:w="709" w:type="dxa"/>
          </w:tcPr>
          <w:p w14:paraId="26B1F019" w14:textId="77777777" w:rsidR="006D1256" w:rsidRDefault="00000000">
            <w:pPr>
              <w:spacing w:after="0"/>
              <w:ind w:firstLine="0"/>
            </w:pPr>
            <w:r>
              <w:rPr>
                <w:sz w:val="13"/>
              </w:rPr>
              <w:t>La Niña</w:t>
            </w:r>
          </w:p>
        </w:tc>
        <w:tc>
          <w:tcPr>
            <w:tcW w:w="655" w:type="dxa"/>
          </w:tcPr>
          <w:p w14:paraId="1354BAD6" w14:textId="77777777" w:rsidR="006D1256" w:rsidRDefault="00000000">
            <w:pPr>
              <w:spacing w:after="0"/>
              <w:ind w:firstLine="0"/>
            </w:pPr>
            <w:r>
              <w:rPr>
                <w:sz w:val="13"/>
              </w:rPr>
              <w:t>139,8</w:t>
            </w:r>
          </w:p>
        </w:tc>
        <w:tc>
          <w:tcPr>
            <w:tcW w:w="655" w:type="dxa"/>
          </w:tcPr>
          <w:p w14:paraId="34906FB8" w14:textId="77777777" w:rsidR="006D1256" w:rsidRDefault="00000000">
            <w:pPr>
              <w:spacing w:after="0"/>
              <w:ind w:firstLine="0"/>
            </w:pPr>
            <w:r>
              <w:rPr>
                <w:sz w:val="13"/>
              </w:rPr>
              <w:t>101,0</w:t>
            </w:r>
          </w:p>
        </w:tc>
        <w:tc>
          <w:tcPr>
            <w:tcW w:w="655" w:type="dxa"/>
          </w:tcPr>
          <w:p w14:paraId="241AC6BA" w14:textId="77777777" w:rsidR="006D1256" w:rsidRDefault="00000000">
            <w:pPr>
              <w:spacing w:after="0"/>
              <w:ind w:firstLine="0"/>
            </w:pPr>
            <w:r>
              <w:rPr>
                <w:sz w:val="13"/>
              </w:rPr>
              <w:t>84,5</w:t>
            </w:r>
          </w:p>
        </w:tc>
        <w:tc>
          <w:tcPr>
            <w:tcW w:w="655" w:type="dxa"/>
          </w:tcPr>
          <w:p w14:paraId="3246A217" w14:textId="77777777" w:rsidR="006D1256" w:rsidRDefault="00000000">
            <w:pPr>
              <w:spacing w:after="0"/>
              <w:ind w:firstLine="0"/>
            </w:pPr>
            <w:r>
              <w:rPr>
                <w:sz w:val="13"/>
              </w:rPr>
              <w:t>30,0</w:t>
            </w:r>
          </w:p>
        </w:tc>
        <w:tc>
          <w:tcPr>
            <w:tcW w:w="655" w:type="dxa"/>
          </w:tcPr>
          <w:p w14:paraId="5AC521FF" w14:textId="77777777" w:rsidR="006D1256" w:rsidRDefault="00000000">
            <w:pPr>
              <w:spacing w:after="0"/>
              <w:ind w:firstLine="0"/>
            </w:pPr>
            <w:r>
              <w:rPr>
                <w:sz w:val="13"/>
              </w:rPr>
              <w:t>0,487</w:t>
            </w:r>
          </w:p>
        </w:tc>
        <w:tc>
          <w:tcPr>
            <w:tcW w:w="655" w:type="dxa"/>
          </w:tcPr>
          <w:p w14:paraId="57B62514" w14:textId="77777777" w:rsidR="006D1256" w:rsidRDefault="00000000">
            <w:pPr>
              <w:spacing w:after="0"/>
              <w:ind w:firstLine="0"/>
            </w:pPr>
            <w:r>
              <w:rPr>
                <w:sz w:val="13"/>
              </w:rPr>
              <w:t>4050</w:t>
            </w:r>
          </w:p>
        </w:tc>
        <w:tc>
          <w:tcPr>
            <w:tcW w:w="655" w:type="dxa"/>
          </w:tcPr>
          <w:p w14:paraId="01B94A42" w14:textId="77777777" w:rsidR="006D1256" w:rsidRDefault="00000000">
            <w:pPr>
              <w:spacing w:after="0"/>
              <w:ind w:firstLine="0"/>
            </w:pPr>
            <w:r>
              <w:rPr>
                <w:sz w:val="13"/>
              </w:rPr>
              <w:t>100,0</w:t>
            </w:r>
          </w:p>
        </w:tc>
        <w:tc>
          <w:tcPr>
            <w:tcW w:w="655" w:type="dxa"/>
          </w:tcPr>
          <w:p w14:paraId="3C627F39" w14:textId="77777777" w:rsidR="006D1256" w:rsidRDefault="00000000">
            <w:pPr>
              <w:spacing w:after="0"/>
              <w:ind w:firstLine="0"/>
            </w:pPr>
            <w:r>
              <w:rPr>
                <w:sz w:val="13"/>
              </w:rPr>
              <w:t>71,3</w:t>
            </w:r>
          </w:p>
        </w:tc>
        <w:tc>
          <w:tcPr>
            <w:tcW w:w="655" w:type="dxa"/>
          </w:tcPr>
          <w:p w14:paraId="29B77EDC" w14:textId="77777777" w:rsidR="006D1256" w:rsidRDefault="00000000">
            <w:pPr>
              <w:spacing w:after="0"/>
              <w:ind w:firstLine="0"/>
            </w:pPr>
            <w:r>
              <w:rPr>
                <w:sz w:val="13"/>
              </w:rPr>
              <w:t>137,2</w:t>
            </w:r>
          </w:p>
        </w:tc>
        <w:tc>
          <w:tcPr>
            <w:tcW w:w="655" w:type="dxa"/>
          </w:tcPr>
          <w:p w14:paraId="7F8A7D88" w14:textId="77777777" w:rsidR="006D1256" w:rsidRDefault="00000000">
            <w:pPr>
              <w:spacing w:after="0"/>
              <w:ind w:firstLine="0"/>
            </w:pPr>
            <w:r>
              <w:rPr>
                <w:sz w:val="13"/>
              </w:rPr>
              <w:t>34,4</w:t>
            </w:r>
          </w:p>
        </w:tc>
        <w:tc>
          <w:tcPr>
            <w:tcW w:w="655" w:type="dxa"/>
          </w:tcPr>
          <w:p w14:paraId="7EFED2C6" w14:textId="77777777" w:rsidR="006D1256" w:rsidRDefault="00000000">
            <w:pPr>
              <w:spacing w:after="0"/>
              <w:ind w:firstLine="0"/>
            </w:pPr>
            <w:r>
              <w:rPr>
                <w:sz w:val="13"/>
              </w:rPr>
              <w:t>0,373</w:t>
            </w:r>
          </w:p>
        </w:tc>
        <w:tc>
          <w:tcPr>
            <w:tcW w:w="655" w:type="dxa"/>
          </w:tcPr>
          <w:p w14:paraId="10E8E640" w14:textId="77777777" w:rsidR="006D1256" w:rsidRDefault="00000000">
            <w:pPr>
              <w:spacing w:after="0"/>
              <w:ind w:firstLine="0"/>
            </w:pPr>
            <w:r>
              <w:rPr>
                <w:sz w:val="13"/>
              </w:rPr>
              <w:t>5100</w:t>
            </w:r>
          </w:p>
        </w:tc>
        <w:tc>
          <w:tcPr>
            <w:tcW w:w="655" w:type="dxa"/>
          </w:tcPr>
          <w:p w14:paraId="51D5E384" w14:textId="77777777" w:rsidR="006D1256" w:rsidRDefault="00000000">
            <w:pPr>
              <w:spacing w:after="0"/>
              <w:ind w:firstLine="0"/>
            </w:pPr>
            <w:r>
              <w:rPr>
                <w:sz w:val="13"/>
              </w:rPr>
              <w:t>84,3</w:t>
            </w:r>
          </w:p>
        </w:tc>
        <w:tc>
          <w:tcPr>
            <w:tcW w:w="655" w:type="dxa"/>
          </w:tcPr>
          <w:p w14:paraId="1586169F" w14:textId="77777777" w:rsidR="006D1256" w:rsidRDefault="00000000">
            <w:pPr>
              <w:spacing w:after="0"/>
              <w:ind w:firstLine="0"/>
            </w:pPr>
            <w:r>
              <w:rPr>
                <w:sz w:val="13"/>
              </w:rPr>
              <w:t>64,4</w:t>
            </w:r>
          </w:p>
        </w:tc>
        <w:tc>
          <w:tcPr>
            <w:tcW w:w="655" w:type="dxa"/>
          </w:tcPr>
          <w:p w14:paraId="541E992B" w14:textId="77777777" w:rsidR="006D1256" w:rsidRDefault="00000000">
            <w:pPr>
              <w:spacing w:after="0"/>
              <w:ind w:firstLine="0"/>
            </w:pPr>
            <w:r>
              <w:rPr>
                <w:sz w:val="13"/>
              </w:rPr>
              <w:t>69,8</w:t>
            </w:r>
          </w:p>
        </w:tc>
        <w:tc>
          <w:tcPr>
            <w:tcW w:w="655" w:type="dxa"/>
          </w:tcPr>
          <w:p w14:paraId="34E6E46F" w14:textId="77777777" w:rsidR="006D1256" w:rsidRDefault="00000000">
            <w:pPr>
              <w:spacing w:after="0"/>
              <w:ind w:firstLine="0"/>
            </w:pPr>
            <w:r>
              <w:rPr>
                <w:sz w:val="13"/>
              </w:rPr>
              <w:t>33,9</w:t>
            </w:r>
          </w:p>
        </w:tc>
        <w:tc>
          <w:tcPr>
            <w:tcW w:w="655" w:type="dxa"/>
          </w:tcPr>
          <w:p w14:paraId="18D639B0" w14:textId="77777777" w:rsidR="006D1256" w:rsidRDefault="00000000">
            <w:pPr>
              <w:spacing w:after="0"/>
              <w:ind w:firstLine="0"/>
            </w:pPr>
            <w:r>
              <w:rPr>
                <w:sz w:val="13"/>
              </w:rPr>
              <w:t>0,306</w:t>
            </w:r>
          </w:p>
        </w:tc>
        <w:tc>
          <w:tcPr>
            <w:tcW w:w="655" w:type="dxa"/>
          </w:tcPr>
          <w:p w14:paraId="6D6FD3BA" w14:textId="77777777" w:rsidR="006D1256" w:rsidRDefault="00000000">
            <w:pPr>
              <w:spacing w:after="0"/>
              <w:ind w:firstLine="0"/>
            </w:pPr>
            <w:r>
              <w:rPr>
                <w:sz w:val="13"/>
              </w:rPr>
              <w:t>11500</w:t>
            </w:r>
          </w:p>
        </w:tc>
      </w:tr>
      <w:tr w:rsidR="006D1256" w14:paraId="3948C6FD" w14:textId="77777777">
        <w:trPr>
          <w:jc w:val="center"/>
        </w:trPr>
        <w:tc>
          <w:tcPr>
            <w:tcW w:w="539" w:type="dxa"/>
          </w:tcPr>
          <w:p w14:paraId="6E2D9FAA" w14:textId="77777777" w:rsidR="006D1256" w:rsidRDefault="00000000">
            <w:pPr>
              <w:spacing w:after="0"/>
              <w:ind w:firstLine="0"/>
            </w:pPr>
            <w:r>
              <w:rPr>
                <w:sz w:val="13"/>
              </w:rPr>
              <w:t>2008</w:t>
            </w:r>
          </w:p>
        </w:tc>
        <w:tc>
          <w:tcPr>
            <w:tcW w:w="425" w:type="dxa"/>
          </w:tcPr>
          <w:p w14:paraId="6753243B" w14:textId="77777777" w:rsidR="006D1256" w:rsidRDefault="00000000">
            <w:pPr>
              <w:spacing w:after="0"/>
              <w:ind w:firstLine="0"/>
            </w:pPr>
            <w:r>
              <w:rPr>
                <w:sz w:val="13"/>
              </w:rPr>
              <w:t>2</w:t>
            </w:r>
          </w:p>
        </w:tc>
        <w:tc>
          <w:tcPr>
            <w:tcW w:w="539" w:type="dxa"/>
          </w:tcPr>
          <w:p w14:paraId="7BA1E5CA" w14:textId="77777777" w:rsidR="006D1256" w:rsidRDefault="00000000">
            <w:pPr>
              <w:spacing w:after="0"/>
              <w:ind w:firstLine="0"/>
            </w:pPr>
            <w:r>
              <w:rPr>
                <w:sz w:val="13"/>
              </w:rPr>
              <w:t>-1,61</w:t>
            </w:r>
          </w:p>
        </w:tc>
        <w:tc>
          <w:tcPr>
            <w:tcW w:w="709" w:type="dxa"/>
          </w:tcPr>
          <w:p w14:paraId="0CF967FA" w14:textId="77777777" w:rsidR="006D1256" w:rsidRDefault="00000000">
            <w:pPr>
              <w:spacing w:after="0"/>
              <w:ind w:firstLine="0"/>
            </w:pPr>
            <w:r>
              <w:rPr>
                <w:sz w:val="13"/>
              </w:rPr>
              <w:t>La Niña</w:t>
            </w:r>
          </w:p>
        </w:tc>
        <w:tc>
          <w:tcPr>
            <w:tcW w:w="655" w:type="dxa"/>
          </w:tcPr>
          <w:p w14:paraId="5716A362" w14:textId="77777777" w:rsidR="006D1256" w:rsidRDefault="00000000">
            <w:pPr>
              <w:spacing w:after="0"/>
              <w:ind w:firstLine="0"/>
            </w:pPr>
            <w:r>
              <w:rPr>
                <w:sz w:val="13"/>
              </w:rPr>
              <w:t>142,4</w:t>
            </w:r>
          </w:p>
        </w:tc>
        <w:tc>
          <w:tcPr>
            <w:tcW w:w="655" w:type="dxa"/>
          </w:tcPr>
          <w:p w14:paraId="1A86BDF8" w14:textId="77777777" w:rsidR="006D1256" w:rsidRDefault="00000000">
            <w:pPr>
              <w:spacing w:after="0"/>
              <w:ind w:firstLine="0"/>
            </w:pPr>
            <w:r>
              <w:rPr>
                <w:sz w:val="13"/>
              </w:rPr>
              <w:t>112,4</w:t>
            </w:r>
          </w:p>
        </w:tc>
        <w:tc>
          <w:tcPr>
            <w:tcW w:w="655" w:type="dxa"/>
          </w:tcPr>
          <w:p w14:paraId="3E32A4FE" w14:textId="77777777" w:rsidR="006D1256" w:rsidRDefault="00000000">
            <w:pPr>
              <w:spacing w:after="0"/>
              <w:ind w:firstLine="0"/>
            </w:pPr>
            <w:r>
              <w:rPr>
                <w:sz w:val="13"/>
              </w:rPr>
              <w:t>119,2</w:t>
            </w:r>
          </w:p>
        </w:tc>
        <w:tc>
          <w:tcPr>
            <w:tcW w:w="655" w:type="dxa"/>
          </w:tcPr>
          <w:p w14:paraId="37F06C35" w14:textId="77777777" w:rsidR="006D1256" w:rsidRDefault="00000000">
            <w:pPr>
              <w:spacing w:after="0"/>
              <w:ind w:firstLine="0"/>
            </w:pPr>
            <w:r>
              <w:rPr>
                <w:sz w:val="13"/>
              </w:rPr>
              <w:t>30,5</w:t>
            </w:r>
          </w:p>
        </w:tc>
        <w:tc>
          <w:tcPr>
            <w:tcW w:w="655" w:type="dxa"/>
          </w:tcPr>
          <w:p w14:paraId="1D73EF1E" w14:textId="77777777" w:rsidR="006D1256" w:rsidRDefault="00000000">
            <w:pPr>
              <w:spacing w:after="0"/>
              <w:ind w:firstLine="0"/>
            </w:pPr>
            <w:r>
              <w:rPr>
                <w:sz w:val="13"/>
              </w:rPr>
              <w:t>0,486</w:t>
            </w:r>
          </w:p>
        </w:tc>
        <w:tc>
          <w:tcPr>
            <w:tcW w:w="655" w:type="dxa"/>
          </w:tcPr>
          <w:p w14:paraId="03A91EC7" w14:textId="77777777" w:rsidR="006D1256" w:rsidRDefault="00000000">
            <w:pPr>
              <w:spacing w:after="0"/>
              <w:ind w:firstLine="0"/>
            </w:pPr>
            <w:r>
              <w:rPr>
                <w:sz w:val="13"/>
              </w:rPr>
              <w:t>575</w:t>
            </w:r>
          </w:p>
        </w:tc>
        <w:tc>
          <w:tcPr>
            <w:tcW w:w="655" w:type="dxa"/>
          </w:tcPr>
          <w:p w14:paraId="0A0E79B6" w14:textId="77777777" w:rsidR="006D1256" w:rsidRDefault="00000000">
            <w:pPr>
              <w:spacing w:after="0"/>
              <w:ind w:firstLine="0"/>
            </w:pPr>
            <w:r>
              <w:rPr>
                <w:sz w:val="13"/>
              </w:rPr>
              <w:t>119,5</w:t>
            </w:r>
          </w:p>
        </w:tc>
        <w:tc>
          <w:tcPr>
            <w:tcW w:w="655" w:type="dxa"/>
          </w:tcPr>
          <w:p w14:paraId="685FDE2E" w14:textId="77777777" w:rsidR="006D1256" w:rsidRDefault="00000000">
            <w:pPr>
              <w:spacing w:after="0"/>
              <w:ind w:firstLine="0"/>
            </w:pPr>
            <w:r>
              <w:rPr>
                <w:sz w:val="13"/>
              </w:rPr>
              <w:t>103,2</w:t>
            </w:r>
          </w:p>
        </w:tc>
        <w:tc>
          <w:tcPr>
            <w:tcW w:w="655" w:type="dxa"/>
          </w:tcPr>
          <w:p w14:paraId="40DB8B37" w14:textId="77777777" w:rsidR="006D1256" w:rsidRDefault="00000000">
            <w:pPr>
              <w:spacing w:after="0"/>
              <w:ind w:firstLine="0"/>
            </w:pPr>
            <w:r>
              <w:rPr>
                <w:sz w:val="13"/>
              </w:rPr>
              <w:t>183,8</w:t>
            </w:r>
          </w:p>
        </w:tc>
        <w:tc>
          <w:tcPr>
            <w:tcW w:w="655" w:type="dxa"/>
          </w:tcPr>
          <w:p w14:paraId="4178842A" w14:textId="77777777" w:rsidR="006D1256" w:rsidRDefault="00000000">
            <w:pPr>
              <w:spacing w:after="0"/>
              <w:ind w:firstLine="0"/>
            </w:pPr>
            <w:r>
              <w:rPr>
                <w:sz w:val="13"/>
              </w:rPr>
              <w:t>30,9</w:t>
            </w:r>
          </w:p>
        </w:tc>
        <w:tc>
          <w:tcPr>
            <w:tcW w:w="655" w:type="dxa"/>
          </w:tcPr>
          <w:p w14:paraId="4773082A" w14:textId="77777777" w:rsidR="006D1256" w:rsidRDefault="00000000">
            <w:pPr>
              <w:spacing w:after="0"/>
              <w:ind w:firstLine="0"/>
            </w:pPr>
            <w:r>
              <w:rPr>
                <w:sz w:val="13"/>
              </w:rPr>
              <w:t>0,526</w:t>
            </w:r>
          </w:p>
        </w:tc>
        <w:tc>
          <w:tcPr>
            <w:tcW w:w="655" w:type="dxa"/>
          </w:tcPr>
          <w:p w14:paraId="230D02FC" w14:textId="77777777" w:rsidR="006D1256" w:rsidRDefault="00000000">
            <w:pPr>
              <w:spacing w:after="0"/>
              <w:ind w:firstLine="0"/>
            </w:pPr>
            <w:r>
              <w:rPr>
                <w:sz w:val="13"/>
              </w:rPr>
              <w:t>3900</w:t>
            </w:r>
          </w:p>
        </w:tc>
        <w:tc>
          <w:tcPr>
            <w:tcW w:w="655" w:type="dxa"/>
          </w:tcPr>
          <w:p w14:paraId="45383B36" w14:textId="77777777" w:rsidR="006D1256" w:rsidRDefault="00000000">
            <w:pPr>
              <w:spacing w:after="0"/>
              <w:ind w:firstLine="0"/>
            </w:pPr>
            <w:r>
              <w:rPr>
                <w:sz w:val="13"/>
              </w:rPr>
              <w:t>97,4</w:t>
            </w:r>
          </w:p>
        </w:tc>
        <w:tc>
          <w:tcPr>
            <w:tcW w:w="655" w:type="dxa"/>
          </w:tcPr>
          <w:p w14:paraId="19447344" w14:textId="77777777" w:rsidR="006D1256" w:rsidRDefault="00000000">
            <w:pPr>
              <w:spacing w:after="0"/>
              <w:ind w:firstLine="0"/>
            </w:pPr>
            <w:r>
              <w:rPr>
                <w:sz w:val="13"/>
              </w:rPr>
              <w:t>76,4</w:t>
            </w:r>
          </w:p>
        </w:tc>
        <w:tc>
          <w:tcPr>
            <w:tcW w:w="655" w:type="dxa"/>
          </w:tcPr>
          <w:p w14:paraId="7206B9B6" w14:textId="77777777" w:rsidR="006D1256" w:rsidRDefault="00000000">
            <w:pPr>
              <w:spacing w:after="0"/>
              <w:ind w:firstLine="0"/>
            </w:pPr>
            <w:r>
              <w:rPr>
                <w:sz w:val="13"/>
              </w:rPr>
              <w:t>120,1</w:t>
            </w:r>
          </w:p>
        </w:tc>
        <w:tc>
          <w:tcPr>
            <w:tcW w:w="655" w:type="dxa"/>
          </w:tcPr>
          <w:p w14:paraId="070F7C4C" w14:textId="77777777" w:rsidR="006D1256" w:rsidRDefault="00000000">
            <w:pPr>
              <w:spacing w:after="0"/>
              <w:ind w:firstLine="0"/>
            </w:pPr>
            <w:r>
              <w:rPr>
                <w:sz w:val="13"/>
              </w:rPr>
              <w:t>33,3</w:t>
            </w:r>
          </w:p>
        </w:tc>
        <w:tc>
          <w:tcPr>
            <w:tcW w:w="655" w:type="dxa"/>
          </w:tcPr>
          <w:p w14:paraId="782028C7" w14:textId="77777777" w:rsidR="006D1256" w:rsidRDefault="00000000">
            <w:pPr>
              <w:spacing w:after="0"/>
              <w:ind w:firstLine="0"/>
            </w:pPr>
            <w:r>
              <w:rPr>
                <w:sz w:val="13"/>
              </w:rPr>
              <w:t>0,330</w:t>
            </w:r>
          </w:p>
        </w:tc>
        <w:tc>
          <w:tcPr>
            <w:tcW w:w="655" w:type="dxa"/>
          </w:tcPr>
          <w:p w14:paraId="04C94AD7" w14:textId="77777777" w:rsidR="006D1256" w:rsidRDefault="00000000">
            <w:pPr>
              <w:spacing w:after="0"/>
              <w:ind w:firstLine="0"/>
            </w:pPr>
            <w:r>
              <w:rPr>
                <w:sz w:val="13"/>
              </w:rPr>
              <w:t>850</w:t>
            </w:r>
          </w:p>
        </w:tc>
      </w:tr>
      <w:tr w:rsidR="006D1256" w14:paraId="304F0CD7" w14:textId="77777777">
        <w:trPr>
          <w:jc w:val="center"/>
        </w:trPr>
        <w:tc>
          <w:tcPr>
            <w:tcW w:w="539" w:type="dxa"/>
          </w:tcPr>
          <w:p w14:paraId="3806AA2F" w14:textId="77777777" w:rsidR="006D1256" w:rsidRDefault="00000000">
            <w:pPr>
              <w:spacing w:after="0"/>
              <w:ind w:firstLine="0"/>
            </w:pPr>
            <w:r>
              <w:rPr>
                <w:sz w:val="13"/>
              </w:rPr>
              <w:t>2008</w:t>
            </w:r>
          </w:p>
        </w:tc>
        <w:tc>
          <w:tcPr>
            <w:tcW w:w="425" w:type="dxa"/>
          </w:tcPr>
          <w:p w14:paraId="72BB917B" w14:textId="77777777" w:rsidR="006D1256" w:rsidRDefault="00000000">
            <w:pPr>
              <w:spacing w:after="0"/>
              <w:ind w:firstLine="0"/>
            </w:pPr>
            <w:r>
              <w:rPr>
                <w:sz w:val="13"/>
              </w:rPr>
              <w:t>3</w:t>
            </w:r>
          </w:p>
        </w:tc>
        <w:tc>
          <w:tcPr>
            <w:tcW w:w="539" w:type="dxa"/>
          </w:tcPr>
          <w:p w14:paraId="20C915AB" w14:textId="77777777" w:rsidR="006D1256" w:rsidRDefault="00000000">
            <w:pPr>
              <w:spacing w:after="0"/>
              <w:ind w:firstLine="0"/>
            </w:pPr>
            <w:r>
              <w:rPr>
                <w:sz w:val="13"/>
              </w:rPr>
              <w:t>-1,37</w:t>
            </w:r>
          </w:p>
        </w:tc>
        <w:tc>
          <w:tcPr>
            <w:tcW w:w="709" w:type="dxa"/>
          </w:tcPr>
          <w:p w14:paraId="5D510FDF" w14:textId="77777777" w:rsidR="006D1256" w:rsidRDefault="00000000">
            <w:pPr>
              <w:spacing w:after="0"/>
              <w:ind w:firstLine="0"/>
            </w:pPr>
            <w:r>
              <w:rPr>
                <w:sz w:val="13"/>
              </w:rPr>
              <w:t>La Niña</w:t>
            </w:r>
          </w:p>
        </w:tc>
        <w:tc>
          <w:tcPr>
            <w:tcW w:w="655" w:type="dxa"/>
          </w:tcPr>
          <w:p w14:paraId="09DAB42F" w14:textId="77777777" w:rsidR="006D1256" w:rsidRDefault="00000000">
            <w:pPr>
              <w:spacing w:after="0"/>
              <w:ind w:firstLine="0"/>
            </w:pPr>
            <w:r>
              <w:rPr>
                <w:sz w:val="13"/>
              </w:rPr>
              <w:t>127,3</w:t>
            </w:r>
          </w:p>
        </w:tc>
        <w:tc>
          <w:tcPr>
            <w:tcW w:w="655" w:type="dxa"/>
          </w:tcPr>
          <w:p w14:paraId="263F1E35" w14:textId="77777777" w:rsidR="006D1256" w:rsidRDefault="00000000">
            <w:pPr>
              <w:spacing w:after="0"/>
              <w:ind w:firstLine="0"/>
            </w:pPr>
            <w:r>
              <w:rPr>
                <w:sz w:val="13"/>
              </w:rPr>
              <w:t>117,8</w:t>
            </w:r>
          </w:p>
        </w:tc>
        <w:tc>
          <w:tcPr>
            <w:tcW w:w="655" w:type="dxa"/>
          </w:tcPr>
          <w:p w14:paraId="5E769465" w14:textId="77777777" w:rsidR="006D1256" w:rsidRDefault="00000000">
            <w:pPr>
              <w:spacing w:after="0"/>
              <w:ind w:firstLine="0"/>
            </w:pPr>
            <w:r>
              <w:rPr>
                <w:sz w:val="13"/>
              </w:rPr>
              <w:t>135,0</w:t>
            </w:r>
          </w:p>
        </w:tc>
        <w:tc>
          <w:tcPr>
            <w:tcW w:w="655" w:type="dxa"/>
          </w:tcPr>
          <w:p w14:paraId="0627C8ED" w14:textId="77777777" w:rsidR="006D1256" w:rsidRDefault="00000000">
            <w:pPr>
              <w:spacing w:after="0"/>
              <w:ind w:firstLine="0"/>
            </w:pPr>
            <w:r>
              <w:rPr>
                <w:sz w:val="13"/>
              </w:rPr>
              <w:t>29,4</w:t>
            </w:r>
          </w:p>
        </w:tc>
        <w:tc>
          <w:tcPr>
            <w:tcW w:w="655" w:type="dxa"/>
          </w:tcPr>
          <w:p w14:paraId="3F53E498" w14:textId="77777777" w:rsidR="006D1256" w:rsidRDefault="00000000">
            <w:pPr>
              <w:spacing w:after="0"/>
              <w:ind w:firstLine="0"/>
            </w:pPr>
            <w:r>
              <w:rPr>
                <w:sz w:val="13"/>
              </w:rPr>
              <w:t>0,550</w:t>
            </w:r>
          </w:p>
        </w:tc>
        <w:tc>
          <w:tcPr>
            <w:tcW w:w="655" w:type="dxa"/>
          </w:tcPr>
          <w:p w14:paraId="1075736A" w14:textId="77777777" w:rsidR="006D1256" w:rsidRDefault="00000000">
            <w:pPr>
              <w:spacing w:after="0"/>
              <w:ind w:firstLine="0"/>
            </w:pPr>
            <w:r>
              <w:rPr>
                <w:sz w:val="13"/>
              </w:rPr>
              <w:t>275</w:t>
            </w:r>
          </w:p>
        </w:tc>
        <w:tc>
          <w:tcPr>
            <w:tcW w:w="655" w:type="dxa"/>
          </w:tcPr>
          <w:p w14:paraId="04D954F8" w14:textId="77777777" w:rsidR="006D1256" w:rsidRDefault="00000000">
            <w:pPr>
              <w:spacing w:after="0"/>
              <w:ind w:firstLine="0"/>
            </w:pPr>
            <w:r>
              <w:rPr>
                <w:sz w:val="13"/>
              </w:rPr>
              <w:t>128,4</w:t>
            </w:r>
          </w:p>
        </w:tc>
        <w:tc>
          <w:tcPr>
            <w:tcW w:w="655" w:type="dxa"/>
          </w:tcPr>
          <w:p w14:paraId="209D6F0F" w14:textId="77777777" w:rsidR="006D1256" w:rsidRDefault="00000000">
            <w:pPr>
              <w:spacing w:after="0"/>
              <w:ind w:firstLine="0"/>
            </w:pPr>
            <w:r>
              <w:rPr>
                <w:sz w:val="13"/>
              </w:rPr>
              <w:t>114,1</w:t>
            </w:r>
          </w:p>
        </w:tc>
        <w:tc>
          <w:tcPr>
            <w:tcW w:w="655" w:type="dxa"/>
          </w:tcPr>
          <w:p w14:paraId="52BA586E" w14:textId="77777777" w:rsidR="006D1256" w:rsidRDefault="00000000">
            <w:pPr>
              <w:spacing w:after="0"/>
              <w:ind w:firstLine="0"/>
            </w:pPr>
            <w:r>
              <w:rPr>
                <w:sz w:val="13"/>
              </w:rPr>
              <w:t>202,7</w:t>
            </w:r>
          </w:p>
        </w:tc>
        <w:tc>
          <w:tcPr>
            <w:tcW w:w="655" w:type="dxa"/>
          </w:tcPr>
          <w:p w14:paraId="51DF66D3" w14:textId="77777777" w:rsidR="006D1256" w:rsidRDefault="00000000">
            <w:pPr>
              <w:spacing w:after="0"/>
              <w:ind w:firstLine="0"/>
            </w:pPr>
            <w:r>
              <w:rPr>
                <w:sz w:val="13"/>
              </w:rPr>
              <w:t>28,8</w:t>
            </w:r>
          </w:p>
        </w:tc>
        <w:tc>
          <w:tcPr>
            <w:tcW w:w="655" w:type="dxa"/>
          </w:tcPr>
          <w:p w14:paraId="027897F4" w14:textId="77777777" w:rsidR="006D1256" w:rsidRDefault="00000000">
            <w:pPr>
              <w:spacing w:after="0"/>
              <w:ind w:firstLine="0"/>
            </w:pPr>
            <w:r>
              <w:rPr>
                <w:sz w:val="13"/>
              </w:rPr>
              <w:t>0,621</w:t>
            </w:r>
          </w:p>
        </w:tc>
        <w:tc>
          <w:tcPr>
            <w:tcW w:w="655" w:type="dxa"/>
          </w:tcPr>
          <w:p w14:paraId="676A234F" w14:textId="77777777" w:rsidR="006D1256" w:rsidRDefault="00000000">
            <w:pPr>
              <w:spacing w:after="0"/>
              <w:ind w:firstLine="0"/>
            </w:pPr>
            <w:r>
              <w:rPr>
                <w:sz w:val="13"/>
              </w:rPr>
              <w:t>5500</w:t>
            </w:r>
          </w:p>
        </w:tc>
        <w:tc>
          <w:tcPr>
            <w:tcW w:w="655" w:type="dxa"/>
          </w:tcPr>
          <w:p w14:paraId="6DD98C54" w14:textId="77777777" w:rsidR="006D1256" w:rsidRDefault="00000000">
            <w:pPr>
              <w:spacing w:after="0"/>
              <w:ind w:firstLine="0"/>
            </w:pPr>
            <w:r>
              <w:rPr>
                <w:sz w:val="13"/>
              </w:rPr>
              <w:t>123,2</w:t>
            </w:r>
          </w:p>
        </w:tc>
        <w:tc>
          <w:tcPr>
            <w:tcW w:w="655" w:type="dxa"/>
          </w:tcPr>
          <w:p w14:paraId="4DE9624F" w14:textId="77777777" w:rsidR="006D1256" w:rsidRDefault="00000000">
            <w:pPr>
              <w:spacing w:after="0"/>
              <w:ind w:firstLine="0"/>
            </w:pPr>
            <w:r>
              <w:rPr>
                <w:sz w:val="13"/>
              </w:rPr>
              <w:t>100,3</w:t>
            </w:r>
          </w:p>
        </w:tc>
        <w:tc>
          <w:tcPr>
            <w:tcW w:w="655" w:type="dxa"/>
          </w:tcPr>
          <w:p w14:paraId="0D6D4AD7" w14:textId="77777777" w:rsidR="006D1256" w:rsidRDefault="00000000">
            <w:pPr>
              <w:spacing w:after="0"/>
              <w:ind w:firstLine="0"/>
            </w:pPr>
            <w:r>
              <w:rPr>
                <w:sz w:val="13"/>
              </w:rPr>
              <w:t>141,4</w:t>
            </w:r>
          </w:p>
        </w:tc>
        <w:tc>
          <w:tcPr>
            <w:tcW w:w="655" w:type="dxa"/>
          </w:tcPr>
          <w:p w14:paraId="34DCE14A" w14:textId="77777777" w:rsidR="006D1256" w:rsidRDefault="00000000">
            <w:pPr>
              <w:spacing w:after="0"/>
              <w:ind w:firstLine="0"/>
            </w:pPr>
            <w:r>
              <w:rPr>
                <w:sz w:val="13"/>
              </w:rPr>
              <w:t>30,3</w:t>
            </w:r>
          </w:p>
        </w:tc>
        <w:tc>
          <w:tcPr>
            <w:tcW w:w="655" w:type="dxa"/>
          </w:tcPr>
          <w:p w14:paraId="18BB9CCA" w14:textId="77777777" w:rsidR="006D1256" w:rsidRDefault="00000000">
            <w:pPr>
              <w:spacing w:after="0"/>
              <w:ind w:firstLine="0"/>
            </w:pPr>
            <w:r>
              <w:rPr>
                <w:sz w:val="13"/>
              </w:rPr>
              <w:t>0,480</w:t>
            </w:r>
          </w:p>
        </w:tc>
        <w:tc>
          <w:tcPr>
            <w:tcW w:w="655" w:type="dxa"/>
          </w:tcPr>
          <w:p w14:paraId="707AC11B" w14:textId="77777777" w:rsidR="006D1256" w:rsidRDefault="00000000">
            <w:pPr>
              <w:spacing w:after="0"/>
              <w:ind w:firstLine="0"/>
            </w:pPr>
            <w:r>
              <w:rPr>
                <w:sz w:val="13"/>
              </w:rPr>
              <w:t>750</w:t>
            </w:r>
          </w:p>
        </w:tc>
      </w:tr>
      <w:tr w:rsidR="006D1256" w14:paraId="16E2D198" w14:textId="77777777">
        <w:trPr>
          <w:jc w:val="center"/>
        </w:trPr>
        <w:tc>
          <w:tcPr>
            <w:tcW w:w="539" w:type="dxa"/>
          </w:tcPr>
          <w:p w14:paraId="63AC5A76" w14:textId="77777777" w:rsidR="006D1256" w:rsidRDefault="00000000">
            <w:pPr>
              <w:spacing w:after="0"/>
              <w:ind w:firstLine="0"/>
            </w:pPr>
            <w:r>
              <w:rPr>
                <w:sz w:val="13"/>
              </w:rPr>
              <w:t>2008</w:t>
            </w:r>
          </w:p>
        </w:tc>
        <w:tc>
          <w:tcPr>
            <w:tcW w:w="425" w:type="dxa"/>
          </w:tcPr>
          <w:p w14:paraId="66175035" w14:textId="77777777" w:rsidR="006D1256" w:rsidRDefault="00000000">
            <w:pPr>
              <w:spacing w:after="0"/>
              <w:ind w:firstLine="0"/>
            </w:pPr>
            <w:r>
              <w:rPr>
                <w:sz w:val="13"/>
              </w:rPr>
              <w:t>4</w:t>
            </w:r>
          </w:p>
        </w:tc>
        <w:tc>
          <w:tcPr>
            <w:tcW w:w="539" w:type="dxa"/>
          </w:tcPr>
          <w:p w14:paraId="276CFE50" w14:textId="77777777" w:rsidR="006D1256" w:rsidRDefault="00000000">
            <w:pPr>
              <w:spacing w:after="0"/>
              <w:ind w:firstLine="0"/>
            </w:pPr>
            <w:r>
              <w:rPr>
                <w:sz w:val="13"/>
              </w:rPr>
              <w:t>-1,05</w:t>
            </w:r>
          </w:p>
        </w:tc>
        <w:tc>
          <w:tcPr>
            <w:tcW w:w="709" w:type="dxa"/>
          </w:tcPr>
          <w:p w14:paraId="1B64FC9C" w14:textId="77777777" w:rsidR="006D1256" w:rsidRDefault="00000000">
            <w:pPr>
              <w:spacing w:after="0"/>
              <w:ind w:firstLine="0"/>
            </w:pPr>
            <w:r>
              <w:rPr>
                <w:sz w:val="13"/>
              </w:rPr>
              <w:t>La Niña</w:t>
            </w:r>
          </w:p>
        </w:tc>
        <w:tc>
          <w:tcPr>
            <w:tcW w:w="655" w:type="dxa"/>
          </w:tcPr>
          <w:p w14:paraId="0C3BB355" w14:textId="77777777" w:rsidR="006D1256" w:rsidRDefault="00000000">
            <w:pPr>
              <w:spacing w:after="0"/>
              <w:ind w:firstLine="0"/>
            </w:pPr>
            <w:r>
              <w:rPr>
                <w:sz w:val="13"/>
              </w:rPr>
              <w:t>131,2</w:t>
            </w:r>
          </w:p>
        </w:tc>
        <w:tc>
          <w:tcPr>
            <w:tcW w:w="655" w:type="dxa"/>
          </w:tcPr>
          <w:p w14:paraId="695B825E" w14:textId="77777777" w:rsidR="006D1256" w:rsidRDefault="00000000">
            <w:pPr>
              <w:spacing w:after="0"/>
              <w:ind w:firstLine="0"/>
            </w:pPr>
            <w:r>
              <w:rPr>
                <w:sz w:val="13"/>
              </w:rPr>
              <w:t>116,5</w:t>
            </w:r>
          </w:p>
        </w:tc>
        <w:tc>
          <w:tcPr>
            <w:tcW w:w="655" w:type="dxa"/>
          </w:tcPr>
          <w:p w14:paraId="76A53CB7" w14:textId="77777777" w:rsidR="006D1256" w:rsidRDefault="00000000">
            <w:pPr>
              <w:spacing w:after="0"/>
              <w:ind w:firstLine="0"/>
            </w:pPr>
            <w:r>
              <w:rPr>
                <w:sz w:val="13"/>
              </w:rPr>
              <w:t>60,7</w:t>
            </w:r>
          </w:p>
        </w:tc>
        <w:tc>
          <w:tcPr>
            <w:tcW w:w="655" w:type="dxa"/>
          </w:tcPr>
          <w:p w14:paraId="3C174040" w14:textId="77777777" w:rsidR="006D1256" w:rsidRDefault="00000000">
            <w:pPr>
              <w:spacing w:after="0"/>
              <w:ind w:firstLine="0"/>
            </w:pPr>
            <w:r>
              <w:rPr>
                <w:sz w:val="13"/>
              </w:rPr>
              <w:t>28,2</w:t>
            </w:r>
          </w:p>
        </w:tc>
        <w:tc>
          <w:tcPr>
            <w:tcW w:w="655" w:type="dxa"/>
          </w:tcPr>
          <w:p w14:paraId="6308B62F" w14:textId="77777777" w:rsidR="006D1256" w:rsidRDefault="00000000">
            <w:pPr>
              <w:spacing w:after="0"/>
              <w:ind w:firstLine="0"/>
            </w:pPr>
            <w:r>
              <w:rPr>
                <w:sz w:val="13"/>
              </w:rPr>
              <w:t>0,583</w:t>
            </w:r>
          </w:p>
        </w:tc>
        <w:tc>
          <w:tcPr>
            <w:tcW w:w="655" w:type="dxa"/>
          </w:tcPr>
          <w:p w14:paraId="6042083B" w14:textId="77777777" w:rsidR="006D1256" w:rsidRDefault="00000000">
            <w:pPr>
              <w:spacing w:after="0"/>
              <w:ind w:firstLine="0"/>
            </w:pPr>
            <w:r>
              <w:rPr>
                <w:sz w:val="13"/>
              </w:rPr>
              <w:t>100</w:t>
            </w:r>
          </w:p>
        </w:tc>
        <w:tc>
          <w:tcPr>
            <w:tcW w:w="655" w:type="dxa"/>
          </w:tcPr>
          <w:p w14:paraId="6042B37F" w14:textId="77777777" w:rsidR="006D1256" w:rsidRDefault="00000000">
            <w:pPr>
              <w:spacing w:after="0"/>
              <w:ind w:firstLine="0"/>
            </w:pPr>
            <w:r>
              <w:rPr>
                <w:sz w:val="13"/>
              </w:rPr>
              <w:t>131,8</w:t>
            </w:r>
          </w:p>
        </w:tc>
        <w:tc>
          <w:tcPr>
            <w:tcW w:w="655" w:type="dxa"/>
          </w:tcPr>
          <w:p w14:paraId="79ECF6D6" w14:textId="77777777" w:rsidR="006D1256" w:rsidRDefault="00000000">
            <w:pPr>
              <w:spacing w:after="0"/>
              <w:ind w:firstLine="0"/>
            </w:pPr>
            <w:r>
              <w:rPr>
                <w:sz w:val="13"/>
              </w:rPr>
              <w:t>106,7</w:t>
            </w:r>
          </w:p>
        </w:tc>
        <w:tc>
          <w:tcPr>
            <w:tcW w:w="655" w:type="dxa"/>
          </w:tcPr>
          <w:p w14:paraId="12C65892" w14:textId="77777777" w:rsidR="006D1256" w:rsidRDefault="00000000">
            <w:pPr>
              <w:spacing w:after="0"/>
              <w:ind w:firstLine="0"/>
            </w:pPr>
            <w:r>
              <w:rPr>
                <w:sz w:val="13"/>
              </w:rPr>
              <w:t>113,9</w:t>
            </w:r>
          </w:p>
        </w:tc>
        <w:tc>
          <w:tcPr>
            <w:tcW w:w="655" w:type="dxa"/>
          </w:tcPr>
          <w:p w14:paraId="5E409102" w14:textId="77777777" w:rsidR="006D1256" w:rsidRDefault="00000000">
            <w:pPr>
              <w:spacing w:after="0"/>
              <w:ind w:firstLine="0"/>
            </w:pPr>
            <w:r>
              <w:rPr>
                <w:sz w:val="13"/>
              </w:rPr>
              <w:t>28,5</w:t>
            </w:r>
          </w:p>
        </w:tc>
        <w:tc>
          <w:tcPr>
            <w:tcW w:w="655" w:type="dxa"/>
          </w:tcPr>
          <w:p w14:paraId="6E07EDDD" w14:textId="77777777" w:rsidR="006D1256" w:rsidRDefault="00000000">
            <w:pPr>
              <w:spacing w:after="0"/>
              <w:ind w:firstLine="0"/>
            </w:pPr>
            <w:r>
              <w:rPr>
                <w:sz w:val="13"/>
              </w:rPr>
              <w:t>0,561</w:t>
            </w:r>
          </w:p>
        </w:tc>
        <w:tc>
          <w:tcPr>
            <w:tcW w:w="655" w:type="dxa"/>
          </w:tcPr>
          <w:p w14:paraId="413D25F4" w14:textId="77777777" w:rsidR="006D1256" w:rsidRDefault="00000000">
            <w:pPr>
              <w:spacing w:after="0"/>
              <w:ind w:firstLine="0"/>
            </w:pPr>
            <w:r>
              <w:rPr>
                <w:sz w:val="13"/>
              </w:rPr>
              <w:t>22575</w:t>
            </w:r>
          </w:p>
        </w:tc>
        <w:tc>
          <w:tcPr>
            <w:tcW w:w="655" w:type="dxa"/>
          </w:tcPr>
          <w:p w14:paraId="61E5E66B" w14:textId="77777777" w:rsidR="006D1256" w:rsidRDefault="00000000">
            <w:pPr>
              <w:spacing w:after="0"/>
              <w:ind w:firstLine="0"/>
            </w:pPr>
            <w:r>
              <w:rPr>
                <w:sz w:val="13"/>
              </w:rPr>
              <w:t>139,2</w:t>
            </w:r>
          </w:p>
        </w:tc>
        <w:tc>
          <w:tcPr>
            <w:tcW w:w="655" w:type="dxa"/>
          </w:tcPr>
          <w:p w14:paraId="4BC57C79" w14:textId="77777777" w:rsidR="006D1256" w:rsidRDefault="00000000">
            <w:pPr>
              <w:spacing w:after="0"/>
              <w:ind w:firstLine="0"/>
            </w:pPr>
            <w:r>
              <w:rPr>
                <w:sz w:val="13"/>
              </w:rPr>
              <w:t>112,7</w:t>
            </w:r>
          </w:p>
        </w:tc>
        <w:tc>
          <w:tcPr>
            <w:tcW w:w="655" w:type="dxa"/>
          </w:tcPr>
          <w:p w14:paraId="7245137B" w14:textId="77777777" w:rsidR="006D1256" w:rsidRDefault="00000000">
            <w:pPr>
              <w:spacing w:after="0"/>
              <w:ind w:firstLine="0"/>
            </w:pPr>
            <w:r>
              <w:rPr>
                <w:sz w:val="13"/>
              </w:rPr>
              <w:t>90,9</w:t>
            </w:r>
          </w:p>
        </w:tc>
        <w:tc>
          <w:tcPr>
            <w:tcW w:w="655" w:type="dxa"/>
          </w:tcPr>
          <w:p w14:paraId="5F095A9B" w14:textId="77777777" w:rsidR="006D1256" w:rsidRDefault="00000000">
            <w:pPr>
              <w:spacing w:after="0"/>
              <w:ind w:firstLine="0"/>
            </w:pPr>
            <w:r>
              <w:rPr>
                <w:sz w:val="13"/>
              </w:rPr>
              <w:t>28,2</w:t>
            </w:r>
          </w:p>
        </w:tc>
        <w:tc>
          <w:tcPr>
            <w:tcW w:w="655" w:type="dxa"/>
          </w:tcPr>
          <w:p w14:paraId="04E5CF25" w14:textId="77777777" w:rsidR="006D1256" w:rsidRDefault="00000000">
            <w:pPr>
              <w:spacing w:after="0"/>
              <w:ind w:firstLine="0"/>
            </w:pPr>
            <w:r>
              <w:rPr>
                <w:sz w:val="13"/>
              </w:rPr>
              <w:t>0,559</w:t>
            </w:r>
          </w:p>
        </w:tc>
        <w:tc>
          <w:tcPr>
            <w:tcW w:w="655" w:type="dxa"/>
          </w:tcPr>
          <w:p w14:paraId="7F4861F4" w14:textId="77777777" w:rsidR="006D1256" w:rsidRDefault="00000000">
            <w:pPr>
              <w:spacing w:after="0"/>
              <w:ind w:firstLine="0"/>
            </w:pPr>
            <w:r>
              <w:rPr>
                <w:sz w:val="13"/>
              </w:rPr>
              <w:t>1600</w:t>
            </w:r>
          </w:p>
        </w:tc>
      </w:tr>
      <w:tr w:rsidR="006D1256" w14:paraId="588E5367" w14:textId="77777777">
        <w:trPr>
          <w:jc w:val="center"/>
        </w:trPr>
        <w:tc>
          <w:tcPr>
            <w:tcW w:w="539" w:type="dxa"/>
          </w:tcPr>
          <w:p w14:paraId="168F62C1" w14:textId="77777777" w:rsidR="006D1256" w:rsidRDefault="00000000">
            <w:pPr>
              <w:spacing w:after="0"/>
              <w:ind w:firstLine="0"/>
            </w:pPr>
            <w:r>
              <w:rPr>
                <w:sz w:val="13"/>
              </w:rPr>
              <w:t>2008</w:t>
            </w:r>
          </w:p>
        </w:tc>
        <w:tc>
          <w:tcPr>
            <w:tcW w:w="425" w:type="dxa"/>
          </w:tcPr>
          <w:p w14:paraId="15CC31E0" w14:textId="77777777" w:rsidR="006D1256" w:rsidRDefault="00000000">
            <w:pPr>
              <w:spacing w:after="0"/>
              <w:ind w:firstLine="0"/>
            </w:pPr>
            <w:r>
              <w:rPr>
                <w:sz w:val="13"/>
              </w:rPr>
              <w:t>5</w:t>
            </w:r>
          </w:p>
        </w:tc>
        <w:tc>
          <w:tcPr>
            <w:tcW w:w="539" w:type="dxa"/>
          </w:tcPr>
          <w:p w14:paraId="55A214D9" w14:textId="77777777" w:rsidR="006D1256" w:rsidRDefault="00000000">
            <w:pPr>
              <w:spacing w:after="0"/>
              <w:ind w:firstLine="0"/>
            </w:pPr>
            <w:r>
              <w:rPr>
                <w:sz w:val="13"/>
              </w:rPr>
              <w:t>-0,85</w:t>
            </w:r>
          </w:p>
        </w:tc>
        <w:tc>
          <w:tcPr>
            <w:tcW w:w="709" w:type="dxa"/>
          </w:tcPr>
          <w:p w14:paraId="4606A4B2" w14:textId="77777777" w:rsidR="006D1256" w:rsidRDefault="00000000">
            <w:pPr>
              <w:spacing w:after="0"/>
              <w:ind w:firstLine="0"/>
            </w:pPr>
            <w:r>
              <w:rPr>
                <w:sz w:val="13"/>
              </w:rPr>
              <w:t>La Niña</w:t>
            </w:r>
          </w:p>
        </w:tc>
        <w:tc>
          <w:tcPr>
            <w:tcW w:w="655" w:type="dxa"/>
          </w:tcPr>
          <w:p w14:paraId="07E90EAB" w14:textId="77777777" w:rsidR="006D1256" w:rsidRDefault="00000000">
            <w:pPr>
              <w:spacing w:after="0"/>
              <w:ind w:firstLine="0"/>
            </w:pPr>
            <w:r>
              <w:rPr>
                <w:sz w:val="13"/>
              </w:rPr>
              <w:t>121,1</w:t>
            </w:r>
          </w:p>
        </w:tc>
        <w:tc>
          <w:tcPr>
            <w:tcW w:w="655" w:type="dxa"/>
          </w:tcPr>
          <w:p w14:paraId="12E46CF9" w14:textId="77777777" w:rsidR="006D1256" w:rsidRDefault="00000000">
            <w:pPr>
              <w:spacing w:after="0"/>
              <w:ind w:firstLine="0"/>
            </w:pPr>
            <w:r>
              <w:rPr>
                <w:sz w:val="13"/>
              </w:rPr>
              <w:t>93,7</w:t>
            </w:r>
          </w:p>
        </w:tc>
        <w:tc>
          <w:tcPr>
            <w:tcW w:w="655" w:type="dxa"/>
          </w:tcPr>
          <w:p w14:paraId="60353E6F" w14:textId="77777777" w:rsidR="006D1256" w:rsidRDefault="00000000">
            <w:pPr>
              <w:spacing w:after="0"/>
              <w:ind w:firstLine="0"/>
            </w:pPr>
            <w:r>
              <w:rPr>
                <w:sz w:val="13"/>
              </w:rPr>
              <w:t>54,3</w:t>
            </w:r>
          </w:p>
        </w:tc>
        <w:tc>
          <w:tcPr>
            <w:tcW w:w="655" w:type="dxa"/>
          </w:tcPr>
          <w:p w14:paraId="75A90814" w14:textId="77777777" w:rsidR="006D1256" w:rsidRDefault="00000000">
            <w:pPr>
              <w:spacing w:after="0"/>
              <w:ind w:firstLine="0"/>
            </w:pPr>
            <w:r>
              <w:rPr>
                <w:sz w:val="13"/>
              </w:rPr>
              <w:t>26,7</w:t>
            </w:r>
          </w:p>
        </w:tc>
        <w:tc>
          <w:tcPr>
            <w:tcW w:w="655" w:type="dxa"/>
          </w:tcPr>
          <w:p w14:paraId="70A7ECB6" w14:textId="77777777" w:rsidR="006D1256" w:rsidRDefault="00000000">
            <w:pPr>
              <w:spacing w:after="0"/>
              <w:ind w:firstLine="0"/>
            </w:pPr>
            <w:r>
              <w:rPr>
                <w:sz w:val="13"/>
              </w:rPr>
              <w:t>0,588</w:t>
            </w:r>
          </w:p>
        </w:tc>
        <w:tc>
          <w:tcPr>
            <w:tcW w:w="655" w:type="dxa"/>
          </w:tcPr>
          <w:p w14:paraId="7530EF49" w14:textId="77777777" w:rsidR="006D1256" w:rsidRDefault="00000000">
            <w:pPr>
              <w:spacing w:after="0"/>
              <w:ind w:firstLine="0"/>
            </w:pPr>
            <w:r>
              <w:rPr>
                <w:sz w:val="13"/>
              </w:rPr>
              <w:t>2225</w:t>
            </w:r>
          </w:p>
        </w:tc>
        <w:tc>
          <w:tcPr>
            <w:tcW w:w="655" w:type="dxa"/>
          </w:tcPr>
          <w:p w14:paraId="7158B662" w14:textId="77777777" w:rsidR="006D1256" w:rsidRDefault="00000000">
            <w:pPr>
              <w:spacing w:after="0"/>
              <w:ind w:firstLine="0"/>
            </w:pPr>
            <w:r>
              <w:rPr>
                <w:sz w:val="13"/>
              </w:rPr>
              <w:t>125,2</w:t>
            </w:r>
          </w:p>
        </w:tc>
        <w:tc>
          <w:tcPr>
            <w:tcW w:w="655" w:type="dxa"/>
          </w:tcPr>
          <w:p w14:paraId="7359B8F9" w14:textId="77777777" w:rsidR="006D1256" w:rsidRDefault="00000000">
            <w:pPr>
              <w:spacing w:after="0"/>
              <w:ind w:firstLine="0"/>
            </w:pPr>
            <w:r>
              <w:rPr>
                <w:sz w:val="13"/>
              </w:rPr>
              <w:t>76,6</w:t>
            </w:r>
          </w:p>
        </w:tc>
        <w:tc>
          <w:tcPr>
            <w:tcW w:w="655" w:type="dxa"/>
          </w:tcPr>
          <w:p w14:paraId="541A0D89" w14:textId="77777777" w:rsidR="006D1256" w:rsidRDefault="00000000">
            <w:pPr>
              <w:spacing w:after="0"/>
              <w:ind w:firstLine="0"/>
            </w:pPr>
            <w:r>
              <w:rPr>
                <w:sz w:val="13"/>
              </w:rPr>
              <w:t>8,1</w:t>
            </w:r>
          </w:p>
        </w:tc>
        <w:tc>
          <w:tcPr>
            <w:tcW w:w="655" w:type="dxa"/>
          </w:tcPr>
          <w:p w14:paraId="06861BF6" w14:textId="77777777" w:rsidR="006D1256" w:rsidRDefault="00000000">
            <w:pPr>
              <w:spacing w:after="0"/>
              <w:ind w:firstLine="0"/>
            </w:pPr>
            <w:r>
              <w:rPr>
                <w:sz w:val="13"/>
              </w:rPr>
              <w:t>29,2</w:t>
            </w:r>
          </w:p>
        </w:tc>
        <w:tc>
          <w:tcPr>
            <w:tcW w:w="655" w:type="dxa"/>
          </w:tcPr>
          <w:p w14:paraId="61EB6204" w14:textId="77777777" w:rsidR="006D1256" w:rsidRDefault="00000000">
            <w:pPr>
              <w:spacing w:after="0"/>
              <w:ind w:firstLine="0"/>
            </w:pPr>
            <w:r>
              <w:rPr>
                <w:sz w:val="13"/>
              </w:rPr>
              <w:t>0,446</w:t>
            </w:r>
          </w:p>
        </w:tc>
        <w:tc>
          <w:tcPr>
            <w:tcW w:w="655" w:type="dxa"/>
          </w:tcPr>
          <w:p w14:paraId="1E1C0F64" w14:textId="77777777" w:rsidR="006D1256" w:rsidRDefault="00000000">
            <w:pPr>
              <w:spacing w:after="0"/>
              <w:ind w:firstLine="0"/>
            </w:pPr>
            <w:r>
              <w:rPr>
                <w:sz w:val="13"/>
              </w:rPr>
              <w:t>9250</w:t>
            </w:r>
          </w:p>
        </w:tc>
        <w:tc>
          <w:tcPr>
            <w:tcW w:w="655" w:type="dxa"/>
          </w:tcPr>
          <w:p w14:paraId="3587444C" w14:textId="77777777" w:rsidR="006D1256" w:rsidRDefault="00000000">
            <w:pPr>
              <w:spacing w:after="0"/>
              <w:ind w:firstLine="0"/>
            </w:pPr>
            <w:r>
              <w:rPr>
                <w:sz w:val="13"/>
              </w:rPr>
              <w:t>125,8</w:t>
            </w:r>
          </w:p>
        </w:tc>
        <w:tc>
          <w:tcPr>
            <w:tcW w:w="655" w:type="dxa"/>
          </w:tcPr>
          <w:p w14:paraId="2153F0B4" w14:textId="77777777" w:rsidR="006D1256" w:rsidRDefault="00000000">
            <w:pPr>
              <w:spacing w:after="0"/>
              <w:ind w:firstLine="0"/>
            </w:pPr>
            <w:r>
              <w:rPr>
                <w:sz w:val="13"/>
              </w:rPr>
              <w:t>81,1</w:t>
            </w:r>
          </w:p>
        </w:tc>
        <w:tc>
          <w:tcPr>
            <w:tcW w:w="655" w:type="dxa"/>
          </w:tcPr>
          <w:p w14:paraId="2C45DBBE" w14:textId="77777777" w:rsidR="006D1256" w:rsidRDefault="00000000">
            <w:pPr>
              <w:spacing w:after="0"/>
              <w:ind w:firstLine="0"/>
            </w:pPr>
            <w:r>
              <w:rPr>
                <w:sz w:val="13"/>
              </w:rPr>
              <w:t>27,4</w:t>
            </w:r>
          </w:p>
        </w:tc>
        <w:tc>
          <w:tcPr>
            <w:tcW w:w="655" w:type="dxa"/>
          </w:tcPr>
          <w:p w14:paraId="0F0BE443" w14:textId="77777777" w:rsidR="006D1256" w:rsidRDefault="00000000">
            <w:pPr>
              <w:spacing w:after="0"/>
              <w:ind w:firstLine="0"/>
            </w:pPr>
            <w:r>
              <w:rPr>
                <w:sz w:val="13"/>
              </w:rPr>
              <w:t>28,4</w:t>
            </w:r>
          </w:p>
        </w:tc>
        <w:tc>
          <w:tcPr>
            <w:tcW w:w="655" w:type="dxa"/>
          </w:tcPr>
          <w:p w14:paraId="5640A8D1" w14:textId="77777777" w:rsidR="006D1256" w:rsidRDefault="00000000">
            <w:pPr>
              <w:spacing w:after="0"/>
              <w:ind w:firstLine="0"/>
            </w:pPr>
            <w:r>
              <w:rPr>
                <w:sz w:val="13"/>
              </w:rPr>
              <w:t>0,472</w:t>
            </w:r>
          </w:p>
        </w:tc>
        <w:tc>
          <w:tcPr>
            <w:tcW w:w="655" w:type="dxa"/>
          </w:tcPr>
          <w:p w14:paraId="099948E6" w14:textId="77777777" w:rsidR="006D1256" w:rsidRDefault="00000000">
            <w:pPr>
              <w:spacing w:after="0"/>
              <w:ind w:firstLine="0"/>
            </w:pPr>
            <w:r>
              <w:rPr>
                <w:sz w:val="13"/>
              </w:rPr>
              <w:t>350</w:t>
            </w:r>
          </w:p>
        </w:tc>
      </w:tr>
      <w:tr w:rsidR="006D1256" w14:paraId="4A4E3263" w14:textId="77777777">
        <w:trPr>
          <w:jc w:val="center"/>
        </w:trPr>
        <w:tc>
          <w:tcPr>
            <w:tcW w:w="539" w:type="dxa"/>
          </w:tcPr>
          <w:p w14:paraId="67228AEE" w14:textId="77777777" w:rsidR="006D1256" w:rsidRDefault="00000000">
            <w:pPr>
              <w:spacing w:after="0"/>
              <w:ind w:firstLine="0"/>
            </w:pPr>
            <w:r>
              <w:rPr>
                <w:sz w:val="13"/>
              </w:rPr>
              <w:t>2008</w:t>
            </w:r>
          </w:p>
        </w:tc>
        <w:tc>
          <w:tcPr>
            <w:tcW w:w="425" w:type="dxa"/>
          </w:tcPr>
          <w:p w14:paraId="3338B79C" w14:textId="77777777" w:rsidR="006D1256" w:rsidRDefault="00000000">
            <w:pPr>
              <w:spacing w:after="0"/>
              <w:ind w:firstLine="0"/>
            </w:pPr>
            <w:r>
              <w:rPr>
                <w:sz w:val="13"/>
              </w:rPr>
              <w:t>6</w:t>
            </w:r>
          </w:p>
        </w:tc>
        <w:tc>
          <w:tcPr>
            <w:tcW w:w="539" w:type="dxa"/>
          </w:tcPr>
          <w:p w14:paraId="21E8ABC6" w14:textId="77777777" w:rsidR="006D1256" w:rsidRDefault="00000000">
            <w:pPr>
              <w:spacing w:after="0"/>
              <w:ind w:firstLine="0"/>
            </w:pPr>
            <w:r>
              <w:rPr>
                <w:sz w:val="13"/>
              </w:rPr>
              <w:t>-0,56</w:t>
            </w:r>
          </w:p>
        </w:tc>
        <w:tc>
          <w:tcPr>
            <w:tcW w:w="709" w:type="dxa"/>
          </w:tcPr>
          <w:p w14:paraId="76128512" w14:textId="77777777" w:rsidR="006D1256" w:rsidRDefault="00000000">
            <w:pPr>
              <w:spacing w:after="0"/>
              <w:ind w:firstLine="0"/>
            </w:pPr>
            <w:r>
              <w:rPr>
                <w:sz w:val="13"/>
              </w:rPr>
              <w:t>La Niña</w:t>
            </w:r>
          </w:p>
        </w:tc>
        <w:tc>
          <w:tcPr>
            <w:tcW w:w="655" w:type="dxa"/>
          </w:tcPr>
          <w:p w14:paraId="3F8801F2" w14:textId="77777777" w:rsidR="006D1256" w:rsidRDefault="00000000">
            <w:pPr>
              <w:spacing w:after="0"/>
              <w:ind w:firstLine="0"/>
            </w:pPr>
            <w:r>
              <w:rPr>
                <w:sz w:val="13"/>
              </w:rPr>
              <w:t>125,8</w:t>
            </w:r>
          </w:p>
        </w:tc>
        <w:tc>
          <w:tcPr>
            <w:tcW w:w="655" w:type="dxa"/>
          </w:tcPr>
          <w:p w14:paraId="5FBF64DF" w14:textId="77777777" w:rsidR="006D1256" w:rsidRDefault="00000000">
            <w:pPr>
              <w:spacing w:after="0"/>
              <w:ind w:firstLine="0"/>
            </w:pPr>
            <w:r>
              <w:rPr>
                <w:sz w:val="13"/>
              </w:rPr>
              <w:t>86,9</w:t>
            </w:r>
          </w:p>
        </w:tc>
        <w:tc>
          <w:tcPr>
            <w:tcW w:w="655" w:type="dxa"/>
          </w:tcPr>
          <w:p w14:paraId="4C8DB58C" w14:textId="77777777" w:rsidR="006D1256" w:rsidRDefault="00000000">
            <w:pPr>
              <w:spacing w:after="0"/>
              <w:ind w:firstLine="0"/>
            </w:pPr>
            <w:r>
              <w:rPr>
                <w:sz w:val="13"/>
              </w:rPr>
              <w:t>113,6</w:t>
            </w:r>
          </w:p>
        </w:tc>
        <w:tc>
          <w:tcPr>
            <w:tcW w:w="655" w:type="dxa"/>
          </w:tcPr>
          <w:p w14:paraId="737AA355" w14:textId="77777777" w:rsidR="006D1256" w:rsidRDefault="00000000">
            <w:pPr>
              <w:spacing w:after="0"/>
              <w:ind w:firstLine="0"/>
            </w:pPr>
            <w:r>
              <w:rPr>
                <w:sz w:val="13"/>
              </w:rPr>
              <w:t>24,8</w:t>
            </w:r>
          </w:p>
        </w:tc>
        <w:tc>
          <w:tcPr>
            <w:tcW w:w="655" w:type="dxa"/>
          </w:tcPr>
          <w:p w14:paraId="42D8EE29" w14:textId="77777777" w:rsidR="006D1256" w:rsidRDefault="00000000">
            <w:pPr>
              <w:spacing w:after="0"/>
              <w:ind w:firstLine="0"/>
            </w:pPr>
            <w:r>
              <w:rPr>
                <w:sz w:val="13"/>
              </w:rPr>
              <w:t>0,604</w:t>
            </w:r>
          </w:p>
        </w:tc>
        <w:tc>
          <w:tcPr>
            <w:tcW w:w="655" w:type="dxa"/>
          </w:tcPr>
          <w:p w14:paraId="17358585" w14:textId="77777777" w:rsidR="006D1256" w:rsidRDefault="00000000">
            <w:pPr>
              <w:spacing w:after="0"/>
              <w:ind w:firstLine="0"/>
            </w:pPr>
            <w:r>
              <w:rPr>
                <w:sz w:val="13"/>
              </w:rPr>
              <w:t>825</w:t>
            </w:r>
          </w:p>
        </w:tc>
        <w:tc>
          <w:tcPr>
            <w:tcW w:w="655" w:type="dxa"/>
          </w:tcPr>
          <w:p w14:paraId="7B5004FF" w14:textId="77777777" w:rsidR="006D1256" w:rsidRDefault="00000000">
            <w:pPr>
              <w:spacing w:after="0"/>
              <w:ind w:firstLine="0"/>
            </w:pPr>
            <w:r>
              <w:rPr>
                <w:sz w:val="13"/>
              </w:rPr>
              <w:t>114,6</w:t>
            </w:r>
          </w:p>
        </w:tc>
        <w:tc>
          <w:tcPr>
            <w:tcW w:w="655" w:type="dxa"/>
          </w:tcPr>
          <w:p w14:paraId="47DCA7FE" w14:textId="77777777" w:rsidR="006D1256" w:rsidRDefault="00000000">
            <w:pPr>
              <w:spacing w:after="0"/>
              <w:ind w:firstLine="0"/>
            </w:pPr>
            <w:r>
              <w:rPr>
                <w:sz w:val="13"/>
              </w:rPr>
              <w:t>54,8</w:t>
            </w:r>
          </w:p>
        </w:tc>
        <w:tc>
          <w:tcPr>
            <w:tcW w:w="655" w:type="dxa"/>
          </w:tcPr>
          <w:p w14:paraId="772590C3" w14:textId="77777777" w:rsidR="006D1256" w:rsidRDefault="00000000">
            <w:pPr>
              <w:spacing w:after="0"/>
              <w:ind w:firstLine="0"/>
            </w:pPr>
            <w:r>
              <w:rPr>
                <w:sz w:val="13"/>
              </w:rPr>
              <w:t>0,7</w:t>
            </w:r>
          </w:p>
        </w:tc>
        <w:tc>
          <w:tcPr>
            <w:tcW w:w="655" w:type="dxa"/>
          </w:tcPr>
          <w:p w14:paraId="772F92B4" w14:textId="77777777" w:rsidR="006D1256" w:rsidRDefault="00000000">
            <w:pPr>
              <w:spacing w:after="0"/>
              <w:ind w:firstLine="0"/>
            </w:pPr>
            <w:r>
              <w:rPr>
                <w:sz w:val="13"/>
              </w:rPr>
              <w:t>29,1</w:t>
            </w:r>
          </w:p>
        </w:tc>
        <w:tc>
          <w:tcPr>
            <w:tcW w:w="655" w:type="dxa"/>
          </w:tcPr>
          <w:p w14:paraId="771C0BFB" w14:textId="77777777" w:rsidR="006D1256" w:rsidRDefault="00000000">
            <w:pPr>
              <w:spacing w:after="0"/>
              <w:ind w:firstLine="0"/>
            </w:pPr>
            <w:r>
              <w:rPr>
                <w:sz w:val="13"/>
              </w:rPr>
              <w:t>0,314</w:t>
            </w:r>
          </w:p>
        </w:tc>
        <w:tc>
          <w:tcPr>
            <w:tcW w:w="655" w:type="dxa"/>
          </w:tcPr>
          <w:p w14:paraId="0A04A17C" w14:textId="77777777" w:rsidR="006D1256" w:rsidRDefault="00000000">
            <w:pPr>
              <w:spacing w:after="0"/>
              <w:ind w:firstLine="0"/>
            </w:pPr>
            <w:r>
              <w:rPr>
                <w:sz w:val="13"/>
              </w:rPr>
              <w:t>18475</w:t>
            </w:r>
          </w:p>
        </w:tc>
        <w:tc>
          <w:tcPr>
            <w:tcW w:w="655" w:type="dxa"/>
          </w:tcPr>
          <w:p w14:paraId="6EB3CAEA" w14:textId="77777777" w:rsidR="006D1256" w:rsidRDefault="00000000">
            <w:pPr>
              <w:spacing w:after="0"/>
              <w:ind w:firstLine="0"/>
            </w:pPr>
            <w:r>
              <w:rPr>
                <w:sz w:val="13"/>
              </w:rPr>
              <w:t>111,1</w:t>
            </w:r>
          </w:p>
        </w:tc>
        <w:tc>
          <w:tcPr>
            <w:tcW w:w="655" w:type="dxa"/>
          </w:tcPr>
          <w:p w14:paraId="027C6E0B" w14:textId="77777777" w:rsidR="006D1256" w:rsidRDefault="00000000">
            <w:pPr>
              <w:spacing w:after="0"/>
              <w:ind w:firstLine="0"/>
            </w:pPr>
            <w:r>
              <w:rPr>
                <w:sz w:val="13"/>
              </w:rPr>
              <w:t>55,0</w:t>
            </w:r>
          </w:p>
        </w:tc>
        <w:tc>
          <w:tcPr>
            <w:tcW w:w="655" w:type="dxa"/>
          </w:tcPr>
          <w:p w14:paraId="7A96595C" w14:textId="77777777" w:rsidR="006D1256" w:rsidRDefault="00000000">
            <w:pPr>
              <w:spacing w:after="0"/>
              <w:ind w:firstLine="0"/>
            </w:pPr>
            <w:r>
              <w:rPr>
                <w:sz w:val="13"/>
              </w:rPr>
              <w:t>24,3</w:t>
            </w:r>
          </w:p>
        </w:tc>
        <w:tc>
          <w:tcPr>
            <w:tcW w:w="655" w:type="dxa"/>
          </w:tcPr>
          <w:p w14:paraId="74EF158F" w14:textId="77777777" w:rsidR="006D1256" w:rsidRDefault="00000000">
            <w:pPr>
              <w:spacing w:after="0"/>
              <w:ind w:firstLine="0"/>
            </w:pPr>
            <w:r>
              <w:rPr>
                <w:sz w:val="13"/>
              </w:rPr>
              <w:t>27,8</w:t>
            </w:r>
          </w:p>
        </w:tc>
        <w:tc>
          <w:tcPr>
            <w:tcW w:w="655" w:type="dxa"/>
          </w:tcPr>
          <w:p w14:paraId="131AF887" w14:textId="77777777" w:rsidR="006D1256" w:rsidRDefault="00000000">
            <w:pPr>
              <w:spacing w:after="0"/>
              <w:ind w:firstLine="0"/>
            </w:pPr>
            <w:r>
              <w:rPr>
                <w:sz w:val="13"/>
              </w:rPr>
              <w:t>0,331</w:t>
            </w:r>
          </w:p>
        </w:tc>
        <w:tc>
          <w:tcPr>
            <w:tcW w:w="655" w:type="dxa"/>
          </w:tcPr>
          <w:p w14:paraId="0CBD03F9" w14:textId="77777777" w:rsidR="006D1256" w:rsidRDefault="00000000">
            <w:pPr>
              <w:spacing w:after="0"/>
              <w:ind w:firstLine="0"/>
            </w:pPr>
            <w:r>
              <w:rPr>
                <w:sz w:val="13"/>
              </w:rPr>
              <w:t>100</w:t>
            </w:r>
          </w:p>
        </w:tc>
      </w:tr>
      <w:tr w:rsidR="006D1256" w14:paraId="483CA866" w14:textId="77777777">
        <w:trPr>
          <w:jc w:val="center"/>
        </w:trPr>
        <w:tc>
          <w:tcPr>
            <w:tcW w:w="539" w:type="dxa"/>
          </w:tcPr>
          <w:p w14:paraId="34EFCC05" w14:textId="77777777" w:rsidR="006D1256" w:rsidRDefault="00000000">
            <w:pPr>
              <w:spacing w:after="0"/>
              <w:ind w:firstLine="0"/>
            </w:pPr>
            <w:r>
              <w:rPr>
                <w:sz w:val="13"/>
              </w:rPr>
              <w:t>2008</w:t>
            </w:r>
          </w:p>
        </w:tc>
        <w:tc>
          <w:tcPr>
            <w:tcW w:w="425" w:type="dxa"/>
          </w:tcPr>
          <w:p w14:paraId="6E729D4D" w14:textId="77777777" w:rsidR="006D1256" w:rsidRDefault="00000000">
            <w:pPr>
              <w:spacing w:after="0"/>
              <w:ind w:firstLine="0"/>
            </w:pPr>
            <w:r>
              <w:rPr>
                <w:sz w:val="13"/>
              </w:rPr>
              <w:t>7</w:t>
            </w:r>
          </w:p>
        </w:tc>
        <w:tc>
          <w:tcPr>
            <w:tcW w:w="539" w:type="dxa"/>
          </w:tcPr>
          <w:p w14:paraId="3E0989BC" w14:textId="77777777" w:rsidR="006D1256" w:rsidRDefault="00000000">
            <w:pPr>
              <w:spacing w:after="0"/>
              <w:ind w:firstLine="0"/>
            </w:pPr>
            <w:r>
              <w:rPr>
                <w:sz w:val="13"/>
              </w:rPr>
              <w:t>-0,33</w:t>
            </w:r>
          </w:p>
        </w:tc>
        <w:tc>
          <w:tcPr>
            <w:tcW w:w="709" w:type="dxa"/>
          </w:tcPr>
          <w:p w14:paraId="0EF5C765" w14:textId="77777777" w:rsidR="006D1256" w:rsidRDefault="00000000">
            <w:pPr>
              <w:spacing w:after="0"/>
              <w:ind w:firstLine="0"/>
            </w:pPr>
            <w:r>
              <w:rPr>
                <w:sz w:val="13"/>
              </w:rPr>
              <w:t>Neutro</w:t>
            </w:r>
          </w:p>
        </w:tc>
        <w:tc>
          <w:tcPr>
            <w:tcW w:w="655" w:type="dxa"/>
          </w:tcPr>
          <w:p w14:paraId="05EF15DB" w14:textId="77777777" w:rsidR="006D1256" w:rsidRDefault="00000000">
            <w:pPr>
              <w:spacing w:after="0"/>
              <w:ind w:firstLine="0"/>
            </w:pPr>
            <w:r>
              <w:rPr>
                <w:sz w:val="13"/>
              </w:rPr>
              <w:t>139,6</w:t>
            </w:r>
          </w:p>
        </w:tc>
        <w:tc>
          <w:tcPr>
            <w:tcW w:w="655" w:type="dxa"/>
          </w:tcPr>
          <w:p w14:paraId="402633D2" w14:textId="77777777" w:rsidR="006D1256" w:rsidRDefault="00000000">
            <w:pPr>
              <w:spacing w:after="0"/>
              <w:ind w:firstLine="0"/>
            </w:pPr>
            <w:r>
              <w:rPr>
                <w:sz w:val="13"/>
              </w:rPr>
              <w:t>83,3</w:t>
            </w:r>
          </w:p>
        </w:tc>
        <w:tc>
          <w:tcPr>
            <w:tcW w:w="655" w:type="dxa"/>
          </w:tcPr>
          <w:p w14:paraId="149EE126" w14:textId="77777777" w:rsidR="006D1256" w:rsidRDefault="00000000">
            <w:pPr>
              <w:spacing w:after="0"/>
              <w:ind w:firstLine="0"/>
            </w:pPr>
            <w:r>
              <w:rPr>
                <w:sz w:val="13"/>
              </w:rPr>
              <w:t>70,9</w:t>
            </w:r>
          </w:p>
        </w:tc>
        <w:tc>
          <w:tcPr>
            <w:tcW w:w="655" w:type="dxa"/>
          </w:tcPr>
          <w:p w14:paraId="2E302AD3" w14:textId="77777777" w:rsidR="006D1256" w:rsidRDefault="00000000">
            <w:pPr>
              <w:spacing w:after="0"/>
              <w:ind w:firstLine="0"/>
            </w:pPr>
            <w:r>
              <w:rPr>
                <w:sz w:val="13"/>
              </w:rPr>
              <w:t>24,4</w:t>
            </w:r>
          </w:p>
        </w:tc>
        <w:tc>
          <w:tcPr>
            <w:tcW w:w="655" w:type="dxa"/>
          </w:tcPr>
          <w:p w14:paraId="08E7A717" w14:textId="77777777" w:rsidR="006D1256" w:rsidRDefault="00000000">
            <w:pPr>
              <w:spacing w:after="0"/>
              <w:ind w:firstLine="0"/>
            </w:pPr>
            <w:r>
              <w:rPr>
                <w:sz w:val="13"/>
              </w:rPr>
              <w:t>0,567</w:t>
            </w:r>
          </w:p>
        </w:tc>
        <w:tc>
          <w:tcPr>
            <w:tcW w:w="655" w:type="dxa"/>
          </w:tcPr>
          <w:p w14:paraId="3A01C6F1" w14:textId="77777777" w:rsidR="006D1256" w:rsidRDefault="00000000">
            <w:pPr>
              <w:spacing w:after="0"/>
              <w:ind w:firstLine="0"/>
            </w:pPr>
            <w:r>
              <w:rPr>
                <w:sz w:val="13"/>
              </w:rPr>
              <w:t>4400</w:t>
            </w:r>
          </w:p>
        </w:tc>
        <w:tc>
          <w:tcPr>
            <w:tcW w:w="655" w:type="dxa"/>
          </w:tcPr>
          <w:p w14:paraId="7139DE1E" w14:textId="77777777" w:rsidR="006D1256" w:rsidRDefault="00000000">
            <w:pPr>
              <w:spacing w:after="0"/>
              <w:ind w:firstLine="0"/>
            </w:pPr>
            <w:r>
              <w:rPr>
                <w:sz w:val="13"/>
              </w:rPr>
              <w:t>93,5</w:t>
            </w:r>
          </w:p>
        </w:tc>
        <w:tc>
          <w:tcPr>
            <w:tcW w:w="655" w:type="dxa"/>
          </w:tcPr>
          <w:p w14:paraId="540B2B8B" w14:textId="77777777" w:rsidR="006D1256" w:rsidRDefault="00000000">
            <w:pPr>
              <w:spacing w:after="0"/>
              <w:ind w:firstLine="0"/>
            </w:pPr>
            <w:r>
              <w:rPr>
                <w:sz w:val="13"/>
              </w:rPr>
              <w:t>37,0</w:t>
            </w:r>
          </w:p>
        </w:tc>
        <w:tc>
          <w:tcPr>
            <w:tcW w:w="655" w:type="dxa"/>
          </w:tcPr>
          <w:p w14:paraId="4B925D12" w14:textId="77777777" w:rsidR="006D1256" w:rsidRDefault="00000000">
            <w:pPr>
              <w:spacing w:after="0"/>
              <w:ind w:firstLine="0"/>
            </w:pPr>
            <w:r>
              <w:rPr>
                <w:sz w:val="13"/>
              </w:rPr>
              <w:t>0,2</w:t>
            </w:r>
          </w:p>
        </w:tc>
        <w:tc>
          <w:tcPr>
            <w:tcW w:w="655" w:type="dxa"/>
          </w:tcPr>
          <w:p w14:paraId="490952C1" w14:textId="77777777" w:rsidR="006D1256" w:rsidRDefault="00000000">
            <w:pPr>
              <w:spacing w:after="0"/>
              <w:ind w:firstLine="0"/>
            </w:pPr>
            <w:r>
              <w:rPr>
                <w:sz w:val="13"/>
              </w:rPr>
              <w:t>30,2</w:t>
            </w:r>
          </w:p>
        </w:tc>
        <w:tc>
          <w:tcPr>
            <w:tcW w:w="655" w:type="dxa"/>
          </w:tcPr>
          <w:p w14:paraId="05B8A071" w14:textId="77777777" w:rsidR="006D1256" w:rsidRDefault="00000000">
            <w:pPr>
              <w:spacing w:after="0"/>
              <w:ind w:firstLine="0"/>
            </w:pPr>
            <w:r>
              <w:rPr>
                <w:sz w:val="13"/>
              </w:rPr>
              <w:t>0,191</w:t>
            </w:r>
          </w:p>
        </w:tc>
        <w:tc>
          <w:tcPr>
            <w:tcW w:w="655" w:type="dxa"/>
          </w:tcPr>
          <w:p w14:paraId="16EFB8DD" w14:textId="77777777" w:rsidR="006D1256" w:rsidRDefault="00000000">
            <w:pPr>
              <w:spacing w:after="0"/>
              <w:ind w:firstLine="0"/>
            </w:pPr>
            <w:r>
              <w:rPr>
                <w:sz w:val="13"/>
              </w:rPr>
              <w:t>44400</w:t>
            </w:r>
          </w:p>
        </w:tc>
        <w:tc>
          <w:tcPr>
            <w:tcW w:w="655" w:type="dxa"/>
          </w:tcPr>
          <w:p w14:paraId="0593B767" w14:textId="77777777" w:rsidR="006D1256" w:rsidRDefault="00000000">
            <w:pPr>
              <w:spacing w:after="0"/>
              <w:ind w:firstLine="0"/>
            </w:pPr>
            <w:r>
              <w:rPr>
                <w:sz w:val="13"/>
              </w:rPr>
              <w:t>96,3</w:t>
            </w:r>
          </w:p>
        </w:tc>
        <w:tc>
          <w:tcPr>
            <w:tcW w:w="655" w:type="dxa"/>
          </w:tcPr>
          <w:p w14:paraId="0EEF97FA" w14:textId="77777777" w:rsidR="006D1256" w:rsidRDefault="00000000">
            <w:pPr>
              <w:spacing w:after="0"/>
              <w:ind w:firstLine="0"/>
            </w:pPr>
            <w:r>
              <w:rPr>
                <w:sz w:val="13"/>
              </w:rPr>
              <w:t>41,6</w:t>
            </w:r>
          </w:p>
        </w:tc>
        <w:tc>
          <w:tcPr>
            <w:tcW w:w="655" w:type="dxa"/>
          </w:tcPr>
          <w:p w14:paraId="18A61615" w14:textId="77777777" w:rsidR="006D1256" w:rsidRDefault="00000000">
            <w:pPr>
              <w:spacing w:after="0"/>
              <w:ind w:firstLine="0"/>
            </w:pPr>
            <w:r>
              <w:rPr>
                <w:sz w:val="13"/>
              </w:rPr>
              <w:t>20,1</w:t>
            </w:r>
          </w:p>
        </w:tc>
        <w:tc>
          <w:tcPr>
            <w:tcW w:w="655" w:type="dxa"/>
          </w:tcPr>
          <w:p w14:paraId="36A9E950" w14:textId="77777777" w:rsidR="006D1256" w:rsidRDefault="00000000">
            <w:pPr>
              <w:spacing w:after="0"/>
              <w:ind w:firstLine="0"/>
            </w:pPr>
            <w:r>
              <w:rPr>
                <w:sz w:val="13"/>
              </w:rPr>
              <w:t>28,4</w:t>
            </w:r>
          </w:p>
        </w:tc>
        <w:tc>
          <w:tcPr>
            <w:tcW w:w="655" w:type="dxa"/>
          </w:tcPr>
          <w:p w14:paraId="2F68790E" w14:textId="77777777" w:rsidR="006D1256" w:rsidRDefault="00000000">
            <w:pPr>
              <w:spacing w:after="0"/>
              <w:ind w:firstLine="0"/>
            </w:pPr>
            <w:r>
              <w:rPr>
                <w:sz w:val="13"/>
              </w:rPr>
              <w:t>0,235</w:t>
            </w:r>
          </w:p>
        </w:tc>
        <w:tc>
          <w:tcPr>
            <w:tcW w:w="655" w:type="dxa"/>
          </w:tcPr>
          <w:p w14:paraId="55F8E381" w14:textId="77777777" w:rsidR="006D1256" w:rsidRDefault="00000000">
            <w:pPr>
              <w:spacing w:after="0"/>
              <w:ind w:firstLine="0"/>
            </w:pPr>
            <w:r>
              <w:rPr>
                <w:sz w:val="13"/>
              </w:rPr>
              <w:t>175</w:t>
            </w:r>
          </w:p>
        </w:tc>
      </w:tr>
      <w:tr w:rsidR="006D1256" w14:paraId="4F09DDCB" w14:textId="77777777">
        <w:trPr>
          <w:jc w:val="center"/>
        </w:trPr>
        <w:tc>
          <w:tcPr>
            <w:tcW w:w="539" w:type="dxa"/>
          </w:tcPr>
          <w:p w14:paraId="5A153768" w14:textId="77777777" w:rsidR="006D1256" w:rsidRDefault="00000000">
            <w:pPr>
              <w:spacing w:after="0"/>
              <w:ind w:firstLine="0"/>
            </w:pPr>
            <w:r>
              <w:rPr>
                <w:sz w:val="13"/>
              </w:rPr>
              <w:t>2008</w:t>
            </w:r>
          </w:p>
        </w:tc>
        <w:tc>
          <w:tcPr>
            <w:tcW w:w="425" w:type="dxa"/>
          </w:tcPr>
          <w:p w14:paraId="7AFB6F43" w14:textId="77777777" w:rsidR="006D1256" w:rsidRDefault="00000000">
            <w:pPr>
              <w:spacing w:after="0"/>
              <w:ind w:firstLine="0"/>
            </w:pPr>
            <w:r>
              <w:rPr>
                <w:sz w:val="13"/>
              </w:rPr>
              <w:t>8</w:t>
            </w:r>
          </w:p>
        </w:tc>
        <w:tc>
          <w:tcPr>
            <w:tcW w:w="539" w:type="dxa"/>
          </w:tcPr>
          <w:p w14:paraId="1AE85F6B" w14:textId="77777777" w:rsidR="006D1256" w:rsidRDefault="00000000">
            <w:pPr>
              <w:spacing w:after="0"/>
              <w:ind w:firstLine="0"/>
            </w:pPr>
            <w:r>
              <w:rPr>
                <w:sz w:val="13"/>
              </w:rPr>
              <w:t>-0,20</w:t>
            </w:r>
          </w:p>
        </w:tc>
        <w:tc>
          <w:tcPr>
            <w:tcW w:w="709" w:type="dxa"/>
          </w:tcPr>
          <w:p w14:paraId="5FA14BEF" w14:textId="77777777" w:rsidR="006D1256" w:rsidRDefault="00000000">
            <w:pPr>
              <w:spacing w:after="0"/>
              <w:ind w:firstLine="0"/>
            </w:pPr>
            <w:r>
              <w:rPr>
                <w:sz w:val="13"/>
              </w:rPr>
              <w:t>Neutro</w:t>
            </w:r>
          </w:p>
        </w:tc>
        <w:tc>
          <w:tcPr>
            <w:tcW w:w="655" w:type="dxa"/>
          </w:tcPr>
          <w:p w14:paraId="49EAF547" w14:textId="77777777" w:rsidR="006D1256" w:rsidRDefault="00000000">
            <w:pPr>
              <w:spacing w:after="0"/>
              <w:ind w:firstLine="0"/>
            </w:pPr>
            <w:r>
              <w:rPr>
                <w:sz w:val="13"/>
              </w:rPr>
              <w:t>140,0</w:t>
            </w:r>
          </w:p>
        </w:tc>
        <w:tc>
          <w:tcPr>
            <w:tcW w:w="655" w:type="dxa"/>
          </w:tcPr>
          <w:p w14:paraId="55D07C62" w14:textId="77777777" w:rsidR="006D1256" w:rsidRDefault="00000000">
            <w:pPr>
              <w:spacing w:after="0"/>
              <w:ind w:firstLine="0"/>
            </w:pPr>
            <w:r>
              <w:rPr>
                <w:sz w:val="13"/>
              </w:rPr>
              <w:t>81,5</w:t>
            </w:r>
          </w:p>
        </w:tc>
        <w:tc>
          <w:tcPr>
            <w:tcW w:w="655" w:type="dxa"/>
          </w:tcPr>
          <w:p w14:paraId="3A40A267" w14:textId="77777777" w:rsidR="006D1256" w:rsidRDefault="00000000">
            <w:pPr>
              <w:spacing w:after="0"/>
              <w:ind w:firstLine="0"/>
            </w:pPr>
            <w:r>
              <w:rPr>
                <w:sz w:val="13"/>
              </w:rPr>
              <w:t>47,8</w:t>
            </w:r>
          </w:p>
        </w:tc>
        <w:tc>
          <w:tcPr>
            <w:tcW w:w="655" w:type="dxa"/>
          </w:tcPr>
          <w:p w14:paraId="5CA32B59" w14:textId="77777777" w:rsidR="006D1256" w:rsidRDefault="00000000">
            <w:pPr>
              <w:spacing w:after="0"/>
              <w:ind w:firstLine="0"/>
            </w:pPr>
            <w:r>
              <w:rPr>
                <w:sz w:val="13"/>
              </w:rPr>
              <w:t>26,4</w:t>
            </w:r>
          </w:p>
        </w:tc>
        <w:tc>
          <w:tcPr>
            <w:tcW w:w="655" w:type="dxa"/>
          </w:tcPr>
          <w:p w14:paraId="7AC2DEAE" w14:textId="77777777" w:rsidR="006D1256" w:rsidRDefault="00000000">
            <w:pPr>
              <w:spacing w:after="0"/>
              <w:ind w:firstLine="0"/>
            </w:pPr>
            <w:r>
              <w:rPr>
                <w:sz w:val="13"/>
              </w:rPr>
              <w:t>0,471</w:t>
            </w:r>
          </w:p>
        </w:tc>
        <w:tc>
          <w:tcPr>
            <w:tcW w:w="655" w:type="dxa"/>
          </w:tcPr>
          <w:p w14:paraId="20E5A1E3" w14:textId="77777777" w:rsidR="006D1256" w:rsidRDefault="00000000">
            <w:pPr>
              <w:spacing w:after="0"/>
              <w:ind w:firstLine="0"/>
            </w:pPr>
            <w:r>
              <w:rPr>
                <w:sz w:val="13"/>
              </w:rPr>
              <w:t>2300</w:t>
            </w:r>
          </w:p>
        </w:tc>
        <w:tc>
          <w:tcPr>
            <w:tcW w:w="655" w:type="dxa"/>
          </w:tcPr>
          <w:p w14:paraId="248051DD" w14:textId="77777777" w:rsidR="006D1256" w:rsidRDefault="00000000">
            <w:pPr>
              <w:spacing w:after="0"/>
              <w:ind w:firstLine="0"/>
            </w:pPr>
            <w:r>
              <w:rPr>
                <w:sz w:val="13"/>
              </w:rPr>
              <w:t>61,9</w:t>
            </w:r>
          </w:p>
        </w:tc>
        <w:tc>
          <w:tcPr>
            <w:tcW w:w="655" w:type="dxa"/>
          </w:tcPr>
          <w:p w14:paraId="69D1614D" w14:textId="77777777" w:rsidR="006D1256" w:rsidRDefault="00000000">
            <w:pPr>
              <w:spacing w:after="0"/>
              <w:ind w:firstLine="0"/>
            </w:pPr>
            <w:r>
              <w:rPr>
                <w:sz w:val="13"/>
              </w:rPr>
              <w:t>28,5</w:t>
            </w:r>
          </w:p>
        </w:tc>
        <w:tc>
          <w:tcPr>
            <w:tcW w:w="655" w:type="dxa"/>
          </w:tcPr>
          <w:p w14:paraId="208EB4E5" w14:textId="77777777" w:rsidR="006D1256" w:rsidRDefault="00000000">
            <w:pPr>
              <w:spacing w:after="0"/>
              <w:ind w:firstLine="0"/>
            </w:pPr>
            <w:r>
              <w:rPr>
                <w:sz w:val="13"/>
              </w:rPr>
              <w:t>0,3</w:t>
            </w:r>
          </w:p>
        </w:tc>
        <w:tc>
          <w:tcPr>
            <w:tcW w:w="655" w:type="dxa"/>
          </w:tcPr>
          <w:p w14:paraId="1DBE7A94" w14:textId="77777777" w:rsidR="006D1256" w:rsidRDefault="00000000">
            <w:pPr>
              <w:spacing w:after="0"/>
              <w:ind w:firstLine="0"/>
            </w:pPr>
            <w:r>
              <w:rPr>
                <w:sz w:val="13"/>
              </w:rPr>
              <w:t>33,9</w:t>
            </w:r>
          </w:p>
        </w:tc>
        <w:tc>
          <w:tcPr>
            <w:tcW w:w="655" w:type="dxa"/>
          </w:tcPr>
          <w:p w14:paraId="2F713AE3" w14:textId="77777777" w:rsidR="006D1256" w:rsidRDefault="00000000">
            <w:pPr>
              <w:spacing w:after="0"/>
              <w:ind w:firstLine="0"/>
            </w:pPr>
            <w:r>
              <w:rPr>
                <w:sz w:val="13"/>
              </w:rPr>
              <w:t>0,124</w:t>
            </w:r>
          </w:p>
        </w:tc>
        <w:tc>
          <w:tcPr>
            <w:tcW w:w="655" w:type="dxa"/>
          </w:tcPr>
          <w:p w14:paraId="25ECD602" w14:textId="77777777" w:rsidR="006D1256" w:rsidRDefault="00000000">
            <w:pPr>
              <w:spacing w:after="0"/>
              <w:ind w:firstLine="0"/>
            </w:pPr>
            <w:r>
              <w:rPr>
                <w:sz w:val="13"/>
              </w:rPr>
              <w:t>121400</w:t>
            </w:r>
          </w:p>
        </w:tc>
        <w:tc>
          <w:tcPr>
            <w:tcW w:w="655" w:type="dxa"/>
          </w:tcPr>
          <w:p w14:paraId="09DABF68" w14:textId="77777777" w:rsidR="006D1256" w:rsidRDefault="00000000">
            <w:pPr>
              <w:spacing w:after="0"/>
              <w:ind w:firstLine="0"/>
            </w:pPr>
            <w:r>
              <w:rPr>
                <w:sz w:val="13"/>
              </w:rPr>
              <w:t>73,3</w:t>
            </w:r>
          </w:p>
        </w:tc>
        <w:tc>
          <w:tcPr>
            <w:tcW w:w="655" w:type="dxa"/>
          </w:tcPr>
          <w:p w14:paraId="27EDA07F" w14:textId="77777777" w:rsidR="006D1256" w:rsidRDefault="00000000">
            <w:pPr>
              <w:spacing w:after="0"/>
              <w:ind w:firstLine="0"/>
            </w:pPr>
            <w:r>
              <w:rPr>
                <w:sz w:val="13"/>
              </w:rPr>
              <w:t>32,3</w:t>
            </w:r>
          </w:p>
        </w:tc>
        <w:tc>
          <w:tcPr>
            <w:tcW w:w="655" w:type="dxa"/>
          </w:tcPr>
          <w:p w14:paraId="6232E5F3" w14:textId="77777777" w:rsidR="006D1256" w:rsidRDefault="00000000">
            <w:pPr>
              <w:spacing w:after="0"/>
              <w:ind w:firstLine="0"/>
            </w:pPr>
            <w:r>
              <w:rPr>
                <w:sz w:val="13"/>
              </w:rPr>
              <w:t>12,3</w:t>
            </w:r>
          </w:p>
        </w:tc>
        <w:tc>
          <w:tcPr>
            <w:tcW w:w="655" w:type="dxa"/>
          </w:tcPr>
          <w:p w14:paraId="55AC95DC" w14:textId="77777777" w:rsidR="006D1256" w:rsidRDefault="00000000">
            <w:pPr>
              <w:spacing w:after="0"/>
              <w:ind w:firstLine="0"/>
            </w:pPr>
            <w:r>
              <w:rPr>
                <w:sz w:val="13"/>
              </w:rPr>
              <w:t>31,5</w:t>
            </w:r>
          </w:p>
        </w:tc>
        <w:tc>
          <w:tcPr>
            <w:tcW w:w="655" w:type="dxa"/>
          </w:tcPr>
          <w:p w14:paraId="58FDF90E" w14:textId="77777777" w:rsidR="006D1256" w:rsidRDefault="00000000">
            <w:pPr>
              <w:spacing w:after="0"/>
              <w:ind w:firstLine="0"/>
            </w:pPr>
            <w:r>
              <w:rPr>
                <w:sz w:val="13"/>
              </w:rPr>
              <w:t>0,155</w:t>
            </w:r>
          </w:p>
        </w:tc>
        <w:tc>
          <w:tcPr>
            <w:tcW w:w="655" w:type="dxa"/>
          </w:tcPr>
          <w:p w14:paraId="224869A7" w14:textId="77777777" w:rsidR="006D1256" w:rsidRDefault="00000000">
            <w:pPr>
              <w:spacing w:after="0"/>
              <w:ind w:firstLine="0"/>
            </w:pPr>
            <w:r>
              <w:rPr>
                <w:sz w:val="13"/>
              </w:rPr>
              <w:t>5400</w:t>
            </w:r>
          </w:p>
        </w:tc>
      </w:tr>
      <w:tr w:rsidR="006D1256" w14:paraId="1CC421BE" w14:textId="77777777">
        <w:trPr>
          <w:jc w:val="center"/>
        </w:trPr>
        <w:tc>
          <w:tcPr>
            <w:tcW w:w="539" w:type="dxa"/>
          </w:tcPr>
          <w:p w14:paraId="488EA271" w14:textId="77777777" w:rsidR="006D1256" w:rsidRDefault="00000000">
            <w:pPr>
              <w:spacing w:after="0"/>
              <w:ind w:firstLine="0"/>
            </w:pPr>
            <w:r>
              <w:rPr>
                <w:sz w:val="13"/>
              </w:rPr>
              <w:t>2008</w:t>
            </w:r>
          </w:p>
        </w:tc>
        <w:tc>
          <w:tcPr>
            <w:tcW w:w="425" w:type="dxa"/>
          </w:tcPr>
          <w:p w14:paraId="22FA9FE5" w14:textId="77777777" w:rsidR="006D1256" w:rsidRDefault="00000000">
            <w:pPr>
              <w:spacing w:after="0"/>
              <w:ind w:firstLine="0"/>
            </w:pPr>
            <w:r>
              <w:rPr>
                <w:sz w:val="13"/>
              </w:rPr>
              <w:t>9</w:t>
            </w:r>
          </w:p>
        </w:tc>
        <w:tc>
          <w:tcPr>
            <w:tcW w:w="539" w:type="dxa"/>
          </w:tcPr>
          <w:p w14:paraId="03D4DBAD" w14:textId="77777777" w:rsidR="006D1256" w:rsidRDefault="00000000">
            <w:pPr>
              <w:spacing w:after="0"/>
              <w:ind w:firstLine="0"/>
            </w:pPr>
            <w:r>
              <w:rPr>
                <w:sz w:val="13"/>
              </w:rPr>
              <w:t>-0,25</w:t>
            </w:r>
          </w:p>
        </w:tc>
        <w:tc>
          <w:tcPr>
            <w:tcW w:w="709" w:type="dxa"/>
          </w:tcPr>
          <w:p w14:paraId="17FC3A44" w14:textId="77777777" w:rsidR="006D1256" w:rsidRDefault="00000000">
            <w:pPr>
              <w:spacing w:after="0"/>
              <w:ind w:firstLine="0"/>
            </w:pPr>
            <w:r>
              <w:rPr>
                <w:sz w:val="13"/>
              </w:rPr>
              <w:t>Neutro</w:t>
            </w:r>
          </w:p>
        </w:tc>
        <w:tc>
          <w:tcPr>
            <w:tcW w:w="655" w:type="dxa"/>
          </w:tcPr>
          <w:p w14:paraId="425401F1" w14:textId="77777777" w:rsidR="006D1256" w:rsidRDefault="00000000">
            <w:pPr>
              <w:spacing w:after="0"/>
              <w:ind w:firstLine="0"/>
            </w:pPr>
            <w:r>
              <w:rPr>
                <w:sz w:val="13"/>
              </w:rPr>
              <w:t>131,0</w:t>
            </w:r>
          </w:p>
        </w:tc>
        <w:tc>
          <w:tcPr>
            <w:tcW w:w="655" w:type="dxa"/>
          </w:tcPr>
          <w:p w14:paraId="2BDB6015" w14:textId="77777777" w:rsidR="006D1256" w:rsidRDefault="00000000">
            <w:pPr>
              <w:spacing w:after="0"/>
              <w:ind w:firstLine="0"/>
            </w:pPr>
            <w:r>
              <w:rPr>
                <w:sz w:val="13"/>
              </w:rPr>
              <w:t>83,8</w:t>
            </w:r>
          </w:p>
        </w:tc>
        <w:tc>
          <w:tcPr>
            <w:tcW w:w="655" w:type="dxa"/>
          </w:tcPr>
          <w:p w14:paraId="1A01BDD4" w14:textId="77777777" w:rsidR="006D1256" w:rsidRDefault="00000000">
            <w:pPr>
              <w:spacing w:after="0"/>
              <w:ind w:firstLine="0"/>
            </w:pPr>
            <w:r>
              <w:rPr>
                <w:sz w:val="13"/>
              </w:rPr>
              <w:t>39,0</w:t>
            </w:r>
          </w:p>
        </w:tc>
        <w:tc>
          <w:tcPr>
            <w:tcW w:w="655" w:type="dxa"/>
          </w:tcPr>
          <w:p w14:paraId="4FDC2A55" w14:textId="77777777" w:rsidR="006D1256" w:rsidRDefault="00000000">
            <w:pPr>
              <w:spacing w:after="0"/>
              <w:ind w:firstLine="0"/>
            </w:pPr>
            <w:r>
              <w:rPr>
                <w:sz w:val="13"/>
              </w:rPr>
              <w:t>30,6</w:t>
            </w:r>
          </w:p>
        </w:tc>
        <w:tc>
          <w:tcPr>
            <w:tcW w:w="655" w:type="dxa"/>
          </w:tcPr>
          <w:p w14:paraId="4C50E12F" w14:textId="77777777" w:rsidR="006D1256" w:rsidRDefault="00000000">
            <w:pPr>
              <w:spacing w:after="0"/>
              <w:ind w:firstLine="0"/>
            </w:pPr>
            <w:r>
              <w:rPr>
                <w:sz w:val="13"/>
              </w:rPr>
              <w:t>0,418</w:t>
            </w:r>
          </w:p>
        </w:tc>
        <w:tc>
          <w:tcPr>
            <w:tcW w:w="655" w:type="dxa"/>
          </w:tcPr>
          <w:p w14:paraId="55DBADE7" w14:textId="77777777" w:rsidR="006D1256" w:rsidRDefault="00000000">
            <w:pPr>
              <w:spacing w:after="0"/>
              <w:ind w:firstLine="0"/>
            </w:pPr>
            <w:r>
              <w:rPr>
                <w:sz w:val="13"/>
              </w:rPr>
              <w:t>7725</w:t>
            </w:r>
          </w:p>
        </w:tc>
        <w:tc>
          <w:tcPr>
            <w:tcW w:w="655" w:type="dxa"/>
          </w:tcPr>
          <w:p w14:paraId="67AB4AFC" w14:textId="77777777" w:rsidR="006D1256" w:rsidRDefault="00000000">
            <w:pPr>
              <w:spacing w:after="0"/>
              <w:ind w:firstLine="0"/>
            </w:pPr>
            <w:r>
              <w:rPr>
                <w:sz w:val="13"/>
              </w:rPr>
              <w:t>22,1</w:t>
            </w:r>
          </w:p>
        </w:tc>
        <w:tc>
          <w:tcPr>
            <w:tcW w:w="655" w:type="dxa"/>
          </w:tcPr>
          <w:p w14:paraId="31689E1C" w14:textId="77777777" w:rsidR="006D1256" w:rsidRDefault="00000000">
            <w:pPr>
              <w:spacing w:after="0"/>
              <w:ind w:firstLine="0"/>
            </w:pPr>
            <w:r>
              <w:rPr>
                <w:sz w:val="13"/>
              </w:rPr>
              <w:t>22,7</w:t>
            </w:r>
          </w:p>
        </w:tc>
        <w:tc>
          <w:tcPr>
            <w:tcW w:w="655" w:type="dxa"/>
          </w:tcPr>
          <w:p w14:paraId="1586559E" w14:textId="77777777" w:rsidR="006D1256" w:rsidRDefault="00000000">
            <w:pPr>
              <w:spacing w:after="0"/>
              <w:ind w:firstLine="0"/>
            </w:pPr>
            <w:r>
              <w:rPr>
                <w:sz w:val="13"/>
              </w:rPr>
              <w:t>24,8</w:t>
            </w:r>
          </w:p>
        </w:tc>
        <w:tc>
          <w:tcPr>
            <w:tcW w:w="655" w:type="dxa"/>
          </w:tcPr>
          <w:p w14:paraId="5D8F3FC6" w14:textId="77777777" w:rsidR="006D1256" w:rsidRDefault="00000000">
            <w:pPr>
              <w:spacing w:after="0"/>
              <w:ind w:firstLine="0"/>
            </w:pPr>
            <w:r>
              <w:rPr>
                <w:sz w:val="13"/>
              </w:rPr>
              <w:t>38,5</w:t>
            </w:r>
          </w:p>
        </w:tc>
        <w:tc>
          <w:tcPr>
            <w:tcW w:w="655" w:type="dxa"/>
          </w:tcPr>
          <w:p w14:paraId="5B8E83AB" w14:textId="77777777" w:rsidR="006D1256" w:rsidRDefault="00000000">
            <w:pPr>
              <w:spacing w:after="0"/>
              <w:ind w:firstLine="0"/>
            </w:pPr>
            <w:r>
              <w:rPr>
                <w:sz w:val="13"/>
              </w:rPr>
              <w:t>0,089</w:t>
            </w:r>
          </w:p>
        </w:tc>
        <w:tc>
          <w:tcPr>
            <w:tcW w:w="655" w:type="dxa"/>
          </w:tcPr>
          <w:p w14:paraId="055E10D0" w14:textId="77777777" w:rsidR="006D1256" w:rsidRDefault="00000000">
            <w:pPr>
              <w:spacing w:after="0"/>
              <w:ind w:firstLine="0"/>
            </w:pPr>
            <w:r>
              <w:rPr>
                <w:sz w:val="13"/>
              </w:rPr>
              <w:t>266225</w:t>
            </w:r>
          </w:p>
        </w:tc>
        <w:tc>
          <w:tcPr>
            <w:tcW w:w="655" w:type="dxa"/>
          </w:tcPr>
          <w:p w14:paraId="04B7BF4D" w14:textId="77777777" w:rsidR="006D1256" w:rsidRDefault="00000000">
            <w:pPr>
              <w:spacing w:after="0"/>
              <w:ind w:firstLine="0"/>
            </w:pPr>
            <w:r>
              <w:rPr>
                <w:sz w:val="13"/>
              </w:rPr>
              <w:t>49,7</w:t>
            </w:r>
          </w:p>
        </w:tc>
        <w:tc>
          <w:tcPr>
            <w:tcW w:w="655" w:type="dxa"/>
          </w:tcPr>
          <w:p w14:paraId="1832A83E" w14:textId="77777777" w:rsidR="006D1256" w:rsidRDefault="00000000">
            <w:pPr>
              <w:spacing w:after="0"/>
              <w:ind w:firstLine="0"/>
            </w:pPr>
            <w:r>
              <w:rPr>
                <w:sz w:val="13"/>
              </w:rPr>
              <w:t>26,4</w:t>
            </w:r>
          </w:p>
        </w:tc>
        <w:tc>
          <w:tcPr>
            <w:tcW w:w="655" w:type="dxa"/>
          </w:tcPr>
          <w:p w14:paraId="6A6D1FFF" w14:textId="77777777" w:rsidR="006D1256" w:rsidRDefault="00000000">
            <w:pPr>
              <w:spacing w:after="0"/>
              <w:ind w:firstLine="0"/>
            </w:pPr>
            <w:r>
              <w:rPr>
                <w:sz w:val="13"/>
              </w:rPr>
              <w:t>13,1</w:t>
            </w:r>
          </w:p>
        </w:tc>
        <w:tc>
          <w:tcPr>
            <w:tcW w:w="655" w:type="dxa"/>
          </w:tcPr>
          <w:p w14:paraId="777172CB" w14:textId="77777777" w:rsidR="006D1256" w:rsidRDefault="00000000">
            <w:pPr>
              <w:spacing w:after="0"/>
              <w:ind w:firstLine="0"/>
            </w:pPr>
            <w:r>
              <w:rPr>
                <w:sz w:val="13"/>
              </w:rPr>
              <w:t>36,2</w:t>
            </w:r>
          </w:p>
        </w:tc>
        <w:tc>
          <w:tcPr>
            <w:tcW w:w="655" w:type="dxa"/>
          </w:tcPr>
          <w:p w14:paraId="564DCAEF" w14:textId="77777777" w:rsidR="006D1256" w:rsidRDefault="00000000">
            <w:pPr>
              <w:spacing w:after="0"/>
              <w:ind w:firstLine="0"/>
            </w:pPr>
            <w:r>
              <w:rPr>
                <w:sz w:val="13"/>
              </w:rPr>
              <w:t>0,111</w:t>
            </w:r>
          </w:p>
        </w:tc>
        <w:tc>
          <w:tcPr>
            <w:tcW w:w="655" w:type="dxa"/>
          </w:tcPr>
          <w:p w14:paraId="016F0FF7" w14:textId="77777777" w:rsidR="006D1256" w:rsidRDefault="00000000">
            <w:pPr>
              <w:spacing w:after="0"/>
              <w:ind w:firstLine="0"/>
            </w:pPr>
            <w:r>
              <w:rPr>
                <w:sz w:val="13"/>
              </w:rPr>
              <w:t>32775</w:t>
            </w:r>
          </w:p>
        </w:tc>
      </w:tr>
      <w:tr w:rsidR="006D1256" w14:paraId="74DE2B4D" w14:textId="77777777">
        <w:trPr>
          <w:jc w:val="center"/>
        </w:trPr>
        <w:tc>
          <w:tcPr>
            <w:tcW w:w="539" w:type="dxa"/>
          </w:tcPr>
          <w:p w14:paraId="2B4F338B" w14:textId="77777777" w:rsidR="006D1256" w:rsidRDefault="00000000">
            <w:pPr>
              <w:spacing w:after="0"/>
              <w:ind w:firstLine="0"/>
            </w:pPr>
            <w:r>
              <w:rPr>
                <w:sz w:val="13"/>
              </w:rPr>
              <w:t>2008</w:t>
            </w:r>
          </w:p>
        </w:tc>
        <w:tc>
          <w:tcPr>
            <w:tcW w:w="425" w:type="dxa"/>
          </w:tcPr>
          <w:p w14:paraId="18791F59" w14:textId="77777777" w:rsidR="006D1256" w:rsidRDefault="00000000">
            <w:pPr>
              <w:spacing w:after="0"/>
              <w:ind w:firstLine="0"/>
            </w:pPr>
            <w:r>
              <w:rPr>
                <w:sz w:val="13"/>
              </w:rPr>
              <w:t>10</w:t>
            </w:r>
          </w:p>
        </w:tc>
        <w:tc>
          <w:tcPr>
            <w:tcW w:w="539" w:type="dxa"/>
          </w:tcPr>
          <w:p w14:paraId="79B44BDE" w14:textId="77777777" w:rsidR="006D1256" w:rsidRDefault="00000000">
            <w:pPr>
              <w:spacing w:after="0"/>
              <w:ind w:firstLine="0"/>
            </w:pPr>
            <w:r>
              <w:rPr>
                <w:sz w:val="13"/>
              </w:rPr>
              <w:t>-0,36</w:t>
            </w:r>
          </w:p>
        </w:tc>
        <w:tc>
          <w:tcPr>
            <w:tcW w:w="709" w:type="dxa"/>
          </w:tcPr>
          <w:p w14:paraId="14CF847E" w14:textId="77777777" w:rsidR="006D1256" w:rsidRDefault="00000000">
            <w:pPr>
              <w:spacing w:after="0"/>
              <w:ind w:firstLine="0"/>
            </w:pPr>
            <w:r>
              <w:rPr>
                <w:sz w:val="13"/>
              </w:rPr>
              <w:t>Neutro</w:t>
            </w:r>
          </w:p>
        </w:tc>
        <w:tc>
          <w:tcPr>
            <w:tcW w:w="655" w:type="dxa"/>
          </w:tcPr>
          <w:p w14:paraId="781A82CD" w14:textId="77777777" w:rsidR="006D1256" w:rsidRDefault="00000000">
            <w:pPr>
              <w:spacing w:after="0"/>
              <w:ind w:firstLine="0"/>
            </w:pPr>
            <w:r>
              <w:rPr>
                <w:sz w:val="13"/>
              </w:rPr>
              <w:t>130,3</w:t>
            </w:r>
          </w:p>
        </w:tc>
        <w:tc>
          <w:tcPr>
            <w:tcW w:w="655" w:type="dxa"/>
          </w:tcPr>
          <w:p w14:paraId="2C18F90C" w14:textId="77777777" w:rsidR="006D1256" w:rsidRDefault="00000000">
            <w:pPr>
              <w:spacing w:after="0"/>
              <w:ind w:firstLine="0"/>
            </w:pPr>
            <w:r>
              <w:rPr>
                <w:sz w:val="13"/>
              </w:rPr>
              <w:t>88,5</w:t>
            </w:r>
          </w:p>
        </w:tc>
        <w:tc>
          <w:tcPr>
            <w:tcW w:w="655" w:type="dxa"/>
          </w:tcPr>
          <w:p w14:paraId="5516FD87" w14:textId="77777777" w:rsidR="006D1256" w:rsidRDefault="00000000">
            <w:pPr>
              <w:spacing w:after="0"/>
              <w:ind w:firstLine="0"/>
            </w:pPr>
            <w:r>
              <w:rPr>
                <w:sz w:val="13"/>
              </w:rPr>
              <w:t>38,3</w:t>
            </w:r>
          </w:p>
        </w:tc>
        <w:tc>
          <w:tcPr>
            <w:tcW w:w="655" w:type="dxa"/>
          </w:tcPr>
          <w:p w14:paraId="6E08F869" w14:textId="77777777" w:rsidR="006D1256" w:rsidRDefault="00000000">
            <w:pPr>
              <w:spacing w:after="0"/>
              <w:ind w:firstLine="0"/>
            </w:pPr>
            <w:r>
              <w:rPr>
                <w:sz w:val="13"/>
              </w:rPr>
              <w:t>32,8</w:t>
            </w:r>
          </w:p>
        </w:tc>
        <w:tc>
          <w:tcPr>
            <w:tcW w:w="655" w:type="dxa"/>
          </w:tcPr>
          <w:p w14:paraId="692EC236" w14:textId="77777777" w:rsidR="006D1256" w:rsidRDefault="00000000">
            <w:pPr>
              <w:spacing w:after="0"/>
              <w:ind w:firstLine="0"/>
            </w:pPr>
            <w:r>
              <w:rPr>
                <w:sz w:val="13"/>
              </w:rPr>
              <w:t>0,374</w:t>
            </w:r>
          </w:p>
        </w:tc>
        <w:tc>
          <w:tcPr>
            <w:tcW w:w="655" w:type="dxa"/>
          </w:tcPr>
          <w:p w14:paraId="41DD8B60" w14:textId="77777777" w:rsidR="006D1256" w:rsidRDefault="00000000">
            <w:pPr>
              <w:spacing w:after="0"/>
              <w:ind w:firstLine="0"/>
            </w:pPr>
            <w:r>
              <w:rPr>
                <w:sz w:val="13"/>
              </w:rPr>
              <w:t>16875</w:t>
            </w:r>
          </w:p>
        </w:tc>
        <w:tc>
          <w:tcPr>
            <w:tcW w:w="655" w:type="dxa"/>
          </w:tcPr>
          <w:p w14:paraId="6B38C215" w14:textId="77777777" w:rsidR="006D1256" w:rsidRDefault="00000000">
            <w:pPr>
              <w:spacing w:after="0"/>
              <w:ind w:firstLine="0"/>
            </w:pPr>
            <w:r>
              <w:rPr>
                <w:sz w:val="13"/>
              </w:rPr>
              <w:t>9,3</w:t>
            </w:r>
          </w:p>
        </w:tc>
        <w:tc>
          <w:tcPr>
            <w:tcW w:w="655" w:type="dxa"/>
          </w:tcPr>
          <w:p w14:paraId="7B7A8228" w14:textId="77777777" w:rsidR="006D1256" w:rsidRDefault="00000000">
            <w:pPr>
              <w:spacing w:after="0"/>
              <w:ind w:firstLine="0"/>
            </w:pPr>
            <w:r>
              <w:rPr>
                <w:sz w:val="13"/>
              </w:rPr>
              <w:t>19,2</w:t>
            </w:r>
          </w:p>
        </w:tc>
        <w:tc>
          <w:tcPr>
            <w:tcW w:w="655" w:type="dxa"/>
          </w:tcPr>
          <w:p w14:paraId="25E03357" w14:textId="77777777" w:rsidR="006D1256" w:rsidRDefault="00000000">
            <w:pPr>
              <w:spacing w:after="0"/>
              <w:ind w:firstLine="0"/>
            </w:pPr>
            <w:r>
              <w:rPr>
                <w:sz w:val="13"/>
              </w:rPr>
              <w:t>8,2</w:t>
            </w:r>
          </w:p>
        </w:tc>
        <w:tc>
          <w:tcPr>
            <w:tcW w:w="655" w:type="dxa"/>
          </w:tcPr>
          <w:p w14:paraId="251E5F5B" w14:textId="77777777" w:rsidR="006D1256" w:rsidRDefault="00000000">
            <w:pPr>
              <w:spacing w:after="0"/>
              <w:ind w:firstLine="0"/>
            </w:pPr>
            <w:r>
              <w:rPr>
                <w:sz w:val="13"/>
              </w:rPr>
              <w:t>41,3</w:t>
            </w:r>
          </w:p>
        </w:tc>
        <w:tc>
          <w:tcPr>
            <w:tcW w:w="655" w:type="dxa"/>
          </w:tcPr>
          <w:p w14:paraId="193CFC3B" w14:textId="77777777" w:rsidR="006D1256" w:rsidRDefault="00000000">
            <w:pPr>
              <w:spacing w:after="0"/>
              <w:ind w:firstLine="0"/>
            </w:pPr>
            <w:r>
              <w:rPr>
                <w:sz w:val="13"/>
              </w:rPr>
              <w:t>0,069</w:t>
            </w:r>
          </w:p>
        </w:tc>
        <w:tc>
          <w:tcPr>
            <w:tcW w:w="655" w:type="dxa"/>
          </w:tcPr>
          <w:p w14:paraId="53A51290" w14:textId="77777777" w:rsidR="006D1256" w:rsidRDefault="00000000">
            <w:pPr>
              <w:spacing w:after="0"/>
              <w:ind w:firstLine="0"/>
            </w:pPr>
            <w:r>
              <w:rPr>
                <w:sz w:val="13"/>
              </w:rPr>
              <w:t>488725</w:t>
            </w:r>
          </w:p>
        </w:tc>
        <w:tc>
          <w:tcPr>
            <w:tcW w:w="655" w:type="dxa"/>
          </w:tcPr>
          <w:p w14:paraId="7EC601D0" w14:textId="77777777" w:rsidR="006D1256" w:rsidRDefault="00000000">
            <w:pPr>
              <w:spacing w:after="0"/>
              <w:ind w:firstLine="0"/>
            </w:pPr>
            <w:r>
              <w:rPr>
                <w:sz w:val="13"/>
              </w:rPr>
              <w:t>37,0</w:t>
            </w:r>
          </w:p>
        </w:tc>
        <w:tc>
          <w:tcPr>
            <w:tcW w:w="655" w:type="dxa"/>
          </w:tcPr>
          <w:p w14:paraId="0D409129" w14:textId="77777777" w:rsidR="006D1256" w:rsidRDefault="00000000">
            <w:pPr>
              <w:spacing w:after="0"/>
              <w:ind w:firstLine="0"/>
            </w:pPr>
            <w:r>
              <w:rPr>
                <w:sz w:val="13"/>
              </w:rPr>
              <w:t>21,9</w:t>
            </w:r>
          </w:p>
        </w:tc>
        <w:tc>
          <w:tcPr>
            <w:tcW w:w="655" w:type="dxa"/>
          </w:tcPr>
          <w:p w14:paraId="010D8A78" w14:textId="77777777" w:rsidR="006D1256" w:rsidRDefault="00000000">
            <w:pPr>
              <w:spacing w:after="0"/>
              <w:ind w:firstLine="0"/>
            </w:pPr>
            <w:r>
              <w:rPr>
                <w:sz w:val="13"/>
              </w:rPr>
              <w:t>9,0</w:t>
            </w:r>
          </w:p>
        </w:tc>
        <w:tc>
          <w:tcPr>
            <w:tcW w:w="655" w:type="dxa"/>
          </w:tcPr>
          <w:p w14:paraId="7F85D663" w14:textId="77777777" w:rsidR="006D1256" w:rsidRDefault="00000000">
            <w:pPr>
              <w:spacing w:after="0"/>
              <w:ind w:firstLine="0"/>
            </w:pPr>
            <w:r>
              <w:rPr>
                <w:sz w:val="13"/>
              </w:rPr>
              <w:t>39,4</w:t>
            </w:r>
          </w:p>
        </w:tc>
        <w:tc>
          <w:tcPr>
            <w:tcW w:w="655" w:type="dxa"/>
          </w:tcPr>
          <w:p w14:paraId="4C7E8808" w14:textId="77777777" w:rsidR="006D1256" w:rsidRDefault="00000000">
            <w:pPr>
              <w:spacing w:after="0"/>
              <w:ind w:firstLine="0"/>
            </w:pPr>
            <w:r>
              <w:rPr>
                <w:sz w:val="13"/>
              </w:rPr>
              <w:t>0,085</w:t>
            </w:r>
          </w:p>
        </w:tc>
        <w:tc>
          <w:tcPr>
            <w:tcW w:w="655" w:type="dxa"/>
          </w:tcPr>
          <w:p w14:paraId="2D3567DC" w14:textId="77777777" w:rsidR="006D1256" w:rsidRDefault="00000000">
            <w:pPr>
              <w:spacing w:after="0"/>
              <w:ind w:firstLine="0"/>
            </w:pPr>
            <w:r>
              <w:rPr>
                <w:sz w:val="13"/>
              </w:rPr>
              <w:t>199750</w:t>
            </w:r>
          </w:p>
        </w:tc>
      </w:tr>
      <w:tr w:rsidR="006D1256" w14:paraId="3957A020" w14:textId="77777777">
        <w:trPr>
          <w:jc w:val="center"/>
        </w:trPr>
        <w:tc>
          <w:tcPr>
            <w:tcW w:w="539" w:type="dxa"/>
          </w:tcPr>
          <w:p w14:paraId="0A3014A6" w14:textId="77777777" w:rsidR="006D1256" w:rsidRDefault="00000000">
            <w:pPr>
              <w:spacing w:after="0"/>
              <w:ind w:firstLine="0"/>
            </w:pPr>
            <w:r>
              <w:rPr>
                <w:sz w:val="13"/>
              </w:rPr>
              <w:t>2008</w:t>
            </w:r>
          </w:p>
        </w:tc>
        <w:tc>
          <w:tcPr>
            <w:tcW w:w="425" w:type="dxa"/>
          </w:tcPr>
          <w:p w14:paraId="7194D887" w14:textId="77777777" w:rsidR="006D1256" w:rsidRDefault="00000000">
            <w:pPr>
              <w:spacing w:after="0"/>
              <w:ind w:firstLine="0"/>
            </w:pPr>
            <w:r>
              <w:rPr>
                <w:sz w:val="13"/>
              </w:rPr>
              <w:t>11</w:t>
            </w:r>
          </w:p>
        </w:tc>
        <w:tc>
          <w:tcPr>
            <w:tcW w:w="539" w:type="dxa"/>
          </w:tcPr>
          <w:p w14:paraId="7643A408" w14:textId="77777777" w:rsidR="006D1256" w:rsidRDefault="00000000">
            <w:pPr>
              <w:spacing w:after="0"/>
              <w:ind w:firstLine="0"/>
            </w:pPr>
            <w:r>
              <w:rPr>
                <w:sz w:val="13"/>
              </w:rPr>
              <w:t>-0,57</w:t>
            </w:r>
          </w:p>
        </w:tc>
        <w:tc>
          <w:tcPr>
            <w:tcW w:w="709" w:type="dxa"/>
          </w:tcPr>
          <w:p w14:paraId="1BF8C3D0" w14:textId="77777777" w:rsidR="006D1256" w:rsidRDefault="00000000">
            <w:pPr>
              <w:spacing w:after="0"/>
              <w:ind w:firstLine="0"/>
            </w:pPr>
            <w:r>
              <w:rPr>
                <w:sz w:val="13"/>
              </w:rPr>
              <w:t>La Niña</w:t>
            </w:r>
          </w:p>
        </w:tc>
        <w:tc>
          <w:tcPr>
            <w:tcW w:w="655" w:type="dxa"/>
          </w:tcPr>
          <w:p w14:paraId="317CD49C" w14:textId="77777777" w:rsidR="006D1256" w:rsidRDefault="00000000">
            <w:pPr>
              <w:spacing w:after="0"/>
              <w:ind w:firstLine="0"/>
            </w:pPr>
            <w:r>
              <w:rPr>
                <w:sz w:val="13"/>
              </w:rPr>
              <w:t>96,6</w:t>
            </w:r>
          </w:p>
        </w:tc>
        <w:tc>
          <w:tcPr>
            <w:tcW w:w="655" w:type="dxa"/>
          </w:tcPr>
          <w:p w14:paraId="1CF53A8B" w14:textId="77777777" w:rsidR="006D1256" w:rsidRDefault="00000000">
            <w:pPr>
              <w:spacing w:after="0"/>
              <w:ind w:firstLine="0"/>
            </w:pPr>
            <w:r>
              <w:rPr>
                <w:sz w:val="13"/>
              </w:rPr>
              <w:t>98,5</w:t>
            </w:r>
          </w:p>
        </w:tc>
        <w:tc>
          <w:tcPr>
            <w:tcW w:w="655" w:type="dxa"/>
          </w:tcPr>
          <w:p w14:paraId="06D3A01F" w14:textId="77777777" w:rsidR="006D1256" w:rsidRDefault="00000000">
            <w:pPr>
              <w:spacing w:after="0"/>
              <w:ind w:firstLine="0"/>
            </w:pPr>
            <w:r>
              <w:rPr>
                <w:sz w:val="13"/>
              </w:rPr>
              <w:t>151,1</w:t>
            </w:r>
          </w:p>
        </w:tc>
        <w:tc>
          <w:tcPr>
            <w:tcW w:w="655" w:type="dxa"/>
          </w:tcPr>
          <w:p w14:paraId="7FB26C85" w14:textId="77777777" w:rsidR="006D1256" w:rsidRDefault="00000000">
            <w:pPr>
              <w:spacing w:after="0"/>
              <w:ind w:firstLine="0"/>
            </w:pPr>
            <w:r>
              <w:rPr>
                <w:sz w:val="13"/>
              </w:rPr>
              <w:t>33,5</w:t>
            </w:r>
          </w:p>
        </w:tc>
        <w:tc>
          <w:tcPr>
            <w:tcW w:w="655" w:type="dxa"/>
          </w:tcPr>
          <w:p w14:paraId="7AFA3169" w14:textId="77777777" w:rsidR="006D1256" w:rsidRDefault="00000000">
            <w:pPr>
              <w:spacing w:after="0"/>
              <w:ind w:firstLine="0"/>
            </w:pPr>
            <w:r>
              <w:rPr>
                <w:sz w:val="13"/>
              </w:rPr>
              <w:t>0,546</w:t>
            </w:r>
          </w:p>
        </w:tc>
        <w:tc>
          <w:tcPr>
            <w:tcW w:w="655" w:type="dxa"/>
          </w:tcPr>
          <w:p w14:paraId="6B46762A" w14:textId="77777777" w:rsidR="006D1256" w:rsidRDefault="00000000">
            <w:pPr>
              <w:spacing w:after="0"/>
              <w:ind w:firstLine="0"/>
            </w:pPr>
            <w:r>
              <w:rPr>
                <w:sz w:val="13"/>
              </w:rPr>
              <w:t>24475</w:t>
            </w:r>
          </w:p>
        </w:tc>
        <w:tc>
          <w:tcPr>
            <w:tcW w:w="655" w:type="dxa"/>
          </w:tcPr>
          <w:p w14:paraId="09300E31" w14:textId="77777777" w:rsidR="006D1256" w:rsidRDefault="00000000">
            <w:pPr>
              <w:spacing w:after="0"/>
              <w:ind w:firstLine="0"/>
            </w:pPr>
            <w:r>
              <w:rPr>
                <w:sz w:val="13"/>
              </w:rPr>
              <w:t>72,3</w:t>
            </w:r>
          </w:p>
        </w:tc>
        <w:tc>
          <w:tcPr>
            <w:tcW w:w="655" w:type="dxa"/>
          </w:tcPr>
          <w:p w14:paraId="139D14B1" w14:textId="77777777" w:rsidR="006D1256" w:rsidRDefault="00000000">
            <w:pPr>
              <w:spacing w:after="0"/>
              <w:ind w:firstLine="0"/>
            </w:pPr>
            <w:r>
              <w:rPr>
                <w:sz w:val="13"/>
              </w:rPr>
              <w:t>78,0</w:t>
            </w:r>
          </w:p>
        </w:tc>
        <w:tc>
          <w:tcPr>
            <w:tcW w:w="655" w:type="dxa"/>
          </w:tcPr>
          <w:p w14:paraId="0C2F8832" w14:textId="77777777" w:rsidR="006D1256" w:rsidRDefault="00000000">
            <w:pPr>
              <w:spacing w:after="0"/>
              <w:ind w:firstLine="0"/>
            </w:pPr>
            <w:r>
              <w:rPr>
                <w:sz w:val="13"/>
              </w:rPr>
              <w:t>277,1</w:t>
            </w:r>
          </w:p>
        </w:tc>
        <w:tc>
          <w:tcPr>
            <w:tcW w:w="655" w:type="dxa"/>
          </w:tcPr>
          <w:p w14:paraId="16889AFE" w14:textId="77777777" w:rsidR="006D1256" w:rsidRDefault="00000000">
            <w:pPr>
              <w:spacing w:after="0"/>
              <w:ind w:firstLine="0"/>
            </w:pPr>
            <w:r>
              <w:rPr>
                <w:sz w:val="13"/>
              </w:rPr>
              <w:t>34,6</w:t>
            </w:r>
          </w:p>
        </w:tc>
        <w:tc>
          <w:tcPr>
            <w:tcW w:w="655" w:type="dxa"/>
          </w:tcPr>
          <w:p w14:paraId="11AEB7ED" w14:textId="77777777" w:rsidR="006D1256" w:rsidRDefault="00000000">
            <w:pPr>
              <w:spacing w:after="0"/>
              <w:ind w:firstLine="0"/>
            </w:pPr>
            <w:r>
              <w:rPr>
                <w:sz w:val="13"/>
              </w:rPr>
              <w:t>0,468</w:t>
            </w:r>
          </w:p>
        </w:tc>
        <w:tc>
          <w:tcPr>
            <w:tcW w:w="655" w:type="dxa"/>
          </w:tcPr>
          <w:p w14:paraId="76D2B4AB" w14:textId="77777777" w:rsidR="006D1256" w:rsidRDefault="00000000">
            <w:pPr>
              <w:spacing w:after="0"/>
              <w:ind w:firstLine="0"/>
            </w:pPr>
            <w:r>
              <w:rPr>
                <w:sz w:val="13"/>
              </w:rPr>
              <w:t>124675</w:t>
            </w:r>
          </w:p>
        </w:tc>
        <w:tc>
          <w:tcPr>
            <w:tcW w:w="655" w:type="dxa"/>
          </w:tcPr>
          <w:p w14:paraId="0C69FF75" w14:textId="77777777" w:rsidR="006D1256" w:rsidRDefault="00000000">
            <w:pPr>
              <w:spacing w:after="0"/>
              <w:ind w:firstLine="0"/>
            </w:pPr>
            <w:r>
              <w:rPr>
                <w:sz w:val="13"/>
              </w:rPr>
              <w:t>53,0</w:t>
            </w:r>
          </w:p>
        </w:tc>
        <w:tc>
          <w:tcPr>
            <w:tcW w:w="655" w:type="dxa"/>
          </w:tcPr>
          <w:p w14:paraId="5979DE61" w14:textId="77777777" w:rsidR="006D1256" w:rsidRDefault="00000000">
            <w:pPr>
              <w:spacing w:after="0"/>
              <w:ind w:firstLine="0"/>
            </w:pPr>
            <w:r>
              <w:rPr>
                <w:sz w:val="13"/>
              </w:rPr>
              <w:t>47,9</w:t>
            </w:r>
          </w:p>
        </w:tc>
        <w:tc>
          <w:tcPr>
            <w:tcW w:w="655" w:type="dxa"/>
          </w:tcPr>
          <w:p w14:paraId="335515E4" w14:textId="77777777" w:rsidR="006D1256" w:rsidRDefault="00000000">
            <w:pPr>
              <w:spacing w:after="0"/>
              <w:ind w:firstLine="0"/>
            </w:pPr>
            <w:r>
              <w:rPr>
                <w:sz w:val="13"/>
              </w:rPr>
              <w:t>83,3</w:t>
            </w:r>
          </w:p>
        </w:tc>
        <w:tc>
          <w:tcPr>
            <w:tcW w:w="655" w:type="dxa"/>
          </w:tcPr>
          <w:p w14:paraId="62359FD2" w14:textId="77777777" w:rsidR="006D1256" w:rsidRDefault="00000000">
            <w:pPr>
              <w:spacing w:after="0"/>
              <w:ind w:firstLine="0"/>
            </w:pPr>
            <w:r>
              <w:rPr>
                <w:sz w:val="13"/>
              </w:rPr>
              <w:t>38,4</w:t>
            </w:r>
          </w:p>
        </w:tc>
        <w:tc>
          <w:tcPr>
            <w:tcW w:w="655" w:type="dxa"/>
          </w:tcPr>
          <w:p w14:paraId="3E412CE1" w14:textId="77777777" w:rsidR="006D1256" w:rsidRDefault="00000000">
            <w:pPr>
              <w:spacing w:after="0"/>
              <w:ind w:firstLine="0"/>
            </w:pPr>
            <w:r>
              <w:rPr>
                <w:sz w:val="13"/>
              </w:rPr>
              <w:t>0,225</w:t>
            </w:r>
          </w:p>
        </w:tc>
        <w:tc>
          <w:tcPr>
            <w:tcW w:w="655" w:type="dxa"/>
          </w:tcPr>
          <w:p w14:paraId="65639BA9" w14:textId="77777777" w:rsidR="006D1256" w:rsidRDefault="00000000">
            <w:pPr>
              <w:spacing w:after="0"/>
              <w:ind w:firstLine="0"/>
            </w:pPr>
            <w:r>
              <w:rPr>
                <w:sz w:val="13"/>
              </w:rPr>
              <w:t>228725</w:t>
            </w:r>
          </w:p>
        </w:tc>
      </w:tr>
      <w:tr w:rsidR="006D1256" w14:paraId="3B4CE1B7" w14:textId="77777777">
        <w:trPr>
          <w:jc w:val="center"/>
        </w:trPr>
        <w:tc>
          <w:tcPr>
            <w:tcW w:w="539" w:type="dxa"/>
          </w:tcPr>
          <w:p w14:paraId="71A6BD85" w14:textId="77777777" w:rsidR="006D1256" w:rsidRDefault="00000000">
            <w:pPr>
              <w:spacing w:after="0"/>
              <w:ind w:firstLine="0"/>
            </w:pPr>
            <w:r>
              <w:rPr>
                <w:sz w:val="13"/>
              </w:rPr>
              <w:t>2008</w:t>
            </w:r>
          </w:p>
        </w:tc>
        <w:tc>
          <w:tcPr>
            <w:tcW w:w="425" w:type="dxa"/>
          </w:tcPr>
          <w:p w14:paraId="24C1859D" w14:textId="77777777" w:rsidR="006D1256" w:rsidRDefault="00000000">
            <w:pPr>
              <w:spacing w:after="0"/>
              <w:ind w:firstLine="0"/>
            </w:pPr>
            <w:r>
              <w:rPr>
                <w:sz w:val="13"/>
              </w:rPr>
              <w:t>12</w:t>
            </w:r>
          </w:p>
        </w:tc>
        <w:tc>
          <w:tcPr>
            <w:tcW w:w="539" w:type="dxa"/>
          </w:tcPr>
          <w:p w14:paraId="2F2F99E6" w14:textId="77777777" w:rsidR="006D1256" w:rsidRDefault="00000000">
            <w:pPr>
              <w:spacing w:after="0"/>
              <w:ind w:firstLine="0"/>
            </w:pPr>
            <w:r>
              <w:rPr>
                <w:sz w:val="13"/>
              </w:rPr>
              <w:t>-0,79</w:t>
            </w:r>
          </w:p>
        </w:tc>
        <w:tc>
          <w:tcPr>
            <w:tcW w:w="709" w:type="dxa"/>
          </w:tcPr>
          <w:p w14:paraId="502FD96E" w14:textId="77777777" w:rsidR="006D1256" w:rsidRDefault="00000000">
            <w:pPr>
              <w:spacing w:after="0"/>
              <w:ind w:firstLine="0"/>
            </w:pPr>
            <w:r>
              <w:rPr>
                <w:sz w:val="13"/>
              </w:rPr>
              <w:t>La Niña</w:t>
            </w:r>
          </w:p>
        </w:tc>
        <w:tc>
          <w:tcPr>
            <w:tcW w:w="655" w:type="dxa"/>
          </w:tcPr>
          <w:p w14:paraId="56B538BC" w14:textId="77777777" w:rsidR="006D1256" w:rsidRDefault="00000000">
            <w:pPr>
              <w:spacing w:after="0"/>
              <w:ind w:firstLine="0"/>
            </w:pPr>
            <w:r>
              <w:rPr>
                <w:sz w:val="13"/>
              </w:rPr>
              <w:t>136,8</w:t>
            </w:r>
          </w:p>
        </w:tc>
        <w:tc>
          <w:tcPr>
            <w:tcW w:w="655" w:type="dxa"/>
          </w:tcPr>
          <w:p w14:paraId="014E7418" w14:textId="77777777" w:rsidR="006D1256" w:rsidRDefault="00000000">
            <w:pPr>
              <w:spacing w:after="0"/>
              <w:ind w:firstLine="0"/>
            </w:pPr>
            <w:r>
              <w:rPr>
                <w:sz w:val="13"/>
              </w:rPr>
              <w:t>112,5</w:t>
            </w:r>
          </w:p>
        </w:tc>
        <w:tc>
          <w:tcPr>
            <w:tcW w:w="655" w:type="dxa"/>
          </w:tcPr>
          <w:p w14:paraId="39C8707F" w14:textId="77777777" w:rsidR="006D1256" w:rsidRDefault="00000000">
            <w:pPr>
              <w:spacing w:after="0"/>
              <w:ind w:firstLine="0"/>
            </w:pPr>
            <w:r>
              <w:rPr>
                <w:sz w:val="13"/>
              </w:rPr>
              <w:t>153,8</w:t>
            </w:r>
          </w:p>
        </w:tc>
        <w:tc>
          <w:tcPr>
            <w:tcW w:w="655" w:type="dxa"/>
          </w:tcPr>
          <w:p w14:paraId="59907F52" w14:textId="77777777" w:rsidR="006D1256" w:rsidRDefault="00000000">
            <w:pPr>
              <w:spacing w:after="0"/>
              <w:ind w:firstLine="0"/>
            </w:pPr>
            <w:r>
              <w:rPr>
                <w:sz w:val="13"/>
              </w:rPr>
              <w:t>29,7</w:t>
            </w:r>
          </w:p>
        </w:tc>
        <w:tc>
          <w:tcPr>
            <w:tcW w:w="655" w:type="dxa"/>
          </w:tcPr>
          <w:p w14:paraId="17714129" w14:textId="77777777" w:rsidR="006D1256" w:rsidRDefault="00000000">
            <w:pPr>
              <w:spacing w:after="0"/>
              <w:ind w:firstLine="0"/>
            </w:pPr>
            <w:r>
              <w:rPr>
                <w:sz w:val="13"/>
              </w:rPr>
              <w:t>0,575</w:t>
            </w:r>
          </w:p>
        </w:tc>
        <w:tc>
          <w:tcPr>
            <w:tcW w:w="655" w:type="dxa"/>
          </w:tcPr>
          <w:p w14:paraId="6EDD8999" w14:textId="77777777" w:rsidR="006D1256" w:rsidRDefault="00000000">
            <w:pPr>
              <w:spacing w:after="0"/>
              <w:ind w:firstLine="0"/>
            </w:pPr>
            <w:r>
              <w:rPr>
                <w:sz w:val="13"/>
              </w:rPr>
              <w:t>0</w:t>
            </w:r>
          </w:p>
        </w:tc>
        <w:tc>
          <w:tcPr>
            <w:tcW w:w="655" w:type="dxa"/>
          </w:tcPr>
          <w:p w14:paraId="43F4AC44" w14:textId="77777777" w:rsidR="006D1256" w:rsidRDefault="00000000">
            <w:pPr>
              <w:spacing w:after="0"/>
              <w:ind w:firstLine="0"/>
            </w:pPr>
            <w:r>
              <w:rPr>
                <w:sz w:val="13"/>
              </w:rPr>
              <w:t>104,9</w:t>
            </w:r>
          </w:p>
        </w:tc>
        <w:tc>
          <w:tcPr>
            <w:tcW w:w="655" w:type="dxa"/>
          </w:tcPr>
          <w:p w14:paraId="1C8185F2" w14:textId="77777777" w:rsidR="006D1256" w:rsidRDefault="00000000">
            <w:pPr>
              <w:spacing w:after="0"/>
              <w:ind w:firstLine="0"/>
            </w:pPr>
            <w:r>
              <w:rPr>
                <w:sz w:val="13"/>
              </w:rPr>
              <w:t>96,1</w:t>
            </w:r>
          </w:p>
        </w:tc>
        <w:tc>
          <w:tcPr>
            <w:tcW w:w="655" w:type="dxa"/>
          </w:tcPr>
          <w:p w14:paraId="2FFC5534" w14:textId="77777777" w:rsidR="006D1256" w:rsidRDefault="00000000">
            <w:pPr>
              <w:spacing w:after="0"/>
              <w:ind w:firstLine="0"/>
            </w:pPr>
            <w:r>
              <w:rPr>
                <w:sz w:val="13"/>
              </w:rPr>
              <w:t>215,2</w:t>
            </w:r>
          </w:p>
        </w:tc>
        <w:tc>
          <w:tcPr>
            <w:tcW w:w="655" w:type="dxa"/>
          </w:tcPr>
          <w:p w14:paraId="7E5D7FE2" w14:textId="77777777" w:rsidR="006D1256" w:rsidRDefault="00000000">
            <w:pPr>
              <w:spacing w:after="0"/>
              <w:ind w:firstLine="0"/>
            </w:pPr>
            <w:r>
              <w:rPr>
                <w:sz w:val="13"/>
              </w:rPr>
              <w:t>31,5</w:t>
            </w:r>
          </w:p>
        </w:tc>
        <w:tc>
          <w:tcPr>
            <w:tcW w:w="655" w:type="dxa"/>
          </w:tcPr>
          <w:p w14:paraId="63FFF2B1" w14:textId="77777777" w:rsidR="006D1256" w:rsidRDefault="00000000">
            <w:pPr>
              <w:spacing w:after="0"/>
              <w:ind w:firstLine="0"/>
            </w:pPr>
            <w:r>
              <w:rPr>
                <w:sz w:val="13"/>
              </w:rPr>
              <w:t>0,556</w:t>
            </w:r>
          </w:p>
        </w:tc>
        <w:tc>
          <w:tcPr>
            <w:tcW w:w="655" w:type="dxa"/>
          </w:tcPr>
          <w:p w14:paraId="6D0E5839" w14:textId="77777777" w:rsidR="006D1256" w:rsidRDefault="00000000">
            <w:pPr>
              <w:spacing w:after="0"/>
              <w:ind w:firstLine="0"/>
            </w:pPr>
            <w:r>
              <w:rPr>
                <w:sz w:val="13"/>
              </w:rPr>
              <w:t>3075</w:t>
            </w:r>
          </w:p>
        </w:tc>
        <w:tc>
          <w:tcPr>
            <w:tcW w:w="655" w:type="dxa"/>
          </w:tcPr>
          <w:p w14:paraId="5A5B806F" w14:textId="77777777" w:rsidR="006D1256" w:rsidRDefault="00000000">
            <w:pPr>
              <w:spacing w:after="0"/>
              <w:ind w:firstLine="0"/>
            </w:pPr>
            <w:r>
              <w:rPr>
                <w:sz w:val="13"/>
              </w:rPr>
              <w:t>94,5</w:t>
            </w:r>
          </w:p>
        </w:tc>
        <w:tc>
          <w:tcPr>
            <w:tcW w:w="655" w:type="dxa"/>
          </w:tcPr>
          <w:p w14:paraId="035B1ABD" w14:textId="77777777" w:rsidR="006D1256" w:rsidRDefault="00000000">
            <w:pPr>
              <w:spacing w:after="0"/>
              <w:ind w:firstLine="0"/>
            </w:pPr>
            <w:r>
              <w:rPr>
                <w:sz w:val="13"/>
              </w:rPr>
              <w:t>75,9</w:t>
            </w:r>
          </w:p>
        </w:tc>
        <w:tc>
          <w:tcPr>
            <w:tcW w:w="655" w:type="dxa"/>
          </w:tcPr>
          <w:p w14:paraId="591D742A" w14:textId="77777777" w:rsidR="006D1256" w:rsidRDefault="00000000">
            <w:pPr>
              <w:spacing w:after="0"/>
              <w:ind w:firstLine="0"/>
            </w:pPr>
            <w:r>
              <w:rPr>
                <w:sz w:val="13"/>
              </w:rPr>
              <w:t>124,2</w:t>
            </w:r>
          </w:p>
        </w:tc>
        <w:tc>
          <w:tcPr>
            <w:tcW w:w="655" w:type="dxa"/>
          </w:tcPr>
          <w:p w14:paraId="59FE4F3D" w14:textId="77777777" w:rsidR="006D1256" w:rsidRDefault="00000000">
            <w:pPr>
              <w:spacing w:after="0"/>
              <w:ind w:firstLine="0"/>
            </w:pPr>
            <w:r>
              <w:rPr>
                <w:sz w:val="13"/>
              </w:rPr>
              <w:t>32,1</w:t>
            </w:r>
          </w:p>
        </w:tc>
        <w:tc>
          <w:tcPr>
            <w:tcW w:w="655" w:type="dxa"/>
          </w:tcPr>
          <w:p w14:paraId="0C32CB27" w14:textId="77777777" w:rsidR="006D1256" w:rsidRDefault="00000000">
            <w:pPr>
              <w:spacing w:after="0"/>
              <w:ind w:firstLine="0"/>
            </w:pPr>
            <w:r>
              <w:rPr>
                <w:sz w:val="13"/>
              </w:rPr>
              <w:t>0,381</w:t>
            </w:r>
          </w:p>
        </w:tc>
        <w:tc>
          <w:tcPr>
            <w:tcW w:w="655" w:type="dxa"/>
          </w:tcPr>
          <w:p w14:paraId="13A8518A" w14:textId="77777777" w:rsidR="006D1256" w:rsidRDefault="00000000">
            <w:pPr>
              <w:spacing w:after="0"/>
              <w:ind w:firstLine="0"/>
            </w:pPr>
            <w:r>
              <w:rPr>
                <w:sz w:val="13"/>
              </w:rPr>
              <w:t>625</w:t>
            </w:r>
          </w:p>
        </w:tc>
      </w:tr>
      <w:tr w:rsidR="006D1256" w14:paraId="22F5F503" w14:textId="77777777">
        <w:trPr>
          <w:jc w:val="center"/>
        </w:trPr>
        <w:tc>
          <w:tcPr>
            <w:tcW w:w="539" w:type="dxa"/>
          </w:tcPr>
          <w:p w14:paraId="0F7C075E" w14:textId="77777777" w:rsidR="006D1256" w:rsidRDefault="00000000">
            <w:pPr>
              <w:spacing w:after="0"/>
              <w:ind w:firstLine="0"/>
            </w:pPr>
            <w:r>
              <w:rPr>
                <w:sz w:val="13"/>
              </w:rPr>
              <w:t>2009</w:t>
            </w:r>
          </w:p>
        </w:tc>
        <w:tc>
          <w:tcPr>
            <w:tcW w:w="425" w:type="dxa"/>
          </w:tcPr>
          <w:p w14:paraId="24336B7B" w14:textId="77777777" w:rsidR="006D1256" w:rsidRDefault="00000000">
            <w:pPr>
              <w:spacing w:after="0"/>
              <w:ind w:firstLine="0"/>
            </w:pPr>
            <w:r>
              <w:rPr>
                <w:sz w:val="13"/>
              </w:rPr>
              <w:t>1</w:t>
            </w:r>
          </w:p>
        </w:tc>
        <w:tc>
          <w:tcPr>
            <w:tcW w:w="539" w:type="dxa"/>
          </w:tcPr>
          <w:p w14:paraId="63AF085A" w14:textId="77777777" w:rsidR="006D1256" w:rsidRDefault="00000000">
            <w:pPr>
              <w:spacing w:after="0"/>
              <w:ind w:firstLine="0"/>
            </w:pPr>
            <w:r>
              <w:rPr>
                <w:sz w:val="13"/>
              </w:rPr>
              <w:t>-0,89</w:t>
            </w:r>
          </w:p>
        </w:tc>
        <w:tc>
          <w:tcPr>
            <w:tcW w:w="709" w:type="dxa"/>
          </w:tcPr>
          <w:p w14:paraId="4CE04727" w14:textId="77777777" w:rsidR="006D1256" w:rsidRDefault="00000000">
            <w:pPr>
              <w:spacing w:after="0"/>
              <w:ind w:firstLine="0"/>
            </w:pPr>
            <w:r>
              <w:rPr>
                <w:sz w:val="13"/>
              </w:rPr>
              <w:t>La Niña</w:t>
            </w:r>
          </w:p>
        </w:tc>
        <w:tc>
          <w:tcPr>
            <w:tcW w:w="655" w:type="dxa"/>
          </w:tcPr>
          <w:p w14:paraId="53167091" w14:textId="77777777" w:rsidR="006D1256" w:rsidRDefault="00000000">
            <w:pPr>
              <w:spacing w:after="0"/>
              <w:ind w:firstLine="0"/>
            </w:pPr>
            <w:r>
              <w:rPr>
                <w:sz w:val="13"/>
              </w:rPr>
              <w:t>148,7</w:t>
            </w:r>
          </w:p>
        </w:tc>
        <w:tc>
          <w:tcPr>
            <w:tcW w:w="655" w:type="dxa"/>
          </w:tcPr>
          <w:p w14:paraId="1EE95CDE" w14:textId="77777777" w:rsidR="006D1256" w:rsidRDefault="00000000">
            <w:pPr>
              <w:spacing w:after="0"/>
              <w:ind w:firstLine="0"/>
            </w:pPr>
            <w:r>
              <w:rPr>
                <w:sz w:val="13"/>
              </w:rPr>
              <w:t>118,2</w:t>
            </w:r>
          </w:p>
        </w:tc>
        <w:tc>
          <w:tcPr>
            <w:tcW w:w="655" w:type="dxa"/>
          </w:tcPr>
          <w:p w14:paraId="799C8397" w14:textId="77777777" w:rsidR="006D1256" w:rsidRDefault="00000000">
            <w:pPr>
              <w:spacing w:after="0"/>
              <w:ind w:firstLine="0"/>
            </w:pPr>
            <w:r>
              <w:rPr>
                <w:sz w:val="13"/>
              </w:rPr>
              <w:t>129,8</w:t>
            </w:r>
          </w:p>
        </w:tc>
        <w:tc>
          <w:tcPr>
            <w:tcW w:w="655" w:type="dxa"/>
          </w:tcPr>
          <w:p w14:paraId="04713AFC" w14:textId="77777777" w:rsidR="006D1256" w:rsidRDefault="00000000">
            <w:pPr>
              <w:spacing w:after="0"/>
              <w:ind w:firstLine="0"/>
            </w:pPr>
            <w:r>
              <w:rPr>
                <w:sz w:val="13"/>
              </w:rPr>
              <w:t>28,2</w:t>
            </w:r>
          </w:p>
        </w:tc>
        <w:tc>
          <w:tcPr>
            <w:tcW w:w="655" w:type="dxa"/>
          </w:tcPr>
          <w:p w14:paraId="06F0843B" w14:textId="77777777" w:rsidR="006D1256" w:rsidRDefault="00000000">
            <w:pPr>
              <w:spacing w:after="0"/>
              <w:ind w:firstLine="0"/>
            </w:pPr>
            <w:r>
              <w:rPr>
                <w:sz w:val="13"/>
              </w:rPr>
              <w:t>0,555</w:t>
            </w:r>
          </w:p>
        </w:tc>
        <w:tc>
          <w:tcPr>
            <w:tcW w:w="655" w:type="dxa"/>
          </w:tcPr>
          <w:p w14:paraId="540D8521" w14:textId="77777777" w:rsidR="006D1256" w:rsidRDefault="00000000">
            <w:pPr>
              <w:spacing w:after="0"/>
              <w:ind w:firstLine="0"/>
            </w:pPr>
            <w:r>
              <w:rPr>
                <w:sz w:val="13"/>
              </w:rPr>
              <w:t>700</w:t>
            </w:r>
          </w:p>
        </w:tc>
        <w:tc>
          <w:tcPr>
            <w:tcW w:w="655" w:type="dxa"/>
          </w:tcPr>
          <w:p w14:paraId="25B91796" w14:textId="77777777" w:rsidR="006D1256" w:rsidRDefault="00000000">
            <w:pPr>
              <w:spacing w:after="0"/>
              <w:ind w:firstLine="0"/>
            </w:pPr>
            <w:r>
              <w:rPr>
                <w:sz w:val="13"/>
              </w:rPr>
              <w:t>132,0</w:t>
            </w:r>
          </w:p>
        </w:tc>
        <w:tc>
          <w:tcPr>
            <w:tcW w:w="655" w:type="dxa"/>
          </w:tcPr>
          <w:p w14:paraId="48CA8BBD" w14:textId="77777777" w:rsidR="006D1256" w:rsidRDefault="00000000">
            <w:pPr>
              <w:spacing w:after="0"/>
              <w:ind w:firstLine="0"/>
            </w:pPr>
            <w:r>
              <w:rPr>
                <w:sz w:val="13"/>
              </w:rPr>
              <w:t>107,0</w:t>
            </w:r>
          </w:p>
        </w:tc>
        <w:tc>
          <w:tcPr>
            <w:tcW w:w="655" w:type="dxa"/>
          </w:tcPr>
          <w:p w14:paraId="1D5FBEFC" w14:textId="77777777" w:rsidR="006D1256" w:rsidRDefault="00000000">
            <w:pPr>
              <w:spacing w:after="0"/>
              <w:ind w:firstLine="0"/>
            </w:pPr>
            <w:r>
              <w:rPr>
                <w:sz w:val="13"/>
              </w:rPr>
              <w:t>187,3</w:t>
            </w:r>
          </w:p>
        </w:tc>
        <w:tc>
          <w:tcPr>
            <w:tcW w:w="655" w:type="dxa"/>
          </w:tcPr>
          <w:p w14:paraId="7D2E7D8B" w14:textId="77777777" w:rsidR="006D1256" w:rsidRDefault="00000000">
            <w:pPr>
              <w:spacing w:after="0"/>
              <w:ind w:firstLine="0"/>
            </w:pPr>
            <w:r>
              <w:rPr>
                <w:sz w:val="13"/>
              </w:rPr>
              <w:t>31,5</w:t>
            </w:r>
          </w:p>
        </w:tc>
        <w:tc>
          <w:tcPr>
            <w:tcW w:w="655" w:type="dxa"/>
          </w:tcPr>
          <w:p w14:paraId="7B933FF1" w14:textId="77777777" w:rsidR="006D1256" w:rsidRDefault="00000000">
            <w:pPr>
              <w:spacing w:after="0"/>
              <w:ind w:firstLine="0"/>
            </w:pPr>
            <w:r>
              <w:rPr>
                <w:sz w:val="13"/>
              </w:rPr>
              <w:t>0,557</w:t>
            </w:r>
          </w:p>
        </w:tc>
        <w:tc>
          <w:tcPr>
            <w:tcW w:w="655" w:type="dxa"/>
          </w:tcPr>
          <w:p w14:paraId="5B0909E5" w14:textId="77777777" w:rsidR="006D1256" w:rsidRDefault="00000000">
            <w:pPr>
              <w:spacing w:after="0"/>
              <w:ind w:firstLine="0"/>
            </w:pPr>
            <w:r>
              <w:rPr>
                <w:sz w:val="13"/>
              </w:rPr>
              <w:t>100</w:t>
            </w:r>
          </w:p>
        </w:tc>
        <w:tc>
          <w:tcPr>
            <w:tcW w:w="655" w:type="dxa"/>
          </w:tcPr>
          <w:p w14:paraId="04CD6E16" w14:textId="77777777" w:rsidR="006D1256" w:rsidRDefault="00000000">
            <w:pPr>
              <w:spacing w:after="0"/>
              <w:ind w:firstLine="0"/>
            </w:pPr>
            <w:r>
              <w:rPr>
                <w:sz w:val="13"/>
              </w:rPr>
              <w:t>120,8</w:t>
            </w:r>
          </w:p>
        </w:tc>
        <w:tc>
          <w:tcPr>
            <w:tcW w:w="655" w:type="dxa"/>
          </w:tcPr>
          <w:p w14:paraId="5804F7F0" w14:textId="77777777" w:rsidR="006D1256" w:rsidRDefault="00000000">
            <w:pPr>
              <w:spacing w:after="0"/>
              <w:ind w:firstLine="0"/>
            </w:pPr>
            <w:r>
              <w:rPr>
                <w:sz w:val="13"/>
              </w:rPr>
              <w:t>93,0</w:t>
            </w:r>
          </w:p>
        </w:tc>
        <w:tc>
          <w:tcPr>
            <w:tcW w:w="655" w:type="dxa"/>
          </w:tcPr>
          <w:p w14:paraId="51A8A9FF" w14:textId="77777777" w:rsidR="006D1256" w:rsidRDefault="00000000">
            <w:pPr>
              <w:spacing w:after="0"/>
              <w:ind w:firstLine="0"/>
            </w:pPr>
            <w:r>
              <w:rPr>
                <w:sz w:val="13"/>
              </w:rPr>
              <w:t>100,5</w:t>
            </w:r>
          </w:p>
        </w:tc>
        <w:tc>
          <w:tcPr>
            <w:tcW w:w="655" w:type="dxa"/>
          </w:tcPr>
          <w:p w14:paraId="4E8E867C" w14:textId="77777777" w:rsidR="006D1256" w:rsidRDefault="00000000">
            <w:pPr>
              <w:spacing w:after="0"/>
              <w:ind w:firstLine="0"/>
            </w:pPr>
            <w:r>
              <w:rPr>
                <w:sz w:val="13"/>
              </w:rPr>
              <w:t>31,8</w:t>
            </w:r>
          </w:p>
        </w:tc>
        <w:tc>
          <w:tcPr>
            <w:tcW w:w="655" w:type="dxa"/>
          </w:tcPr>
          <w:p w14:paraId="4CCA1DA2" w14:textId="77777777" w:rsidR="006D1256" w:rsidRDefault="00000000">
            <w:pPr>
              <w:spacing w:after="0"/>
              <w:ind w:firstLine="0"/>
            </w:pPr>
            <w:r>
              <w:rPr>
                <w:sz w:val="13"/>
              </w:rPr>
              <w:t>0,430</w:t>
            </w:r>
          </w:p>
        </w:tc>
        <w:tc>
          <w:tcPr>
            <w:tcW w:w="655" w:type="dxa"/>
          </w:tcPr>
          <w:p w14:paraId="00DFC0D9" w14:textId="77777777" w:rsidR="006D1256" w:rsidRDefault="00000000">
            <w:pPr>
              <w:spacing w:after="0"/>
              <w:ind w:firstLine="0"/>
            </w:pPr>
            <w:r>
              <w:rPr>
                <w:sz w:val="13"/>
              </w:rPr>
              <w:t>6050</w:t>
            </w:r>
          </w:p>
        </w:tc>
      </w:tr>
      <w:tr w:rsidR="006D1256" w14:paraId="6ACB89D9" w14:textId="77777777">
        <w:trPr>
          <w:jc w:val="center"/>
        </w:trPr>
        <w:tc>
          <w:tcPr>
            <w:tcW w:w="539" w:type="dxa"/>
          </w:tcPr>
          <w:p w14:paraId="50C54610" w14:textId="77777777" w:rsidR="006D1256" w:rsidRDefault="00000000">
            <w:pPr>
              <w:spacing w:after="0"/>
              <w:ind w:firstLine="0"/>
            </w:pPr>
            <w:r>
              <w:rPr>
                <w:sz w:val="13"/>
              </w:rPr>
              <w:t>2009</w:t>
            </w:r>
          </w:p>
        </w:tc>
        <w:tc>
          <w:tcPr>
            <w:tcW w:w="425" w:type="dxa"/>
          </w:tcPr>
          <w:p w14:paraId="3B1DAE37" w14:textId="77777777" w:rsidR="006D1256" w:rsidRDefault="00000000">
            <w:pPr>
              <w:spacing w:after="0"/>
              <w:ind w:firstLine="0"/>
            </w:pPr>
            <w:r>
              <w:rPr>
                <w:sz w:val="13"/>
              </w:rPr>
              <w:t>2</w:t>
            </w:r>
          </w:p>
        </w:tc>
        <w:tc>
          <w:tcPr>
            <w:tcW w:w="539" w:type="dxa"/>
          </w:tcPr>
          <w:p w14:paraId="7CB14067" w14:textId="77777777" w:rsidR="006D1256" w:rsidRDefault="00000000">
            <w:pPr>
              <w:spacing w:after="0"/>
              <w:ind w:firstLine="0"/>
            </w:pPr>
            <w:r>
              <w:rPr>
                <w:sz w:val="13"/>
              </w:rPr>
              <w:t>-0,84</w:t>
            </w:r>
          </w:p>
        </w:tc>
        <w:tc>
          <w:tcPr>
            <w:tcW w:w="709" w:type="dxa"/>
          </w:tcPr>
          <w:p w14:paraId="3700BA1C" w14:textId="77777777" w:rsidR="006D1256" w:rsidRDefault="00000000">
            <w:pPr>
              <w:spacing w:after="0"/>
              <w:ind w:firstLine="0"/>
            </w:pPr>
            <w:r>
              <w:rPr>
                <w:sz w:val="13"/>
              </w:rPr>
              <w:t>La Niña</w:t>
            </w:r>
          </w:p>
        </w:tc>
        <w:tc>
          <w:tcPr>
            <w:tcW w:w="655" w:type="dxa"/>
          </w:tcPr>
          <w:p w14:paraId="31F0A667" w14:textId="77777777" w:rsidR="006D1256" w:rsidRDefault="00000000">
            <w:pPr>
              <w:spacing w:after="0"/>
              <w:ind w:firstLine="0"/>
            </w:pPr>
            <w:r>
              <w:rPr>
                <w:sz w:val="13"/>
              </w:rPr>
              <w:t>158,8</w:t>
            </w:r>
          </w:p>
        </w:tc>
        <w:tc>
          <w:tcPr>
            <w:tcW w:w="655" w:type="dxa"/>
          </w:tcPr>
          <w:p w14:paraId="782C9C46" w14:textId="77777777" w:rsidR="006D1256" w:rsidRDefault="00000000">
            <w:pPr>
              <w:spacing w:after="0"/>
              <w:ind w:firstLine="0"/>
            </w:pPr>
            <w:r>
              <w:rPr>
                <w:sz w:val="13"/>
              </w:rPr>
              <w:t>118,5</w:t>
            </w:r>
          </w:p>
        </w:tc>
        <w:tc>
          <w:tcPr>
            <w:tcW w:w="655" w:type="dxa"/>
          </w:tcPr>
          <w:p w14:paraId="627427FB" w14:textId="77777777" w:rsidR="006D1256" w:rsidRDefault="00000000">
            <w:pPr>
              <w:spacing w:after="0"/>
              <w:ind w:firstLine="0"/>
            </w:pPr>
            <w:r>
              <w:rPr>
                <w:sz w:val="13"/>
              </w:rPr>
              <w:t>67,4</w:t>
            </w:r>
          </w:p>
        </w:tc>
        <w:tc>
          <w:tcPr>
            <w:tcW w:w="655" w:type="dxa"/>
          </w:tcPr>
          <w:p w14:paraId="1D2EC072" w14:textId="77777777" w:rsidR="006D1256" w:rsidRDefault="00000000">
            <w:pPr>
              <w:spacing w:after="0"/>
              <w:ind w:firstLine="0"/>
            </w:pPr>
            <w:r>
              <w:rPr>
                <w:sz w:val="13"/>
              </w:rPr>
              <w:t>29,3</w:t>
            </w:r>
          </w:p>
        </w:tc>
        <w:tc>
          <w:tcPr>
            <w:tcW w:w="655" w:type="dxa"/>
          </w:tcPr>
          <w:p w14:paraId="25999D59" w14:textId="77777777" w:rsidR="006D1256" w:rsidRDefault="00000000">
            <w:pPr>
              <w:spacing w:after="0"/>
              <w:ind w:firstLine="0"/>
            </w:pPr>
            <w:r>
              <w:rPr>
                <w:sz w:val="13"/>
              </w:rPr>
              <w:t>0,502</w:t>
            </w:r>
          </w:p>
        </w:tc>
        <w:tc>
          <w:tcPr>
            <w:tcW w:w="655" w:type="dxa"/>
          </w:tcPr>
          <w:p w14:paraId="11362132" w14:textId="77777777" w:rsidR="006D1256" w:rsidRDefault="00000000">
            <w:pPr>
              <w:spacing w:after="0"/>
              <w:ind w:firstLine="0"/>
            </w:pPr>
            <w:r>
              <w:rPr>
                <w:sz w:val="13"/>
              </w:rPr>
              <w:t>500</w:t>
            </w:r>
          </w:p>
        </w:tc>
        <w:tc>
          <w:tcPr>
            <w:tcW w:w="655" w:type="dxa"/>
          </w:tcPr>
          <w:p w14:paraId="64A4480A" w14:textId="77777777" w:rsidR="006D1256" w:rsidRDefault="00000000">
            <w:pPr>
              <w:spacing w:after="0"/>
              <w:ind w:firstLine="0"/>
            </w:pPr>
            <w:r>
              <w:rPr>
                <w:sz w:val="13"/>
              </w:rPr>
              <w:t>149,9</w:t>
            </w:r>
          </w:p>
        </w:tc>
        <w:tc>
          <w:tcPr>
            <w:tcW w:w="655" w:type="dxa"/>
          </w:tcPr>
          <w:p w14:paraId="0D6C8F69" w14:textId="77777777" w:rsidR="006D1256" w:rsidRDefault="00000000">
            <w:pPr>
              <w:spacing w:after="0"/>
              <w:ind w:firstLine="0"/>
            </w:pPr>
            <w:r>
              <w:rPr>
                <w:sz w:val="13"/>
              </w:rPr>
              <w:t>123,1</w:t>
            </w:r>
          </w:p>
        </w:tc>
        <w:tc>
          <w:tcPr>
            <w:tcW w:w="655" w:type="dxa"/>
          </w:tcPr>
          <w:p w14:paraId="18C67894" w14:textId="77777777" w:rsidR="006D1256" w:rsidRDefault="00000000">
            <w:pPr>
              <w:spacing w:after="0"/>
              <w:ind w:firstLine="0"/>
            </w:pPr>
            <w:r>
              <w:rPr>
                <w:sz w:val="13"/>
              </w:rPr>
              <w:t>113,5</w:t>
            </w:r>
          </w:p>
        </w:tc>
        <w:tc>
          <w:tcPr>
            <w:tcW w:w="655" w:type="dxa"/>
          </w:tcPr>
          <w:p w14:paraId="110C798B" w14:textId="77777777" w:rsidR="006D1256" w:rsidRDefault="00000000">
            <w:pPr>
              <w:spacing w:after="0"/>
              <w:ind w:firstLine="0"/>
            </w:pPr>
            <w:r>
              <w:rPr>
                <w:sz w:val="13"/>
              </w:rPr>
              <w:t>29,4</w:t>
            </w:r>
          </w:p>
        </w:tc>
        <w:tc>
          <w:tcPr>
            <w:tcW w:w="655" w:type="dxa"/>
          </w:tcPr>
          <w:p w14:paraId="269F90AE" w14:textId="77777777" w:rsidR="006D1256" w:rsidRDefault="00000000">
            <w:pPr>
              <w:spacing w:after="0"/>
              <w:ind w:firstLine="0"/>
            </w:pPr>
            <w:r>
              <w:rPr>
                <w:sz w:val="13"/>
              </w:rPr>
              <w:t>0,593</w:t>
            </w:r>
          </w:p>
        </w:tc>
        <w:tc>
          <w:tcPr>
            <w:tcW w:w="655" w:type="dxa"/>
          </w:tcPr>
          <w:p w14:paraId="527E2C1E" w14:textId="77777777" w:rsidR="006D1256" w:rsidRDefault="00000000">
            <w:pPr>
              <w:spacing w:after="0"/>
              <w:ind w:firstLine="0"/>
            </w:pPr>
            <w:r>
              <w:rPr>
                <w:sz w:val="13"/>
              </w:rPr>
              <w:t>1275</w:t>
            </w:r>
          </w:p>
        </w:tc>
        <w:tc>
          <w:tcPr>
            <w:tcW w:w="655" w:type="dxa"/>
          </w:tcPr>
          <w:p w14:paraId="4D6F4A9F" w14:textId="77777777" w:rsidR="006D1256" w:rsidRDefault="00000000">
            <w:pPr>
              <w:spacing w:after="0"/>
              <w:ind w:firstLine="0"/>
            </w:pPr>
            <w:r>
              <w:rPr>
                <w:sz w:val="13"/>
              </w:rPr>
              <w:t>129,1</w:t>
            </w:r>
          </w:p>
        </w:tc>
        <w:tc>
          <w:tcPr>
            <w:tcW w:w="655" w:type="dxa"/>
          </w:tcPr>
          <w:p w14:paraId="418E99CB" w14:textId="77777777" w:rsidR="006D1256" w:rsidRDefault="00000000">
            <w:pPr>
              <w:spacing w:after="0"/>
              <w:ind w:firstLine="0"/>
            </w:pPr>
            <w:r>
              <w:rPr>
                <w:sz w:val="13"/>
              </w:rPr>
              <w:t>95,0</w:t>
            </w:r>
          </w:p>
        </w:tc>
        <w:tc>
          <w:tcPr>
            <w:tcW w:w="655" w:type="dxa"/>
          </w:tcPr>
          <w:p w14:paraId="16AEC708" w14:textId="77777777" w:rsidR="006D1256" w:rsidRDefault="00000000">
            <w:pPr>
              <w:spacing w:after="0"/>
              <w:ind w:firstLine="0"/>
            </w:pPr>
            <w:r>
              <w:rPr>
                <w:sz w:val="13"/>
              </w:rPr>
              <w:t>79,2</w:t>
            </w:r>
          </w:p>
        </w:tc>
        <w:tc>
          <w:tcPr>
            <w:tcW w:w="655" w:type="dxa"/>
          </w:tcPr>
          <w:p w14:paraId="4A163FEB" w14:textId="77777777" w:rsidR="006D1256" w:rsidRDefault="00000000">
            <w:pPr>
              <w:spacing w:after="0"/>
              <w:ind w:firstLine="0"/>
            </w:pPr>
            <w:r>
              <w:rPr>
                <w:sz w:val="13"/>
              </w:rPr>
              <w:t>31,3</w:t>
            </w:r>
          </w:p>
        </w:tc>
        <w:tc>
          <w:tcPr>
            <w:tcW w:w="655" w:type="dxa"/>
          </w:tcPr>
          <w:p w14:paraId="529EF52F" w14:textId="77777777" w:rsidR="006D1256" w:rsidRDefault="00000000">
            <w:pPr>
              <w:spacing w:after="0"/>
              <w:ind w:firstLine="0"/>
            </w:pPr>
            <w:r>
              <w:rPr>
                <w:sz w:val="13"/>
              </w:rPr>
              <w:t>0,412</w:t>
            </w:r>
          </w:p>
        </w:tc>
        <w:tc>
          <w:tcPr>
            <w:tcW w:w="655" w:type="dxa"/>
          </w:tcPr>
          <w:p w14:paraId="3730EB9C" w14:textId="77777777" w:rsidR="006D1256" w:rsidRDefault="00000000">
            <w:pPr>
              <w:spacing w:after="0"/>
              <w:ind w:firstLine="0"/>
            </w:pPr>
            <w:r>
              <w:rPr>
                <w:sz w:val="13"/>
              </w:rPr>
              <w:t>1025</w:t>
            </w:r>
          </w:p>
        </w:tc>
      </w:tr>
      <w:tr w:rsidR="006D1256" w14:paraId="38F642E3" w14:textId="77777777">
        <w:trPr>
          <w:jc w:val="center"/>
        </w:trPr>
        <w:tc>
          <w:tcPr>
            <w:tcW w:w="539" w:type="dxa"/>
          </w:tcPr>
          <w:p w14:paraId="1D74434B" w14:textId="77777777" w:rsidR="006D1256" w:rsidRDefault="00000000">
            <w:pPr>
              <w:spacing w:after="0"/>
              <w:ind w:firstLine="0"/>
            </w:pPr>
            <w:r>
              <w:rPr>
                <w:sz w:val="13"/>
              </w:rPr>
              <w:t>2009</w:t>
            </w:r>
          </w:p>
        </w:tc>
        <w:tc>
          <w:tcPr>
            <w:tcW w:w="425" w:type="dxa"/>
          </w:tcPr>
          <w:p w14:paraId="104658A9" w14:textId="77777777" w:rsidR="006D1256" w:rsidRDefault="00000000">
            <w:pPr>
              <w:spacing w:after="0"/>
              <w:ind w:firstLine="0"/>
            </w:pPr>
            <w:r>
              <w:rPr>
                <w:sz w:val="13"/>
              </w:rPr>
              <w:t>3</w:t>
            </w:r>
          </w:p>
        </w:tc>
        <w:tc>
          <w:tcPr>
            <w:tcW w:w="539" w:type="dxa"/>
          </w:tcPr>
          <w:p w14:paraId="75C3F8A6" w14:textId="77777777" w:rsidR="006D1256" w:rsidRDefault="00000000">
            <w:pPr>
              <w:spacing w:after="0"/>
              <w:ind w:firstLine="0"/>
            </w:pPr>
            <w:r>
              <w:rPr>
                <w:sz w:val="13"/>
              </w:rPr>
              <w:t>-0,63</w:t>
            </w:r>
          </w:p>
        </w:tc>
        <w:tc>
          <w:tcPr>
            <w:tcW w:w="709" w:type="dxa"/>
          </w:tcPr>
          <w:p w14:paraId="7A26ED6A" w14:textId="77777777" w:rsidR="006D1256" w:rsidRDefault="00000000">
            <w:pPr>
              <w:spacing w:after="0"/>
              <w:ind w:firstLine="0"/>
            </w:pPr>
            <w:r>
              <w:rPr>
                <w:sz w:val="13"/>
              </w:rPr>
              <w:t>La Niña</w:t>
            </w:r>
          </w:p>
        </w:tc>
        <w:tc>
          <w:tcPr>
            <w:tcW w:w="655" w:type="dxa"/>
          </w:tcPr>
          <w:p w14:paraId="426EF81D" w14:textId="77777777" w:rsidR="006D1256" w:rsidRDefault="00000000">
            <w:pPr>
              <w:spacing w:after="0"/>
              <w:ind w:firstLine="0"/>
            </w:pPr>
            <w:r>
              <w:rPr>
                <w:sz w:val="13"/>
              </w:rPr>
              <w:t>118,0</w:t>
            </w:r>
          </w:p>
        </w:tc>
        <w:tc>
          <w:tcPr>
            <w:tcW w:w="655" w:type="dxa"/>
          </w:tcPr>
          <w:p w14:paraId="36314D13" w14:textId="77777777" w:rsidR="006D1256" w:rsidRDefault="00000000">
            <w:pPr>
              <w:spacing w:after="0"/>
              <w:ind w:firstLine="0"/>
            </w:pPr>
            <w:r>
              <w:rPr>
                <w:sz w:val="13"/>
              </w:rPr>
              <w:t>102,0</w:t>
            </w:r>
          </w:p>
        </w:tc>
        <w:tc>
          <w:tcPr>
            <w:tcW w:w="655" w:type="dxa"/>
          </w:tcPr>
          <w:p w14:paraId="1C6691E5" w14:textId="77777777" w:rsidR="006D1256" w:rsidRDefault="00000000">
            <w:pPr>
              <w:spacing w:after="0"/>
              <w:ind w:firstLine="0"/>
            </w:pPr>
            <w:r>
              <w:rPr>
                <w:sz w:val="13"/>
              </w:rPr>
              <w:t>79,3</w:t>
            </w:r>
          </w:p>
        </w:tc>
        <w:tc>
          <w:tcPr>
            <w:tcW w:w="655" w:type="dxa"/>
          </w:tcPr>
          <w:p w14:paraId="25F7B651" w14:textId="77777777" w:rsidR="006D1256" w:rsidRDefault="00000000">
            <w:pPr>
              <w:spacing w:after="0"/>
              <w:ind w:firstLine="0"/>
            </w:pPr>
            <w:r>
              <w:rPr>
                <w:sz w:val="13"/>
              </w:rPr>
              <w:t>31,0</w:t>
            </w:r>
          </w:p>
        </w:tc>
        <w:tc>
          <w:tcPr>
            <w:tcW w:w="655" w:type="dxa"/>
          </w:tcPr>
          <w:p w14:paraId="2B19F6C7" w14:textId="77777777" w:rsidR="006D1256" w:rsidRDefault="00000000">
            <w:pPr>
              <w:spacing w:after="0"/>
              <w:ind w:firstLine="0"/>
            </w:pPr>
            <w:r>
              <w:rPr>
                <w:sz w:val="13"/>
              </w:rPr>
              <w:t>0,472</w:t>
            </w:r>
          </w:p>
        </w:tc>
        <w:tc>
          <w:tcPr>
            <w:tcW w:w="655" w:type="dxa"/>
          </w:tcPr>
          <w:p w14:paraId="1E1CF05C" w14:textId="77777777" w:rsidR="006D1256" w:rsidRDefault="00000000">
            <w:pPr>
              <w:spacing w:after="0"/>
              <w:ind w:firstLine="0"/>
            </w:pPr>
            <w:r>
              <w:rPr>
                <w:sz w:val="13"/>
              </w:rPr>
              <w:t>2875</w:t>
            </w:r>
          </w:p>
        </w:tc>
        <w:tc>
          <w:tcPr>
            <w:tcW w:w="655" w:type="dxa"/>
          </w:tcPr>
          <w:p w14:paraId="573DB883" w14:textId="77777777" w:rsidR="006D1256" w:rsidRDefault="00000000">
            <w:pPr>
              <w:spacing w:after="0"/>
              <w:ind w:firstLine="0"/>
            </w:pPr>
            <w:r>
              <w:rPr>
                <w:sz w:val="13"/>
              </w:rPr>
              <w:t>124,0</w:t>
            </w:r>
          </w:p>
        </w:tc>
        <w:tc>
          <w:tcPr>
            <w:tcW w:w="655" w:type="dxa"/>
          </w:tcPr>
          <w:p w14:paraId="75DC512E" w14:textId="77777777" w:rsidR="006D1256" w:rsidRDefault="00000000">
            <w:pPr>
              <w:spacing w:after="0"/>
              <w:ind w:firstLine="0"/>
            </w:pPr>
            <w:r>
              <w:rPr>
                <w:sz w:val="13"/>
              </w:rPr>
              <w:t>109,5</w:t>
            </w:r>
          </w:p>
        </w:tc>
        <w:tc>
          <w:tcPr>
            <w:tcW w:w="655" w:type="dxa"/>
          </w:tcPr>
          <w:p w14:paraId="20233884" w14:textId="77777777" w:rsidR="006D1256" w:rsidRDefault="00000000">
            <w:pPr>
              <w:spacing w:after="0"/>
              <w:ind w:firstLine="0"/>
            </w:pPr>
            <w:r>
              <w:rPr>
                <w:sz w:val="13"/>
              </w:rPr>
              <w:t>148,9</w:t>
            </w:r>
          </w:p>
        </w:tc>
        <w:tc>
          <w:tcPr>
            <w:tcW w:w="655" w:type="dxa"/>
          </w:tcPr>
          <w:p w14:paraId="023BDB86" w14:textId="77777777" w:rsidR="006D1256" w:rsidRDefault="00000000">
            <w:pPr>
              <w:spacing w:after="0"/>
              <w:ind w:firstLine="0"/>
            </w:pPr>
            <w:r>
              <w:rPr>
                <w:sz w:val="13"/>
              </w:rPr>
              <w:t>29,4</w:t>
            </w:r>
          </w:p>
        </w:tc>
        <w:tc>
          <w:tcPr>
            <w:tcW w:w="655" w:type="dxa"/>
          </w:tcPr>
          <w:p w14:paraId="4D6166AA" w14:textId="77777777" w:rsidR="006D1256" w:rsidRDefault="00000000">
            <w:pPr>
              <w:spacing w:after="0"/>
              <w:ind w:firstLine="0"/>
            </w:pPr>
            <w:r>
              <w:rPr>
                <w:sz w:val="13"/>
              </w:rPr>
              <w:t>0,564</w:t>
            </w:r>
          </w:p>
        </w:tc>
        <w:tc>
          <w:tcPr>
            <w:tcW w:w="655" w:type="dxa"/>
          </w:tcPr>
          <w:p w14:paraId="2CAC7070" w14:textId="77777777" w:rsidR="006D1256" w:rsidRDefault="00000000">
            <w:pPr>
              <w:spacing w:after="0"/>
              <w:ind w:firstLine="0"/>
            </w:pPr>
            <w:r>
              <w:rPr>
                <w:sz w:val="13"/>
              </w:rPr>
              <w:t>16750</w:t>
            </w:r>
          </w:p>
        </w:tc>
        <w:tc>
          <w:tcPr>
            <w:tcW w:w="655" w:type="dxa"/>
          </w:tcPr>
          <w:p w14:paraId="6E6239A6" w14:textId="77777777" w:rsidR="006D1256" w:rsidRDefault="00000000">
            <w:pPr>
              <w:spacing w:after="0"/>
              <w:ind w:firstLine="0"/>
            </w:pPr>
            <w:r>
              <w:rPr>
                <w:sz w:val="13"/>
              </w:rPr>
              <w:t>110,9</w:t>
            </w:r>
          </w:p>
        </w:tc>
        <w:tc>
          <w:tcPr>
            <w:tcW w:w="655" w:type="dxa"/>
          </w:tcPr>
          <w:p w14:paraId="494A81A7" w14:textId="77777777" w:rsidR="006D1256" w:rsidRDefault="00000000">
            <w:pPr>
              <w:spacing w:after="0"/>
              <w:ind w:firstLine="0"/>
            </w:pPr>
            <w:r>
              <w:rPr>
                <w:sz w:val="13"/>
              </w:rPr>
              <w:t>82,6</w:t>
            </w:r>
          </w:p>
        </w:tc>
        <w:tc>
          <w:tcPr>
            <w:tcW w:w="655" w:type="dxa"/>
          </w:tcPr>
          <w:p w14:paraId="4A5CB052" w14:textId="77777777" w:rsidR="006D1256" w:rsidRDefault="00000000">
            <w:pPr>
              <w:spacing w:after="0"/>
              <w:ind w:firstLine="0"/>
            </w:pPr>
            <w:r>
              <w:rPr>
                <w:sz w:val="13"/>
              </w:rPr>
              <w:t>85,0</w:t>
            </w:r>
          </w:p>
        </w:tc>
        <w:tc>
          <w:tcPr>
            <w:tcW w:w="655" w:type="dxa"/>
          </w:tcPr>
          <w:p w14:paraId="60E50CA8" w14:textId="77777777" w:rsidR="006D1256" w:rsidRDefault="00000000">
            <w:pPr>
              <w:spacing w:after="0"/>
              <w:ind w:firstLine="0"/>
            </w:pPr>
            <w:r>
              <w:rPr>
                <w:sz w:val="13"/>
              </w:rPr>
              <w:t>32,1</w:t>
            </w:r>
          </w:p>
        </w:tc>
        <w:tc>
          <w:tcPr>
            <w:tcW w:w="655" w:type="dxa"/>
          </w:tcPr>
          <w:p w14:paraId="4E238530" w14:textId="77777777" w:rsidR="006D1256" w:rsidRDefault="00000000">
            <w:pPr>
              <w:spacing w:after="0"/>
              <w:ind w:firstLine="0"/>
            </w:pPr>
            <w:r>
              <w:rPr>
                <w:sz w:val="13"/>
              </w:rPr>
              <w:t>0,376</w:t>
            </w:r>
          </w:p>
        </w:tc>
        <w:tc>
          <w:tcPr>
            <w:tcW w:w="655" w:type="dxa"/>
          </w:tcPr>
          <w:p w14:paraId="43B95B74" w14:textId="77777777" w:rsidR="006D1256" w:rsidRDefault="00000000">
            <w:pPr>
              <w:spacing w:after="0"/>
              <w:ind w:firstLine="0"/>
            </w:pPr>
            <w:r>
              <w:rPr>
                <w:sz w:val="13"/>
              </w:rPr>
              <w:t>2175</w:t>
            </w:r>
          </w:p>
        </w:tc>
      </w:tr>
      <w:tr w:rsidR="006D1256" w14:paraId="40ABE2DF" w14:textId="77777777">
        <w:trPr>
          <w:jc w:val="center"/>
        </w:trPr>
        <w:tc>
          <w:tcPr>
            <w:tcW w:w="539" w:type="dxa"/>
          </w:tcPr>
          <w:p w14:paraId="5A70DED2" w14:textId="77777777" w:rsidR="006D1256" w:rsidRDefault="00000000">
            <w:pPr>
              <w:spacing w:after="0"/>
              <w:ind w:firstLine="0"/>
            </w:pPr>
            <w:r>
              <w:rPr>
                <w:sz w:val="13"/>
              </w:rPr>
              <w:lastRenderedPageBreak/>
              <w:t>2009</w:t>
            </w:r>
          </w:p>
        </w:tc>
        <w:tc>
          <w:tcPr>
            <w:tcW w:w="425" w:type="dxa"/>
          </w:tcPr>
          <w:p w14:paraId="37210EC2" w14:textId="77777777" w:rsidR="006D1256" w:rsidRDefault="00000000">
            <w:pPr>
              <w:spacing w:after="0"/>
              <w:ind w:firstLine="0"/>
            </w:pPr>
            <w:r>
              <w:rPr>
                <w:sz w:val="13"/>
              </w:rPr>
              <w:t>4</w:t>
            </w:r>
          </w:p>
        </w:tc>
        <w:tc>
          <w:tcPr>
            <w:tcW w:w="539" w:type="dxa"/>
          </w:tcPr>
          <w:p w14:paraId="0A3FF49B" w14:textId="77777777" w:rsidR="006D1256" w:rsidRDefault="00000000">
            <w:pPr>
              <w:spacing w:after="0"/>
              <w:ind w:firstLine="0"/>
            </w:pPr>
            <w:r>
              <w:rPr>
                <w:sz w:val="13"/>
              </w:rPr>
              <w:t>-0,35</w:t>
            </w:r>
          </w:p>
        </w:tc>
        <w:tc>
          <w:tcPr>
            <w:tcW w:w="709" w:type="dxa"/>
          </w:tcPr>
          <w:p w14:paraId="5297A6C3" w14:textId="77777777" w:rsidR="006D1256" w:rsidRDefault="00000000">
            <w:pPr>
              <w:spacing w:after="0"/>
              <w:ind w:firstLine="0"/>
            </w:pPr>
            <w:r>
              <w:rPr>
                <w:sz w:val="13"/>
              </w:rPr>
              <w:t>Neutro</w:t>
            </w:r>
          </w:p>
        </w:tc>
        <w:tc>
          <w:tcPr>
            <w:tcW w:w="655" w:type="dxa"/>
          </w:tcPr>
          <w:p w14:paraId="1EE5797C" w14:textId="77777777" w:rsidR="006D1256" w:rsidRDefault="00000000">
            <w:pPr>
              <w:spacing w:after="0"/>
              <w:ind w:firstLine="0"/>
            </w:pPr>
            <w:r>
              <w:rPr>
                <w:sz w:val="13"/>
              </w:rPr>
              <w:t>112,6</w:t>
            </w:r>
          </w:p>
        </w:tc>
        <w:tc>
          <w:tcPr>
            <w:tcW w:w="655" w:type="dxa"/>
          </w:tcPr>
          <w:p w14:paraId="64723A13" w14:textId="77777777" w:rsidR="006D1256" w:rsidRDefault="00000000">
            <w:pPr>
              <w:spacing w:after="0"/>
              <w:ind w:firstLine="0"/>
            </w:pPr>
            <w:r>
              <w:rPr>
                <w:sz w:val="13"/>
              </w:rPr>
              <w:t>110,7</w:t>
            </w:r>
          </w:p>
        </w:tc>
        <w:tc>
          <w:tcPr>
            <w:tcW w:w="655" w:type="dxa"/>
          </w:tcPr>
          <w:p w14:paraId="0D2AD54E" w14:textId="77777777" w:rsidR="006D1256" w:rsidRDefault="00000000">
            <w:pPr>
              <w:spacing w:after="0"/>
              <w:ind w:firstLine="0"/>
            </w:pPr>
            <w:r>
              <w:rPr>
                <w:sz w:val="13"/>
              </w:rPr>
              <w:t>200,2</w:t>
            </w:r>
          </w:p>
        </w:tc>
        <w:tc>
          <w:tcPr>
            <w:tcW w:w="655" w:type="dxa"/>
          </w:tcPr>
          <w:p w14:paraId="3F45C21D" w14:textId="77777777" w:rsidR="006D1256" w:rsidRDefault="00000000">
            <w:pPr>
              <w:spacing w:after="0"/>
              <w:ind w:firstLine="0"/>
            </w:pPr>
            <w:r>
              <w:rPr>
                <w:sz w:val="13"/>
              </w:rPr>
              <w:t>27,9</w:t>
            </w:r>
          </w:p>
        </w:tc>
        <w:tc>
          <w:tcPr>
            <w:tcW w:w="655" w:type="dxa"/>
          </w:tcPr>
          <w:p w14:paraId="7234B5E3" w14:textId="77777777" w:rsidR="006D1256" w:rsidRDefault="00000000">
            <w:pPr>
              <w:spacing w:after="0"/>
              <w:ind w:firstLine="0"/>
            </w:pPr>
            <w:r>
              <w:rPr>
                <w:sz w:val="13"/>
              </w:rPr>
              <w:t>0,622</w:t>
            </w:r>
          </w:p>
        </w:tc>
        <w:tc>
          <w:tcPr>
            <w:tcW w:w="655" w:type="dxa"/>
          </w:tcPr>
          <w:p w14:paraId="6B32C01F" w14:textId="77777777" w:rsidR="006D1256" w:rsidRDefault="00000000">
            <w:pPr>
              <w:spacing w:after="0"/>
              <w:ind w:firstLine="0"/>
            </w:pPr>
            <w:r>
              <w:rPr>
                <w:sz w:val="13"/>
              </w:rPr>
              <w:t>50</w:t>
            </w:r>
          </w:p>
        </w:tc>
        <w:tc>
          <w:tcPr>
            <w:tcW w:w="655" w:type="dxa"/>
          </w:tcPr>
          <w:p w14:paraId="15014C71" w14:textId="77777777" w:rsidR="006D1256" w:rsidRDefault="00000000">
            <w:pPr>
              <w:spacing w:after="0"/>
              <w:ind w:firstLine="0"/>
            </w:pPr>
            <w:r>
              <w:rPr>
                <w:sz w:val="13"/>
              </w:rPr>
              <w:t>105,4</w:t>
            </w:r>
          </w:p>
        </w:tc>
        <w:tc>
          <w:tcPr>
            <w:tcW w:w="655" w:type="dxa"/>
          </w:tcPr>
          <w:p w14:paraId="6DDE432B" w14:textId="77777777" w:rsidR="006D1256" w:rsidRDefault="00000000">
            <w:pPr>
              <w:spacing w:after="0"/>
              <w:ind w:firstLine="0"/>
            </w:pPr>
            <w:r>
              <w:rPr>
                <w:sz w:val="13"/>
              </w:rPr>
              <w:t>105,0</w:t>
            </w:r>
          </w:p>
        </w:tc>
        <w:tc>
          <w:tcPr>
            <w:tcW w:w="655" w:type="dxa"/>
          </w:tcPr>
          <w:p w14:paraId="02C3CAB3" w14:textId="77777777" w:rsidR="006D1256" w:rsidRDefault="00000000">
            <w:pPr>
              <w:spacing w:after="0"/>
              <w:ind w:firstLine="0"/>
            </w:pPr>
            <w:r>
              <w:rPr>
                <w:sz w:val="13"/>
              </w:rPr>
              <w:t>220,7</w:t>
            </w:r>
          </w:p>
        </w:tc>
        <w:tc>
          <w:tcPr>
            <w:tcW w:w="655" w:type="dxa"/>
          </w:tcPr>
          <w:p w14:paraId="2C43F518" w14:textId="77777777" w:rsidR="006D1256" w:rsidRDefault="00000000">
            <w:pPr>
              <w:spacing w:after="0"/>
              <w:ind w:firstLine="0"/>
            </w:pPr>
            <w:r>
              <w:rPr>
                <w:sz w:val="13"/>
              </w:rPr>
              <w:t>28,4</w:t>
            </w:r>
          </w:p>
        </w:tc>
        <w:tc>
          <w:tcPr>
            <w:tcW w:w="655" w:type="dxa"/>
          </w:tcPr>
          <w:p w14:paraId="461E58D0" w14:textId="77777777" w:rsidR="006D1256" w:rsidRDefault="00000000">
            <w:pPr>
              <w:spacing w:after="0"/>
              <w:ind w:firstLine="0"/>
            </w:pPr>
            <w:r>
              <w:rPr>
                <w:sz w:val="13"/>
              </w:rPr>
              <w:t>0,686</w:t>
            </w:r>
          </w:p>
        </w:tc>
        <w:tc>
          <w:tcPr>
            <w:tcW w:w="655" w:type="dxa"/>
          </w:tcPr>
          <w:p w14:paraId="1541EBCC" w14:textId="77777777" w:rsidR="006D1256" w:rsidRDefault="00000000">
            <w:pPr>
              <w:spacing w:after="0"/>
              <w:ind w:firstLine="0"/>
            </w:pPr>
            <w:r>
              <w:rPr>
                <w:sz w:val="13"/>
              </w:rPr>
              <w:t>3575</w:t>
            </w:r>
          </w:p>
        </w:tc>
        <w:tc>
          <w:tcPr>
            <w:tcW w:w="655" w:type="dxa"/>
          </w:tcPr>
          <w:p w14:paraId="1CFFA87C" w14:textId="77777777" w:rsidR="006D1256" w:rsidRDefault="00000000">
            <w:pPr>
              <w:spacing w:after="0"/>
              <w:ind w:firstLine="0"/>
            </w:pPr>
            <w:r>
              <w:rPr>
                <w:sz w:val="13"/>
              </w:rPr>
              <w:t>103,8</w:t>
            </w:r>
          </w:p>
        </w:tc>
        <w:tc>
          <w:tcPr>
            <w:tcW w:w="655" w:type="dxa"/>
          </w:tcPr>
          <w:p w14:paraId="16EF5971" w14:textId="77777777" w:rsidR="006D1256" w:rsidRDefault="00000000">
            <w:pPr>
              <w:spacing w:after="0"/>
              <w:ind w:firstLine="0"/>
            </w:pPr>
            <w:r>
              <w:rPr>
                <w:sz w:val="13"/>
              </w:rPr>
              <w:t>95,2</w:t>
            </w:r>
          </w:p>
        </w:tc>
        <w:tc>
          <w:tcPr>
            <w:tcW w:w="655" w:type="dxa"/>
          </w:tcPr>
          <w:p w14:paraId="774706F5" w14:textId="77777777" w:rsidR="006D1256" w:rsidRDefault="00000000">
            <w:pPr>
              <w:spacing w:after="0"/>
              <w:ind w:firstLine="0"/>
            </w:pPr>
            <w:r>
              <w:rPr>
                <w:sz w:val="13"/>
              </w:rPr>
              <w:t>152,5</w:t>
            </w:r>
          </w:p>
        </w:tc>
        <w:tc>
          <w:tcPr>
            <w:tcW w:w="655" w:type="dxa"/>
          </w:tcPr>
          <w:p w14:paraId="7AE2ED12" w14:textId="77777777" w:rsidR="006D1256" w:rsidRDefault="00000000">
            <w:pPr>
              <w:spacing w:after="0"/>
              <w:ind w:firstLine="0"/>
            </w:pPr>
            <w:r>
              <w:rPr>
                <w:sz w:val="13"/>
              </w:rPr>
              <w:t>29,3</w:t>
            </w:r>
          </w:p>
        </w:tc>
        <w:tc>
          <w:tcPr>
            <w:tcW w:w="655" w:type="dxa"/>
          </w:tcPr>
          <w:p w14:paraId="6EADC658" w14:textId="77777777" w:rsidR="006D1256" w:rsidRDefault="00000000">
            <w:pPr>
              <w:spacing w:after="0"/>
              <w:ind w:firstLine="0"/>
            </w:pPr>
            <w:r>
              <w:rPr>
                <w:sz w:val="13"/>
              </w:rPr>
              <w:t>0,515</w:t>
            </w:r>
          </w:p>
        </w:tc>
        <w:tc>
          <w:tcPr>
            <w:tcW w:w="655" w:type="dxa"/>
          </w:tcPr>
          <w:p w14:paraId="1B9F1316" w14:textId="77777777" w:rsidR="006D1256" w:rsidRDefault="00000000">
            <w:pPr>
              <w:spacing w:after="0"/>
              <w:ind w:firstLine="0"/>
            </w:pPr>
            <w:r>
              <w:rPr>
                <w:sz w:val="13"/>
              </w:rPr>
              <w:t>0</w:t>
            </w:r>
          </w:p>
        </w:tc>
      </w:tr>
      <w:tr w:rsidR="006D1256" w14:paraId="4550314B" w14:textId="77777777">
        <w:trPr>
          <w:jc w:val="center"/>
        </w:trPr>
        <w:tc>
          <w:tcPr>
            <w:tcW w:w="539" w:type="dxa"/>
          </w:tcPr>
          <w:p w14:paraId="1D2B617A" w14:textId="77777777" w:rsidR="006D1256" w:rsidRDefault="00000000">
            <w:pPr>
              <w:spacing w:after="0"/>
              <w:ind w:firstLine="0"/>
            </w:pPr>
            <w:r>
              <w:rPr>
                <w:sz w:val="13"/>
              </w:rPr>
              <w:t>2009</w:t>
            </w:r>
          </w:p>
        </w:tc>
        <w:tc>
          <w:tcPr>
            <w:tcW w:w="425" w:type="dxa"/>
          </w:tcPr>
          <w:p w14:paraId="24473E58" w14:textId="77777777" w:rsidR="006D1256" w:rsidRDefault="00000000">
            <w:pPr>
              <w:spacing w:after="0"/>
              <w:ind w:firstLine="0"/>
            </w:pPr>
            <w:r>
              <w:rPr>
                <w:sz w:val="13"/>
              </w:rPr>
              <w:t>5</w:t>
            </w:r>
          </w:p>
        </w:tc>
        <w:tc>
          <w:tcPr>
            <w:tcW w:w="539" w:type="dxa"/>
          </w:tcPr>
          <w:p w14:paraId="5C2F7236" w14:textId="77777777" w:rsidR="006D1256" w:rsidRDefault="00000000">
            <w:pPr>
              <w:spacing w:after="0"/>
              <w:ind w:firstLine="0"/>
            </w:pPr>
            <w:r>
              <w:rPr>
                <w:sz w:val="13"/>
              </w:rPr>
              <w:t>0,03</w:t>
            </w:r>
          </w:p>
        </w:tc>
        <w:tc>
          <w:tcPr>
            <w:tcW w:w="709" w:type="dxa"/>
          </w:tcPr>
          <w:p w14:paraId="233D5CF5" w14:textId="77777777" w:rsidR="006D1256" w:rsidRDefault="00000000">
            <w:pPr>
              <w:spacing w:after="0"/>
              <w:ind w:firstLine="0"/>
            </w:pPr>
            <w:r>
              <w:rPr>
                <w:sz w:val="13"/>
              </w:rPr>
              <w:t>Neutro</w:t>
            </w:r>
          </w:p>
        </w:tc>
        <w:tc>
          <w:tcPr>
            <w:tcW w:w="655" w:type="dxa"/>
          </w:tcPr>
          <w:p w14:paraId="0423E698" w14:textId="77777777" w:rsidR="006D1256" w:rsidRDefault="00000000">
            <w:pPr>
              <w:spacing w:after="0"/>
              <w:ind w:firstLine="0"/>
            </w:pPr>
            <w:r>
              <w:rPr>
                <w:sz w:val="13"/>
              </w:rPr>
              <w:t>132,0</w:t>
            </w:r>
          </w:p>
        </w:tc>
        <w:tc>
          <w:tcPr>
            <w:tcW w:w="655" w:type="dxa"/>
          </w:tcPr>
          <w:p w14:paraId="7052028C" w14:textId="77777777" w:rsidR="006D1256" w:rsidRDefault="00000000">
            <w:pPr>
              <w:spacing w:after="0"/>
              <w:ind w:firstLine="0"/>
            </w:pPr>
            <w:r>
              <w:rPr>
                <w:sz w:val="13"/>
              </w:rPr>
              <w:t>108,5</w:t>
            </w:r>
          </w:p>
        </w:tc>
        <w:tc>
          <w:tcPr>
            <w:tcW w:w="655" w:type="dxa"/>
          </w:tcPr>
          <w:p w14:paraId="1538B0F2" w14:textId="77777777" w:rsidR="006D1256" w:rsidRDefault="00000000">
            <w:pPr>
              <w:spacing w:after="0"/>
              <w:ind w:firstLine="0"/>
            </w:pPr>
            <w:r>
              <w:rPr>
                <w:sz w:val="13"/>
              </w:rPr>
              <w:t>159,9</w:t>
            </w:r>
          </w:p>
        </w:tc>
        <w:tc>
          <w:tcPr>
            <w:tcW w:w="655" w:type="dxa"/>
          </w:tcPr>
          <w:p w14:paraId="3AE8DF99" w14:textId="77777777" w:rsidR="006D1256" w:rsidRDefault="00000000">
            <w:pPr>
              <w:spacing w:after="0"/>
              <w:ind w:firstLine="0"/>
            </w:pPr>
            <w:r>
              <w:rPr>
                <w:sz w:val="13"/>
              </w:rPr>
              <w:t>25,1</w:t>
            </w:r>
          </w:p>
        </w:tc>
        <w:tc>
          <w:tcPr>
            <w:tcW w:w="655" w:type="dxa"/>
          </w:tcPr>
          <w:p w14:paraId="12D6C674" w14:textId="77777777" w:rsidR="006D1256" w:rsidRDefault="00000000">
            <w:pPr>
              <w:spacing w:after="0"/>
              <w:ind w:firstLine="0"/>
            </w:pPr>
            <w:r>
              <w:rPr>
                <w:sz w:val="13"/>
              </w:rPr>
              <w:t>0,715</w:t>
            </w:r>
          </w:p>
        </w:tc>
        <w:tc>
          <w:tcPr>
            <w:tcW w:w="655" w:type="dxa"/>
          </w:tcPr>
          <w:p w14:paraId="548809C2" w14:textId="77777777" w:rsidR="006D1256" w:rsidRDefault="00000000">
            <w:pPr>
              <w:spacing w:after="0"/>
              <w:ind w:firstLine="0"/>
            </w:pPr>
            <w:r>
              <w:rPr>
                <w:sz w:val="13"/>
              </w:rPr>
              <w:t>0</w:t>
            </w:r>
          </w:p>
        </w:tc>
        <w:tc>
          <w:tcPr>
            <w:tcW w:w="655" w:type="dxa"/>
          </w:tcPr>
          <w:p w14:paraId="01EB4B78" w14:textId="77777777" w:rsidR="006D1256" w:rsidRDefault="00000000">
            <w:pPr>
              <w:spacing w:after="0"/>
              <w:ind w:firstLine="0"/>
            </w:pPr>
            <w:r>
              <w:rPr>
                <w:sz w:val="13"/>
              </w:rPr>
              <w:t>133,3</w:t>
            </w:r>
          </w:p>
        </w:tc>
        <w:tc>
          <w:tcPr>
            <w:tcW w:w="655" w:type="dxa"/>
          </w:tcPr>
          <w:p w14:paraId="3ABAF4F7" w14:textId="77777777" w:rsidR="006D1256" w:rsidRDefault="00000000">
            <w:pPr>
              <w:spacing w:after="0"/>
              <w:ind w:firstLine="0"/>
            </w:pPr>
            <w:r>
              <w:rPr>
                <w:sz w:val="13"/>
              </w:rPr>
              <w:t>98,2</w:t>
            </w:r>
          </w:p>
        </w:tc>
        <w:tc>
          <w:tcPr>
            <w:tcW w:w="655" w:type="dxa"/>
          </w:tcPr>
          <w:p w14:paraId="31546E51" w14:textId="77777777" w:rsidR="006D1256" w:rsidRDefault="00000000">
            <w:pPr>
              <w:spacing w:after="0"/>
              <w:ind w:firstLine="0"/>
            </w:pPr>
            <w:r>
              <w:rPr>
                <w:sz w:val="13"/>
              </w:rPr>
              <w:t>67,5</w:t>
            </w:r>
          </w:p>
        </w:tc>
        <w:tc>
          <w:tcPr>
            <w:tcW w:w="655" w:type="dxa"/>
          </w:tcPr>
          <w:p w14:paraId="0F18E7F4" w14:textId="77777777" w:rsidR="006D1256" w:rsidRDefault="00000000">
            <w:pPr>
              <w:spacing w:after="0"/>
              <w:ind w:firstLine="0"/>
            </w:pPr>
            <w:r>
              <w:rPr>
                <w:sz w:val="13"/>
              </w:rPr>
              <w:t>27,2</w:t>
            </w:r>
          </w:p>
        </w:tc>
        <w:tc>
          <w:tcPr>
            <w:tcW w:w="655" w:type="dxa"/>
          </w:tcPr>
          <w:p w14:paraId="49873CE7" w14:textId="77777777" w:rsidR="006D1256" w:rsidRDefault="00000000">
            <w:pPr>
              <w:spacing w:after="0"/>
              <w:ind w:firstLine="0"/>
            </w:pPr>
            <w:r>
              <w:rPr>
                <w:sz w:val="13"/>
              </w:rPr>
              <w:t>0,644</w:t>
            </w:r>
          </w:p>
        </w:tc>
        <w:tc>
          <w:tcPr>
            <w:tcW w:w="655" w:type="dxa"/>
          </w:tcPr>
          <w:p w14:paraId="64384BC6" w14:textId="77777777" w:rsidR="006D1256" w:rsidRDefault="00000000">
            <w:pPr>
              <w:spacing w:after="0"/>
              <w:ind w:firstLine="0"/>
            </w:pPr>
            <w:r>
              <w:rPr>
                <w:sz w:val="13"/>
              </w:rPr>
              <w:t>12675</w:t>
            </w:r>
          </w:p>
        </w:tc>
        <w:tc>
          <w:tcPr>
            <w:tcW w:w="655" w:type="dxa"/>
          </w:tcPr>
          <w:p w14:paraId="5EBFCD4F" w14:textId="77777777" w:rsidR="006D1256" w:rsidRDefault="00000000">
            <w:pPr>
              <w:spacing w:after="0"/>
              <w:ind w:firstLine="0"/>
            </w:pPr>
            <w:r>
              <w:rPr>
                <w:sz w:val="13"/>
              </w:rPr>
              <w:t>130,2</w:t>
            </w:r>
          </w:p>
        </w:tc>
        <w:tc>
          <w:tcPr>
            <w:tcW w:w="655" w:type="dxa"/>
          </w:tcPr>
          <w:p w14:paraId="7F343C7E" w14:textId="77777777" w:rsidR="006D1256" w:rsidRDefault="00000000">
            <w:pPr>
              <w:spacing w:after="0"/>
              <w:ind w:firstLine="0"/>
            </w:pPr>
            <w:r>
              <w:rPr>
                <w:sz w:val="13"/>
              </w:rPr>
              <w:t>99,0</w:t>
            </w:r>
          </w:p>
        </w:tc>
        <w:tc>
          <w:tcPr>
            <w:tcW w:w="655" w:type="dxa"/>
          </w:tcPr>
          <w:p w14:paraId="1201A417" w14:textId="77777777" w:rsidR="006D1256" w:rsidRDefault="00000000">
            <w:pPr>
              <w:spacing w:after="0"/>
              <w:ind w:firstLine="0"/>
            </w:pPr>
            <w:r>
              <w:rPr>
                <w:sz w:val="13"/>
              </w:rPr>
              <w:t>59,4</w:t>
            </w:r>
          </w:p>
        </w:tc>
        <w:tc>
          <w:tcPr>
            <w:tcW w:w="655" w:type="dxa"/>
          </w:tcPr>
          <w:p w14:paraId="6400B2A3" w14:textId="77777777" w:rsidR="006D1256" w:rsidRDefault="00000000">
            <w:pPr>
              <w:spacing w:after="0"/>
              <w:ind w:firstLine="0"/>
            </w:pPr>
            <w:r>
              <w:rPr>
                <w:sz w:val="13"/>
              </w:rPr>
              <w:t>26,9</w:t>
            </w:r>
          </w:p>
        </w:tc>
        <w:tc>
          <w:tcPr>
            <w:tcW w:w="655" w:type="dxa"/>
          </w:tcPr>
          <w:p w14:paraId="09D1FE78" w14:textId="77777777" w:rsidR="006D1256" w:rsidRDefault="00000000">
            <w:pPr>
              <w:spacing w:after="0"/>
              <w:ind w:firstLine="0"/>
            </w:pPr>
            <w:r>
              <w:rPr>
                <w:sz w:val="13"/>
              </w:rPr>
              <w:t>0,616</w:t>
            </w:r>
          </w:p>
        </w:tc>
        <w:tc>
          <w:tcPr>
            <w:tcW w:w="655" w:type="dxa"/>
          </w:tcPr>
          <w:p w14:paraId="581C009B" w14:textId="77777777" w:rsidR="006D1256" w:rsidRDefault="00000000">
            <w:pPr>
              <w:spacing w:after="0"/>
              <w:ind w:firstLine="0"/>
            </w:pPr>
            <w:r>
              <w:rPr>
                <w:sz w:val="13"/>
              </w:rPr>
              <w:t>2650</w:t>
            </w:r>
          </w:p>
        </w:tc>
      </w:tr>
      <w:tr w:rsidR="006D1256" w14:paraId="04E833DD" w14:textId="77777777">
        <w:trPr>
          <w:jc w:val="center"/>
        </w:trPr>
        <w:tc>
          <w:tcPr>
            <w:tcW w:w="539" w:type="dxa"/>
          </w:tcPr>
          <w:p w14:paraId="307FF52C" w14:textId="77777777" w:rsidR="006D1256" w:rsidRDefault="00000000">
            <w:pPr>
              <w:spacing w:after="0"/>
              <w:ind w:firstLine="0"/>
            </w:pPr>
            <w:r>
              <w:rPr>
                <w:sz w:val="13"/>
              </w:rPr>
              <w:t>2009</w:t>
            </w:r>
          </w:p>
        </w:tc>
        <w:tc>
          <w:tcPr>
            <w:tcW w:w="425" w:type="dxa"/>
          </w:tcPr>
          <w:p w14:paraId="37ED542E" w14:textId="77777777" w:rsidR="006D1256" w:rsidRDefault="00000000">
            <w:pPr>
              <w:spacing w:after="0"/>
              <w:ind w:firstLine="0"/>
            </w:pPr>
            <w:r>
              <w:rPr>
                <w:sz w:val="13"/>
              </w:rPr>
              <w:t>6</w:t>
            </w:r>
          </w:p>
        </w:tc>
        <w:tc>
          <w:tcPr>
            <w:tcW w:w="539" w:type="dxa"/>
          </w:tcPr>
          <w:p w14:paraId="26C32F38" w14:textId="77777777" w:rsidR="006D1256" w:rsidRDefault="00000000">
            <w:pPr>
              <w:spacing w:after="0"/>
              <w:ind w:firstLine="0"/>
            </w:pPr>
            <w:r>
              <w:rPr>
                <w:sz w:val="13"/>
              </w:rPr>
              <w:t>0,34</w:t>
            </w:r>
          </w:p>
        </w:tc>
        <w:tc>
          <w:tcPr>
            <w:tcW w:w="709" w:type="dxa"/>
          </w:tcPr>
          <w:p w14:paraId="28F74E43" w14:textId="77777777" w:rsidR="006D1256" w:rsidRDefault="00000000">
            <w:pPr>
              <w:spacing w:after="0"/>
              <w:ind w:firstLine="0"/>
            </w:pPr>
            <w:r>
              <w:rPr>
                <w:sz w:val="13"/>
              </w:rPr>
              <w:t>Neutro</w:t>
            </w:r>
          </w:p>
        </w:tc>
        <w:tc>
          <w:tcPr>
            <w:tcW w:w="655" w:type="dxa"/>
          </w:tcPr>
          <w:p w14:paraId="32822ECA" w14:textId="77777777" w:rsidR="006D1256" w:rsidRDefault="00000000">
            <w:pPr>
              <w:spacing w:after="0"/>
              <w:ind w:firstLine="0"/>
            </w:pPr>
            <w:r>
              <w:rPr>
                <w:sz w:val="13"/>
              </w:rPr>
              <w:t>135,3</w:t>
            </w:r>
          </w:p>
        </w:tc>
        <w:tc>
          <w:tcPr>
            <w:tcW w:w="655" w:type="dxa"/>
          </w:tcPr>
          <w:p w14:paraId="4749DC0A" w14:textId="77777777" w:rsidR="006D1256" w:rsidRDefault="00000000">
            <w:pPr>
              <w:spacing w:after="0"/>
              <w:ind w:firstLine="0"/>
            </w:pPr>
            <w:r>
              <w:rPr>
                <w:sz w:val="13"/>
              </w:rPr>
              <w:t>98,7</w:t>
            </w:r>
          </w:p>
        </w:tc>
        <w:tc>
          <w:tcPr>
            <w:tcW w:w="655" w:type="dxa"/>
          </w:tcPr>
          <w:p w14:paraId="778B519B" w14:textId="77777777" w:rsidR="006D1256" w:rsidRDefault="00000000">
            <w:pPr>
              <w:spacing w:after="0"/>
              <w:ind w:firstLine="0"/>
            </w:pPr>
            <w:r>
              <w:rPr>
                <w:sz w:val="13"/>
              </w:rPr>
              <w:t>85,2</w:t>
            </w:r>
          </w:p>
        </w:tc>
        <w:tc>
          <w:tcPr>
            <w:tcW w:w="655" w:type="dxa"/>
          </w:tcPr>
          <w:p w14:paraId="36C6AFAE" w14:textId="77777777" w:rsidR="006D1256" w:rsidRDefault="00000000">
            <w:pPr>
              <w:spacing w:after="0"/>
              <w:ind w:firstLine="0"/>
            </w:pPr>
            <w:r>
              <w:rPr>
                <w:sz w:val="13"/>
              </w:rPr>
              <w:t>24,4</w:t>
            </w:r>
          </w:p>
        </w:tc>
        <w:tc>
          <w:tcPr>
            <w:tcW w:w="655" w:type="dxa"/>
          </w:tcPr>
          <w:p w14:paraId="7F4E7029" w14:textId="77777777" w:rsidR="006D1256" w:rsidRDefault="00000000">
            <w:pPr>
              <w:spacing w:after="0"/>
              <w:ind w:firstLine="0"/>
            </w:pPr>
            <w:r>
              <w:rPr>
                <w:sz w:val="13"/>
              </w:rPr>
              <w:t>0,691</w:t>
            </w:r>
          </w:p>
        </w:tc>
        <w:tc>
          <w:tcPr>
            <w:tcW w:w="655" w:type="dxa"/>
          </w:tcPr>
          <w:p w14:paraId="7F31DFCF" w14:textId="77777777" w:rsidR="006D1256" w:rsidRDefault="00000000">
            <w:pPr>
              <w:spacing w:after="0"/>
              <w:ind w:firstLine="0"/>
            </w:pPr>
            <w:r>
              <w:rPr>
                <w:sz w:val="13"/>
              </w:rPr>
              <w:t>0</w:t>
            </w:r>
          </w:p>
        </w:tc>
        <w:tc>
          <w:tcPr>
            <w:tcW w:w="655" w:type="dxa"/>
          </w:tcPr>
          <w:p w14:paraId="3763FF69" w14:textId="77777777" w:rsidR="006D1256" w:rsidRDefault="00000000">
            <w:pPr>
              <w:spacing w:after="0"/>
              <w:ind w:firstLine="0"/>
            </w:pPr>
            <w:r>
              <w:rPr>
                <w:sz w:val="13"/>
              </w:rPr>
              <w:t>135,1</w:t>
            </w:r>
          </w:p>
        </w:tc>
        <w:tc>
          <w:tcPr>
            <w:tcW w:w="655" w:type="dxa"/>
          </w:tcPr>
          <w:p w14:paraId="124A38B0" w14:textId="77777777" w:rsidR="006D1256" w:rsidRDefault="00000000">
            <w:pPr>
              <w:spacing w:after="0"/>
              <w:ind w:firstLine="0"/>
            </w:pPr>
            <w:r>
              <w:rPr>
                <w:sz w:val="13"/>
              </w:rPr>
              <w:t>86,0</w:t>
            </w:r>
          </w:p>
        </w:tc>
        <w:tc>
          <w:tcPr>
            <w:tcW w:w="655" w:type="dxa"/>
          </w:tcPr>
          <w:p w14:paraId="446D6DBC" w14:textId="77777777" w:rsidR="006D1256" w:rsidRDefault="00000000">
            <w:pPr>
              <w:spacing w:after="0"/>
              <w:ind w:firstLine="0"/>
            </w:pPr>
            <w:r>
              <w:rPr>
                <w:sz w:val="13"/>
              </w:rPr>
              <w:t>24,2</w:t>
            </w:r>
          </w:p>
        </w:tc>
        <w:tc>
          <w:tcPr>
            <w:tcW w:w="655" w:type="dxa"/>
          </w:tcPr>
          <w:p w14:paraId="3517AF2C" w14:textId="77777777" w:rsidR="006D1256" w:rsidRDefault="00000000">
            <w:pPr>
              <w:spacing w:after="0"/>
              <w:ind w:firstLine="0"/>
            </w:pPr>
            <w:r>
              <w:rPr>
                <w:sz w:val="13"/>
              </w:rPr>
              <w:t>27,9</w:t>
            </w:r>
          </w:p>
        </w:tc>
        <w:tc>
          <w:tcPr>
            <w:tcW w:w="655" w:type="dxa"/>
          </w:tcPr>
          <w:p w14:paraId="68A7F7B5" w14:textId="77777777" w:rsidR="006D1256" w:rsidRDefault="00000000">
            <w:pPr>
              <w:spacing w:after="0"/>
              <w:ind w:firstLine="0"/>
            </w:pPr>
            <w:r>
              <w:rPr>
                <w:sz w:val="13"/>
              </w:rPr>
              <w:t>0,544</w:t>
            </w:r>
          </w:p>
        </w:tc>
        <w:tc>
          <w:tcPr>
            <w:tcW w:w="655" w:type="dxa"/>
          </w:tcPr>
          <w:p w14:paraId="0ED6DAF6" w14:textId="77777777" w:rsidR="006D1256" w:rsidRDefault="00000000">
            <w:pPr>
              <w:spacing w:after="0"/>
              <w:ind w:firstLine="0"/>
            </w:pPr>
            <w:r>
              <w:rPr>
                <w:sz w:val="13"/>
              </w:rPr>
              <w:t>11300</w:t>
            </w:r>
          </w:p>
        </w:tc>
        <w:tc>
          <w:tcPr>
            <w:tcW w:w="655" w:type="dxa"/>
          </w:tcPr>
          <w:p w14:paraId="639ABAAD" w14:textId="77777777" w:rsidR="006D1256" w:rsidRDefault="00000000">
            <w:pPr>
              <w:spacing w:after="0"/>
              <w:ind w:firstLine="0"/>
            </w:pPr>
            <w:r>
              <w:rPr>
                <w:sz w:val="13"/>
              </w:rPr>
              <w:t>128,3</w:t>
            </w:r>
          </w:p>
        </w:tc>
        <w:tc>
          <w:tcPr>
            <w:tcW w:w="655" w:type="dxa"/>
          </w:tcPr>
          <w:p w14:paraId="41F8583D" w14:textId="77777777" w:rsidR="006D1256" w:rsidRDefault="00000000">
            <w:pPr>
              <w:spacing w:after="0"/>
              <w:ind w:firstLine="0"/>
            </w:pPr>
            <w:r>
              <w:rPr>
                <w:sz w:val="13"/>
              </w:rPr>
              <w:t>76,7</w:t>
            </w:r>
          </w:p>
        </w:tc>
        <w:tc>
          <w:tcPr>
            <w:tcW w:w="655" w:type="dxa"/>
          </w:tcPr>
          <w:p w14:paraId="6F5DEA62" w14:textId="77777777" w:rsidR="006D1256" w:rsidRDefault="00000000">
            <w:pPr>
              <w:spacing w:after="0"/>
              <w:ind w:firstLine="0"/>
            </w:pPr>
            <w:r>
              <w:rPr>
                <w:sz w:val="13"/>
              </w:rPr>
              <w:t>31,1</w:t>
            </w:r>
          </w:p>
        </w:tc>
        <w:tc>
          <w:tcPr>
            <w:tcW w:w="655" w:type="dxa"/>
          </w:tcPr>
          <w:p w14:paraId="00F5A3B9" w14:textId="77777777" w:rsidR="006D1256" w:rsidRDefault="00000000">
            <w:pPr>
              <w:spacing w:after="0"/>
              <w:ind w:firstLine="0"/>
            </w:pPr>
            <w:r>
              <w:rPr>
                <w:sz w:val="13"/>
              </w:rPr>
              <w:t>27,0</w:t>
            </w:r>
          </w:p>
        </w:tc>
        <w:tc>
          <w:tcPr>
            <w:tcW w:w="655" w:type="dxa"/>
          </w:tcPr>
          <w:p w14:paraId="6A9695E5" w14:textId="77777777" w:rsidR="006D1256" w:rsidRDefault="00000000">
            <w:pPr>
              <w:spacing w:after="0"/>
              <w:ind w:firstLine="0"/>
            </w:pPr>
            <w:r>
              <w:rPr>
                <w:sz w:val="13"/>
              </w:rPr>
              <w:t>0,471</w:t>
            </w:r>
          </w:p>
        </w:tc>
        <w:tc>
          <w:tcPr>
            <w:tcW w:w="655" w:type="dxa"/>
          </w:tcPr>
          <w:p w14:paraId="2E015A0B" w14:textId="77777777" w:rsidR="006D1256" w:rsidRDefault="00000000">
            <w:pPr>
              <w:spacing w:after="0"/>
              <w:ind w:firstLine="0"/>
            </w:pPr>
            <w:r>
              <w:rPr>
                <w:sz w:val="13"/>
              </w:rPr>
              <w:t>1825</w:t>
            </w:r>
          </w:p>
        </w:tc>
      </w:tr>
      <w:tr w:rsidR="006D1256" w14:paraId="79A897FB" w14:textId="77777777">
        <w:trPr>
          <w:jc w:val="center"/>
        </w:trPr>
        <w:tc>
          <w:tcPr>
            <w:tcW w:w="539" w:type="dxa"/>
          </w:tcPr>
          <w:p w14:paraId="5B1A4CEC" w14:textId="77777777" w:rsidR="006D1256" w:rsidRDefault="00000000">
            <w:pPr>
              <w:spacing w:after="0"/>
              <w:ind w:firstLine="0"/>
            </w:pPr>
            <w:r>
              <w:rPr>
                <w:sz w:val="13"/>
              </w:rPr>
              <w:t>2009</w:t>
            </w:r>
          </w:p>
        </w:tc>
        <w:tc>
          <w:tcPr>
            <w:tcW w:w="425" w:type="dxa"/>
          </w:tcPr>
          <w:p w14:paraId="1B05D6F3" w14:textId="77777777" w:rsidR="006D1256" w:rsidRDefault="00000000">
            <w:pPr>
              <w:spacing w:after="0"/>
              <w:ind w:firstLine="0"/>
            </w:pPr>
            <w:r>
              <w:rPr>
                <w:sz w:val="13"/>
              </w:rPr>
              <w:t>7</w:t>
            </w:r>
          </w:p>
        </w:tc>
        <w:tc>
          <w:tcPr>
            <w:tcW w:w="539" w:type="dxa"/>
          </w:tcPr>
          <w:p w14:paraId="4A13DA41" w14:textId="77777777" w:rsidR="006D1256" w:rsidRDefault="00000000">
            <w:pPr>
              <w:spacing w:after="0"/>
              <w:ind w:firstLine="0"/>
            </w:pPr>
            <w:r>
              <w:rPr>
                <w:sz w:val="13"/>
              </w:rPr>
              <w:t>0,50</w:t>
            </w:r>
          </w:p>
        </w:tc>
        <w:tc>
          <w:tcPr>
            <w:tcW w:w="709" w:type="dxa"/>
          </w:tcPr>
          <w:p w14:paraId="76A8CF5E" w14:textId="77777777" w:rsidR="006D1256" w:rsidRDefault="00000000">
            <w:pPr>
              <w:spacing w:after="0"/>
              <w:ind w:firstLine="0"/>
            </w:pPr>
            <w:r>
              <w:rPr>
                <w:sz w:val="13"/>
              </w:rPr>
              <w:t>El Niño</w:t>
            </w:r>
          </w:p>
        </w:tc>
        <w:tc>
          <w:tcPr>
            <w:tcW w:w="655" w:type="dxa"/>
          </w:tcPr>
          <w:p w14:paraId="45284E99" w14:textId="77777777" w:rsidR="006D1256" w:rsidRDefault="00000000">
            <w:pPr>
              <w:spacing w:after="0"/>
              <w:ind w:firstLine="0"/>
            </w:pPr>
            <w:r>
              <w:rPr>
                <w:sz w:val="13"/>
              </w:rPr>
              <w:t>153,0</w:t>
            </w:r>
          </w:p>
        </w:tc>
        <w:tc>
          <w:tcPr>
            <w:tcW w:w="655" w:type="dxa"/>
          </w:tcPr>
          <w:p w14:paraId="365C0A64" w14:textId="77777777" w:rsidR="006D1256" w:rsidRDefault="00000000">
            <w:pPr>
              <w:spacing w:after="0"/>
              <w:ind w:firstLine="0"/>
            </w:pPr>
            <w:r>
              <w:rPr>
                <w:sz w:val="13"/>
              </w:rPr>
              <w:t>98,0</w:t>
            </w:r>
          </w:p>
        </w:tc>
        <w:tc>
          <w:tcPr>
            <w:tcW w:w="655" w:type="dxa"/>
          </w:tcPr>
          <w:p w14:paraId="04076AC2" w14:textId="77777777" w:rsidR="006D1256" w:rsidRDefault="00000000">
            <w:pPr>
              <w:spacing w:after="0"/>
              <w:ind w:firstLine="0"/>
            </w:pPr>
            <w:r>
              <w:rPr>
                <w:sz w:val="13"/>
              </w:rPr>
              <w:t>75,4</w:t>
            </w:r>
          </w:p>
        </w:tc>
        <w:tc>
          <w:tcPr>
            <w:tcW w:w="655" w:type="dxa"/>
          </w:tcPr>
          <w:p w14:paraId="2B975272" w14:textId="77777777" w:rsidR="006D1256" w:rsidRDefault="00000000">
            <w:pPr>
              <w:spacing w:after="0"/>
              <w:ind w:firstLine="0"/>
            </w:pPr>
            <w:r>
              <w:rPr>
                <w:sz w:val="13"/>
              </w:rPr>
              <w:t>24,7</w:t>
            </w:r>
          </w:p>
        </w:tc>
        <w:tc>
          <w:tcPr>
            <w:tcW w:w="655" w:type="dxa"/>
          </w:tcPr>
          <w:p w14:paraId="67429B34" w14:textId="77777777" w:rsidR="006D1256" w:rsidRDefault="00000000">
            <w:pPr>
              <w:spacing w:after="0"/>
              <w:ind w:firstLine="0"/>
            </w:pPr>
            <w:r>
              <w:rPr>
                <w:sz w:val="13"/>
              </w:rPr>
              <w:t>0,637</w:t>
            </w:r>
          </w:p>
        </w:tc>
        <w:tc>
          <w:tcPr>
            <w:tcW w:w="655" w:type="dxa"/>
          </w:tcPr>
          <w:p w14:paraId="01491826" w14:textId="77777777" w:rsidR="006D1256" w:rsidRDefault="00000000">
            <w:pPr>
              <w:spacing w:after="0"/>
              <w:ind w:firstLine="0"/>
            </w:pPr>
            <w:r>
              <w:rPr>
                <w:sz w:val="13"/>
              </w:rPr>
              <w:t>975</w:t>
            </w:r>
          </w:p>
        </w:tc>
        <w:tc>
          <w:tcPr>
            <w:tcW w:w="655" w:type="dxa"/>
          </w:tcPr>
          <w:p w14:paraId="6C301FC0" w14:textId="77777777" w:rsidR="006D1256" w:rsidRDefault="00000000">
            <w:pPr>
              <w:spacing w:after="0"/>
              <w:ind w:firstLine="0"/>
            </w:pPr>
            <w:r>
              <w:rPr>
                <w:sz w:val="13"/>
              </w:rPr>
              <w:t>128,5</w:t>
            </w:r>
          </w:p>
        </w:tc>
        <w:tc>
          <w:tcPr>
            <w:tcW w:w="655" w:type="dxa"/>
          </w:tcPr>
          <w:p w14:paraId="0D3F0091" w14:textId="77777777" w:rsidR="006D1256" w:rsidRDefault="00000000">
            <w:pPr>
              <w:spacing w:after="0"/>
              <w:ind w:firstLine="0"/>
            </w:pPr>
            <w:r>
              <w:rPr>
                <w:sz w:val="13"/>
              </w:rPr>
              <w:t>66,0</w:t>
            </w:r>
          </w:p>
        </w:tc>
        <w:tc>
          <w:tcPr>
            <w:tcW w:w="655" w:type="dxa"/>
          </w:tcPr>
          <w:p w14:paraId="45056469" w14:textId="77777777" w:rsidR="006D1256" w:rsidRDefault="00000000">
            <w:pPr>
              <w:spacing w:after="0"/>
              <w:ind w:firstLine="0"/>
            </w:pPr>
            <w:r>
              <w:rPr>
                <w:sz w:val="13"/>
              </w:rPr>
              <w:t>0,5</w:t>
            </w:r>
          </w:p>
        </w:tc>
        <w:tc>
          <w:tcPr>
            <w:tcW w:w="655" w:type="dxa"/>
          </w:tcPr>
          <w:p w14:paraId="7AE9F0A6" w14:textId="77777777" w:rsidR="006D1256" w:rsidRDefault="00000000">
            <w:pPr>
              <w:spacing w:after="0"/>
              <w:ind w:firstLine="0"/>
            </w:pPr>
            <w:r>
              <w:rPr>
                <w:sz w:val="13"/>
              </w:rPr>
              <w:t>30,5</w:t>
            </w:r>
          </w:p>
        </w:tc>
        <w:tc>
          <w:tcPr>
            <w:tcW w:w="655" w:type="dxa"/>
          </w:tcPr>
          <w:p w14:paraId="7BC20EB5" w14:textId="77777777" w:rsidR="006D1256" w:rsidRDefault="00000000">
            <w:pPr>
              <w:spacing w:after="0"/>
              <w:ind w:firstLine="0"/>
            </w:pPr>
            <w:r>
              <w:rPr>
                <w:sz w:val="13"/>
              </w:rPr>
              <w:t>0,364</w:t>
            </w:r>
          </w:p>
        </w:tc>
        <w:tc>
          <w:tcPr>
            <w:tcW w:w="655" w:type="dxa"/>
          </w:tcPr>
          <w:p w14:paraId="5EBB2013" w14:textId="77777777" w:rsidR="006D1256" w:rsidRDefault="00000000">
            <w:pPr>
              <w:spacing w:after="0"/>
              <w:ind w:firstLine="0"/>
            </w:pPr>
            <w:r>
              <w:rPr>
                <w:sz w:val="13"/>
              </w:rPr>
              <w:t>18375</w:t>
            </w:r>
          </w:p>
        </w:tc>
        <w:tc>
          <w:tcPr>
            <w:tcW w:w="655" w:type="dxa"/>
          </w:tcPr>
          <w:p w14:paraId="4BCA6F83" w14:textId="77777777" w:rsidR="006D1256" w:rsidRDefault="00000000">
            <w:pPr>
              <w:spacing w:after="0"/>
              <w:ind w:firstLine="0"/>
            </w:pPr>
            <w:r>
              <w:rPr>
                <w:sz w:val="13"/>
              </w:rPr>
              <w:t>110,1</w:t>
            </w:r>
          </w:p>
        </w:tc>
        <w:tc>
          <w:tcPr>
            <w:tcW w:w="655" w:type="dxa"/>
          </w:tcPr>
          <w:p w14:paraId="3024E309" w14:textId="77777777" w:rsidR="006D1256" w:rsidRDefault="00000000">
            <w:pPr>
              <w:spacing w:after="0"/>
              <w:ind w:firstLine="0"/>
            </w:pPr>
            <w:r>
              <w:rPr>
                <w:sz w:val="13"/>
              </w:rPr>
              <w:t>53,8</w:t>
            </w:r>
          </w:p>
        </w:tc>
        <w:tc>
          <w:tcPr>
            <w:tcW w:w="655" w:type="dxa"/>
          </w:tcPr>
          <w:p w14:paraId="1226A012" w14:textId="77777777" w:rsidR="006D1256" w:rsidRDefault="00000000">
            <w:pPr>
              <w:spacing w:after="0"/>
              <w:ind w:firstLine="0"/>
            </w:pPr>
            <w:r>
              <w:rPr>
                <w:sz w:val="13"/>
              </w:rPr>
              <w:t>18,9</w:t>
            </w:r>
          </w:p>
        </w:tc>
        <w:tc>
          <w:tcPr>
            <w:tcW w:w="655" w:type="dxa"/>
          </w:tcPr>
          <w:p w14:paraId="6ED7972C" w14:textId="77777777" w:rsidR="006D1256" w:rsidRDefault="00000000">
            <w:pPr>
              <w:spacing w:after="0"/>
              <w:ind w:firstLine="0"/>
            </w:pPr>
            <w:r>
              <w:rPr>
                <w:sz w:val="13"/>
              </w:rPr>
              <w:t>28,7</w:t>
            </w:r>
          </w:p>
        </w:tc>
        <w:tc>
          <w:tcPr>
            <w:tcW w:w="655" w:type="dxa"/>
          </w:tcPr>
          <w:p w14:paraId="5FCF5B82" w14:textId="77777777" w:rsidR="006D1256" w:rsidRDefault="00000000">
            <w:pPr>
              <w:spacing w:after="0"/>
              <w:ind w:firstLine="0"/>
            </w:pPr>
            <w:r>
              <w:rPr>
                <w:sz w:val="13"/>
              </w:rPr>
              <w:t>0,308</w:t>
            </w:r>
          </w:p>
        </w:tc>
        <w:tc>
          <w:tcPr>
            <w:tcW w:w="655" w:type="dxa"/>
          </w:tcPr>
          <w:p w14:paraId="30F6730D" w14:textId="77777777" w:rsidR="006D1256" w:rsidRDefault="00000000">
            <w:pPr>
              <w:spacing w:after="0"/>
              <w:ind w:firstLine="0"/>
            </w:pPr>
            <w:r>
              <w:rPr>
                <w:sz w:val="13"/>
              </w:rPr>
              <w:t>800</w:t>
            </w:r>
          </w:p>
        </w:tc>
      </w:tr>
      <w:tr w:rsidR="006D1256" w14:paraId="348B0FF9" w14:textId="77777777">
        <w:trPr>
          <w:jc w:val="center"/>
        </w:trPr>
        <w:tc>
          <w:tcPr>
            <w:tcW w:w="539" w:type="dxa"/>
          </w:tcPr>
          <w:p w14:paraId="53DB655A" w14:textId="77777777" w:rsidR="006D1256" w:rsidRDefault="00000000">
            <w:pPr>
              <w:spacing w:after="0"/>
              <w:ind w:firstLine="0"/>
            </w:pPr>
            <w:r>
              <w:rPr>
                <w:sz w:val="13"/>
              </w:rPr>
              <w:t>2009</w:t>
            </w:r>
          </w:p>
        </w:tc>
        <w:tc>
          <w:tcPr>
            <w:tcW w:w="425" w:type="dxa"/>
          </w:tcPr>
          <w:p w14:paraId="22CC2090" w14:textId="77777777" w:rsidR="006D1256" w:rsidRDefault="00000000">
            <w:pPr>
              <w:spacing w:after="0"/>
              <w:ind w:firstLine="0"/>
            </w:pPr>
            <w:r>
              <w:rPr>
                <w:sz w:val="13"/>
              </w:rPr>
              <w:t>8</w:t>
            </w:r>
          </w:p>
        </w:tc>
        <w:tc>
          <w:tcPr>
            <w:tcW w:w="539" w:type="dxa"/>
          </w:tcPr>
          <w:p w14:paraId="0C09F940" w14:textId="77777777" w:rsidR="006D1256" w:rsidRDefault="00000000">
            <w:pPr>
              <w:spacing w:after="0"/>
              <w:ind w:firstLine="0"/>
            </w:pPr>
            <w:r>
              <w:rPr>
                <w:sz w:val="13"/>
              </w:rPr>
              <w:t>0,56</w:t>
            </w:r>
          </w:p>
        </w:tc>
        <w:tc>
          <w:tcPr>
            <w:tcW w:w="709" w:type="dxa"/>
          </w:tcPr>
          <w:p w14:paraId="75ABC3EB" w14:textId="77777777" w:rsidR="006D1256" w:rsidRDefault="00000000">
            <w:pPr>
              <w:spacing w:after="0"/>
              <w:ind w:firstLine="0"/>
            </w:pPr>
            <w:r>
              <w:rPr>
                <w:sz w:val="13"/>
              </w:rPr>
              <w:t>El Niño</w:t>
            </w:r>
          </w:p>
        </w:tc>
        <w:tc>
          <w:tcPr>
            <w:tcW w:w="655" w:type="dxa"/>
          </w:tcPr>
          <w:p w14:paraId="59880D00" w14:textId="77777777" w:rsidR="006D1256" w:rsidRDefault="00000000">
            <w:pPr>
              <w:spacing w:after="0"/>
              <w:ind w:firstLine="0"/>
            </w:pPr>
            <w:r>
              <w:rPr>
                <w:sz w:val="13"/>
              </w:rPr>
              <w:t>151,0</w:t>
            </w:r>
          </w:p>
        </w:tc>
        <w:tc>
          <w:tcPr>
            <w:tcW w:w="655" w:type="dxa"/>
          </w:tcPr>
          <w:p w14:paraId="536791F0" w14:textId="77777777" w:rsidR="006D1256" w:rsidRDefault="00000000">
            <w:pPr>
              <w:spacing w:after="0"/>
              <w:ind w:firstLine="0"/>
            </w:pPr>
            <w:r>
              <w:rPr>
                <w:sz w:val="13"/>
              </w:rPr>
              <w:t>94,9</w:t>
            </w:r>
          </w:p>
        </w:tc>
        <w:tc>
          <w:tcPr>
            <w:tcW w:w="655" w:type="dxa"/>
          </w:tcPr>
          <w:p w14:paraId="47569554" w14:textId="77777777" w:rsidR="006D1256" w:rsidRDefault="00000000">
            <w:pPr>
              <w:spacing w:after="0"/>
              <w:ind w:firstLine="0"/>
            </w:pPr>
            <w:r>
              <w:rPr>
                <w:sz w:val="13"/>
              </w:rPr>
              <w:t>78,4</w:t>
            </w:r>
          </w:p>
        </w:tc>
        <w:tc>
          <w:tcPr>
            <w:tcW w:w="655" w:type="dxa"/>
          </w:tcPr>
          <w:p w14:paraId="5FAB9BFE" w14:textId="77777777" w:rsidR="006D1256" w:rsidRDefault="00000000">
            <w:pPr>
              <w:spacing w:after="0"/>
              <w:ind w:firstLine="0"/>
            </w:pPr>
            <w:r>
              <w:rPr>
                <w:sz w:val="13"/>
              </w:rPr>
              <w:t>25,9</w:t>
            </w:r>
          </w:p>
        </w:tc>
        <w:tc>
          <w:tcPr>
            <w:tcW w:w="655" w:type="dxa"/>
          </w:tcPr>
          <w:p w14:paraId="558C4F5D" w14:textId="77777777" w:rsidR="006D1256" w:rsidRDefault="00000000">
            <w:pPr>
              <w:spacing w:after="0"/>
              <w:ind w:firstLine="0"/>
            </w:pPr>
            <w:r>
              <w:rPr>
                <w:sz w:val="13"/>
              </w:rPr>
              <w:t>0,548</w:t>
            </w:r>
          </w:p>
        </w:tc>
        <w:tc>
          <w:tcPr>
            <w:tcW w:w="655" w:type="dxa"/>
          </w:tcPr>
          <w:p w14:paraId="02CD98CD" w14:textId="77777777" w:rsidR="006D1256" w:rsidRDefault="00000000">
            <w:pPr>
              <w:spacing w:after="0"/>
              <w:ind w:firstLine="0"/>
            </w:pPr>
            <w:r>
              <w:rPr>
                <w:sz w:val="13"/>
              </w:rPr>
              <w:t>200</w:t>
            </w:r>
          </w:p>
        </w:tc>
        <w:tc>
          <w:tcPr>
            <w:tcW w:w="655" w:type="dxa"/>
          </w:tcPr>
          <w:p w14:paraId="246BA72C" w14:textId="77777777" w:rsidR="006D1256" w:rsidRDefault="00000000">
            <w:pPr>
              <w:spacing w:after="0"/>
              <w:ind w:firstLine="0"/>
            </w:pPr>
            <w:r>
              <w:rPr>
                <w:sz w:val="13"/>
              </w:rPr>
              <w:t>101,4</w:t>
            </w:r>
          </w:p>
        </w:tc>
        <w:tc>
          <w:tcPr>
            <w:tcW w:w="655" w:type="dxa"/>
          </w:tcPr>
          <w:p w14:paraId="50F90D64" w14:textId="77777777" w:rsidR="006D1256" w:rsidRDefault="00000000">
            <w:pPr>
              <w:spacing w:after="0"/>
              <w:ind w:firstLine="0"/>
            </w:pPr>
            <w:r>
              <w:rPr>
                <w:sz w:val="13"/>
              </w:rPr>
              <w:t>49,0</w:t>
            </w:r>
          </w:p>
        </w:tc>
        <w:tc>
          <w:tcPr>
            <w:tcW w:w="655" w:type="dxa"/>
          </w:tcPr>
          <w:p w14:paraId="7D838DF7" w14:textId="77777777" w:rsidR="006D1256" w:rsidRDefault="00000000">
            <w:pPr>
              <w:spacing w:after="0"/>
              <w:ind w:firstLine="0"/>
            </w:pPr>
            <w:r>
              <w:rPr>
                <w:sz w:val="13"/>
              </w:rPr>
              <w:t>1,3</w:t>
            </w:r>
          </w:p>
        </w:tc>
        <w:tc>
          <w:tcPr>
            <w:tcW w:w="655" w:type="dxa"/>
          </w:tcPr>
          <w:p w14:paraId="3AEA385D" w14:textId="77777777" w:rsidR="006D1256" w:rsidRDefault="00000000">
            <w:pPr>
              <w:spacing w:after="0"/>
              <w:ind w:firstLine="0"/>
            </w:pPr>
            <w:r>
              <w:rPr>
                <w:sz w:val="13"/>
              </w:rPr>
              <w:t>33,7</w:t>
            </w:r>
          </w:p>
        </w:tc>
        <w:tc>
          <w:tcPr>
            <w:tcW w:w="655" w:type="dxa"/>
          </w:tcPr>
          <w:p w14:paraId="46811689" w14:textId="77777777" w:rsidR="006D1256" w:rsidRDefault="00000000">
            <w:pPr>
              <w:spacing w:after="0"/>
              <w:ind w:firstLine="0"/>
            </w:pPr>
            <w:r>
              <w:rPr>
                <w:sz w:val="13"/>
              </w:rPr>
              <w:t>0,229</w:t>
            </w:r>
          </w:p>
        </w:tc>
        <w:tc>
          <w:tcPr>
            <w:tcW w:w="655" w:type="dxa"/>
          </w:tcPr>
          <w:p w14:paraId="614A5BEF" w14:textId="77777777" w:rsidR="006D1256" w:rsidRDefault="00000000">
            <w:pPr>
              <w:spacing w:after="0"/>
              <w:ind w:firstLine="0"/>
            </w:pPr>
            <w:r>
              <w:rPr>
                <w:sz w:val="13"/>
              </w:rPr>
              <w:t>37850</w:t>
            </w:r>
          </w:p>
        </w:tc>
        <w:tc>
          <w:tcPr>
            <w:tcW w:w="655" w:type="dxa"/>
          </w:tcPr>
          <w:p w14:paraId="7CB5DBAD" w14:textId="77777777" w:rsidR="006D1256" w:rsidRDefault="00000000">
            <w:pPr>
              <w:spacing w:after="0"/>
              <w:ind w:firstLine="0"/>
            </w:pPr>
            <w:r>
              <w:rPr>
                <w:sz w:val="13"/>
              </w:rPr>
              <w:t>85,6</w:t>
            </w:r>
          </w:p>
        </w:tc>
        <w:tc>
          <w:tcPr>
            <w:tcW w:w="655" w:type="dxa"/>
          </w:tcPr>
          <w:p w14:paraId="67B985B7" w14:textId="77777777" w:rsidR="006D1256" w:rsidRDefault="00000000">
            <w:pPr>
              <w:spacing w:after="0"/>
              <w:ind w:firstLine="0"/>
            </w:pPr>
            <w:r>
              <w:rPr>
                <w:sz w:val="13"/>
              </w:rPr>
              <w:t>41,1</w:t>
            </w:r>
          </w:p>
        </w:tc>
        <w:tc>
          <w:tcPr>
            <w:tcW w:w="655" w:type="dxa"/>
          </w:tcPr>
          <w:p w14:paraId="534B9FB6" w14:textId="77777777" w:rsidR="006D1256" w:rsidRDefault="00000000">
            <w:pPr>
              <w:spacing w:after="0"/>
              <w:ind w:firstLine="0"/>
            </w:pPr>
            <w:r>
              <w:rPr>
                <w:sz w:val="13"/>
              </w:rPr>
              <w:t>16,4</w:t>
            </w:r>
          </w:p>
        </w:tc>
        <w:tc>
          <w:tcPr>
            <w:tcW w:w="655" w:type="dxa"/>
          </w:tcPr>
          <w:p w14:paraId="173AE7FB" w14:textId="77777777" w:rsidR="006D1256" w:rsidRDefault="00000000">
            <w:pPr>
              <w:spacing w:after="0"/>
              <w:ind w:firstLine="0"/>
            </w:pPr>
            <w:r>
              <w:rPr>
                <w:sz w:val="13"/>
              </w:rPr>
              <w:t>32,1</w:t>
            </w:r>
          </w:p>
        </w:tc>
        <w:tc>
          <w:tcPr>
            <w:tcW w:w="655" w:type="dxa"/>
          </w:tcPr>
          <w:p w14:paraId="49E23A03" w14:textId="77777777" w:rsidR="006D1256" w:rsidRDefault="00000000">
            <w:pPr>
              <w:spacing w:after="0"/>
              <w:ind w:firstLine="0"/>
            </w:pPr>
            <w:r>
              <w:rPr>
                <w:sz w:val="13"/>
              </w:rPr>
              <w:t>0,202</w:t>
            </w:r>
          </w:p>
        </w:tc>
        <w:tc>
          <w:tcPr>
            <w:tcW w:w="655" w:type="dxa"/>
          </w:tcPr>
          <w:p w14:paraId="06D856EA" w14:textId="77777777" w:rsidR="006D1256" w:rsidRDefault="00000000">
            <w:pPr>
              <w:spacing w:after="0"/>
              <w:ind w:firstLine="0"/>
            </w:pPr>
            <w:r>
              <w:rPr>
                <w:sz w:val="13"/>
              </w:rPr>
              <w:t>1600</w:t>
            </w:r>
          </w:p>
        </w:tc>
      </w:tr>
      <w:tr w:rsidR="006D1256" w14:paraId="73C01D5E" w14:textId="77777777">
        <w:trPr>
          <w:jc w:val="center"/>
        </w:trPr>
        <w:tc>
          <w:tcPr>
            <w:tcW w:w="539" w:type="dxa"/>
          </w:tcPr>
          <w:p w14:paraId="55F08970" w14:textId="77777777" w:rsidR="006D1256" w:rsidRDefault="00000000">
            <w:pPr>
              <w:spacing w:after="0"/>
              <w:ind w:firstLine="0"/>
            </w:pPr>
            <w:r>
              <w:rPr>
                <w:sz w:val="13"/>
              </w:rPr>
              <w:t>2009</w:t>
            </w:r>
          </w:p>
        </w:tc>
        <w:tc>
          <w:tcPr>
            <w:tcW w:w="425" w:type="dxa"/>
          </w:tcPr>
          <w:p w14:paraId="07D5808E" w14:textId="77777777" w:rsidR="006D1256" w:rsidRDefault="00000000">
            <w:pPr>
              <w:spacing w:after="0"/>
              <w:ind w:firstLine="0"/>
            </w:pPr>
            <w:r>
              <w:rPr>
                <w:sz w:val="13"/>
              </w:rPr>
              <w:t>9</w:t>
            </w:r>
          </w:p>
        </w:tc>
        <w:tc>
          <w:tcPr>
            <w:tcW w:w="539" w:type="dxa"/>
          </w:tcPr>
          <w:p w14:paraId="24B18C86" w14:textId="77777777" w:rsidR="006D1256" w:rsidRDefault="00000000">
            <w:pPr>
              <w:spacing w:after="0"/>
              <w:ind w:firstLine="0"/>
            </w:pPr>
            <w:r>
              <w:rPr>
                <w:sz w:val="13"/>
              </w:rPr>
              <w:t>0,66</w:t>
            </w:r>
          </w:p>
        </w:tc>
        <w:tc>
          <w:tcPr>
            <w:tcW w:w="709" w:type="dxa"/>
          </w:tcPr>
          <w:p w14:paraId="4A68A85A" w14:textId="77777777" w:rsidR="006D1256" w:rsidRDefault="00000000">
            <w:pPr>
              <w:spacing w:after="0"/>
              <w:ind w:firstLine="0"/>
            </w:pPr>
            <w:r>
              <w:rPr>
                <w:sz w:val="13"/>
              </w:rPr>
              <w:t>El Niño</w:t>
            </w:r>
          </w:p>
        </w:tc>
        <w:tc>
          <w:tcPr>
            <w:tcW w:w="655" w:type="dxa"/>
          </w:tcPr>
          <w:p w14:paraId="2C0F5CF6" w14:textId="77777777" w:rsidR="006D1256" w:rsidRDefault="00000000">
            <w:pPr>
              <w:spacing w:after="0"/>
              <w:ind w:firstLine="0"/>
            </w:pPr>
            <w:r>
              <w:rPr>
                <w:sz w:val="13"/>
              </w:rPr>
              <w:t>151,2</w:t>
            </w:r>
          </w:p>
        </w:tc>
        <w:tc>
          <w:tcPr>
            <w:tcW w:w="655" w:type="dxa"/>
          </w:tcPr>
          <w:p w14:paraId="646E2228" w14:textId="77777777" w:rsidR="006D1256" w:rsidRDefault="00000000">
            <w:pPr>
              <w:spacing w:after="0"/>
              <w:ind w:firstLine="0"/>
            </w:pPr>
            <w:r>
              <w:rPr>
                <w:sz w:val="13"/>
              </w:rPr>
              <w:t>97,9</w:t>
            </w:r>
          </w:p>
        </w:tc>
        <w:tc>
          <w:tcPr>
            <w:tcW w:w="655" w:type="dxa"/>
          </w:tcPr>
          <w:p w14:paraId="70213BBC" w14:textId="77777777" w:rsidR="006D1256" w:rsidRDefault="00000000">
            <w:pPr>
              <w:spacing w:after="0"/>
              <w:ind w:firstLine="0"/>
            </w:pPr>
            <w:r>
              <w:rPr>
                <w:sz w:val="13"/>
              </w:rPr>
              <w:t>42,6</w:t>
            </w:r>
          </w:p>
        </w:tc>
        <w:tc>
          <w:tcPr>
            <w:tcW w:w="655" w:type="dxa"/>
          </w:tcPr>
          <w:p w14:paraId="45FD8805" w14:textId="77777777" w:rsidR="006D1256" w:rsidRDefault="00000000">
            <w:pPr>
              <w:spacing w:after="0"/>
              <w:ind w:firstLine="0"/>
            </w:pPr>
            <w:r>
              <w:rPr>
                <w:sz w:val="13"/>
              </w:rPr>
              <w:t>29,4</w:t>
            </w:r>
          </w:p>
        </w:tc>
        <w:tc>
          <w:tcPr>
            <w:tcW w:w="655" w:type="dxa"/>
          </w:tcPr>
          <w:p w14:paraId="2A57F0E0" w14:textId="77777777" w:rsidR="006D1256" w:rsidRDefault="00000000">
            <w:pPr>
              <w:spacing w:after="0"/>
              <w:ind w:firstLine="0"/>
            </w:pPr>
            <w:r>
              <w:rPr>
                <w:sz w:val="13"/>
              </w:rPr>
              <w:t>0,464</w:t>
            </w:r>
          </w:p>
        </w:tc>
        <w:tc>
          <w:tcPr>
            <w:tcW w:w="655" w:type="dxa"/>
          </w:tcPr>
          <w:p w14:paraId="0AC078AD" w14:textId="77777777" w:rsidR="006D1256" w:rsidRDefault="00000000">
            <w:pPr>
              <w:spacing w:after="0"/>
              <w:ind w:firstLine="0"/>
            </w:pPr>
            <w:r>
              <w:rPr>
                <w:sz w:val="13"/>
              </w:rPr>
              <w:t>1750</w:t>
            </w:r>
          </w:p>
        </w:tc>
        <w:tc>
          <w:tcPr>
            <w:tcW w:w="655" w:type="dxa"/>
          </w:tcPr>
          <w:p w14:paraId="14E23A46" w14:textId="77777777" w:rsidR="006D1256" w:rsidRDefault="00000000">
            <w:pPr>
              <w:spacing w:after="0"/>
              <w:ind w:firstLine="0"/>
            </w:pPr>
            <w:r>
              <w:rPr>
                <w:sz w:val="13"/>
              </w:rPr>
              <w:t>64,2</w:t>
            </w:r>
          </w:p>
        </w:tc>
        <w:tc>
          <w:tcPr>
            <w:tcW w:w="655" w:type="dxa"/>
          </w:tcPr>
          <w:p w14:paraId="45E25676" w14:textId="77777777" w:rsidR="006D1256" w:rsidRDefault="00000000">
            <w:pPr>
              <w:spacing w:after="0"/>
              <w:ind w:firstLine="0"/>
            </w:pPr>
            <w:r>
              <w:rPr>
                <w:sz w:val="13"/>
              </w:rPr>
              <w:t>41,9</w:t>
            </w:r>
          </w:p>
        </w:tc>
        <w:tc>
          <w:tcPr>
            <w:tcW w:w="655" w:type="dxa"/>
          </w:tcPr>
          <w:p w14:paraId="171BCE34" w14:textId="77777777" w:rsidR="006D1256" w:rsidRDefault="00000000">
            <w:pPr>
              <w:spacing w:after="0"/>
              <w:ind w:firstLine="0"/>
            </w:pPr>
            <w:r>
              <w:rPr>
                <w:sz w:val="13"/>
              </w:rPr>
              <w:t>17,5</w:t>
            </w:r>
          </w:p>
        </w:tc>
        <w:tc>
          <w:tcPr>
            <w:tcW w:w="655" w:type="dxa"/>
          </w:tcPr>
          <w:p w14:paraId="20C2527F" w14:textId="77777777" w:rsidR="006D1256" w:rsidRDefault="00000000">
            <w:pPr>
              <w:spacing w:after="0"/>
              <w:ind w:firstLine="0"/>
            </w:pPr>
            <w:r>
              <w:rPr>
                <w:sz w:val="13"/>
              </w:rPr>
              <w:t>37,6</w:t>
            </w:r>
          </w:p>
        </w:tc>
        <w:tc>
          <w:tcPr>
            <w:tcW w:w="655" w:type="dxa"/>
          </w:tcPr>
          <w:p w14:paraId="59E38F0D" w14:textId="77777777" w:rsidR="006D1256" w:rsidRDefault="00000000">
            <w:pPr>
              <w:spacing w:after="0"/>
              <w:ind w:firstLine="0"/>
            </w:pPr>
            <w:r>
              <w:rPr>
                <w:sz w:val="13"/>
              </w:rPr>
              <w:t>0,168</w:t>
            </w:r>
          </w:p>
        </w:tc>
        <w:tc>
          <w:tcPr>
            <w:tcW w:w="655" w:type="dxa"/>
          </w:tcPr>
          <w:p w14:paraId="09F3D96A" w14:textId="77777777" w:rsidR="006D1256" w:rsidRDefault="00000000">
            <w:pPr>
              <w:spacing w:after="0"/>
              <w:ind w:firstLine="0"/>
            </w:pPr>
            <w:r>
              <w:rPr>
                <w:sz w:val="13"/>
              </w:rPr>
              <w:t>208300</w:t>
            </w:r>
          </w:p>
        </w:tc>
        <w:tc>
          <w:tcPr>
            <w:tcW w:w="655" w:type="dxa"/>
          </w:tcPr>
          <w:p w14:paraId="6AE87C5D" w14:textId="77777777" w:rsidR="006D1256" w:rsidRDefault="00000000">
            <w:pPr>
              <w:spacing w:after="0"/>
              <w:ind w:firstLine="0"/>
            </w:pPr>
            <w:r>
              <w:rPr>
                <w:sz w:val="13"/>
              </w:rPr>
              <w:t>56,6</w:t>
            </w:r>
          </w:p>
        </w:tc>
        <w:tc>
          <w:tcPr>
            <w:tcW w:w="655" w:type="dxa"/>
          </w:tcPr>
          <w:p w14:paraId="73F7F936" w14:textId="77777777" w:rsidR="006D1256" w:rsidRDefault="00000000">
            <w:pPr>
              <w:spacing w:after="0"/>
              <w:ind w:firstLine="0"/>
            </w:pPr>
            <w:r>
              <w:rPr>
                <w:sz w:val="13"/>
              </w:rPr>
              <w:t>30,2</w:t>
            </w:r>
          </w:p>
        </w:tc>
        <w:tc>
          <w:tcPr>
            <w:tcW w:w="655" w:type="dxa"/>
          </w:tcPr>
          <w:p w14:paraId="0B208F85" w14:textId="77777777" w:rsidR="006D1256" w:rsidRDefault="00000000">
            <w:pPr>
              <w:spacing w:after="0"/>
              <w:ind w:firstLine="0"/>
            </w:pPr>
            <w:r>
              <w:rPr>
                <w:sz w:val="13"/>
              </w:rPr>
              <w:t>6,9</w:t>
            </w:r>
          </w:p>
        </w:tc>
        <w:tc>
          <w:tcPr>
            <w:tcW w:w="655" w:type="dxa"/>
          </w:tcPr>
          <w:p w14:paraId="7B2EA160" w14:textId="77777777" w:rsidR="006D1256" w:rsidRDefault="00000000">
            <w:pPr>
              <w:spacing w:after="0"/>
              <w:ind w:firstLine="0"/>
            </w:pPr>
            <w:r>
              <w:rPr>
                <w:sz w:val="13"/>
              </w:rPr>
              <w:t>37,2</w:t>
            </w:r>
          </w:p>
        </w:tc>
        <w:tc>
          <w:tcPr>
            <w:tcW w:w="655" w:type="dxa"/>
          </w:tcPr>
          <w:p w14:paraId="46F1EBB1" w14:textId="77777777" w:rsidR="006D1256" w:rsidRDefault="00000000">
            <w:pPr>
              <w:spacing w:after="0"/>
              <w:ind w:firstLine="0"/>
            </w:pPr>
            <w:r>
              <w:rPr>
                <w:sz w:val="13"/>
              </w:rPr>
              <w:t>0,124</w:t>
            </w:r>
          </w:p>
        </w:tc>
        <w:tc>
          <w:tcPr>
            <w:tcW w:w="655" w:type="dxa"/>
          </w:tcPr>
          <w:p w14:paraId="49EBBD0B" w14:textId="77777777" w:rsidR="006D1256" w:rsidRDefault="00000000">
            <w:pPr>
              <w:spacing w:after="0"/>
              <w:ind w:firstLine="0"/>
            </w:pPr>
            <w:r>
              <w:rPr>
                <w:sz w:val="13"/>
              </w:rPr>
              <w:t>44475</w:t>
            </w:r>
          </w:p>
        </w:tc>
      </w:tr>
      <w:tr w:rsidR="006D1256" w14:paraId="0CF16230" w14:textId="77777777">
        <w:trPr>
          <w:jc w:val="center"/>
        </w:trPr>
        <w:tc>
          <w:tcPr>
            <w:tcW w:w="539" w:type="dxa"/>
          </w:tcPr>
          <w:p w14:paraId="2C339F34" w14:textId="77777777" w:rsidR="006D1256" w:rsidRDefault="00000000">
            <w:pPr>
              <w:spacing w:after="0"/>
              <w:ind w:firstLine="0"/>
            </w:pPr>
            <w:r>
              <w:rPr>
                <w:sz w:val="13"/>
              </w:rPr>
              <w:t>2009</w:t>
            </w:r>
          </w:p>
        </w:tc>
        <w:tc>
          <w:tcPr>
            <w:tcW w:w="425" w:type="dxa"/>
          </w:tcPr>
          <w:p w14:paraId="536F51B3" w14:textId="77777777" w:rsidR="006D1256" w:rsidRDefault="00000000">
            <w:pPr>
              <w:spacing w:after="0"/>
              <w:ind w:firstLine="0"/>
            </w:pPr>
            <w:r>
              <w:rPr>
                <w:sz w:val="13"/>
              </w:rPr>
              <w:t>10</w:t>
            </w:r>
          </w:p>
        </w:tc>
        <w:tc>
          <w:tcPr>
            <w:tcW w:w="539" w:type="dxa"/>
          </w:tcPr>
          <w:p w14:paraId="709E28A0" w14:textId="77777777" w:rsidR="006D1256" w:rsidRDefault="00000000">
            <w:pPr>
              <w:spacing w:after="0"/>
              <w:ind w:firstLine="0"/>
            </w:pPr>
            <w:r>
              <w:rPr>
                <w:sz w:val="13"/>
              </w:rPr>
              <w:t>0,92</w:t>
            </w:r>
          </w:p>
        </w:tc>
        <w:tc>
          <w:tcPr>
            <w:tcW w:w="709" w:type="dxa"/>
          </w:tcPr>
          <w:p w14:paraId="7E8971D7" w14:textId="77777777" w:rsidR="006D1256" w:rsidRDefault="00000000">
            <w:pPr>
              <w:spacing w:after="0"/>
              <w:ind w:firstLine="0"/>
            </w:pPr>
            <w:r>
              <w:rPr>
                <w:sz w:val="13"/>
              </w:rPr>
              <w:t>El Niño</w:t>
            </w:r>
          </w:p>
        </w:tc>
        <w:tc>
          <w:tcPr>
            <w:tcW w:w="655" w:type="dxa"/>
          </w:tcPr>
          <w:p w14:paraId="79E13EB6" w14:textId="77777777" w:rsidR="006D1256" w:rsidRDefault="00000000">
            <w:pPr>
              <w:spacing w:after="0"/>
              <w:ind w:firstLine="0"/>
            </w:pPr>
            <w:r>
              <w:rPr>
                <w:sz w:val="13"/>
              </w:rPr>
              <w:t>124,9</w:t>
            </w:r>
          </w:p>
        </w:tc>
        <w:tc>
          <w:tcPr>
            <w:tcW w:w="655" w:type="dxa"/>
          </w:tcPr>
          <w:p w14:paraId="512FC4D3" w14:textId="77777777" w:rsidR="006D1256" w:rsidRDefault="00000000">
            <w:pPr>
              <w:spacing w:after="0"/>
              <w:ind w:firstLine="0"/>
            </w:pPr>
            <w:r>
              <w:rPr>
                <w:sz w:val="13"/>
              </w:rPr>
              <w:t>106,5</w:t>
            </w:r>
          </w:p>
        </w:tc>
        <w:tc>
          <w:tcPr>
            <w:tcW w:w="655" w:type="dxa"/>
          </w:tcPr>
          <w:p w14:paraId="309EC478" w14:textId="77777777" w:rsidR="006D1256" w:rsidRDefault="00000000">
            <w:pPr>
              <w:spacing w:after="0"/>
              <w:ind w:firstLine="0"/>
            </w:pPr>
            <w:r>
              <w:rPr>
                <w:sz w:val="13"/>
              </w:rPr>
              <w:t>172,8</w:t>
            </w:r>
          </w:p>
        </w:tc>
        <w:tc>
          <w:tcPr>
            <w:tcW w:w="655" w:type="dxa"/>
          </w:tcPr>
          <w:p w14:paraId="55E4060F" w14:textId="77777777" w:rsidR="006D1256" w:rsidRDefault="00000000">
            <w:pPr>
              <w:spacing w:after="0"/>
              <w:ind w:firstLine="0"/>
            </w:pPr>
            <w:r>
              <w:rPr>
                <w:sz w:val="13"/>
              </w:rPr>
              <w:t>30,0</w:t>
            </w:r>
          </w:p>
        </w:tc>
        <w:tc>
          <w:tcPr>
            <w:tcW w:w="655" w:type="dxa"/>
          </w:tcPr>
          <w:p w14:paraId="27C95ED1" w14:textId="77777777" w:rsidR="006D1256" w:rsidRDefault="00000000">
            <w:pPr>
              <w:spacing w:after="0"/>
              <w:ind w:firstLine="0"/>
            </w:pPr>
            <w:r>
              <w:rPr>
                <w:sz w:val="13"/>
              </w:rPr>
              <w:t>0,550</w:t>
            </w:r>
          </w:p>
        </w:tc>
        <w:tc>
          <w:tcPr>
            <w:tcW w:w="655" w:type="dxa"/>
          </w:tcPr>
          <w:p w14:paraId="73474AF2" w14:textId="77777777" w:rsidR="006D1256" w:rsidRDefault="00000000">
            <w:pPr>
              <w:spacing w:after="0"/>
              <w:ind w:firstLine="0"/>
            </w:pPr>
            <w:r>
              <w:rPr>
                <w:sz w:val="13"/>
              </w:rPr>
              <w:t>1000</w:t>
            </w:r>
          </w:p>
        </w:tc>
        <w:tc>
          <w:tcPr>
            <w:tcW w:w="655" w:type="dxa"/>
          </w:tcPr>
          <w:p w14:paraId="111309A6" w14:textId="77777777" w:rsidR="006D1256" w:rsidRDefault="00000000">
            <w:pPr>
              <w:spacing w:after="0"/>
              <w:ind w:firstLine="0"/>
            </w:pPr>
            <w:r>
              <w:rPr>
                <w:sz w:val="13"/>
              </w:rPr>
              <w:t>80,6</w:t>
            </w:r>
          </w:p>
        </w:tc>
        <w:tc>
          <w:tcPr>
            <w:tcW w:w="655" w:type="dxa"/>
          </w:tcPr>
          <w:p w14:paraId="2265CFCB" w14:textId="77777777" w:rsidR="006D1256" w:rsidRDefault="00000000">
            <w:pPr>
              <w:spacing w:after="0"/>
              <w:ind w:firstLine="0"/>
            </w:pPr>
            <w:r>
              <w:rPr>
                <w:sz w:val="13"/>
              </w:rPr>
              <w:t>84,1</w:t>
            </w:r>
          </w:p>
        </w:tc>
        <w:tc>
          <w:tcPr>
            <w:tcW w:w="655" w:type="dxa"/>
          </w:tcPr>
          <w:p w14:paraId="36E151D9" w14:textId="77777777" w:rsidR="006D1256" w:rsidRDefault="00000000">
            <w:pPr>
              <w:spacing w:after="0"/>
              <w:ind w:firstLine="0"/>
            </w:pPr>
            <w:r>
              <w:rPr>
                <w:sz w:val="13"/>
              </w:rPr>
              <w:t>256,3</w:t>
            </w:r>
          </w:p>
        </w:tc>
        <w:tc>
          <w:tcPr>
            <w:tcW w:w="655" w:type="dxa"/>
          </w:tcPr>
          <w:p w14:paraId="7D0DC706" w14:textId="77777777" w:rsidR="006D1256" w:rsidRDefault="00000000">
            <w:pPr>
              <w:spacing w:after="0"/>
              <w:ind w:firstLine="0"/>
            </w:pPr>
            <w:r>
              <w:rPr>
                <w:sz w:val="13"/>
              </w:rPr>
              <w:t>31,8</w:t>
            </w:r>
          </w:p>
        </w:tc>
        <w:tc>
          <w:tcPr>
            <w:tcW w:w="655" w:type="dxa"/>
          </w:tcPr>
          <w:p w14:paraId="14991F2D" w14:textId="77777777" w:rsidR="006D1256" w:rsidRDefault="00000000">
            <w:pPr>
              <w:spacing w:after="0"/>
              <w:ind w:firstLine="0"/>
            </w:pPr>
            <w:r>
              <w:rPr>
                <w:sz w:val="13"/>
              </w:rPr>
              <w:t>0,506</w:t>
            </w:r>
          </w:p>
        </w:tc>
        <w:tc>
          <w:tcPr>
            <w:tcW w:w="655" w:type="dxa"/>
          </w:tcPr>
          <w:p w14:paraId="514DCDB3" w14:textId="77777777" w:rsidR="006D1256" w:rsidRDefault="00000000">
            <w:pPr>
              <w:spacing w:after="0"/>
              <w:ind w:firstLine="0"/>
            </w:pPr>
            <w:r>
              <w:rPr>
                <w:sz w:val="13"/>
              </w:rPr>
              <w:t>42975</w:t>
            </w:r>
          </w:p>
        </w:tc>
        <w:tc>
          <w:tcPr>
            <w:tcW w:w="655" w:type="dxa"/>
          </w:tcPr>
          <w:p w14:paraId="30D92964" w14:textId="77777777" w:rsidR="006D1256" w:rsidRDefault="00000000">
            <w:pPr>
              <w:spacing w:after="0"/>
              <w:ind w:firstLine="0"/>
            </w:pPr>
            <w:r>
              <w:rPr>
                <w:sz w:val="13"/>
              </w:rPr>
              <w:t>80,4</w:t>
            </w:r>
          </w:p>
        </w:tc>
        <w:tc>
          <w:tcPr>
            <w:tcW w:w="655" w:type="dxa"/>
          </w:tcPr>
          <w:p w14:paraId="1615A13F" w14:textId="77777777" w:rsidR="006D1256" w:rsidRDefault="00000000">
            <w:pPr>
              <w:spacing w:after="0"/>
              <w:ind w:firstLine="0"/>
            </w:pPr>
            <w:r>
              <w:rPr>
                <w:sz w:val="13"/>
              </w:rPr>
              <w:t>66,0</w:t>
            </w:r>
          </w:p>
        </w:tc>
        <w:tc>
          <w:tcPr>
            <w:tcW w:w="655" w:type="dxa"/>
          </w:tcPr>
          <w:p w14:paraId="56D79F0A" w14:textId="77777777" w:rsidR="006D1256" w:rsidRDefault="00000000">
            <w:pPr>
              <w:spacing w:after="0"/>
              <w:ind w:firstLine="0"/>
            </w:pPr>
            <w:r>
              <w:rPr>
                <w:sz w:val="13"/>
              </w:rPr>
              <w:t>180,0</w:t>
            </w:r>
          </w:p>
        </w:tc>
        <w:tc>
          <w:tcPr>
            <w:tcW w:w="655" w:type="dxa"/>
          </w:tcPr>
          <w:p w14:paraId="28FD2278" w14:textId="77777777" w:rsidR="006D1256" w:rsidRDefault="00000000">
            <w:pPr>
              <w:spacing w:after="0"/>
              <w:ind w:firstLine="0"/>
            </w:pPr>
            <w:r>
              <w:rPr>
                <w:sz w:val="13"/>
              </w:rPr>
              <w:t>34,1</w:t>
            </w:r>
          </w:p>
        </w:tc>
        <w:tc>
          <w:tcPr>
            <w:tcW w:w="655" w:type="dxa"/>
          </w:tcPr>
          <w:p w14:paraId="12201549" w14:textId="77777777" w:rsidR="006D1256" w:rsidRDefault="00000000">
            <w:pPr>
              <w:spacing w:after="0"/>
              <w:ind w:firstLine="0"/>
            </w:pPr>
            <w:r>
              <w:rPr>
                <w:sz w:val="13"/>
              </w:rPr>
              <w:t>0,332</w:t>
            </w:r>
          </w:p>
        </w:tc>
        <w:tc>
          <w:tcPr>
            <w:tcW w:w="655" w:type="dxa"/>
          </w:tcPr>
          <w:p w14:paraId="73DD5421" w14:textId="77777777" w:rsidR="006D1256" w:rsidRDefault="00000000">
            <w:pPr>
              <w:spacing w:after="0"/>
              <w:ind w:firstLine="0"/>
            </w:pPr>
            <w:r>
              <w:rPr>
                <w:sz w:val="13"/>
              </w:rPr>
              <w:t>11775</w:t>
            </w:r>
          </w:p>
        </w:tc>
      </w:tr>
      <w:tr w:rsidR="006D1256" w14:paraId="15213A1D" w14:textId="77777777">
        <w:trPr>
          <w:jc w:val="center"/>
        </w:trPr>
        <w:tc>
          <w:tcPr>
            <w:tcW w:w="539" w:type="dxa"/>
          </w:tcPr>
          <w:p w14:paraId="23508A01" w14:textId="77777777" w:rsidR="006D1256" w:rsidRDefault="00000000">
            <w:pPr>
              <w:spacing w:after="0"/>
              <w:ind w:firstLine="0"/>
            </w:pPr>
            <w:r>
              <w:rPr>
                <w:sz w:val="13"/>
              </w:rPr>
              <w:t>2009</w:t>
            </w:r>
          </w:p>
        </w:tc>
        <w:tc>
          <w:tcPr>
            <w:tcW w:w="425" w:type="dxa"/>
          </w:tcPr>
          <w:p w14:paraId="63CB158A" w14:textId="77777777" w:rsidR="006D1256" w:rsidRDefault="00000000">
            <w:pPr>
              <w:spacing w:after="0"/>
              <w:ind w:firstLine="0"/>
            </w:pPr>
            <w:r>
              <w:rPr>
                <w:sz w:val="13"/>
              </w:rPr>
              <w:t>11</w:t>
            </w:r>
          </w:p>
        </w:tc>
        <w:tc>
          <w:tcPr>
            <w:tcW w:w="539" w:type="dxa"/>
          </w:tcPr>
          <w:p w14:paraId="01062C6C" w14:textId="77777777" w:rsidR="006D1256" w:rsidRDefault="00000000">
            <w:pPr>
              <w:spacing w:after="0"/>
              <w:ind w:firstLine="0"/>
            </w:pPr>
            <w:r>
              <w:rPr>
                <w:sz w:val="13"/>
              </w:rPr>
              <w:t>1,31</w:t>
            </w:r>
          </w:p>
        </w:tc>
        <w:tc>
          <w:tcPr>
            <w:tcW w:w="709" w:type="dxa"/>
          </w:tcPr>
          <w:p w14:paraId="64E2E42E" w14:textId="77777777" w:rsidR="006D1256" w:rsidRDefault="00000000">
            <w:pPr>
              <w:spacing w:after="0"/>
              <w:ind w:firstLine="0"/>
            </w:pPr>
            <w:r>
              <w:rPr>
                <w:sz w:val="13"/>
              </w:rPr>
              <w:t>El Niño</w:t>
            </w:r>
          </w:p>
        </w:tc>
        <w:tc>
          <w:tcPr>
            <w:tcW w:w="655" w:type="dxa"/>
          </w:tcPr>
          <w:p w14:paraId="6F589459" w14:textId="77777777" w:rsidR="006D1256" w:rsidRDefault="00000000">
            <w:pPr>
              <w:spacing w:after="0"/>
              <w:ind w:firstLine="0"/>
            </w:pPr>
            <w:r>
              <w:rPr>
                <w:sz w:val="13"/>
              </w:rPr>
              <w:t>155,8</w:t>
            </w:r>
          </w:p>
        </w:tc>
        <w:tc>
          <w:tcPr>
            <w:tcW w:w="655" w:type="dxa"/>
          </w:tcPr>
          <w:p w14:paraId="34400541" w14:textId="77777777" w:rsidR="006D1256" w:rsidRDefault="00000000">
            <w:pPr>
              <w:spacing w:after="0"/>
              <w:ind w:firstLine="0"/>
            </w:pPr>
            <w:r>
              <w:rPr>
                <w:sz w:val="13"/>
              </w:rPr>
              <w:t>111,8</w:t>
            </w:r>
          </w:p>
        </w:tc>
        <w:tc>
          <w:tcPr>
            <w:tcW w:w="655" w:type="dxa"/>
          </w:tcPr>
          <w:p w14:paraId="1716703F" w14:textId="77777777" w:rsidR="006D1256" w:rsidRDefault="00000000">
            <w:pPr>
              <w:spacing w:after="0"/>
              <w:ind w:firstLine="0"/>
            </w:pPr>
            <w:r>
              <w:rPr>
                <w:sz w:val="13"/>
              </w:rPr>
              <w:t>36,5</w:t>
            </w:r>
          </w:p>
        </w:tc>
        <w:tc>
          <w:tcPr>
            <w:tcW w:w="655" w:type="dxa"/>
          </w:tcPr>
          <w:p w14:paraId="52DCEE5D" w14:textId="77777777" w:rsidR="006D1256" w:rsidRDefault="00000000">
            <w:pPr>
              <w:spacing w:after="0"/>
              <w:ind w:firstLine="0"/>
            </w:pPr>
            <w:r>
              <w:rPr>
                <w:sz w:val="13"/>
              </w:rPr>
              <w:t>31,5</w:t>
            </w:r>
          </w:p>
        </w:tc>
        <w:tc>
          <w:tcPr>
            <w:tcW w:w="655" w:type="dxa"/>
          </w:tcPr>
          <w:p w14:paraId="00B13896" w14:textId="77777777" w:rsidR="006D1256" w:rsidRDefault="00000000">
            <w:pPr>
              <w:spacing w:after="0"/>
              <w:ind w:firstLine="0"/>
            </w:pPr>
            <w:r>
              <w:rPr>
                <w:sz w:val="13"/>
              </w:rPr>
              <w:t>0,474</w:t>
            </w:r>
          </w:p>
        </w:tc>
        <w:tc>
          <w:tcPr>
            <w:tcW w:w="655" w:type="dxa"/>
          </w:tcPr>
          <w:p w14:paraId="29D47AF5" w14:textId="77777777" w:rsidR="006D1256" w:rsidRDefault="00000000">
            <w:pPr>
              <w:spacing w:after="0"/>
              <w:ind w:firstLine="0"/>
            </w:pPr>
            <w:r>
              <w:rPr>
                <w:sz w:val="13"/>
              </w:rPr>
              <w:t>6925</w:t>
            </w:r>
          </w:p>
        </w:tc>
        <w:tc>
          <w:tcPr>
            <w:tcW w:w="655" w:type="dxa"/>
          </w:tcPr>
          <w:p w14:paraId="577DBFC7" w14:textId="77777777" w:rsidR="006D1256" w:rsidRDefault="00000000">
            <w:pPr>
              <w:spacing w:after="0"/>
              <w:ind w:firstLine="0"/>
            </w:pPr>
            <w:r>
              <w:rPr>
                <w:sz w:val="13"/>
              </w:rPr>
              <w:t>136,1</w:t>
            </w:r>
          </w:p>
        </w:tc>
        <w:tc>
          <w:tcPr>
            <w:tcW w:w="655" w:type="dxa"/>
          </w:tcPr>
          <w:p w14:paraId="0E33122C" w14:textId="77777777" w:rsidR="006D1256" w:rsidRDefault="00000000">
            <w:pPr>
              <w:spacing w:after="0"/>
              <w:ind w:firstLine="0"/>
            </w:pPr>
            <w:r>
              <w:rPr>
                <w:sz w:val="13"/>
              </w:rPr>
              <w:t>106,0</w:t>
            </w:r>
          </w:p>
        </w:tc>
        <w:tc>
          <w:tcPr>
            <w:tcW w:w="655" w:type="dxa"/>
          </w:tcPr>
          <w:p w14:paraId="584CC7BF" w14:textId="77777777" w:rsidR="006D1256" w:rsidRDefault="00000000">
            <w:pPr>
              <w:spacing w:after="0"/>
              <w:ind w:firstLine="0"/>
            </w:pPr>
            <w:r>
              <w:rPr>
                <w:sz w:val="13"/>
              </w:rPr>
              <w:t>104,0</w:t>
            </w:r>
          </w:p>
        </w:tc>
        <w:tc>
          <w:tcPr>
            <w:tcW w:w="655" w:type="dxa"/>
          </w:tcPr>
          <w:p w14:paraId="1497D935" w14:textId="77777777" w:rsidR="006D1256" w:rsidRDefault="00000000">
            <w:pPr>
              <w:spacing w:after="0"/>
              <w:ind w:firstLine="0"/>
            </w:pPr>
            <w:r>
              <w:rPr>
                <w:sz w:val="13"/>
              </w:rPr>
              <w:t>33,5</w:t>
            </w:r>
          </w:p>
        </w:tc>
        <w:tc>
          <w:tcPr>
            <w:tcW w:w="655" w:type="dxa"/>
          </w:tcPr>
          <w:p w14:paraId="20749288" w14:textId="77777777" w:rsidR="006D1256" w:rsidRDefault="00000000">
            <w:pPr>
              <w:spacing w:after="0"/>
              <w:ind w:firstLine="0"/>
            </w:pPr>
            <w:r>
              <w:rPr>
                <w:sz w:val="13"/>
              </w:rPr>
              <w:t>0,466</w:t>
            </w:r>
          </w:p>
        </w:tc>
        <w:tc>
          <w:tcPr>
            <w:tcW w:w="655" w:type="dxa"/>
          </w:tcPr>
          <w:p w14:paraId="332641CD" w14:textId="77777777" w:rsidR="006D1256" w:rsidRDefault="00000000">
            <w:pPr>
              <w:spacing w:after="0"/>
              <w:ind w:firstLine="0"/>
            </w:pPr>
            <w:r>
              <w:rPr>
                <w:sz w:val="13"/>
              </w:rPr>
              <w:t>10475</w:t>
            </w:r>
          </w:p>
        </w:tc>
        <w:tc>
          <w:tcPr>
            <w:tcW w:w="655" w:type="dxa"/>
          </w:tcPr>
          <w:p w14:paraId="5DB71982" w14:textId="77777777" w:rsidR="006D1256" w:rsidRDefault="00000000">
            <w:pPr>
              <w:spacing w:after="0"/>
              <w:ind w:firstLine="0"/>
            </w:pPr>
            <w:r>
              <w:rPr>
                <w:sz w:val="13"/>
              </w:rPr>
              <w:t>106,7</w:t>
            </w:r>
          </w:p>
        </w:tc>
        <w:tc>
          <w:tcPr>
            <w:tcW w:w="655" w:type="dxa"/>
          </w:tcPr>
          <w:p w14:paraId="545A675E" w14:textId="77777777" w:rsidR="006D1256" w:rsidRDefault="00000000">
            <w:pPr>
              <w:spacing w:after="0"/>
              <w:ind w:firstLine="0"/>
            </w:pPr>
            <w:r>
              <w:rPr>
                <w:sz w:val="13"/>
              </w:rPr>
              <w:t>80,2</w:t>
            </w:r>
          </w:p>
        </w:tc>
        <w:tc>
          <w:tcPr>
            <w:tcW w:w="655" w:type="dxa"/>
          </w:tcPr>
          <w:p w14:paraId="2B3C6481" w14:textId="77777777" w:rsidR="006D1256" w:rsidRDefault="00000000">
            <w:pPr>
              <w:spacing w:after="0"/>
              <w:ind w:firstLine="0"/>
            </w:pPr>
            <w:r>
              <w:rPr>
                <w:sz w:val="13"/>
              </w:rPr>
              <w:t>20,5</w:t>
            </w:r>
          </w:p>
        </w:tc>
        <w:tc>
          <w:tcPr>
            <w:tcW w:w="655" w:type="dxa"/>
          </w:tcPr>
          <w:p w14:paraId="46E87D28" w14:textId="77777777" w:rsidR="006D1256" w:rsidRDefault="00000000">
            <w:pPr>
              <w:spacing w:after="0"/>
              <w:ind w:firstLine="0"/>
            </w:pPr>
            <w:r>
              <w:rPr>
                <w:sz w:val="13"/>
              </w:rPr>
              <w:t>34,5</w:t>
            </w:r>
          </w:p>
        </w:tc>
        <w:tc>
          <w:tcPr>
            <w:tcW w:w="655" w:type="dxa"/>
          </w:tcPr>
          <w:p w14:paraId="60164EA2" w14:textId="77777777" w:rsidR="006D1256" w:rsidRDefault="00000000">
            <w:pPr>
              <w:spacing w:after="0"/>
              <w:ind w:firstLine="0"/>
            </w:pPr>
            <w:r>
              <w:rPr>
                <w:sz w:val="13"/>
              </w:rPr>
              <w:t>0,331</w:t>
            </w:r>
          </w:p>
        </w:tc>
        <w:tc>
          <w:tcPr>
            <w:tcW w:w="655" w:type="dxa"/>
          </w:tcPr>
          <w:p w14:paraId="52D3744B" w14:textId="77777777" w:rsidR="006D1256" w:rsidRDefault="00000000">
            <w:pPr>
              <w:spacing w:after="0"/>
              <w:ind w:firstLine="0"/>
            </w:pPr>
            <w:r>
              <w:rPr>
                <w:sz w:val="13"/>
              </w:rPr>
              <w:t>5975</w:t>
            </w:r>
          </w:p>
        </w:tc>
      </w:tr>
      <w:tr w:rsidR="006D1256" w14:paraId="2DACCC73" w14:textId="77777777">
        <w:trPr>
          <w:jc w:val="center"/>
        </w:trPr>
        <w:tc>
          <w:tcPr>
            <w:tcW w:w="539" w:type="dxa"/>
          </w:tcPr>
          <w:p w14:paraId="36BF2E59" w14:textId="77777777" w:rsidR="006D1256" w:rsidRDefault="00000000">
            <w:pPr>
              <w:spacing w:after="0"/>
              <w:ind w:firstLine="0"/>
            </w:pPr>
            <w:r>
              <w:rPr>
                <w:sz w:val="13"/>
              </w:rPr>
              <w:t>2009</w:t>
            </w:r>
          </w:p>
        </w:tc>
        <w:tc>
          <w:tcPr>
            <w:tcW w:w="425" w:type="dxa"/>
          </w:tcPr>
          <w:p w14:paraId="5F61CE91" w14:textId="77777777" w:rsidR="006D1256" w:rsidRDefault="00000000">
            <w:pPr>
              <w:spacing w:after="0"/>
              <w:ind w:firstLine="0"/>
            </w:pPr>
            <w:r>
              <w:rPr>
                <w:sz w:val="13"/>
              </w:rPr>
              <w:t>12</w:t>
            </w:r>
          </w:p>
        </w:tc>
        <w:tc>
          <w:tcPr>
            <w:tcW w:w="539" w:type="dxa"/>
          </w:tcPr>
          <w:p w14:paraId="463E8065" w14:textId="77777777" w:rsidR="006D1256" w:rsidRDefault="00000000">
            <w:pPr>
              <w:spacing w:after="0"/>
              <w:ind w:firstLine="0"/>
            </w:pPr>
            <w:r>
              <w:rPr>
                <w:sz w:val="13"/>
              </w:rPr>
              <w:t>1,50</w:t>
            </w:r>
          </w:p>
        </w:tc>
        <w:tc>
          <w:tcPr>
            <w:tcW w:w="709" w:type="dxa"/>
          </w:tcPr>
          <w:p w14:paraId="66D075DC" w14:textId="77777777" w:rsidR="006D1256" w:rsidRDefault="00000000">
            <w:pPr>
              <w:spacing w:after="0"/>
              <w:ind w:firstLine="0"/>
            </w:pPr>
            <w:r>
              <w:rPr>
                <w:sz w:val="13"/>
              </w:rPr>
              <w:t>El Niño</w:t>
            </w:r>
          </w:p>
        </w:tc>
        <w:tc>
          <w:tcPr>
            <w:tcW w:w="655" w:type="dxa"/>
          </w:tcPr>
          <w:p w14:paraId="66466A96" w14:textId="77777777" w:rsidR="006D1256" w:rsidRDefault="00000000">
            <w:pPr>
              <w:spacing w:after="0"/>
              <w:ind w:firstLine="0"/>
            </w:pPr>
            <w:r>
              <w:rPr>
                <w:sz w:val="13"/>
              </w:rPr>
              <w:t>112,0</w:t>
            </w:r>
          </w:p>
        </w:tc>
        <w:tc>
          <w:tcPr>
            <w:tcW w:w="655" w:type="dxa"/>
          </w:tcPr>
          <w:p w14:paraId="3673EB63" w14:textId="77777777" w:rsidR="006D1256" w:rsidRDefault="00000000">
            <w:pPr>
              <w:spacing w:after="0"/>
              <w:ind w:firstLine="0"/>
            </w:pPr>
            <w:r>
              <w:rPr>
                <w:sz w:val="13"/>
              </w:rPr>
              <w:t>90,1</w:t>
            </w:r>
          </w:p>
        </w:tc>
        <w:tc>
          <w:tcPr>
            <w:tcW w:w="655" w:type="dxa"/>
          </w:tcPr>
          <w:p w14:paraId="181A0837" w14:textId="77777777" w:rsidR="006D1256" w:rsidRDefault="00000000">
            <w:pPr>
              <w:spacing w:after="0"/>
              <w:ind w:firstLine="0"/>
            </w:pPr>
            <w:r>
              <w:rPr>
                <w:sz w:val="13"/>
              </w:rPr>
              <w:t>42,8</w:t>
            </w:r>
          </w:p>
        </w:tc>
        <w:tc>
          <w:tcPr>
            <w:tcW w:w="655" w:type="dxa"/>
          </w:tcPr>
          <w:p w14:paraId="39B9D1E4" w14:textId="77777777" w:rsidR="006D1256" w:rsidRDefault="00000000">
            <w:pPr>
              <w:spacing w:after="0"/>
              <w:ind w:firstLine="0"/>
            </w:pPr>
            <w:r>
              <w:rPr>
                <w:sz w:val="13"/>
              </w:rPr>
              <w:t>32,5</w:t>
            </w:r>
          </w:p>
        </w:tc>
        <w:tc>
          <w:tcPr>
            <w:tcW w:w="655" w:type="dxa"/>
          </w:tcPr>
          <w:p w14:paraId="28B5DC3D" w14:textId="77777777" w:rsidR="006D1256" w:rsidRDefault="00000000">
            <w:pPr>
              <w:spacing w:after="0"/>
              <w:ind w:firstLine="0"/>
            </w:pPr>
            <w:r>
              <w:rPr>
                <w:sz w:val="13"/>
              </w:rPr>
              <w:t>0,450</w:t>
            </w:r>
          </w:p>
        </w:tc>
        <w:tc>
          <w:tcPr>
            <w:tcW w:w="655" w:type="dxa"/>
          </w:tcPr>
          <w:p w14:paraId="63CEE3C7" w14:textId="77777777" w:rsidR="006D1256" w:rsidRDefault="00000000">
            <w:pPr>
              <w:spacing w:after="0"/>
              <w:ind w:firstLine="0"/>
            </w:pPr>
            <w:r>
              <w:rPr>
                <w:sz w:val="13"/>
              </w:rPr>
              <w:t>8100</w:t>
            </w:r>
          </w:p>
        </w:tc>
        <w:tc>
          <w:tcPr>
            <w:tcW w:w="655" w:type="dxa"/>
          </w:tcPr>
          <w:p w14:paraId="13053E69" w14:textId="77777777" w:rsidR="006D1256" w:rsidRDefault="00000000">
            <w:pPr>
              <w:spacing w:after="0"/>
              <w:ind w:firstLine="0"/>
            </w:pPr>
            <w:r>
              <w:rPr>
                <w:sz w:val="13"/>
              </w:rPr>
              <w:t>116,4</w:t>
            </w:r>
          </w:p>
        </w:tc>
        <w:tc>
          <w:tcPr>
            <w:tcW w:w="655" w:type="dxa"/>
          </w:tcPr>
          <w:p w14:paraId="4B37F1F3" w14:textId="77777777" w:rsidR="006D1256" w:rsidRDefault="00000000">
            <w:pPr>
              <w:spacing w:after="0"/>
              <w:ind w:firstLine="0"/>
            </w:pPr>
            <w:r>
              <w:rPr>
                <w:sz w:val="13"/>
              </w:rPr>
              <w:t>98,9</w:t>
            </w:r>
          </w:p>
        </w:tc>
        <w:tc>
          <w:tcPr>
            <w:tcW w:w="655" w:type="dxa"/>
          </w:tcPr>
          <w:p w14:paraId="3C49CCC5" w14:textId="77777777" w:rsidR="006D1256" w:rsidRDefault="00000000">
            <w:pPr>
              <w:spacing w:after="0"/>
              <w:ind w:firstLine="0"/>
            </w:pPr>
            <w:r>
              <w:rPr>
                <w:sz w:val="13"/>
              </w:rPr>
              <w:t>224,3</w:t>
            </w:r>
          </w:p>
        </w:tc>
        <w:tc>
          <w:tcPr>
            <w:tcW w:w="655" w:type="dxa"/>
          </w:tcPr>
          <w:p w14:paraId="76418511" w14:textId="77777777" w:rsidR="006D1256" w:rsidRDefault="00000000">
            <w:pPr>
              <w:spacing w:after="0"/>
              <w:ind w:firstLine="0"/>
            </w:pPr>
            <w:r>
              <w:rPr>
                <w:sz w:val="13"/>
              </w:rPr>
              <w:t>31,4</w:t>
            </w:r>
          </w:p>
        </w:tc>
        <w:tc>
          <w:tcPr>
            <w:tcW w:w="655" w:type="dxa"/>
          </w:tcPr>
          <w:p w14:paraId="4A9AE5C5" w14:textId="77777777" w:rsidR="006D1256" w:rsidRDefault="00000000">
            <w:pPr>
              <w:spacing w:after="0"/>
              <w:ind w:firstLine="0"/>
            </w:pPr>
            <w:r>
              <w:rPr>
                <w:sz w:val="13"/>
              </w:rPr>
              <w:t>0,549</w:t>
            </w:r>
          </w:p>
        </w:tc>
        <w:tc>
          <w:tcPr>
            <w:tcW w:w="655" w:type="dxa"/>
          </w:tcPr>
          <w:p w14:paraId="336D9580" w14:textId="77777777" w:rsidR="006D1256" w:rsidRDefault="00000000">
            <w:pPr>
              <w:spacing w:after="0"/>
              <w:ind w:firstLine="0"/>
            </w:pPr>
            <w:r>
              <w:rPr>
                <w:sz w:val="13"/>
              </w:rPr>
              <w:t>8050</w:t>
            </w:r>
          </w:p>
        </w:tc>
        <w:tc>
          <w:tcPr>
            <w:tcW w:w="655" w:type="dxa"/>
          </w:tcPr>
          <w:p w14:paraId="0E0D2EAA" w14:textId="77777777" w:rsidR="006D1256" w:rsidRDefault="00000000">
            <w:pPr>
              <w:spacing w:after="0"/>
              <w:ind w:firstLine="0"/>
            </w:pPr>
            <w:r>
              <w:rPr>
                <w:sz w:val="13"/>
              </w:rPr>
              <w:t>80,4</w:t>
            </w:r>
          </w:p>
        </w:tc>
        <w:tc>
          <w:tcPr>
            <w:tcW w:w="655" w:type="dxa"/>
          </w:tcPr>
          <w:p w14:paraId="2AC3D719" w14:textId="77777777" w:rsidR="006D1256" w:rsidRDefault="00000000">
            <w:pPr>
              <w:spacing w:after="0"/>
              <w:ind w:firstLine="0"/>
            </w:pPr>
            <w:r>
              <w:rPr>
                <w:sz w:val="13"/>
              </w:rPr>
              <w:t>70,0</w:t>
            </w:r>
          </w:p>
        </w:tc>
        <w:tc>
          <w:tcPr>
            <w:tcW w:w="655" w:type="dxa"/>
          </w:tcPr>
          <w:p w14:paraId="361F9B6C" w14:textId="77777777" w:rsidR="006D1256" w:rsidRDefault="00000000">
            <w:pPr>
              <w:spacing w:after="0"/>
              <w:ind w:firstLine="0"/>
            </w:pPr>
            <w:r>
              <w:rPr>
                <w:sz w:val="13"/>
              </w:rPr>
              <w:t>89,6</w:t>
            </w:r>
          </w:p>
        </w:tc>
        <w:tc>
          <w:tcPr>
            <w:tcW w:w="655" w:type="dxa"/>
          </w:tcPr>
          <w:p w14:paraId="759A40B1" w14:textId="77777777" w:rsidR="006D1256" w:rsidRDefault="00000000">
            <w:pPr>
              <w:spacing w:after="0"/>
              <w:ind w:firstLine="0"/>
            </w:pPr>
            <w:r>
              <w:rPr>
                <w:sz w:val="13"/>
              </w:rPr>
              <w:t>34,1</w:t>
            </w:r>
          </w:p>
        </w:tc>
        <w:tc>
          <w:tcPr>
            <w:tcW w:w="655" w:type="dxa"/>
          </w:tcPr>
          <w:p w14:paraId="39B0CAED" w14:textId="77777777" w:rsidR="006D1256" w:rsidRDefault="00000000">
            <w:pPr>
              <w:spacing w:after="0"/>
              <w:ind w:firstLine="0"/>
            </w:pPr>
            <w:r>
              <w:rPr>
                <w:sz w:val="13"/>
              </w:rPr>
              <w:t>0,354</w:t>
            </w:r>
          </w:p>
        </w:tc>
        <w:tc>
          <w:tcPr>
            <w:tcW w:w="655" w:type="dxa"/>
          </w:tcPr>
          <w:p w14:paraId="4E65AD0E" w14:textId="77777777" w:rsidR="006D1256" w:rsidRDefault="00000000">
            <w:pPr>
              <w:spacing w:after="0"/>
              <w:ind w:firstLine="0"/>
            </w:pPr>
            <w:r>
              <w:rPr>
                <w:sz w:val="13"/>
              </w:rPr>
              <w:t>425</w:t>
            </w:r>
          </w:p>
        </w:tc>
      </w:tr>
      <w:tr w:rsidR="006D1256" w14:paraId="33D7E609" w14:textId="77777777">
        <w:trPr>
          <w:jc w:val="center"/>
        </w:trPr>
        <w:tc>
          <w:tcPr>
            <w:tcW w:w="539" w:type="dxa"/>
          </w:tcPr>
          <w:p w14:paraId="592C33DD" w14:textId="77777777" w:rsidR="006D1256" w:rsidRDefault="00000000">
            <w:pPr>
              <w:spacing w:after="0"/>
              <w:ind w:firstLine="0"/>
            </w:pPr>
            <w:r>
              <w:rPr>
                <w:sz w:val="13"/>
              </w:rPr>
              <w:t>2010</w:t>
            </w:r>
          </w:p>
        </w:tc>
        <w:tc>
          <w:tcPr>
            <w:tcW w:w="425" w:type="dxa"/>
          </w:tcPr>
          <w:p w14:paraId="0FCE8832" w14:textId="77777777" w:rsidR="006D1256" w:rsidRDefault="00000000">
            <w:pPr>
              <w:spacing w:after="0"/>
              <w:ind w:firstLine="0"/>
            </w:pPr>
            <w:r>
              <w:rPr>
                <w:sz w:val="13"/>
              </w:rPr>
              <w:t>1</w:t>
            </w:r>
          </w:p>
        </w:tc>
        <w:tc>
          <w:tcPr>
            <w:tcW w:w="539" w:type="dxa"/>
          </w:tcPr>
          <w:p w14:paraId="014B90A7" w14:textId="77777777" w:rsidR="006D1256" w:rsidRDefault="00000000">
            <w:pPr>
              <w:spacing w:after="0"/>
              <w:ind w:firstLine="0"/>
            </w:pPr>
            <w:r>
              <w:rPr>
                <w:sz w:val="13"/>
              </w:rPr>
              <w:t>1,47</w:t>
            </w:r>
          </w:p>
        </w:tc>
        <w:tc>
          <w:tcPr>
            <w:tcW w:w="709" w:type="dxa"/>
          </w:tcPr>
          <w:p w14:paraId="4AF909C5" w14:textId="77777777" w:rsidR="006D1256" w:rsidRDefault="00000000">
            <w:pPr>
              <w:spacing w:after="0"/>
              <w:ind w:firstLine="0"/>
            </w:pPr>
            <w:r>
              <w:rPr>
                <w:sz w:val="13"/>
              </w:rPr>
              <w:t>El Niño</w:t>
            </w:r>
          </w:p>
        </w:tc>
        <w:tc>
          <w:tcPr>
            <w:tcW w:w="655" w:type="dxa"/>
          </w:tcPr>
          <w:p w14:paraId="4EF89FC3" w14:textId="77777777" w:rsidR="006D1256" w:rsidRDefault="00000000">
            <w:pPr>
              <w:spacing w:after="0"/>
              <w:ind w:firstLine="0"/>
            </w:pPr>
            <w:r>
              <w:rPr>
                <w:sz w:val="13"/>
              </w:rPr>
              <w:t>120,3</w:t>
            </w:r>
          </w:p>
        </w:tc>
        <w:tc>
          <w:tcPr>
            <w:tcW w:w="655" w:type="dxa"/>
          </w:tcPr>
          <w:p w14:paraId="3315CEF0" w14:textId="77777777" w:rsidR="006D1256" w:rsidRDefault="00000000">
            <w:pPr>
              <w:spacing w:after="0"/>
              <w:ind w:firstLine="0"/>
            </w:pPr>
            <w:r>
              <w:rPr>
                <w:sz w:val="13"/>
              </w:rPr>
              <w:t>91,3</w:t>
            </w:r>
          </w:p>
        </w:tc>
        <w:tc>
          <w:tcPr>
            <w:tcW w:w="655" w:type="dxa"/>
          </w:tcPr>
          <w:p w14:paraId="66B09185" w14:textId="77777777" w:rsidR="006D1256" w:rsidRDefault="00000000">
            <w:pPr>
              <w:spacing w:after="0"/>
              <w:ind w:firstLine="0"/>
            </w:pPr>
            <w:r>
              <w:rPr>
                <w:sz w:val="13"/>
              </w:rPr>
              <w:t>45,9</w:t>
            </w:r>
          </w:p>
        </w:tc>
        <w:tc>
          <w:tcPr>
            <w:tcW w:w="655" w:type="dxa"/>
          </w:tcPr>
          <w:p w14:paraId="1ECB8E55" w14:textId="77777777" w:rsidR="006D1256" w:rsidRDefault="00000000">
            <w:pPr>
              <w:spacing w:after="0"/>
              <w:ind w:firstLine="0"/>
            </w:pPr>
            <w:r>
              <w:rPr>
                <w:sz w:val="13"/>
              </w:rPr>
              <w:t>31,8</w:t>
            </w:r>
          </w:p>
        </w:tc>
        <w:tc>
          <w:tcPr>
            <w:tcW w:w="655" w:type="dxa"/>
          </w:tcPr>
          <w:p w14:paraId="022025C1" w14:textId="77777777" w:rsidR="006D1256" w:rsidRDefault="00000000">
            <w:pPr>
              <w:spacing w:after="0"/>
              <w:ind w:firstLine="0"/>
            </w:pPr>
            <w:r>
              <w:rPr>
                <w:sz w:val="13"/>
              </w:rPr>
              <w:t>0,444</w:t>
            </w:r>
          </w:p>
        </w:tc>
        <w:tc>
          <w:tcPr>
            <w:tcW w:w="655" w:type="dxa"/>
          </w:tcPr>
          <w:p w14:paraId="26550C8B" w14:textId="77777777" w:rsidR="006D1256" w:rsidRDefault="00000000">
            <w:pPr>
              <w:spacing w:after="0"/>
              <w:ind w:firstLine="0"/>
            </w:pPr>
            <w:r>
              <w:rPr>
                <w:sz w:val="13"/>
              </w:rPr>
              <w:t>11050</w:t>
            </w:r>
          </w:p>
        </w:tc>
        <w:tc>
          <w:tcPr>
            <w:tcW w:w="655" w:type="dxa"/>
          </w:tcPr>
          <w:p w14:paraId="27CF0984" w14:textId="77777777" w:rsidR="006D1256" w:rsidRDefault="00000000">
            <w:pPr>
              <w:spacing w:after="0"/>
              <w:ind w:firstLine="0"/>
            </w:pPr>
            <w:r>
              <w:rPr>
                <w:sz w:val="13"/>
              </w:rPr>
              <w:t>140,5</w:t>
            </w:r>
          </w:p>
        </w:tc>
        <w:tc>
          <w:tcPr>
            <w:tcW w:w="655" w:type="dxa"/>
          </w:tcPr>
          <w:p w14:paraId="4CACCF57" w14:textId="77777777" w:rsidR="006D1256" w:rsidRDefault="00000000">
            <w:pPr>
              <w:spacing w:after="0"/>
              <w:ind w:firstLine="0"/>
            </w:pPr>
            <w:r>
              <w:rPr>
                <w:sz w:val="13"/>
              </w:rPr>
              <w:t>113,3</w:t>
            </w:r>
          </w:p>
        </w:tc>
        <w:tc>
          <w:tcPr>
            <w:tcW w:w="655" w:type="dxa"/>
          </w:tcPr>
          <w:p w14:paraId="1C9B13E6" w14:textId="77777777" w:rsidR="006D1256" w:rsidRDefault="00000000">
            <w:pPr>
              <w:spacing w:after="0"/>
              <w:ind w:firstLine="0"/>
            </w:pPr>
            <w:r>
              <w:rPr>
                <w:sz w:val="13"/>
              </w:rPr>
              <w:t>93,5</w:t>
            </w:r>
          </w:p>
        </w:tc>
        <w:tc>
          <w:tcPr>
            <w:tcW w:w="655" w:type="dxa"/>
          </w:tcPr>
          <w:p w14:paraId="0457297D" w14:textId="77777777" w:rsidR="006D1256" w:rsidRDefault="00000000">
            <w:pPr>
              <w:spacing w:after="0"/>
              <w:ind w:firstLine="0"/>
            </w:pPr>
            <w:r>
              <w:rPr>
                <w:sz w:val="13"/>
              </w:rPr>
              <w:t>29,9</w:t>
            </w:r>
          </w:p>
        </w:tc>
        <w:tc>
          <w:tcPr>
            <w:tcW w:w="655" w:type="dxa"/>
          </w:tcPr>
          <w:p w14:paraId="1EDF461A" w14:textId="77777777" w:rsidR="006D1256" w:rsidRDefault="00000000">
            <w:pPr>
              <w:spacing w:after="0"/>
              <w:ind w:firstLine="0"/>
            </w:pPr>
            <w:r>
              <w:rPr>
                <w:sz w:val="13"/>
              </w:rPr>
              <w:t>0,586</w:t>
            </w:r>
          </w:p>
        </w:tc>
        <w:tc>
          <w:tcPr>
            <w:tcW w:w="655" w:type="dxa"/>
          </w:tcPr>
          <w:p w14:paraId="769114EE" w14:textId="77777777" w:rsidR="006D1256" w:rsidRDefault="00000000">
            <w:pPr>
              <w:spacing w:after="0"/>
              <w:ind w:firstLine="0"/>
            </w:pPr>
            <w:r>
              <w:rPr>
                <w:sz w:val="13"/>
              </w:rPr>
              <w:t>6025</w:t>
            </w:r>
          </w:p>
        </w:tc>
        <w:tc>
          <w:tcPr>
            <w:tcW w:w="655" w:type="dxa"/>
          </w:tcPr>
          <w:p w14:paraId="36DCE539" w14:textId="77777777" w:rsidR="006D1256" w:rsidRDefault="00000000">
            <w:pPr>
              <w:spacing w:after="0"/>
              <w:ind w:firstLine="0"/>
            </w:pPr>
            <w:r>
              <w:rPr>
                <w:sz w:val="13"/>
              </w:rPr>
              <w:t>108,6</w:t>
            </w:r>
          </w:p>
        </w:tc>
        <w:tc>
          <w:tcPr>
            <w:tcW w:w="655" w:type="dxa"/>
          </w:tcPr>
          <w:p w14:paraId="535291CC" w14:textId="77777777" w:rsidR="006D1256" w:rsidRDefault="00000000">
            <w:pPr>
              <w:spacing w:after="0"/>
              <w:ind w:firstLine="0"/>
            </w:pPr>
            <w:r>
              <w:rPr>
                <w:sz w:val="13"/>
              </w:rPr>
              <w:t>86,7</w:t>
            </w:r>
          </w:p>
        </w:tc>
        <w:tc>
          <w:tcPr>
            <w:tcW w:w="655" w:type="dxa"/>
          </w:tcPr>
          <w:p w14:paraId="21B03400" w14:textId="77777777" w:rsidR="006D1256" w:rsidRDefault="00000000">
            <w:pPr>
              <w:spacing w:after="0"/>
              <w:ind w:firstLine="0"/>
            </w:pPr>
            <w:r>
              <w:rPr>
                <w:sz w:val="13"/>
              </w:rPr>
              <w:t>51,5</w:t>
            </w:r>
          </w:p>
        </w:tc>
        <w:tc>
          <w:tcPr>
            <w:tcW w:w="655" w:type="dxa"/>
          </w:tcPr>
          <w:p w14:paraId="7FC7A542" w14:textId="77777777" w:rsidR="006D1256" w:rsidRDefault="00000000">
            <w:pPr>
              <w:spacing w:after="0"/>
              <w:ind w:firstLine="0"/>
            </w:pPr>
            <w:r>
              <w:rPr>
                <w:sz w:val="13"/>
              </w:rPr>
              <w:t>31,4</w:t>
            </w:r>
          </w:p>
        </w:tc>
        <w:tc>
          <w:tcPr>
            <w:tcW w:w="655" w:type="dxa"/>
          </w:tcPr>
          <w:p w14:paraId="291BDD33" w14:textId="77777777" w:rsidR="006D1256" w:rsidRDefault="00000000">
            <w:pPr>
              <w:spacing w:after="0"/>
              <w:ind w:firstLine="0"/>
            </w:pPr>
            <w:r>
              <w:rPr>
                <w:sz w:val="13"/>
              </w:rPr>
              <w:t>0,439</w:t>
            </w:r>
          </w:p>
        </w:tc>
        <w:tc>
          <w:tcPr>
            <w:tcW w:w="655" w:type="dxa"/>
          </w:tcPr>
          <w:p w14:paraId="2D01A9B2" w14:textId="77777777" w:rsidR="006D1256" w:rsidRDefault="00000000">
            <w:pPr>
              <w:spacing w:after="0"/>
              <w:ind w:firstLine="0"/>
            </w:pPr>
            <w:r>
              <w:rPr>
                <w:sz w:val="13"/>
              </w:rPr>
              <w:t>1200</w:t>
            </w:r>
          </w:p>
        </w:tc>
      </w:tr>
      <w:tr w:rsidR="006D1256" w14:paraId="4BE832A1" w14:textId="77777777">
        <w:trPr>
          <w:jc w:val="center"/>
        </w:trPr>
        <w:tc>
          <w:tcPr>
            <w:tcW w:w="539" w:type="dxa"/>
          </w:tcPr>
          <w:p w14:paraId="7CA0AEF9" w14:textId="77777777" w:rsidR="006D1256" w:rsidRDefault="00000000">
            <w:pPr>
              <w:spacing w:after="0"/>
              <w:ind w:firstLine="0"/>
            </w:pPr>
            <w:r>
              <w:rPr>
                <w:sz w:val="13"/>
              </w:rPr>
              <w:t>2010</w:t>
            </w:r>
          </w:p>
        </w:tc>
        <w:tc>
          <w:tcPr>
            <w:tcW w:w="425" w:type="dxa"/>
          </w:tcPr>
          <w:p w14:paraId="3B658024" w14:textId="77777777" w:rsidR="006D1256" w:rsidRDefault="00000000">
            <w:pPr>
              <w:spacing w:after="0"/>
              <w:ind w:firstLine="0"/>
            </w:pPr>
            <w:r>
              <w:rPr>
                <w:sz w:val="13"/>
              </w:rPr>
              <w:t>2</w:t>
            </w:r>
          </w:p>
        </w:tc>
        <w:tc>
          <w:tcPr>
            <w:tcW w:w="539" w:type="dxa"/>
          </w:tcPr>
          <w:p w14:paraId="3FF1BE51" w14:textId="77777777" w:rsidR="006D1256" w:rsidRDefault="00000000">
            <w:pPr>
              <w:spacing w:after="0"/>
              <w:ind w:firstLine="0"/>
            </w:pPr>
            <w:r>
              <w:rPr>
                <w:sz w:val="13"/>
              </w:rPr>
              <w:t>1,21</w:t>
            </w:r>
          </w:p>
        </w:tc>
        <w:tc>
          <w:tcPr>
            <w:tcW w:w="709" w:type="dxa"/>
          </w:tcPr>
          <w:p w14:paraId="381F1014" w14:textId="77777777" w:rsidR="006D1256" w:rsidRDefault="00000000">
            <w:pPr>
              <w:spacing w:after="0"/>
              <w:ind w:firstLine="0"/>
            </w:pPr>
            <w:r>
              <w:rPr>
                <w:sz w:val="13"/>
              </w:rPr>
              <w:t>El Niño</w:t>
            </w:r>
          </w:p>
        </w:tc>
        <w:tc>
          <w:tcPr>
            <w:tcW w:w="655" w:type="dxa"/>
          </w:tcPr>
          <w:p w14:paraId="1AB8A343" w14:textId="77777777" w:rsidR="006D1256" w:rsidRDefault="00000000">
            <w:pPr>
              <w:spacing w:after="0"/>
              <w:ind w:firstLine="0"/>
            </w:pPr>
            <w:r>
              <w:rPr>
                <w:sz w:val="13"/>
              </w:rPr>
              <w:t>115,5</w:t>
            </w:r>
          </w:p>
        </w:tc>
        <w:tc>
          <w:tcPr>
            <w:tcW w:w="655" w:type="dxa"/>
          </w:tcPr>
          <w:p w14:paraId="385C0C92" w14:textId="77777777" w:rsidR="006D1256" w:rsidRDefault="00000000">
            <w:pPr>
              <w:spacing w:after="0"/>
              <w:ind w:firstLine="0"/>
            </w:pPr>
            <w:r>
              <w:rPr>
                <w:sz w:val="13"/>
              </w:rPr>
              <w:t>92,7</w:t>
            </w:r>
          </w:p>
        </w:tc>
        <w:tc>
          <w:tcPr>
            <w:tcW w:w="655" w:type="dxa"/>
          </w:tcPr>
          <w:p w14:paraId="3E5AFE9A" w14:textId="77777777" w:rsidR="006D1256" w:rsidRDefault="00000000">
            <w:pPr>
              <w:spacing w:after="0"/>
              <w:ind w:firstLine="0"/>
            </w:pPr>
            <w:r>
              <w:rPr>
                <w:sz w:val="13"/>
              </w:rPr>
              <w:t>60,9</w:t>
            </w:r>
          </w:p>
        </w:tc>
        <w:tc>
          <w:tcPr>
            <w:tcW w:w="655" w:type="dxa"/>
          </w:tcPr>
          <w:p w14:paraId="43E63150" w14:textId="77777777" w:rsidR="006D1256" w:rsidRDefault="00000000">
            <w:pPr>
              <w:spacing w:after="0"/>
              <w:ind w:firstLine="0"/>
            </w:pPr>
            <w:r>
              <w:rPr>
                <w:sz w:val="13"/>
              </w:rPr>
              <w:t>31,8</w:t>
            </w:r>
          </w:p>
        </w:tc>
        <w:tc>
          <w:tcPr>
            <w:tcW w:w="655" w:type="dxa"/>
          </w:tcPr>
          <w:p w14:paraId="70FE9BF5" w14:textId="77777777" w:rsidR="006D1256" w:rsidRDefault="00000000">
            <w:pPr>
              <w:spacing w:after="0"/>
              <w:ind w:firstLine="0"/>
            </w:pPr>
            <w:r>
              <w:rPr>
                <w:sz w:val="13"/>
              </w:rPr>
              <w:t>0,425</w:t>
            </w:r>
          </w:p>
        </w:tc>
        <w:tc>
          <w:tcPr>
            <w:tcW w:w="655" w:type="dxa"/>
          </w:tcPr>
          <w:p w14:paraId="72B1F44C" w14:textId="77777777" w:rsidR="006D1256" w:rsidRDefault="00000000">
            <w:pPr>
              <w:spacing w:after="0"/>
              <w:ind w:firstLine="0"/>
            </w:pPr>
            <w:r>
              <w:rPr>
                <w:sz w:val="13"/>
              </w:rPr>
              <w:t>6000</w:t>
            </w:r>
          </w:p>
        </w:tc>
        <w:tc>
          <w:tcPr>
            <w:tcW w:w="655" w:type="dxa"/>
          </w:tcPr>
          <w:p w14:paraId="2FF5EFD6" w14:textId="77777777" w:rsidR="006D1256" w:rsidRDefault="00000000">
            <w:pPr>
              <w:spacing w:after="0"/>
              <w:ind w:firstLine="0"/>
            </w:pPr>
            <w:r>
              <w:rPr>
                <w:sz w:val="13"/>
              </w:rPr>
              <w:t>143,5</w:t>
            </w:r>
          </w:p>
        </w:tc>
        <w:tc>
          <w:tcPr>
            <w:tcW w:w="655" w:type="dxa"/>
          </w:tcPr>
          <w:p w14:paraId="08FEB1B2" w14:textId="77777777" w:rsidR="006D1256" w:rsidRDefault="00000000">
            <w:pPr>
              <w:spacing w:after="0"/>
              <w:ind w:firstLine="0"/>
            </w:pPr>
            <w:r>
              <w:rPr>
                <w:sz w:val="13"/>
              </w:rPr>
              <w:t>116,8</w:t>
            </w:r>
          </w:p>
        </w:tc>
        <w:tc>
          <w:tcPr>
            <w:tcW w:w="655" w:type="dxa"/>
          </w:tcPr>
          <w:p w14:paraId="2DF3C20C" w14:textId="77777777" w:rsidR="006D1256" w:rsidRDefault="00000000">
            <w:pPr>
              <w:spacing w:after="0"/>
              <w:ind w:firstLine="0"/>
            </w:pPr>
            <w:r>
              <w:rPr>
                <w:sz w:val="13"/>
              </w:rPr>
              <w:t>100,6</w:t>
            </w:r>
          </w:p>
        </w:tc>
        <w:tc>
          <w:tcPr>
            <w:tcW w:w="655" w:type="dxa"/>
          </w:tcPr>
          <w:p w14:paraId="7B680BAA" w14:textId="77777777" w:rsidR="006D1256" w:rsidRDefault="00000000">
            <w:pPr>
              <w:spacing w:after="0"/>
              <w:ind w:firstLine="0"/>
            </w:pPr>
            <w:r>
              <w:rPr>
                <w:sz w:val="13"/>
              </w:rPr>
              <w:t>30,8</w:t>
            </w:r>
          </w:p>
        </w:tc>
        <w:tc>
          <w:tcPr>
            <w:tcW w:w="655" w:type="dxa"/>
          </w:tcPr>
          <w:p w14:paraId="619479A2" w14:textId="77777777" w:rsidR="006D1256" w:rsidRDefault="00000000">
            <w:pPr>
              <w:spacing w:after="0"/>
              <w:ind w:firstLine="0"/>
            </w:pPr>
            <w:r>
              <w:rPr>
                <w:sz w:val="13"/>
              </w:rPr>
              <w:t>0,527</w:t>
            </w:r>
          </w:p>
        </w:tc>
        <w:tc>
          <w:tcPr>
            <w:tcW w:w="655" w:type="dxa"/>
          </w:tcPr>
          <w:p w14:paraId="180B25E1" w14:textId="77777777" w:rsidR="006D1256" w:rsidRDefault="00000000">
            <w:pPr>
              <w:spacing w:after="0"/>
              <w:ind w:firstLine="0"/>
            </w:pPr>
            <w:r>
              <w:rPr>
                <w:sz w:val="13"/>
              </w:rPr>
              <w:t>8325</w:t>
            </w:r>
          </w:p>
        </w:tc>
        <w:tc>
          <w:tcPr>
            <w:tcW w:w="655" w:type="dxa"/>
          </w:tcPr>
          <w:p w14:paraId="7EB8DD09" w14:textId="77777777" w:rsidR="006D1256" w:rsidRDefault="00000000">
            <w:pPr>
              <w:spacing w:after="0"/>
              <w:ind w:firstLine="0"/>
            </w:pPr>
            <w:r>
              <w:rPr>
                <w:sz w:val="13"/>
              </w:rPr>
              <w:t>88,4</w:t>
            </w:r>
          </w:p>
        </w:tc>
        <w:tc>
          <w:tcPr>
            <w:tcW w:w="655" w:type="dxa"/>
          </w:tcPr>
          <w:p w14:paraId="15049A3C" w14:textId="77777777" w:rsidR="006D1256" w:rsidRDefault="00000000">
            <w:pPr>
              <w:spacing w:after="0"/>
              <w:ind w:firstLine="0"/>
            </w:pPr>
            <w:r>
              <w:rPr>
                <w:sz w:val="13"/>
              </w:rPr>
              <w:t>69,5</w:t>
            </w:r>
          </w:p>
        </w:tc>
        <w:tc>
          <w:tcPr>
            <w:tcW w:w="655" w:type="dxa"/>
          </w:tcPr>
          <w:p w14:paraId="6C9D9BED" w14:textId="77777777" w:rsidR="006D1256" w:rsidRDefault="00000000">
            <w:pPr>
              <w:spacing w:after="0"/>
              <w:ind w:firstLine="0"/>
            </w:pPr>
            <w:r>
              <w:rPr>
                <w:sz w:val="13"/>
              </w:rPr>
              <w:t>45,0</w:t>
            </w:r>
          </w:p>
        </w:tc>
        <w:tc>
          <w:tcPr>
            <w:tcW w:w="655" w:type="dxa"/>
          </w:tcPr>
          <w:p w14:paraId="7573D2C6" w14:textId="77777777" w:rsidR="006D1256" w:rsidRDefault="00000000">
            <w:pPr>
              <w:spacing w:after="0"/>
              <w:ind w:firstLine="0"/>
            </w:pPr>
            <w:r>
              <w:rPr>
                <w:sz w:val="13"/>
              </w:rPr>
              <w:t>33,8</w:t>
            </w:r>
          </w:p>
        </w:tc>
        <w:tc>
          <w:tcPr>
            <w:tcW w:w="655" w:type="dxa"/>
          </w:tcPr>
          <w:p w14:paraId="7769E38C" w14:textId="77777777" w:rsidR="006D1256" w:rsidRDefault="00000000">
            <w:pPr>
              <w:spacing w:after="0"/>
              <w:ind w:firstLine="0"/>
            </w:pPr>
            <w:r>
              <w:rPr>
                <w:sz w:val="13"/>
              </w:rPr>
              <w:t>0,309</w:t>
            </w:r>
          </w:p>
        </w:tc>
        <w:tc>
          <w:tcPr>
            <w:tcW w:w="655" w:type="dxa"/>
          </w:tcPr>
          <w:p w14:paraId="344B682C" w14:textId="77777777" w:rsidR="006D1256" w:rsidRDefault="00000000">
            <w:pPr>
              <w:spacing w:after="0"/>
              <w:ind w:firstLine="0"/>
            </w:pPr>
            <w:r>
              <w:rPr>
                <w:sz w:val="13"/>
              </w:rPr>
              <w:t>1100</w:t>
            </w:r>
          </w:p>
        </w:tc>
      </w:tr>
      <w:tr w:rsidR="006D1256" w14:paraId="4B3963FA" w14:textId="77777777">
        <w:trPr>
          <w:jc w:val="center"/>
        </w:trPr>
        <w:tc>
          <w:tcPr>
            <w:tcW w:w="539" w:type="dxa"/>
          </w:tcPr>
          <w:p w14:paraId="25EB31BE" w14:textId="77777777" w:rsidR="006D1256" w:rsidRDefault="00000000">
            <w:pPr>
              <w:spacing w:after="0"/>
              <w:ind w:firstLine="0"/>
            </w:pPr>
            <w:r>
              <w:rPr>
                <w:sz w:val="13"/>
              </w:rPr>
              <w:t>2010</w:t>
            </w:r>
          </w:p>
        </w:tc>
        <w:tc>
          <w:tcPr>
            <w:tcW w:w="425" w:type="dxa"/>
          </w:tcPr>
          <w:p w14:paraId="4AE0050A" w14:textId="77777777" w:rsidR="006D1256" w:rsidRDefault="00000000">
            <w:pPr>
              <w:spacing w:after="0"/>
              <w:ind w:firstLine="0"/>
            </w:pPr>
            <w:r>
              <w:rPr>
                <w:sz w:val="13"/>
              </w:rPr>
              <w:t>3</w:t>
            </w:r>
          </w:p>
        </w:tc>
        <w:tc>
          <w:tcPr>
            <w:tcW w:w="539" w:type="dxa"/>
          </w:tcPr>
          <w:p w14:paraId="0F2E2142" w14:textId="77777777" w:rsidR="006D1256" w:rsidRDefault="00000000">
            <w:pPr>
              <w:spacing w:after="0"/>
              <w:ind w:firstLine="0"/>
            </w:pPr>
            <w:r>
              <w:rPr>
                <w:sz w:val="13"/>
              </w:rPr>
              <w:t>0,88</w:t>
            </w:r>
          </w:p>
        </w:tc>
        <w:tc>
          <w:tcPr>
            <w:tcW w:w="709" w:type="dxa"/>
          </w:tcPr>
          <w:p w14:paraId="77BEA588" w14:textId="77777777" w:rsidR="006D1256" w:rsidRDefault="00000000">
            <w:pPr>
              <w:spacing w:after="0"/>
              <w:ind w:firstLine="0"/>
            </w:pPr>
            <w:r>
              <w:rPr>
                <w:sz w:val="13"/>
              </w:rPr>
              <w:t>El Niño</w:t>
            </w:r>
          </w:p>
        </w:tc>
        <w:tc>
          <w:tcPr>
            <w:tcW w:w="655" w:type="dxa"/>
          </w:tcPr>
          <w:p w14:paraId="67E15A53" w14:textId="77777777" w:rsidR="006D1256" w:rsidRDefault="00000000">
            <w:pPr>
              <w:spacing w:after="0"/>
              <w:ind w:firstLine="0"/>
            </w:pPr>
            <w:r>
              <w:rPr>
                <w:sz w:val="13"/>
              </w:rPr>
              <w:t>111,4</w:t>
            </w:r>
          </w:p>
        </w:tc>
        <w:tc>
          <w:tcPr>
            <w:tcW w:w="655" w:type="dxa"/>
          </w:tcPr>
          <w:p w14:paraId="4B530F2C" w14:textId="77777777" w:rsidR="006D1256" w:rsidRDefault="00000000">
            <w:pPr>
              <w:spacing w:after="0"/>
              <w:ind w:firstLine="0"/>
            </w:pPr>
            <w:r>
              <w:rPr>
                <w:sz w:val="13"/>
              </w:rPr>
              <w:t>111,1</w:t>
            </w:r>
          </w:p>
        </w:tc>
        <w:tc>
          <w:tcPr>
            <w:tcW w:w="655" w:type="dxa"/>
          </w:tcPr>
          <w:p w14:paraId="4C79EFD6" w14:textId="77777777" w:rsidR="006D1256" w:rsidRDefault="00000000">
            <w:pPr>
              <w:spacing w:after="0"/>
              <w:ind w:firstLine="0"/>
            </w:pPr>
            <w:r>
              <w:rPr>
                <w:sz w:val="13"/>
              </w:rPr>
              <w:t>216,0</w:t>
            </w:r>
          </w:p>
        </w:tc>
        <w:tc>
          <w:tcPr>
            <w:tcW w:w="655" w:type="dxa"/>
          </w:tcPr>
          <w:p w14:paraId="7CF2D14F" w14:textId="77777777" w:rsidR="006D1256" w:rsidRDefault="00000000">
            <w:pPr>
              <w:spacing w:after="0"/>
              <w:ind w:firstLine="0"/>
            </w:pPr>
            <w:r>
              <w:rPr>
                <w:sz w:val="13"/>
              </w:rPr>
              <w:t>30,4</w:t>
            </w:r>
          </w:p>
        </w:tc>
        <w:tc>
          <w:tcPr>
            <w:tcW w:w="655" w:type="dxa"/>
          </w:tcPr>
          <w:p w14:paraId="0A54CB79" w14:textId="77777777" w:rsidR="006D1256" w:rsidRDefault="00000000">
            <w:pPr>
              <w:spacing w:after="0"/>
              <w:ind w:firstLine="0"/>
            </w:pPr>
            <w:r>
              <w:rPr>
                <w:sz w:val="13"/>
              </w:rPr>
              <w:t>0,571</w:t>
            </w:r>
          </w:p>
        </w:tc>
        <w:tc>
          <w:tcPr>
            <w:tcW w:w="655" w:type="dxa"/>
          </w:tcPr>
          <w:p w14:paraId="720E9986" w14:textId="77777777" w:rsidR="006D1256" w:rsidRDefault="00000000">
            <w:pPr>
              <w:spacing w:after="0"/>
              <w:ind w:firstLine="0"/>
            </w:pPr>
            <w:r>
              <w:rPr>
                <w:sz w:val="13"/>
              </w:rPr>
              <w:t>375</w:t>
            </w:r>
          </w:p>
        </w:tc>
        <w:tc>
          <w:tcPr>
            <w:tcW w:w="655" w:type="dxa"/>
          </w:tcPr>
          <w:p w14:paraId="3524AF34" w14:textId="77777777" w:rsidR="006D1256" w:rsidRDefault="00000000">
            <w:pPr>
              <w:spacing w:after="0"/>
              <w:ind w:firstLine="0"/>
            </w:pPr>
            <w:r>
              <w:rPr>
                <w:sz w:val="13"/>
              </w:rPr>
              <w:t>133,3</w:t>
            </w:r>
          </w:p>
        </w:tc>
        <w:tc>
          <w:tcPr>
            <w:tcW w:w="655" w:type="dxa"/>
          </w:tcPr>
          <w:p w14:paraId="5B622BBD" w14:textId="77777777" w:rsidR="006D1256" w:rsidRDefault="00000000">
            <w:pPr>
              <w:spacing w:after="0"/>
              <w:ind w:firstLine="0"/>
            </w:pPr>
            <w:r>
              <w:rPr>
                <w:sz w:val="13"/>
              </w:rPr>
              <w:t>122,8</w:t>
            </w:r>
          </w:p>
        </w:tc>
        <w:tc>
          <w:tcPr>
            <w:tcW w:w="655" w:type="dxa"/>
          </w:tcPr>
          <w:p w14:paraId="6034E74C" w14:textId="77777777" w:rsidR="006D1256" w:rsidRDefault="00000000">
            <w:pPr>
              <w:spacing w:after="0"/>
              <w:ind w:firstLine="0"/>
            </w:pPr>
            <w:r>
              <w:rPr>
                <w:sz w:val="13"/>
              </w:rPr>
              <w:t>208,9</w:t>
            </w:r>
          </w:p>
        </w:tc>
        <w:tc>
          <w:tcPr>
            <w:tcW w:w="655" w:type="dxa"/>
          </w:tcPr>
          <w:p w14:paraId="689A2F31" w14:textId="77777777" w:rsidR="006D1256" w:rsidRDefault="00000000">
            <w:pPr>
              <w:spacing w:after="0"/>
              <w:ind w:firstLine="0"/>
            </w:pPr>
            <w:r>
              <w:rPr>
                <w:sz w:val="13"/>
              </w:rPr>
              <w:t>30,1</w:t>
            </w:r>
          </w:p>
        </w:tc>
        <w:tc>
          <w:tcPr>
            <w:tcW w:w="655" w:type="dxa"/>
          </w:tcPr>
          <w:p w14:paraId="7E1149CE" w14:textId="77777777" w:rsidR="006D1256" w:rsidRDefault="00000000">
            <w:pPr>
              <w:spacing w:after="0"/>
              <w:ind w:firstLine="0"/>
            </w:pPr>
            <w:r>
              <w:rPr>
                <w:sz w:val="13"/>
              </w:rPr>
              <w:t>0,632</w:t>
            </w:r>
          </w:p>
        </w:tc>
        <w:tc>
          <w:tcPr>
            <w:tcW w:w="655" w:type="dxa"/>
          </w:tcPr>
          <w:p w14:paraId="78497053" w14:textId="77777777" w:rsidR="006D1256" w:rsidRDefault="00000000">
            <w:pPr>
              <w:spacing w:after="0"/>
              <w:ind w:firstLine="0"/>
            </w:pPr>
            <w:r>
              <w:rPr>
                <w:sz w:val="13"/>
              </w:rPr>
              <w:t>10900</w:t>
            </w:r>
          </w:p>
        </w:tc>
        <w:tc>
          <w:tcPr>
            <w:tcW w:w="655" w:type="dxa"/>
          </w:tcPr>
          <w:p w14:paraId="3467102C" w14:textId="77777777" w:rsidR="006D1256" w:rsidRDefault="00000000">
            <w:pPr>
              <w:spacing w:after="0"/>
              <w:ind w:firstLine="0"/>
            </w:pPr>
            <w:r>
              <w:rPr>
                <w:sz w:val="13"/>
              </w:rPr>
              <w:t>106,6</w:t>
            </w:r>
          </w:p>
        </w:tc>
        <w:tc>
          <w:tcPr>
            <w:tcW w:w="655" w:type="dxa"/>
          </w:tcPr>
          <w:p w14:paraId="70E430BD" w14:textId="77777777" w:rsidR="006D1256" w:rsidRDefault="00000000">
            <w:pPr>
              <w:spacing w:after="0"/>
              <w:ind w:firstLine="0"/>
            </w:pPr>
            <w:r>
              <w:rPr>
                <w:sz w:val="13"/>
              </w:rPr>
              <w:t>94,3</w:t>
            </w:r>
          </w:p>
        </w:tc>
        <w:tc>
          <w:tcPr>
            <w:tcW w:w="655" w:type="dxa"/>
          </w:tcPr>
          <w:p w14:paraId="7D2EAACF" w14:textId="77777777" w:rsidR="006D1256" w:rsidRDefault="00000000">
            <w:pPr>
              <w:spacing w:after="0"/>
              <w:ind w:firstLine="0"/>
            </w:pPr>
            <w:r>
              <w:rPr>
                <w:sz w:val="13"/>
              </w:rPr>
              <w:t>142,5</w:t>
            </w:r>
          </w:p>
        </w:tc>
        <w:tc>
          <w:tcPr>
            <w:tcW w:w="655" w:type="dxa"/>
          </w:tcPr>
          <w:p w14:paraId="025BB3A0" w14:textId="77777777" w:rsidR="006D1256" w:rsidRDefault="00000000">
            <w:pPr>
              <w:spacing w:after="0"/>
              <w:ind w:firstLine="0"/>
            </w:pPr>
            <w:r>
              <w:rPr>
                <w:sz w:val="13"/>
              </w:rPr>
              <w:t>31,7</w:t>
            </w:r>
          </w:p>
        </w:tc>
        <w:tc>
          <w:tcPr>
            <w:tcW w:w="655" w:type="dxa"/>
          </w:tcPr>
          <w:p w14:paraId="1306AE4F" w14:textId="77777777" w:rsidR="006D1256" w:rsidRDefault="00000000">
            <w:pPr>
              <w:spacing w:after="0"/>
              <w:ind w:firstLine="0"/>
            </w:pPr>
            <w:r>
              <w:rPr>
                <w:sz w:val="13"/>
              </w:rPr>
              <w:t>0,449</w:t>
            </w:r>
          </w:p>
        </w:tc>
        <w:tc>
          <w:tcPr>
            <w:tcW w:w="655" w:type="dxa"/>
          </w:tcPr>
          <w:p w14:paraId="0259D47D" w14:textId="77777777" w:rsidR="006D1256" w:rsidRDefault="00000000">
            <w:pPr>
              <w:spacing w:after="0"/>
              <w:ind w:firstLine="0"/>
            </w:pPr>
            <w:r>
              <w:rPr>
                <w:sz w:val="13"/>
              </w:rPr>
              <w:t>0</w:t>
            </w:r>
          </w:p>
        </w:tc>
      </w:tr>
      <w:tr w:rsidR="006D1256" w14:paraId="44105EBF" w14:textId="77777777">
        <w:trPr>
          <w:jc w:val="center"/>
        </w:trPr>
        <w:tc>
          <w:tcPr>
            <w:tcW w:w="539" w:type="dxa"/>
          </w:tcPr>
          <w:p w14:paraId="73BD39DF" w14:textId="77777777" w:rsidR="006D1256" w:rsidRDefault="00000000">
            <w:pPr>
              <w:spacing w:after="0"/>
              <w:ind w:firstLine="0"/>
            </w:pPr>
            <w:r>
              <w:rPr>
                <w:sz w:val="13"/>
              </w:rPr>
              <w:t>2010</w:t>
            </w:r>
          </w:p>
        </w:tc>
        <w:tc>
          <w:tcPr>
            <w:tcW w:w="425" w:type="dxa"/>
          </w:tcPr>
          <w:p w14:paraId="3D621EDE" w14:textId="77777777" w:rsidR="006D1256" w:rsidRDefault="00000000">
            <w:pPr>
              <w:spacing w:after="0"/>
              <w:ind w:firstLine="0"/>
            </w:pPr>
            <w:r>
              <w:rPr>
                <w:sz w:val="13"/>
              </w:rPr>
              <w:t>4</w:t>
            </w:r>
          </w:p>
        </w:tc>
        <w:tc>
          <w:tcPr>
            <w:tcW w:w="539" w:type="dxa"/>
          </w:tcPr>
          <w:p w14:paraId="7846F20D" w14:textId="77777777" w:rsidR="006D1256" w:rsidRDefault="00000000">
            <w:pPr>
              <w:spacing w:after="0"/>
              <w:ind w:firstLine="0"/>
            </w:pPr>
            <w:r>
              <w:rPr>
                <w:sz w:val="13"/>
              </w:rPr>
              <w:t>0,38</w:t>
            </w:r>
          </w:p>
        </w:tc>
        <w:tc>
          <w:tcPr>
            <w:tcW w:w="709" w:type="dxa"/>
          </w:tcPr>
          <w:p w14:paraId="54C0E0E5" w14:textId="77777777" w:rsidR="006D1256" w:rsidRDefault="00000000">
            <w:pPr>
              <w:spacing w:after="0"/>
              <w:ind w:firstLine="0"/>
            </w:pPr>
            <w:r>
              <w:rPr>
                <w:sz w:val="13"/>
              </w:rPr>
              <w:t>Neutro</w:t>
            </w:r>
          </w:p>
        </w:tc>
        <w:tc>
          <w:tcPr>
            <w:tcW w:w="655" w:type="dxa"/>
          </w:tcPr>
          <w:p w14:paraId="06809AEB" w14:textId="77777777" w:rsidR="006D1256" w:rsidRDefault="00000000">
            <w:pPr>
              <w:spacing w:after="0"/>
              <w:ind w:firstLine="0"/>
            </w:pPr>
            <w:r>
              <w:rPr>
                <w:sz w:val="13"/>
              </w:rPr>
              <w:t>140,2</w:t>
            </w:r>
          </w:p>
        </w:tc>
        <w:tc>
          <w:tcPr>
            <w:tcW w:w="655" w:type="dxa"/>
          </w:tcPr>
          <w:p w14:paraId="0EC3E82A" w14:textId="77777777" w:rsidR="006D1256" w:rsidRDefault="00000000">
            <w:pPr>
              <w:spacing w:after="0"/>
              <w:ind w:firstLine="0"/>
            </w:pPr>
            <w:r>
              <w:rPr>
                <w:sz w:val="13"/>
              </w:rPr>
              <w:t>123,0</w:t>
            </w:r>
          </w:p>
        </w:tc>
        <w:tc>
          <w:tcPr>
            <w:tcW w:w="655" w:type="dxa"/>
          </w:tcPr>
          <w:p w14:paraId="0CAE4EFB" w14:textId="77777777" w:rsidR="006D1256" w:rsidRDefault="00000000">
            <w:pPr>
              <w:spacing w:after="0"/>
              <w:ind w:firstLine="0"/>
            </w:pPr>
            <w:r>
              <w:rPr>
                <w:sz w:val="13"/>
              </w:rPr>
              <w:t>159,0</w:t>
            </w:r>
          </w:p>
        </w:tc>
        <w:tc>
          <w:tcPr>
            <w:tcW w:w="655" w:type="dxa"/>
          </w:tcPr>
          <w:p w14:paraId="16189DBF" w14:textId="77777777" w:rsidR="006D1256" w:rsidRDefault="00000000">
            <w:pPr>
              <w:spacing w:after="0"/>
              <w:ind w:firstLine="0"/>
            </w:pPr>
            <w:r>
              <w:rPr>
                <w:sz w:val="13"/>
              </w:rPr>
              <w:t>26,9</w:t>
            </w:r>
          </w:p>
        </w:tc>
        <w:tc>
          <w:tcPr>
            <w:tcW w:w="655" w:type="dxa"/>
          </w:tcPr>
          <w:p w14:paraId="49686275" w14:textId="77777777" w:rsidR="006D1256" w:rsidRDefault="00000000">
            <w:pPr>
              <w:spacing w:after="0"/>
              <w:ind w:firstLine="0"/>
            </w:pPr>
            <w:r>
              <w:rPr>
                <w:sz w:val="13"/>
              </w:rPr>
              <w:t>0,645</w:t>
            </w:r>
          </w:p>
        </w:tc>
        <w:tc>
          <w:tcPr>
            <w:tcW w:w="655" w:type="dxa"/>
          </w:tcPr>
          <w:p w14:paraId="4495F394" w14:textId="77777777" w:rsidR="006D1256" w:rsidRDefault="00000000">
            <w:pPr>
              <w:spacing w:after="0"/>
              <w:ind w:firstLine="0"/>
            </w:pPr>
            <w:r>
              <w:rPr>
                <w:sz w:val="13"/>
              </w:rPr>
              <w:t>0</w:t>
            </w:r>
          </w:p>
        </w:tc>
        <w:tc>
          <w:tcPr>
            <w:tcW w:w="655" w:type="dxa"/>
          </w:tcPr>
          <w:p w14:paraId="47AE3CC6" w14:textId="77777777" w:rsidR="006D1256" w:rsidRDefault="00000000">
            <w:pPr>
              <w:spacing w:after="0"/>
              <w:ind w:firstLine="0"/>
            </w:pPr>
            <w:r>
              <w:rPr>
                <w:sz w:val="13"/>
              </w:rPr>
              <w:t>148,5</w:t>
            </w:r>
          </w:p>
        </w:tc>
        <w:tc>
          <w:tcPr>
            <w:tcW w:w="655" w:type="dxa"/>
          </w:tcPr>
          <w:p w14:paraId="025E40C4" w14:textId="77777777" w:rsidR="006D1256" w:rsidRDefault="00000000">
            <w:pPr>
              <w:spacing w:after="0"/>
              <w:ind w:firstLine="0"/>
            </w:pPr>
            <w:r>
              <w:rPr>
                <w:sz w:val="13"/>
              </w:rPr>
              <w:t>113,2</w:t>
            </w:r>
          </w:p>
        </w:tc>
        <w:tc>
          <w:tcPr>
            <w:tcW w:w="655" w:type="dxa"/>
          </w:tcPr>
          <w:p w14:paraId="74E74198" w14:textId="77777777" w:rsidR="006D1256" w:rsidRDefault="00000000">
            <w:pPr>
              <w:spacing w:after="0"/>
              <w:ind w:firstLine="0"/>
            </w:pPr>
            <w:r>
              <w:rPr>
                <w:sz w:val="13"/>
              </w:rPr>
              <w:t>98,4</w:t>
            </w:r>
          </w:p>
        </w:tc>
        <w:tc>
          <w:tcPr>
            <w:tcW w:w="655" w:type="dxa"/>
          </w:tcPr>
          <w:p w14:paraId="66CC4C5F" w14:textId="77777777" w:rsidR="006D1256" w:rsidRDefault="00000000">
            <w:pPr>
              <w:spacing w:after="0"/>
              <w:ind w:firstLine="0"/>
            </w:pPr>
            <w:r>
              <w:rPr>
                <w:sz w:val="13"/>
              </w:rPr>
              <w:t>29,6</w:t>
            </w:r>
          </w:p>
        </w:tc>
        <w:tc>
          <w:tcPr>
            <w:tcW w:w="655" w:type="dxa"/>
          </w:tcPr>
          <w:p w14:paraId="469AB57F" w14:textId="77777777" w:rsidR="006D1256" w:rsidRDefault="00000000">
            <w:pPr>
              <w:spacing w:after="0"/>
              <w:ind w:firstLine="0"/>
            </w:pPr>
            <w:r>
              <w:rPr>
                <w:sz w:val="13"/>
              </w:rPr>
              <w:t>0,566</w:t>
            </w:r>
          </w:p>
        </w:tc>
        <w:tc>
          <w:tcPr>
            <w:tcW w:w="655" w:type="dxa"/>
          </w:tcPr>
          <w:p w14:paraId="3831B2F0" w14:textId="77777777" w:rsidR="006D1256" w:rsidRDefault="00000000">
            <w:pPr>
              <w:spacing w:after="0"/>
              <w:ind w:firstLine="0"/>
            </w:pPr>
            <w:r>
              <w:rPr>
                <w:sz w:val="13"/>
              </w:rPr>
              <w:t>25100</w:t>
            </w:r>
          </w:p>
        </w:tc>
        <w:tc>
          <w:tcPr>
            <w:tcW w:w="655" w:type="dxa"/>
          </w:tcPr>
          <w:p w14:paraId="65AA66F2" w14:textId="77777777" w:rsidR="006D1256" w:rsidRDefault="00000000">
            <w:pPr>
              <w:spacing w:after="0"/>
              <w:ind w:firstLine="0"/>
            </w:pPr>
            <w:r>
              <w:rPr>
                <w:sz w:val="13"/>
              </w:rPr>
              <w:t>129,9</w:t>
            </w:r>
          </w:p>
        </w:tc>
        <w:tc>
          <w:tcPr>
            <w:tcW w:w="655" w:type="dxa"/>
          </w:tcPr>
          <w:p w14:paraId="553C2FE0" w14:textId="77777777" w:rsidR="006D1256" w:rsidRDefault="00000000">
            <w:pPr>
              <w:spacing w:after="0"/>
              <w:ind w:firstLine="0"/>
            </w:pPr>
            <w:r>
              <w:rPr>
                <w:sz w:val="13"/>
              </w:rPr>
              <w:t>103,8</w:t>
            </w:r>
          </w:p>
        </w:tc>
        <w:tc>
          <w:tcPr>
            <w:tcW w:w="655" w:type="dxa"/>
          </w:tcPr>
          <w:p w14:paraId="010575AD" w14:textId="77777777" w:rsidR="006D1256" w:rsidRDefault="00000000">
            <w:pPr>
              <w:spacing w:after="0"/>
              <w:ind w:firstLine="0"/>
            </w:pPr>
            <w:r>
              <w:rPr>
                <w:sz w:val="13"/>
              </w:rPr>
              <w:t>119,7</w:t>
            </w:r>
          </w:p>
        </w:tc>
        <w:tc>
          <w:tcPr>
            <w:tcW w:w="655" w:type="dxa"/>
          </w:tcPr>
          <w:p w14:paraId="49802465" w14:textId="77777777" w:rsidR="006D1256" w:rsidRDefault="00000000">
            <w:pPr>
              <w:spacing w:after="0"/>
              <w:ind w:firstLine="0"/>
            </w:pPr>
            <w:r>
              <w:rPr>
                <w:sz w:val="13"/>
              </w:rPr>
              <w:t>28,6</w:t>
            </w:r>
          </w:p>
        </w:tc>
        <w:tc>
          <w:tcPr>
            <w:tcW w:w="655" w:type="dxa"/>
          </w:tcPr>
          <w:p w14:paraId="54011986" w14:textId="77777777" w:rsidR="006D1256" w:rsidRDefault="00000000">
            <w:pPr>
              <w:spacing w:after="0"/>
              <w:ind w:firstLine="0"/>
            </w:pPr>
            <w:r>
              <w:rPr>
                <w:sz w:val="13"/>
              </w:rPr>
              <w:t>0,507</w:t>
            </w:r>
          </w:p>
        </w:tc>
        <w:tc>
          <w:tcPr>
            <w:tcW w:w="655" w:type="dxa"/>
          </w:tcPr>
          <w:p w14:paraId="493CFF06" w14:textId="77777777" w:rsidR="006D1256" w:rsidRDefault="00000000">
            <w:pPr>
              <w:spacing w:after="0"/>
              <w:ind w:firstLine="0"/>
            </w:pPr>
            <w:r>
              <w:rPr>
                <w:sz w:val="13"/>
              </w:rPr>
              <w:t>750</w:t>
            </w:r>
          </w:p>
        </w:tc>
      </w:tr>
      <w:tr w:rsidR="006D1256" w14:paraId="32167DA0" w14:textId="77777777">
        <w:trPr>
          <w:jc w:val="center"/>
        </w:trPr>
        <w:tc>
          <w:tcPr>
            <w:tcW w:w="539" w:type="dxa"/>
          </w:tcPr>
          <w:p w14:paraId="430FAFDC" w14:textId="77777777" w:rsidR="006D1256" w:rsidRDefault="00000000">
            <w:pPr>
              <w:spacing w:after="0"/>
              <w:ind w:firstLine="0"/>
            </w:pPr>
            <w:r>
              <w:rPr>
                <w:sz w:val="13"/>
              </w:rPr>
              <w:t>2010</w:t>
            </w:r>
          </w:p>
        </w:tc>
        <w:tc>
          <w:tcPr>
            <w:tcW w:w="425" w:type="dxa"/>
          </w:tcPr>
          <w:p w14:paraId="4BDA6908" w14:textId="77777777" w:rsidR="006D1256" w:rsidRDefault="00000000">
            <w:pPr>
              <w:spacing w:after="0"/>
              <w:ind w:firstLine="0"/>
            </w:pPr>
            <w:r>
              <w:rPr>
                <w:sz w:val="13"/>
              </w:rPr>
              <w:t>5</w:t>
            </w:r>
          </w:p>
        </w:tc>
        <w:tc>
          <w:tcPr>
            <w:tcW w:w="539" w:type="dxa"/>
          </w:tcPr>
          <w:p w14:paraId="14FC3725" w14:textId="77777777" w:rsidR="006D1256" w:rsidRDefault="00000000">
            <w:pPr>
              <w:spacing w:after="0"/>
              <w:ind w:firstLine="0"/>
            </w:pPr>
            <w:r>
              <w:rPr>
                <w:sz w:val="13"/>
              </w:rPr>
              <w:t>-0,16</w:t>
            </w:r>
          </w:p>
        </w:tc>
        <w:tc>
          <w:tcPr>
            <w:tcW w:w="709" w:type="dxa"/>
          </w:tcPr>
          <w:p w14:paraId="2ADC34C0" w14:textId="77777777" w:rsidR="006D1256" w:rsidRDefault="00000000">
            <w:pPr>
              <w:spacing w:after="0"/>
              <w:ind w:firstLine="0"/>
            </w:pPr>
            <w:r>
              <w:rPr>
                <w:sz w:val="13"/>
              </w:rPr>
              <w:t>Neutro</w:t>
            </w:r>
          </w:p>
        </w:tc>
        <w:tc>
          <w:tcPr>
            <w:tcW w:w="655" w:type="dxa"/>
          </w:tcPr>
          <w:p w14:paraId="5CE066F7" w14:textId="77777777" w:rsidR="006D1256" w:rsidRDefault="00000000">
            <w:pPr>
              <w:spacing w:after="0"/>
              <w:ind w:firstLine="0"/>
            </w:pPr>
            <w:r>
              <w:rPr>
                <w:sz w:val="13"/>
              </w:rPr>
              <w:t>128,5</w:t>
            </w:r>
          </w:p>
        </w:tc>
        <w:tc>
          <w:tcPr>
            <w:tcW w:w="655" w:type="dxa"/>
          </w:tcPr>
          <w:p w14:paraId="27DAFAEE" w14:textId="77777777" w:rsidR="006D1256" w:rsidRDefault="00000000">
            <w:pPr>
              <w:spacing w:after="0"/>
              <w:ind w:firstLine="0"/>
            </w:pPr>
            <w:r>
              <w:rPr>
                <w:sz w:val="13"/>
              </w:rPr>
              <w:t>108,2</w:t>
            </w:r>
          </w:p>
        </w:tc>
        <w:tc>
          <w:tcPr>
            <w:tcW w:w="655" w:type="dxa"/>
          </w:tcPr>
          <w:p w14:paraId="16D95734" w14:textId="77777777" w:rsidR="006D1256" w:rsidRDefault="00000000">
            <w:pPr>
              <w:spacing w:after="0"/>
              <w:ind w:firstLine="0"/>
            </w:pPr>
            <w:r>
              <w:rPr>
                <w:sz w:val="13"/>
              </w:rPr>
              <w:t>61,9</w:t>
            </w:r>
          </w:p>
        </w:tc>
        <w:tc>
          <w:tcPr>
            <w:tcW w:w="655" w:type="dxa"/>
          </w:tcPr>
          <w:p w14:paraId="2AF31818" w14:textId="77777777" w:rsidR="006D1256" w:rsidRDefault="00000000">
            <w:pPr>
              <w:spacing w:after="0"/>
              <w:ind w:firstLine="0"/>
            </w:pPr>
            <w:r>
              <w:rPr>
                <w:sz w:val="13"/>
              </w:rPr>
              <w:t>26,7</w:t>
            </w:r>
          </w:p>
        </w:tc>
        <w:tc>
          <w:tcPr>
            <w:tcW w:w="655" w:type="dxa"/>
          </w:tcPr>
          <w:p w14:paraId="4AF01F05" w14:textId="77777777" w:rsidR="006D1256" w:rsidRDefault="00000000">
            <w:pPr>
              <w:spacing w:after="0"/>
              <w:ind w:firstLine="0"/>
            </w:pPr>
            <w:r>
              <w:rPr>
                <w:sz w:val="13"/>
              </w:rPr>
              <w:t>0,658</w:t>
            </w:r>
          </w:p>
        </w:tc>
        <w:tc>
          <w:tcPr>
            <w:tcW w:w="655" w:type="dxa"/>
          </w:tcPr>
          <w:p w14:paraId="78E2D589" w14:textId="77777777" w:rsidR="006D1256" w:rsidRDefault="00000000">
            <w:pPr>
              <w:spacing w:after="0"/>
              <w:ind w:firstLine="0"/>
            </w:pPr>
            <w:r>
              <w:rPr>
                <w:sz w:val="13"/>
              </w:rPr>
              <w:t>0</w:t>
            </w:r>
          </w:p>
        </w:tc>
        <w:tc>
          <w:tcPr>
            <w:tcW w:w="655" w:type="dxa"/>
          </w:tcPr>
          <w:p w14:paraId="3126D6FE" w14:textId="77777777" w:rsidR="006D1256" w:rsidRDefault="00000000">
            <w:pPr>
              <w:spacing w:after="0"/>
              <w:ind w:firstLine="0"/>
            </w:pPr>
            <w:r>
              <w:rPr>
                <w:sz w:val="13"/>
              </w:rPr>
              <w:t>122,8</w:t>
            </w:r>
          </w:p>
        </w:tc>
        <w:tc>
          <w:tcPr>
            <w:tcW w:w="655" w:type="dxa"/>
          </w:tcPr>
          <w:p w14:paraId="3A12893E" w14:textId="77777777" w:rsidR="006D1256" w:rsidRDefault="00000000">
            <w:pPr>
              <w:spacing w:after="0"/>
              <w:ind w:firstLine="0"/>
            </w:pPr>
            <w:r>
              <w:rPr>
                <w:sz w:val="13"/>
              </w:rPr>
              <w:t>90,2</w:t>
            </w:r>
          </w:p>
        </w:tc>
        <w:tc>
          <w:tcPr>
            <w:tcW w:w="655" w:type="dxa"/>
          </w:tcPr>
          <w:p w14:paraId="7427E77D" w14:textId="77777777" w:rsidR="006D1256" w:rsidRDefault="00000000">
            <w:pPr>
              <w:spacing w:after="0"/>
              <w:ind w:firstLine="0"/>
            </w:pPr>
            <w:r>
              <w:rPr>
                <w:sz w:val="13"/>
              </w:rPr>
              <w:t>20,8</w:t>
            </w:r>
          </w:p>
        </w:tc>
        <w:tc>
          <w:tcPr>
            <w:tcW w:w="655" w:type="dxa"/>
          </w:tcPr>
          <w:p w14:paraId="39E889B1" w14:textId="77777777" w:rsidR="006D1256" w:rsidRDefault="00000000">
            <w:pPr>
              <w:spacing w:after="0"/>
              <w:ind w:firstLine="0"/>
            </w:pPr>
            <w:r>
              <w:rPr>
                <w:sz w:val="13"/>
              </w:rPr>
              <w:t>30,5</w:t>
            </w:r>
          </w:p>
        </w:tc>
        <w:tc>
          <w:tcPr>
            <w:tcW w:w="655" w:type="dxa"/>
          </w:tcPr>
          <w:p w14:paraId="28F718B4" w14:textId="77777777" w:rsidR="006D1256" w:rsidRDefault="00000000">
            <w:pPr>
              <w:spacing w:after="0"/>
              <w:ind w:firstLine="0"/>
            </w:pPr>
            <w:r>
              <w:rPr>
                <w:sz w:val="13"/>
              </w:rPr>
              <w:t>0,504</w:t>
            </w:r>
          </w:p>
        </w:tc>
        <w:tc>
          <w:tcPr>
            <w:tcW w:w="655" w:type="dxa"/>
          </w:tcPr>
          <w:p w14:paraId="2A7B7D38" w14:textId="77777777" w:rsidR="006D1256" w:rsidRDefault="00000000">
            <w:pPr>
              <w:spacing w:after="0"/>
              <w:ind w:firstLine="0"/>
            </w:pPr>
            <w:r>
              <w:rPr>
                <w:sz w:val="13"/>
              </w:rPr>
              <w:t>11850</w:t>
            </w:r>
          </w:p>
        </w:tc>
        <w:tc>
          <w:tcPr>
            <w:tcW w:w="655" w:type="dxa"/>
          </w:tcPr>
          <w:p w14:paraId="5E7FA04A" w14:textId="77777777" w:rsidR="006D1256" w:rsidRDefault="00000000">
            <w:pPr>
              <w:spacing w:after="0"/>
              <w:ind w:firstLine="0"/>
            </w:pPr>
            <w:r>
              <w:rPr>
                <w:sz w:val="13"/>
              </w:rPr>
              <w:t>105,1</w:t>
            </w:r>
          </w:p>
        </w:tc>
        <w:tc>
          <w:tcPr>
            <w:tcW w:w="655" w:type="dxa"/>
          </w:tcPr>
          <w:p w14:paraId="613513A4" w14:textId="77777777" w:rsidR="006D1256" w:rsidRDefault="00000000">
            <w:pPr>
              <w:spacing w:after="0"/>
              <w:ind w:firstLine="0"/>
            </w:pPr>
            <w:r>
              <w:rPr>
                <w:sz w:val="13"/>
              </w:rPr>
              <w:t>70,7</w:t>
            </w:r>
          </w:p>
        </w:tc>
        <w:tc>
          <w:tcPr>
            <w:tcW w:w="655" w:type="dxa"/>
          </w:tcPr>
          <w:p w14:paraId="4C3F75D6" w14:textId="77777777" w:rsidR="006D1256" w:rsidRDefault="00000000">
            <w:pPr>
              <w:spacing w:after="0"/>
              <w:ind w:firstLine="0"/>
            </w:pPr>
            <w:r>
              <w:rPr>
                <w:sz w:val="13"/>
              </w:rPr>
              <w:t>16,7</w:t>
            </w:r>
          </w:p>
        </w:tc>
        <w:tc>
          <w:tcPr>
            <w:tcW w:w="655" w:type="dxa"/>
          </w:tcPr>
          <w:p w14:paraId="399864DD" w14:textId="77777777" w:rsidR="006D1256" w:rsidRDefault="00000000">
            <w:pPr>
              <w:spacing w:after="0"/>
              <w:ind w:firstLine="0"/>
            </w:pPr>
            <w:r>
              <w:rPr>
                <w:sz w:val="13"/>
              </w:rPr>
              <w:t>30,5</w:t>
            </w:r>
          </w:p>
        </w:tc>
        <w:tc>
          <w:tcPr>
            <w:tcW w:w="655" w:type="dxa"/>
          </w:tcPr>
          <w:p w14:paraId="26624F20" w14:textId="77777777" w:rsidR="006D1256" w:rsidRDefault="00000000">
            <w:pPr>
              <w:spacing w:after="0"/>
              <w:ind w:firstLine="0"/>
            </w:pPr>
            <w:r>
              <w:rPr>
                <w:sz w:val="13"/>
              </w:rPr>
              <w:t>0,379</w:t>
            </w:r>
          </w:p>
        </w:tc>
        <w:tc>
          <w:tcPr>
            <w:tcW w:w="655" w:type="dxa"/>
          </w:tcPr>
          <w:p w14:paraId="24823420" w14:textId="77777777" w:rsidR="006D1256" w:rsidRDefault="00000000">
            <w:pPr>
              <w:spacing w:after="0"/>
              <w:ind w:firstLine="0"/>
            </w:pPr>
            <w:r>
              <w:rPr>
                <w:sz w:val="13"/>
              </w:rPr>
              <w:t>200</w:t>
            </w:r>
          </w:p>
        </w:tc>
      </w:tr>
      <w:tr w:rsidR="006D1256" w14:paraId="64F75A14" w14:textId="77777777">
        <w:trPr>
          <w:jc w:val="center"/>
        </w:trPr>
        <w:tc>
          <w:tcPr>
            <w:tcW w:w="539" w:type="dxa"/>
          </w:tcPr>
          <w:p w14:paraId="23DE4056" w14:textId="77777777" w:rsidR="006D1256" w:rsidRDefault="00000000">
            <w:pPr>
              <w:spacing w:after="0"/>
              <w:ind w:firstLine="0"/>
            </w:pPr>
            <w:r>
              <w:rPr>
                <w:sz w:val="13"/>
              </w:rPr>
              <w:t>2010</w:t>
            </w:r>
          </w:p>
        </w:tc>
        <w:tc>
          <w:tcPr>
            <w:tcW w:w="425" w:type="dxa"/>
          </w:tcPr>
          <w:p w14:paraId="2056FB96" w14:textId="77777777" w:rsidR="006D1256" w:rsidRDefault="00000000">
            <w:pPr>
              <w:spacing w:after="0"/>
              <w:ind w:firstLine="0"/>
            </w:pPr>
            <w:r>
              <w:rPr>
                <w:sz w:val="13"/>
              </w:rPr>
              <w:t>6</w:t>
            </w:r>
          </w:p>
        </w:tc>
        <w:tc>
          <w:tcPr>
            <w:tcW w:w="539" w:type="dxa"/>
          </w:tcPr>
          <w:p w14:paraId="43FE62E3" w14:textId="77777777" w:rsidR="006D1256" w:rsidRDefault="00000000">
            <w:pPr>
              <w:spacing w:after="0"/>
              <w:ind w:firstLine="0"/>
            </w:pPr>
            <w:r>
              <w:rPr>
                <w:sz w:val="13"/>
              </w:rPr>
              <w:t>-0,66</w:t>
            </w:r>
          </w:p>
        </w:tc>
        <w:tc>
          <w:tcPr>
            <w:tcW w:w="709" w:type="dxa"/>
          </w:tcPr>
          <w:p w14:paraId="11247D8D" w14:textId="77777777" w:rsidR="006D1256" w:rsidRDefault="00000000">
            <w:pPr>
              <w:spacing w:after="0"/>
              <w:ind w:firstLine="0"/>
            </w:pPr>
            <w:r>
              <w:rPr>
                <w:sz w:val="13"/>
              </w:rPr>
              <w:t>La Niña</w:t>
            </w:r>
          </w:p>
        </w:tc>
        <w:tc>
          <w:tcPr>
            <w:tcW w:w="655" w:type="dxa"/>
          </w:tcPr>
          <w:p w14:paraId="3FF150F5" w14:textId="77777777" w:rsidR="006D1256" w:rsidRDefault="00000000">
            <w:pPr>
              <w:spacing w:after="0"/>
              <w:ind w:firstLine="0"/>
            </w:pPr>
            <w:r>
              <w:rPr>
                <w:sz w:val="13"/>
              </w:rPr>
              <w:t>132,9</w:t>
            </w:r>
          </w:p>
        </w:tc>
        <w:tc>
          <w:tcPr>
            <w:tcW w:w="655" w:type="dxa"/>
          </w:tcPr>
          <w:p w14:paraId="27BB8C77" w14:textId="77777777" w:rsidR="006D1256" w:rsidRDefault="00000000">
            <w:pPr>
              <w:spacing w:after="0"/>
              <w:ind w:firstLine="0"/>
            </w:pPr>
            <w:r>
              <w:rPr>
                <w:sz w:val="13"/>
              </w:rPr>
              <w:t>91,1</w:t>
            </w:r>
          </w:p>
        </w:tc>
        <w:tc>
          <w:tcPr>
            <w:tcW w:w="655" w:type="dxa"/>
          </w:tcPr>
          <w:p w14:paraId="61087351" w14:textId="77777777" w:rsidR="006D1256" w:rsidRDefault="00000000">
            <w:pPr>
              <w:spacing w:after="0"/>
              <w:ind w:firstLine="0"/>
            </w:pPr>
            <w:r>
              <w:rPr>
                <w:sz w:val="13"/>
              </w:rPr>
              <w:t>62,5</w:t>
            </w:r>
          </w:p>
        </w:tc>
        <w:tc>
          <w:tcPr>
            <w:tcW w:w="655" w:type="dxa"/>
          </w:tcPr>
          <w:p w14:paraId="1C3CCC36" w14:textId="77777777" w:rsidR="006D1256" w:rsidRDefault="00000000">
            <w:pPr>
              <w:spacing w:after="0"/>
              <w:ind w:firstLine="0"/>
            </w:pPr>
            <w:r>
              <w:rPr>
                <w:sz w:val="13"/>
              </w:rPr>
              <w:t>25,6</w:t>
            </w:r>
          </w:p>
        </w:tc>
        <w:tc>
          <w:tcPr>
            <w:tcW w:w="655" w:type="dxa"/>
          </w:tcPr>
          <w:p w14:paraId="6372E8AA" w14:textId="77777777" w:rsidR="006D1256" w:rsidRDefault="00000000">
            <w:pPr>
              <w:spacing w:after="0"/>
              <w:ind w:firstLine="0"/>
            </w:pPr>
            <w:r>
              <w:rPr>
                <w:sz w:val="13"/>
              </w:rPr>
              <w:t>0,634</w:t>
            </w:r>
          </w:p>
        </w:tc>
        <w:tc>
          <w:tcPr>
            <w:tcW w:w="655" w:type="dxa"/>
          </w:tcPr>
          <w:p w14:paraId="4A54B2AD" w14:textId="77777777" w:rsidR="006D1256" w:rsidRDefault="00000000">
            <w:pPr>
              <w:spacing w:after="0"/>
              <w:ind w:firstLine="0"/>
            </w:pPr>
            <w:r>
              <w:rPr>
                <w:sz w:val="13"/>
              </w:rPr>
              <w:t>1050</w:t>
            </w:r>
          </w:p>
        </w:tc>
        <w:tc>
          <w:tcPr>
            <w:tcW w:w="655" w:type="dxa"/>
          </w:tcPr>
          <w:p w14:paraId="2E57666C" w14:textId="77777777" w:rsidR="006D1256" w:rsidRDefault="00000000">
            <w:pPr>
              <w:spacing w:after="0"/>
              <w:ind w:firstLine="0"/>
            </w:pPr>
            <w:r>
              <w:rPr>
                <w:sz w:val="13"/>
              </w:rPr>
              <w:t>122,0</w:t>
            </w:r>
          </w:p>
        </w:tc>
        <w:tc>
          <w:tcPr>
            <w:tcW w:w="655" w:type="dxa"/>
          </w:tcPr>
          <w:p w14:paraId="6A011353" w14:textId="77777777" w:rsidR="006D1256" w:rsidRDefault="00000000">
            <w:pPr>
              <w:spacing w:after="0"/>
              <w:ind w:firstLine="0"/>
            </w:pPr>
            <w:r>
              <w:rPr>
                <w:sz w:val="13"/>
              </w:rPr>
              <w:t>62,5</w:t>
            </w:r>
          </w:p>
        </w:tc>
        <w:tc>
          <w:tcPr>
            <w:tcW w:w="655" w:type="dxa"/>
          </w:tcPr>
          <w:p w14:paraId="464F4C0A" w14:textId="77777777" w:rsidR="006D1256" w:rsidRDefault="00000000">
            <w:pPr>
              <w:spacing w:after="0"/>
              <w:ind w:firstLine="0"/>
            </w:pPr>
            <w:r>
              <w:rPr>
                <w:sz w:val="13"/>
              </w:rPr>
              <w:t>0,2</w:t>
            </w:r>
          </w:p>
        </w:tc>
        <w:tc>
          <w:tcPr>
            <w:tcW w:w="655" w:type="dxa"/>
          </w:tcPr>
          <w:p w14:paraId="6B250342" w14:textId="77777777" w:rsidR="006D1256" w:rsidRDefault="00000000">
            <w:pPr>
              <w:spacing w:after="0"/>
              <w:ind w:firstLine="0"/>
            </w:pPr>
            <w:r>
              <w:rPr>
                <w:sz w:val="13"/>
              </w:rPr>
              <w:t>29,7</w:t>
            </w:r>
          </w:p>
        </w:tc>
        <w:tc>
          <w:tcPr>
            <w:tcW w:w="655" w:type="dxa"/>
          </w:tcPr>
          <w:p w14:paraId="05FADCD6" w14:textId="77777777" w:rsidR="006D1256" w:rsidRDefault="00000000">
            <w:pPr>
              <w:spacing w:after="0"/>
              <w:ind w:firstLine="0"/>
            </w:pPr>
            <w:r>
              <w:rPr>
                <w:sz w:val="13"/>
              </w:rPr>
              <w:t>0,363</w:t>
            </w:r>
          </w:p>
        </w:tc>
        <w:tc>
          <w:tcPr>
            <w:tcW w:w="655" w:type="dxa"/>
          </w:tcPr>
          <w:p w14:paraId="03F6B9EA" w14:textId="77777777" w:rsidR="006D1256" w:rsidRDefault="00000000">
            <w:pPr>
              <w:spacing w:after="0"/>
              <w:ind w:firstLine="0"/>
            </w:pPr>
            <w:r>
              <w:rPr>
                <w:sz w:val="13"/>
              </w:rPr>
              <w:t>25725</w:t>
            </w:r>
          </w:p>
        </w:tc>
        <w:tc>
          <w:tcPr>
            <w:tcW w:w="655" w:type="dxa"/>
          </w:tcPr>
          <w:p w14:paraId="2B46F404" w14:textId="77777777" w:rsidR="006D1256" w:rsidRDefault="00000000">
            <w:pPr>
              <w:spacing w:after="0"/>
              <w:ind w:firstLine="0"/>
            </w:pPr>
            <w:r>
              <w:rPr>
                <w:sz w:val="13"/>
              </w:rPr>
              <w:t>95,3</w:t>
            </w:r>
          </w:p>
        </w:tc>
        <w:tc>
          <w:tcPr>
            <w:tcW w:w="655" w:type="dxa"/>
          </w:tcPr>
          <w:p w14:paraId="5C0C0528" w14:textId="77777777" w:rsidR="006D1256" w:rsidRDefault="00000000">
            <w:pPr>
              <w:spacing w:after="0"/>
              <w:ind w:firstLine="0"/>
            </w:pPr>
            <w:r>
              <w:rPr>
                <w:sz w:val="13"/>
              </w:rPr>
              <w:t>49,1</w:t>
            </w:r>
          </w:p>
        </w:tc>
        <w:tc>
          <w:tcPr>
            <w:tcW w:w="655" w:type="dxa"/>
          </w:tcPr>
          <w:p w14:paraId="542EC937" w14:textId="77777777" w:rsidR="006D1256" w:rsidRDefault="00000000">
            <w:pPr>
              <w:spacing w:after="0"/>
              <w:ind w:firstLine="0"/>
            </w:pPr>
            <w:r>
              <w:rPr>
                <w:sz w:val="13"/>
              </w:rPr>
              <w:t>25,6</w:t>
            </w:r>
          </w:p>
        </w:tc>
        <w:tc>
          <w:tcPr>
            <w:tcW w:w="655" w:type="dxa"/>
          </w:tcPr>
          <w:p w14:paraId="21EA1C39" w14:textId="77777777" w:rsidR="006D1256" w:rsidRDefault="00000000">
            <w:pPr>
              <w:spacing w:after="0"/>
              <w:ind w:firstLine="0"/>
            </w:pPr>
            <w:r>
              <w:rPr>
                <w:sz w:val="13"/>
              </w:rPr>
              <w:t>29,3</w:t>
            </w:r>
          </w:p>
        </w:tc>
        <w:tc>
          <w:tcPr>
            <w:tcW w:w="655" w:type="dxa"/>
          </w:tcPr>
          <w:p w14:paraId="2D4976FF" w14:textId="77777777" w:rsidR="006D1256" w:rsidRDefault="00000000">
            <w:pPr>
              <w:spacing w:after="0"/>
              <w:ind w:firstLine="0"/>
            </w:pPr>
            <w:r>
              <w:rPr>
                <w:sz w:val="13"/>
              </w:rPr>
              <w:t>0,289</w:t>
            </w:r>
          </w:p>
        </w:tc>
        <w:tc>
          <w:tcPr>
            <w:tcW w:w="655" w:type="dxa"/>
          </w:tcPr>
          <w:p w14:paraId="7666E8A1" w14:textId="77777777" w:rsidR="006D1256" w:rsidRDefault="00000000">
            <w:pPr>
              <w:spacing w:after="0"/>
              <w:ind w:firstLine="0"/>
            </w:pPr>
            <w:r>
              <w:rPr>
                <w:sz w:val="13"/>
              </w:rPr>
              <w:t>1525</w:t>
            </w:r>
          </w:p>
        </w:tc>
      </w:tr>
      <w:tr w:rsidR="006D1256" w14:paraId="757083D6" w14:textId="77777777">
        <w:trPr>
          <w:jc w:val="center"/>
        </w:trPr>
        <w:tc>
          <w:tcPr>
            <w:tcW w:w="539" w:type="dxa"/>
          </w:tcPr>
          <w:p w14:paraId="00479932" w14:textId="77777777" w:rsidR="006D1256" w:rsidRDefault="00000000">
            <w:pPr>
              <w:spacing w:after="0"/>
              <w:ind w:firstLine="0"/>
            </w:pPr>
            <w:r>
              <w:rPr>
                <w:sz w:val="13"/>
              </w:rPr>
              <w:t>2010</w:t>
            </w:r>
          </w:p>
        </w:tc>
        <w:tc>
          <w:tcPr>
            <w:tcW w:w="425" w:type="dxa"/>
          </w:tcPr>
          <w:p w14:paraId="55CCC42B" w14:textId="77777777" w:rsidR="006D1256" w:rsidRDefault="00000000">
            <w:pPr>
              <w:spacing w:after="0"/>
              <w:ind w:firstLine="0"/>
            </w:pPr>
            <w:r>
              <w:rPr>
                <w:sz w:val="13"/>
              </w:rPr>
              <w:t>7</w:t>
            </w:r>
          </w:p>
        </w:tc>
        <w:tc>
          <w:tcPr>
            <w:tcW w:w="539" w:type="dxa"/>
          </w:tcPr>
          <w:p w14:paraId="2B8E7785" w14:textId="77777777" w:rsidR="006D1256" w:rsidRDefault="00000000">
            <w:pPr>
              <w:spacing w:after="0"/>
              <w:ind w:firstLine="0"/>
            </w:pPr>
            <w:r>
              <w:rPr>
                <w:sz w:val="13"/>
              </w:rPr>
              <w:t>-0,98</w:t>
            </w:r>
          </w:p>
        </w:tc>
        <w:tc>
          <w:tcPr>
            <w:tcW w:w="709" w:type="dxa"/>
          </w:tcPr>
          <w:p w14:paraId="138BFFA3" w14:textId="77777777" w:rsidR="006D1256" w:rsidRDefault="00000000">
            <w:pPr>
              <w:spacing w:after="0"/>
              <w:ind w:firstLine="0"/>
            </w:pPr>
            <w:r>
              <w:rPr>
                <w:sz w:val="13"/>
              </w:rPr>
              <w:t>La Niña</w:t>
            </w:r>
          </w:p>
        </w:tc>
        <w:tc>
          <w:tcPr>
            <w:tcW w:w="655" w:type="dxa"/>
          </w:tcPr>
          <w:p w14:paraId="7CDACD47" w14:textId="77777777" w:rsidR="006D1256" w:rsidRDefault="00000000">
            <w:pPr>
              <w:spacing w:after="0"/>
              <w:ind w:firstLine="0"/>
            </w:pPr>
            <w:r>
              <w:rPr>
                <w:sz w:val="13"/>
              </w:rPr>
              <w:t>134,8</w:t>
            </w:r>
          </w:p>
        </w:tc>
        <w:tc>
          <w:tcPr>
            <w:tcW w:w="655" w:type="dxa"/>
          </w:tcPr>
          <w:p w14:paraId="71021E6B" w14:textId="77777777" w:rsidR="006D1256" w:rsidRDefault="00000000">
            <w:pPr>
              <w:spacing w:after="0"/>
              <w:ind w:firstLine="0"/>
            </w:pPr>
            <w:r>
              <w:rPr>
                <w:sz w:val="13"/>
              </w:rPr>
              <w:t>89,0</w:t>
            </w:r>
          </w:p>
        </w:tc>
        <w:tc>
          <w:tcPr>
            <w:tcW w:w="655" w:type="dxa"/>
          </w:tcPr>
          <w:p w14:paraId="7955D200" w14:textId="77777777" w:rsidR="006D1256" w:rsidRDefault="00000000">
            <w:pPr>
              <w:spacing w:after="0"/>
              <w:ind w:firstLine="0"/>
            </w:pPr>
            <w:r>
              <w:rPr>
                <w:sz w:val="13"/>
              </w:rPr>
              <w:t>153,4</w:t>
            </w:r>
          </w:p>
        </w:tc>
        <w:tc>
          <w:tcPr>
            <w:tcW w:w="655" w:type="dxa"/>
          </w:tcPr>
          <w:p w14:paraId="6C662FD3" w14:textId="77777777" w:rsidR="006D1256" w:rsidRDefault="00000000">
            <w:pPr>
              <w:spacing w:after="0"/>
              <w:ind w:firstLine="0"/>
            </w:pPr>
            <w:r>
              <w:rPr>
                <w:sz w:val="13"/>
              </w:rPr>
              <w:t>23,4</w:t>
            </w:r>
          </w:p>
        </w:tc>
        <w:tc>
          <w:tcPr>
            <w:tcW w:w="655" w:type="dxa"/>
          </w:tcPr>
          <w:p w14:paraId="2745AC29" w14:textId="77777777" w:rsidR="006D1256" w:rsidRDefault="00000000">
            <w:pPr>
              <w:spacing w:after="0"/>
              <w:ind w:firstLine="0"/>
            </w:pPr>
            <w:r>
              <w:rPr>
                <w:sz w:val="13"/>
              </w:rPr>
              <w:t>0,614</w:t>
            </w:r>
          </w:p>
        </w:tc>
        <w:tc>
          <w:tcPr>
            <w:tcW w:w="655" w:type="dxa"/>
          </w:tcPr>
          <w:p w14:paraId="36EA7A23" w14:textId="77777777" w:rsidR="006D1256" w:rsidRDefault="00000000">
            <w:pPr>
              <w:spacing w:after="0"/>
              <w:ind w:firstLine="0"/>
            </w:pPr>
            <w:r>
              <w:rPr>
                <w:sz w:val="13"/>
              </w:rPr>
              <w:t>500</w:t>
            </w:r>
          </w:p>
        </w:tc>
        <w:tc>
          <w:tcPr>
            <w:tcW w:w="655" w:type="dxa"/>
          </w:tcPr>
          <w:p w14:paraId="5C5C5100" w14:textId="77777777" w:rsidR="006D1256" w:rsidRDefault="00000000">
            <w:pPr>
              <w:spacing w:after="0"/>
              <w:ind w:firstLine="0"/>
            </w:pPr>
            <w:r>
              <w:rPr>
                <w:sz w:val="13"/>
              </w:rPr>
              <w:t>105,7</w:t>
            </w:r>
          </w:p>
        </w:tc>
        <w:tc>
          <w:tcPr>
            <w:tcW w:w="655" w:type="dxa"/>
          </w:tcPr>
          <w:p w14:paraId="5C9C675B" w14:textId="77777777" w:rsidR="006D1256" w:rsidRDefault="00000000">
            <w:pPr>
              <w:spacing w:after="0"/>
              <w:ind w:firstLine="0"/>
            </w:pPr>
            <w:r>
              <w:rPr>
                <w:sz w:val="13"/>
              </w:rPr>
              <w:t>47,9</w:t>
            </w:r>
          </w:p>
        </w:tc>
        <w:tc>
          <w:tcPr>
            <w:tcW w:w="655" w:type="dxa"/>
          </w:tcPr>
          <w:p w14:paraId="7735FFA6" w14:textId="77777777" w:rsidR="006D1256" w:rsidRDefault="00000000">
            <w:pPr>
              <w:spacing w:after="0"/>
              <w:ind w:firstLine="0"/>
            </w:pPr>
            <w:r>
              <w:rPr>
                <w:sz w:val="13"/>
              </w:rPr>
              <w:t>1,3</w:t>
            </w:r>
          </w:p>
        </w:tc>
        <w:tc>
          <w:tcPr>
            <w:tcW w:w="655" w:type="dxa"/>
          </w:tcPr>
          <w:p w14:paraId="6D9D6B3A" w14:textId="77777777" w:rsidR="006D1256" w:rsidRDefault="00000000">
            <w:pPr>
              <w:spacing w:after="0"/>
              <w:ind w:firstLine="0"/>
            </w:pPr>
            <w:r>
              <w:rPr>
                <w:sz w:val="13"/>
              </w:rPr>
              <w:t>30,0</w:t>
            </w:r>
          </w:p>
        </w:tc>
        <w:tc>
          <w:tcPr>
            <w:tcW w:w="655" w:type="dxa"/>
          </w:tcPr>
          <w:p w14:paraId="4B278DE0" w14:textId="77777777" w:rsidR="006D1256" w:rsidRDefault="00000000">
            <w:pPr>
              <w:spacing w:after="0"/>
              <w:ind w:firstLine="0"/>
            </w:pPr>
            <w:r>
              <w:rPr>
                <w:sz w:val="13"/>
              </w:rPr>
              <w:t>0,259</w:t>
            </w:r>
          </w:p>
        </w:tc>
        <w:tc>
          <w:tcPr>
            <w:tcW w:w="655" w:type="dxa"/>
          </w:tcPr>
          <w:p w14:paraId="477AA351" w14:textId="77777777" w:rsidR="006D1256" w:rsidRDefault="00000000">
            <w:pPr>
              <w:spacing w:after="0"/>
              <w:ind w:firstLine="0"/>
            </w:pPr>
            <w:r>
              <w:rPr>
                <w:sz w:val="13"/>
              </w:rPr>
              <w:t>92800</w:t>
            </w:r>
          </w:p>
        </w:tc>
        <w:tc>
          <w:tcPr>
            <w:tcW w:w="655" w:type="dxa"/>
          </w:tcPr>
          <w:p w14:paraId="46D82534" w14:textId="77777777" w:rsidR="006D1256" w:rsidRDefault="00000000">
            <w:pPr>
              <w:spacing w:after="0"/>
              <w:ind w:firstLine="0"/>
            </w:pPr>
            <w:r>
              <w:rPr>
                <w:sz w:val="13"/>
              </w:rPr>
              <w:t>90,3</w:t>
            </w:r>
          </w:p>
        </w:tc>
        <w:tc>
          <w:tcPr>
            <w:tcW w:w="655" w:type="dxa"/>
          </w:tcPr>
          <w:p w14:paraId="6D18205E" w14:textId="77777777" w:rsidR="006D1256" w:rsidRDefault="00000000">
            <w:pPr>
              <w:spacing w:after="0"/>
              <w:ind w:firstLine="0"/>
            </w:pPr>
            <w:r>
              <w:rPr>
                <w:sz w:val="13"/>
              </w:rPr>
              <w:t>43,1</w:t>
            </w:r>
          </w:p>
        </w:tc>
        <w:tc>
          <w:tcPr>
            <w:tcW w:w="655" w:type="dxa"/>
          </w:tcPr>
          <w:p w14:paraId="519EA63E" w14:textId="77777777" w:rsidR="006D1256" w:rsidRDefault="00000000">
            <w:pPr>
              <w:spacing w:after="0"/>
              <w:ind w:firstLine="0"/>
            </w:pPr>
            <w:r>
              <w:rPr>
                <w:sz w:val="13"/>
              </w:rPr>
              <w:t>42,6</w:t>
            </w:r>
          </w:p>
        </w:tc>
        <w:tc>
          <w:tcPr>
            <w:tcW w:w="655" w:type="dxa"/>
          </w:tcPr>
          <w:p w14:paraId="4E5C682C" w14:textId="77777777" w:rsidR="006D1256" w:rsidRDefault="00000000">
            <w:pPr>
              <w:spacing w:after="0"/>
              <w:ind w:firstLine="0"/>
            </w:pPr>
            <w:r>
              <w:rPr>
                <w:sz w:val="13"/>
              </w:rPr>
              <w:t>28,0</w:t>
            </w:r>
          </w:p>
        </w:tc>
        <w:tc>
          <w:tcPr>
            <w:tcW w:w="655" w:type="dxa"/>
          </w:tcPr>
          <w:p w14:paraId="4A153D0C" w14:textId="77777777" w:rsidR="006D1256" w:rsidRDefault="00000000">
            <w:pPr>
              <w:spacing w:after="0"/>
              <w:ind w:firstLine="0"/>
            </w:pPr>
            <w:r>
              <w:rPr>
                <w:sz w:val="13"/>
              </w:rPr>
              <w:t>0,243</w:t>
            </w:r>
          </w:p>
        </w:tc>
        <w:tc>
          <w:tcPr>
            <w:tcW w:w="655" w:type="dxa"/>
          </w:tcPr>
          <w:p w14:paraId="2BD3BFC4" w14:textId="77777777" w:rsidR="006D1256" w:rsidRDefault="00000000">
            <w:pPr>
              <w:spacing w:after="0"/>
              <w:ind w:firstLine="0"/>
            </w:pPr>
            <w:r>
              <w:rPr>
                <w:sz w:val="13"/>
              </w:rPr>
              <w:t>3075</w:t>
            </w:r>
          </w:p>
        </w:tc>
      </w:tr>
      <w:tr w:rsidR="006D1256" w14:paraId="18FEA340" w14:textId="77777777">
        <w:trPr>
          <w:jc w:val="center"/>
        </w:trPr>
        <w:tc>
          <w:tcPr>
            <w:tcW w:w="539" w:type="dxa"/>
          </w:tcPr>
          <w:p w14:paraId="787EAD70" w14:textId="77777777" w:rsidR="006D1256" w:rsidRDefault="00000000">
            <w:pPr>
              <w:spacing w:after="0"/>
              <w:ind w:firstLine="0"/>
            </w:pPr>
            <w:r>
              <w:rPr>
                <w:sz w:val="13"/>
              </w:rPr>
              <w:t>2010</w:t>
            </w:r>
          </w:p>
        </w:tc>
        <w:tc>
          <w:tcPr>
            <w:tcW w:w="425" w:type="dxa"/>
          </w:tcPr>
          <w:p w14:paraId="2ED095E7" w14:textId="77777777" w:rsidR="006D1256" w:rsidRDefault="00000000">
            <w:pPr>
              <w:spacing w:after="0"/>
              <w:ind w:firstLine="0"/>
            </w:pPr>
            <w:r>
              <w:rPr>
                <w:sz w:val="13"/>
              </w:rPr>
              <w:t>8</w:t>
            </w:r>
          </w:p>
        </w:tc>
        <w:tc>
          <w:tcPr>
            <w:tcW w:w="539" w:type="dxa"/>
          </w:tcPr>
          <w:p w14:paraId="13138E45" w14:textId="77777777" w:rsidR="006D1256" w:rsidRDefault="00000000">
            <w:pPr>
              <w:spacing w:after="0"/>
              <w:ind w:firstLine="0"/>
            </w:pPr>
            <w:r>
              <w:rPr>
                <w:sz w:val="13"/>
              </w:rPr>
              <w:t>-1,24</w:t>
            </w:r>
          </w:p>
        </w:tc>
        <w:tc>
          <w:tcPr>
            <w:tcW w:w="709" w:type="dxa"/>
          </w:tcPr>
          <w:p w14:paraId="7045AE40" w14:textId="77777777" w:rsidR="006D1256" w:rsidRDefault="00000000">
            <w:pPr>
              <w:spacing w:after="0"/>
              <w:ind w:firstLine="0"/>
            </w:pPr>
            <w:r>
              <w:rPr>
                <w:sz w:val="13"/>
              </w:rPr>
              <w:t>La Niña</w:t>
            </w:r>
          </w:p>
        </w:tc>
        <w:tc>
          <w:tcPr>
            <w:tcW w:w="655" w:type="dxa"/>
          </w:tcPr>
          <w:p w14:paraId="3C3ACE80" w14:textId="77777777" w:rsidR="006D1256" w:rsidRDefault="00000000">
            <w:pPr>
              <w:spacing w:after="0"/>
              <w:ind w:firstLine="0"/>
            </w:pPr>
            <w:r>
              <w:rPr>
                <w:sz w:val="13"/>
              </w:rPr>
              <w:t>146,7</w:t>
            </w:r>
          </w:p>
        </w:tc>
        <w:tc>
          <w:tcPr>
            <w:tcW w:w="655" w:type="dxa"/>
          </w:tcPr>
          <w:p w14:paraId="3710EB14" w14:textId="77777777" w:rsidR="006D1256" w:rsidRDefault="00000000">
            <w:pPr>
              <w:spacing w:after="0"/>
              <w:ind w:firstLine="0"/>
            </w:pPr>
            <w:r>
              <w:rPr>
                <w:sz w:val="13"/>
              </w:rPr>
              <w:t>87,3</w:t>
            </w:r>
          </w:p>
        </w:tc>
        <w:tc>
          <w:tcPr>
            <w:tcW w:w="655" w:type="dxa"/>
          </w:tcPr>
          <w:p w14:paraId="1F172B4B" w14:textId="77777777" w:rsidR="006D1256" w:rsidRDefault="00000000">
            <w:pPr>
              <w:spacing w:after="0"/>
              <w:ind w:firstLine="0"/>
            </w:pPr>
            <w:r>
              <w:rPr>
                <w:sz w:val="13"/>
              </w:rPr>
              <w:t>49,4</w:t>
            </w:r>
          </w:p>
        </w:tc>
        <w:tc>
          <w:tcPr>
            <w:tcW w:w="655" w:type="dxa"/>
          </w:tcPr>
          <w:p w14:paraId="56E4AB98" w14:textId="77777777" w:rsidR="006D1256" w:rsidRDefault="00000000">
            <w:pPr>
              <w:spacing w:after="0"/>
              <w:ind w:firstLine="0"/>
            </w:pPr>
            <w:r>
              <w:rPr>
                <w:sz w:val="13"/>
              </w:rPr>
              <w:t>25,7</w:t>
            </w:r>
          </w:p>
        </w:tc>
        <w:tc>
          <w:tcPr>
            <w:tcW w:w="655" w:type="dxa"/>
          </w:tcPr>
          <w:p w14:paraId="1D97CDC6" w14:textId="77777777" w:rsidR="006D1256" w:rsidRDefault="00000000">
            <w:pPr>
              <w:spacing w:after="0"/>
              <w:ind w:firstLine="0"/>
            </w:pPr>
            <w:r>
              <w:rPr>
                <w:sz w:val="13"/>
              </w:rPr>
              <w:t>0,522</w:t>
            </w:r>
          </w:p>
        </w:tc>
        <w:tc>
          <w:tcPr>
            <w:tcW w:w="655" w:type="dxa"/>
          </w:tcPr>
          <w:p w14:paraId="63BDD974" w14:textId="77777777" w:rsidR="006D1256" w:rsidRDefault="00000000">
            <w:pPr>
              <w:spacing w:after="0"/>
              <w:ind w:firstLine="0"/>
            </w:pPr>
            <w:r>
              <w:rPr>
                <w:sz w:val="13"/>
              </w:rPr>
              <w:t>825</w:t>
            </w:r>
          </w:p>
        </w:tc>
        <w:tc>
          <w:tcPr>
            <w:tcW w:w="655" w:type="dxa"/>
          </w:tcPr>
          <w:p w14:paraId="054C1DA5" w14:textId="77777777" w:rsidR="006D1256" w:rsidRDefault="00000000">
            <w:pPr>
              <w:spacing w:after="0"/>
              <w:ind w:firstLine="0"/>
            </w:pPr>
            <w:r>
              <w:rPr>
                <w:sz w:val="13"/>
              </w:rPr>
              <w:t>84,2</w:t>
            </w:r>
          </w:p>
        </w:tc>
        <w:tc>
          <w:tcPr>
            <w:tcW w:w="655" w:type="dxa"/>
          </w:tcPr>
          <w:p w14:paraId="541A0900" w14:textId="77777777" w:rsidR="006D1256" w:rsidRDefault="00000000">
            <w:pPr>
              <w:spacing w:after="0"/>
              <w:ind w:firstLine="0"/>
            </w:pPr>
            <w:r>
              <w:rPr>
                <w:sz w:val="13"/>
              </w:rPr>
              <w:t>34,6</w:t>
            </w:r>
          </w:p>
        </w:tc>
        <w:tc>
          <w:tcPr>
            <w:tcW w:w="655" w:type="dxa"/>
          </w:tcPr>
          <w:p w14:paraId="05D81879" w14:textId="77777777" w:rsidR="006D1256" w:rsidRDefault="00000000">
            <w:pPr>
              <w:spacing w:after="0"/>
              <w:ind w:firstLine="0"/>
            </w:pPr>
            <w:r>
              <w:rPr>
                <w:sz w:val="13"/>
              </w:rPr>
              <w:t>0,3</w:t>
            </w:r>
          </w:p>
        </w:tc>
        <w:tc>
          <w:tcPr>
            <w:tcW w:w="655" w:type="dxa"/>
          </w:tcPr>
          <w:p w14:paraId="4E2F9AC5" w14:textId="77777777" w:rsidR="006D1256" w:rsidRDefault="00000000">
            <w:pPr>
              <w:spacing w:after="0"/>
              <w:ind w:firstLine="0"/>
            </w:pPr>
            <w:r>
              <w:rPr>
                <w:sz w:val="13"/>
              </w:rPr>
              <w:t>33,4</w:t>
            </w:r>
          </w:p>
        </w:tc>
        <w:tc>
          <w:tcPr>
            <w:tcW w:w="655" w:type="dxa"/>
          </w:tcPr>
          <w:p w14:paraId="135155FB" w14:textId="77777777" w:rsidR="006D1256" w:rsidRDefault="00000000">
            <w:pPr>
              <w:spacing w:after="0"/>
              <w:ind w:firstLine="0"/>
            </w:pPr>
            <w:r>
              <w:rPr>
                <w:sz w:val="13"/>
              </w:rPr>
              <w:t>0,157</w:t>
            </w:r>
          </w:p>
        </w:tc>
        <w:tc>
          <w:tcPr>
            <w:tcW w:w="655" w:type="dxa"/>
          </w:tcPr>
          <w:p w14:paraId="325C2C91" w14:textId="77777777" w:rsidR="006D1256" w:rsidRDefault="00000000">
            <w:pPr>
              <w:spacing w:after="0"/>
              <w:ind w:firstLine="0"/>
            </w:pPr>
            <w:r>
              <w:rPr>
                <w:sz w:val="13"/>
              </w:rPr>
              <w:t>397475</w:t>
            </w:r>
          </w:p>
        </w:tc>
        <w:tc>
          <w:tcPr>
            <w:tcW w:w="655" w:type="dxa"/>
          </w:tcPr>
          <w:p w14:paraId="15267ADD" w14:textId="77777777" w:rsidR="006D1256" w:rsidRDefault="00000000">
            <w:pPr>
              <w:spacing w:after="0"/>
              <w:ind w:firstLine="0"/>
            </w:pPr>
            <w:r>
              <w:rPr>
                <w:sz w:val="13"/>
              </w:rPr>
              <w:t>84,5</w:t>
            </w:r>
          </w:p>
        </w:tc>
        <w:tc>
          <w:tcPr>
            <w:tcW w:w="655" w:type="dxa"/>
          </w:tcPr>
          <w:p w14:paraId="00442F01" w14:textId="77777777" w:rsidR="006D1256" w:rsidRDefault="00000000">
            <w:pPr>
              <w:spacing w:after="0"/>
              <w:ind w:firstLine="0"/>
            </w:pPr>
            <w:r>
              <w:rPr>
                <w:sz w:val="13"/>
              </w:rPr>
              <w:t>37,5</w:t>
            </w:r>
          </w:p>
        </w:tc>
        <w:tc>
          <w:tcPr>
            <w:tcW w:w="655" w:type="dxa"/>
          </w:tcPr>
          <w:p w14:paraId="52CBEE1D" w14:textId="77777777" w:rsidR="006D1256" w:rsidRDefault="00000000">
            <w:pPr>
              <w:spacing w:after="0"/>
              <w:ind w:firstLine="0"/>
            </w:pPr>
            <w:r>
              <w:rPr>
                <w:sz w:val="13"/>
              </w:rPr>
              <w:t>12,0</w:t>
            </w:r>
          </w:p>
        </w:tc>
        <w:tc>
          <w:tcPr>
            <w:tcW w:w="655" w:type="dxa"/>
          </w:tcPr>
          <w:p w14:paraId="747AA394" w14:textId="77777777" w:rsidR="006D1256" w:rsidRDefault="00000000">
            <w:pPr>
              <w:spacing w:after="0"/>
              <w:ind w:firstLine="0"/>
            </w:pPr>
            <w:r>
              <w:rPr>
                <w:sz w:val="13"/>
              </w:rPr>
              <w:t>31,0</w:t>
            </w:r>
          </w:p>
        </w:tc>
        <w:tc>
          <w:tcPr>
            <w:tcW w:w="655" w:type="dxa"/>
          </w:tcPr>
          <w:p w14:paraId="1FE25336" w14:textId="77777777" w:rsidR="006D1256" w:rsidRDefault="00000000">
            <w:pPr>
              <w:spacing w:after="0"/>
              <w:ind w:firstLine="0"/>
            </w:pPr>
            <w:r>
              <w:rPr>
                <w:sz w:val="13"/>
              </w:rPr>
              <w:t>0,183</w:t>
            </w:r>
          </w:p>
        </w:tc>
        <w:tc>
          <w:tcPr>
            <w:tcW w:w="655" w:type="dxa"/>
          </w:tcPr>
          <w:p w14:paraId="489F0E91" w14:textId="77777777" w:rsidR="006D1256" w:rsidRDefault="00000000">
            <w:pPr>
              <w:spacing w:after="0"/>
              <w:ind w:firstLine="0"/>
            </w:pPr>
            <w:r>
              <w:rPr>
                <w:sz w:val="13"/>
              </w:rPr>
              <w:t>13475</w:t>
            </w:r>
          </w:p>
        </w:tc>
      </w:tr>
      <w:tr w:rsidR="006D1256" w14:paraId="4FA1FFF6" w14:textId="77777777">
        <w:trPr>
          <w:jc w:val="center"/>
        </w:trPr>
        <w:tc>
          <w:tcPr>
            <w:tcW w:w="539" w:type="dxa"/>
          </w:tcPr>
          <w:p w14:paraId="7BC9882B" w14:textId="77777777" w:rsidR="006D1256" w:rsidRDefault="00000000">
            <w:pPr>
              <w:spacing w:after="0"/>
              <w:ind w:firstLine="0"/>
            </w:pPr>
            <w:r>
              <w:rPr>
                <w:sz w:val="13"/>
              </w:rPr>
              <w:t>2010</w:t>
            </w:r>
          </w:p>
        </w:tc>
        <w:tc>
          <w:tcPr>
            <w:tcW w:w="425" w:type="dxa"/>
          </w:tcPr>
          <w:p w14:paraId="7D79C31E" w14:textId="77777777" w:rsidR="006D1256" w:rsidRDefault="00000000">
            <w:pPr>
              <w:spacing w:after="0"/>
              <w:ind w:firstLine="0"/>
            </w:pPr>
            <w:r>
              <w:rPr>
                <w:sz w:val="13"/>
              </w:rPr>
              <w:t>9</w:t>
            </w:r>
          </w:p>
        </w:tc>
        <w:tc>
          <w:tcPr>
            <w:tcW w:w="539" w:type="dxa"/>
          </w:tcPr>
          <w:p w14:paraId="433F4C83" w14:textId="77777777" w:rsidR="006D1256" w:rsidRDefault="00000000">
            <w:pPr>
              <w:spacing w:after="0"/>
              <w:ind w:firstLine="0"/>
            </w:pPr>
            <w:r>
              <w:rPr>
                <w:sz w:val="13"/>
              </w:rPr>
              <w:t>-1,43</w:t>
            </w:r>
          </w:p>
        </w:tc>
        <w:tc>
          <w:tcPr>
            <w:tcW w:w="709" w:type="dxa"/>
          </w:tcPr>
          <w:p w14:paraId="6E6705BE" w14:textId="77777777" w:rsidR="006D1256" w:rsidRDefault="00000000">
            <w:pPr>
              <w:spacing w:after="0"/>
              <w:ind w:firstLine="0"/>
            </w:pPr>
            <w:r>
              <w:rPr>
                <w:sz w:val="13"/>
              </w:rPr>
              <w:t>La Niña</w:t>
            </w:r>
          </w:p>
        </w:tc>
        <w:tc>
          <w:tcPr>
            <w:tcW w:w="655" w:type="dxa"/>
          </w:tcPr>
          <w:p w14:paraId="01544728" w14:textId="77777777" w:rsidR="006D1256" w:rsidRDefault="00000000">
            <w:pPr>
              <w:spacing w:after="0"/>
              <w:ind w:firstLine="0"/>
            </w:pPr>
            <w:r>
              <w:rPr>
                <w:sz w:val="13"/>
              </w:rPr>
              <w:t>145,9</w:t>
            </w:r>
          </w:p>
        </w:tc>
        <w:tc>
          <w:tcPr>
            <w:tcW w:w="655" w:type="dxa"/>
          </w:tcPr>
          <w:p w14:paraId="193A8A32" w14:textId="77777777" w:rsidR="006D1256" w:rsidRDefault="00000000">
            <w:pPr>
              <w:spacing w:after="0"/>
              <w:ind w:firstLine="0"/>
            </w:pPr>
            <w:r>
              <w:rPr>
                <w:sz w:val="13"/>
              </w:rPr>
              <w:t>90,3</w:t>
            </w:r>
          </w:p>
        </w:tc>
        <w:tc>
          <w:tcPr>
            <w:tcW w:w="655" w:type="dxa"/>
          </w:tcPr>
          <w:p w14:paraId="75D470A3" w14:textId="77777777" w:rsidR="006D1256" w:rsidRDefault="00000000">
            <w:pPr>
              <w:spacing w:after="0"/>
              <w:ind w:firstLine="0"/>
            </w:pPr>
            <w:r>
              <w:rPr>
                <w:sz w:val="13"/>
              </w:rPr>
              <w:t>52,6</w:t>
            </w:r>
          </w:p>
        </w:tc>
        <w:tc>
          <w:tcPr>
            <w:tcW w:w="655" w:type="dxa"/>
          </w:tcPr>
          <w:p w14:paraId="71F205B3" w14:textId="77777777" w:rsidR="006D1256" w:rsidRDefault="00000000">
            <w:pPr>
              <w:spacing w:after="0"/>
              <w:ind w:firstLine="0"/>
            </w:pPr>
            <w:r>
              <w:rPr>
                <w:sz w:val="13"/>
              </w:rPr>
              <w:t>28,1</w:t>
            </w:r>
          </w:p>
        </w:tc>
        <w:tc>
          <w:tcPr>
            <w:tcW w:w="655" w:type="dxa"/>
          </w:tcPr>
          <w:p w14:paraId="6CD19C96" w14:textId="77777777" w:rsidR="006D1256" w:rsidRDefault="00000000">
            <w:pPr>
              <w:spacing w:after="0"/>
              <w:ind w:firstLine="0"/>
            </w:pPr>
            <w:r>
              <w:rPr>
                <w:sz w:val="13"/>
              </w:rPr>
              <w:t>0,444</w:t>
            </w:r>
          </w:p>
        </w:tc>
        <w:tc>
          <w:tcPr>
            <w:tcW w:w="655" w:type="dxa"/>
          </w:tcPr>
          <w:p w14:paraId="40710A5F" w14:textId="77777777" w:rsidR="006D1256" w:rsidRDefault="00000000">
            <w:pPr>
              <w:spacing w:after="0"/>
              <w:ind w:firstLine="0"/>
            </w:pPr>
            <w:r>
              <w:rPr>
                <w:sz w:val="13"/>
              </w:rPr>
              <w:t>4150</w:t>
            </w:r>
          </w:p>
        </w:tc>
        <w:tc>
          <w:tcPr>
            <w:tcW w:w="655" w:type="dxa"/>
          </w:tcPr>
          <w:p w14:paraId="4BA7BD4C" w14:textId="77777777" w:rsidR="006D1256" w:rsidRDefault="00000000">
            <w:pPr>
              <w:spacing w:after="0"/>
              <w:ind w:firstLine="0"/>
            </w:pPr>
            <w:r>
              <w:rPr>
                <w:sz w:val="13"/>
              </w:rPr>
              <w:t>51,4</w:t>
            </w:r>
          </w:p>
        </w:tc>
        <w:tc>
          <w:tcPr>
            <w:tcW w:w="655" w:type="dxa"/>
          </w:tcPr>
          <w:p w14:paraId="7D15DDD4" w14:textId="77777777" w:rsidR="006D1256" w:rsidRDefault="00000000">
            <w:pPr>
              <w:spacing w:after="0"/>
              <w:ind w:firstLine="0"/>
            </w:pPr>
            <w:r>
              <w:rPr>
                <w:sz w:val="13"/>
              </w:rPr>
              <w:t>28,9</w:t>
            </w:r>
          </w:p>
        </w:tc>
        <w:tc>
          <w:tcPr>
            <w:tcW w:w="655" w:type="dxa"/>
          </w:tcPr>
          <w:p w14:paraId="4AEC0A52" w14:textId="77777777" w:rsidR="006D1256" w:rsidRDefault="00000000">
            <w:pPr>
              <w:spacing w:after="0"/>
              <w:ind w:firstLine="0"/>
            </w:pPr>
            <w:r>
              <w:rPr>
                <w:sz w:val="13"/>
              </w:rPr>
              <w:t>15,7</w:t>
            </w:r>
          </w:p>
        </w:tc>
        <w:tc>
          <w:tcPr>
            <w:tcW w:w="655" w:type="dxa"/>
          </w:tcPr>
          <w:p w14:paraId="5C54D2D0" w14:textId="77777777" w:rsidR="006D1256" w:rsidRDefault="00000000">
            <w:pPr>
              <w:spacing w:after="0"/>
              <w:ind w:firstLine="0"/>
            </w:pPr>
            <w:r>
              <w:rPr>
                <w:sz w:val="13"/>
              </w:rPr>
              <w:t>38,5</w:t>
            </w:r>
          </w:p>
        </w:tc>
        <w:tc>
          <w:tcPr>
            <w:tcW w:w="655" w:type="dxa"/>
          </w:tcPr>
          <w:p w14:paraId="3D286C66" w14:textId="77777777" w:rsidR="006D1256" w:rsidRDefault="00000000">
            <w:pPr>
              <w:spacing w:after="0"/>
              <w:ind w:firstLine="0"/>
            </w:pPr>
            <w:r>
              <w:rPr>
                <w:sz w:val="13"/>
              </w:rPr>
              <w:t>0,116</w:t>
            </w:r>
          </w:p>
        </w:tc>
        <w:tc>
          <w:tcPr>
            <w:tcW w:w="655" w:type="dxa"/>
          </w:tcPr>
          <w:p w14:paraId="52D3620A" w14:textId="77777777" w:rsidR="006D1256" w:rsidRDefault="00000000">
            <w:pPr>
              <w:spacing w:after="0"/>
              <w:ind w:firstLine="0"/>
            </w:pPr>
            <w:r>
              <w:rPr>
                <w:sz w:val="13"/>
              </w:rPr>
              <w:t>874625</w:t>
            </w:r>
          </w:p>
        </w:tc>
        <w:tc>
          <w:tcPr>
            <w:tcW w:w="655" w:type="dxa"/>
          </w:tcPr>
          <w:p w14:paraId="1265036F" w14:textId="77777777" w:rsidR="006D1256" w:rsidRDefault="00000000">
            <w:pPr>
              <w:spacing w:after="0"/>
              <w:ind w:firstLine="0"/>
            </w:pPr>
            <w:r>
              <w:rPr>
                <w:sz w:val="13"/>
              </w:rPr>
              <w:t>61,5</w:t>
            </w:r>
          </w:p>
        </w:tc>
        <w:tc>
          <w:tcPr>
            <w:tcW w:w="655" w:type="dxa"/>
          </w:tcPr>
          <w:p w14:paraId="48417F15" w14:textId="77777777" w:rsidR="006D1256" w:rsidRDefault="00000000">
            <w:pPr>
              <w:spacing w:after="0"/>
              <w:ind w:firstLine="0"/>
            </w:pPr>
            <w:r>
              <w:rPr>
                <w:sz w:val="13"/>
              </w:rPr>
              <w:t>30,2</w:t>
            </w:r>
          </w:p>
        </w:tc>
        <w:tc>
          <w:tcPr>
            <w:tcW w:w="655" w:type="dxa"/>
          </w:tcPr>
          <w:p w14:paraId="13B52698" w14:textId="77777777" w:rsidR="006D1256" w:rsidRDefault="00000000">
            <w:pPr>
              <w:spacing w:after="0"/>
              <w:ind w:firstLine="0"/>
            </w:pPr>
            <w:r>
              <w:rPr>
                <w:sz w:val="13"/>
              </w:rPr>
              <w:t>12,9</w:t>
            </w:r>
          </w:p>
        </w:tc>
        <w:tc>
          <w:tcPr>
            <w:tcW w:w="655" w:type="dxa"/>
          </w:tcPr>
          <w:p w14:paraId="27964028" w14:textId="77777777" w:rsidR="006D1256" w:rsidRDefault="00000000">
            <w:pPr>
              <w:spacing w:after="0"/>
              <w:ind w:firstLine="0"/>
            </w:pPr>
            <w:r>
              <w:rPr>
                <w:sz w:val="13"/>
              </w:rPr>
              <w:t>35,4</w:t>
            </w:r>
          </w:p>
        </w:tc>
        <w:tc>
          <w:tcPr>
            <w:tcW w:w="655" w:type="dxa"/>
          </w:tcPr>
          <w:p w14:paraId="4A27F514" w14:textId="77777777" w:rsidR="006D1256" w:rsidRDefault="00000000">
            <w:pPr>
              <w:spacing w:after="0"/>
              <w:ind w:firstLine="0"/>
            </w:pPr>
            <w:r>
              <w:rPr>
                <w:sz w:val="13"/>
              </w:rPr>
              <w:t>0,128</w:t>
            </w:r>
          </w:p>
        </w:tc>
        <w:tc>
          <w:tcPr>
            <w:tcW w:w="655" w:type="dxa"/>
          </w:tcPr>
          <w:p w14:paraId="79F1E318" w14:textId="77777777" w:rsidR="006D1256" w:rsidRDefault="00000000">
            <w:pPr>
              <w:spacing w:after="0"/>
              <w:ind w:firstLine="0"/>
            </w:pPr>
            <w:r>
              <w:rPr>
                <w:sz w:val="13"/>
              </w:rPr>
              <w:t>50575</w:t>
            </w:r>
          </w:p>
        </w:tc>
      </w:tr>
      <w:tr w:rsidR="006D1256" w14:paraId="493D9B32" w14:textId="77777777">
        <w:trPr>
          <w:jc w:val="center"/>
        </w:trPr>
        <w:tc>
          <w:tcPr>
            <w:tcW w:w="539" w:type="dxa"/>
          </w:tcPr>
          <w:p w14:paraId="14E55E1B" w14:textId="77777777" w:rsidR="006D1256" w:rsidRDefault="00000000">
            <w:pPr>
              <w:spacing w:after="0"/>
              <w:ind w:firstLine="0"/>
            </w:pPr>
            <w:r>
              <w:rPr>
                <w:sz w:val="13"/>
              </w:rPr>
              <w:t>2010</w:t>
            </w:r>
          </w:p>
        </w:tc>
        <w:tc>
          <w:tcPr>
            <w:tcW w:w="425" w:type="dxa"/>
          </w:tcPr>
          <w:p w14:paraId="3E57EE34" w14:textId="77777777" w:rsidR="006D1256" w:rsidRDefault="00000000">
            <w:pPr>
              <w:spacing w:after="0"/>
              <w:ind w:firstLine="0"/>
            </w:pPr>
            <w:r>
              <w:rPr>
                <w:sz w:val="13"/>
              </w:rPr>
              <w:t>10</w:t>
            </w:r>
          </w:p>
        </w:tc>
        <w:tc>
          <w:tcPr>
            <w:tcW w:w="539" w:type="dxa"/>
          </w:tcPr>
          <w:p w14:paraId="4E5A03CD" w14:textId="77777777" w:rsidR="006D1256" w:rsidRDefault="00000000">
            <w:pPr>
              <w:spacing w:after="0"/>
              <w:ind w:firstLine="0"/>
            </w:pPr>
            <w:r>
              <w:rPr>
                <w:sz w:val="13"/>
              </w:rPr>
              <w:t>-1,54</w:t>
            </w:r>
          </w:p>
        </w:tc>
        <w:tc>
          <w:tcPr>
            <w:tcW w:w="709" w:type="dxa"/>
          </w:tcPr>
          <w:p w14:paraId="6E50B12D" w14:textId="77777777" w:rsidR="006D1256" w:rsidRDefault="00000000">
            <w:pPr>
              <w:spacing w:after="0"/>
              <w:ind w:firstLine="0"/>
            </w:pPr>
            <w:r>
              <w:rPr>
                <w:sz w:val="13"/>
              </w:rPr>
              <w:t>La Niña</w:t>
            </w:r>
          </w:p>
        </w:tc>
        <w:tc>
          <w:tcPr>
            <w:tcW w:w="655" w:type="dxa"/>
          </w:tcPr>
          <w:p w14:paraId="28AA0628" w14:textId="77777777" w:rsidR="006D1256" w:rsidRDefault="00000000">
            <w:pPr>
              <w:spacing w:after="0"/>
              <w:ind w:firstLine="0"/>
            </w:pPr>
            <w:r>
              <w:rPr>
                <w:sz w:val="13"/>
              </w:rPr>
              <w:t>131,3</w:t>
            </w:r>
          </w:p>
        </w:tc>
        <w:tc>
          <w:tcPr>
            <w:tcW w:w="655" w:type="dxa"/>
          </w:tcPr>
          <w:p w14:paraId="1DBAFB49" w14:textId="77777777" w:rsidR="006D1256" w:rsidRDefault="00000000">
            <w:pPr>
              <w:spacing w:after="0"/>
              <w:ind w:firstLine="0"/>
            </w:pPr>
            <w:r>
              <w:rPr>
                <w:sz w:val="13"/>
              </w:rPr>
              <w:t>98,3</w:t>
            </w:r>
          </w:p>
        </w:tc>
        <w:tc>
          <w:tcPr>
            <w:tcW w:w="655" w:type="dxa"/>
          </w:tcPr>
          <w:p w14:paraId="2946CF53" w14:textId="77777777" w:rsidR="006D1256" w:rsidRDefault="00000000">
            <w:pPr>
              <w:spacing w:after="0"/>
              <w:ind w:firstLine="0"/>
            </w:pPr>
            <w:r>
              <w:rPr>
                <w:sz w:val="13"/>
              </w:rPr>
              <w:t>80,3</w:t>
            </w:r>
          </w:p>
        </w:tc>
        <w:tc>
          <w:tcPr>
            <w:tcW w:w="655" w:type="dxa"/>
          </w:tcPr>
          <w:p w14:paraId="1C8C78A6" w14:textId="77777777" w:rsidR="006D1256" w:rsidRDefault="00000000">
            <w:pPr>
              <w:spacing w:after="0"/>
              <w:ind w:firstLine="0"/>
            </w:pPr>
            <w:r>
              <w:rPr>
                <w:sz w:val="13"/>
              </w:rPr>
              <w:t>32,4</w:t>
            </w:r>
          </w:p>
        </w:tc>
        <w:tc>
          <w:tcPr>
            <w:tcW w:w="655" w:type="dxa"/>
          </w:tcPr>
          <w:p w14:paraId="53FD3572" w14:textId="77777777" w:rsidR="006D1256" w:rsidRDefault="00000000">
            <w:pPr>
              <w:spacing w:after="0"/>
              <w:ind w:firstLine="0"/>
            </w:pPr>
            <w:r>
              <w:rPr>
                <w:sz w:val="13"/>
              </w:rPr>
              <w:t>0,460</w:t>
            </w:r>
          </w:p>
        </w:tc>
        <w:tc>
          <w:tcPr>
            <w:tcW w:w="655" w:type="dxa"/>
          </w:tcPr>
          <w:p w14:paraId="33F838A5" w14:textId="77777777" w:rsidR="006D1256" w:rsidRDefault="00000000">
            <w:pPr>
              <w:spacing w:after="0"/>
              <w:ind w:firstLine="0"/>
            </w:pPr>
            <w:r>
              <w:rPr>
                <w:sz w:val="13"/>
              </w:rPr>
              <w:t>2475</w:t>
            </w:r>
          </w:p>
        </w:tc>
        <w:tc>
          <w:tcPr>
            <w:tcW w:w="655" w:type="dxa"/>
          </w:tcPr>
          <w:p w14:paraId="54A1F0CD" w14:textId="77777777" w:rsidR="006D1256" w:rsidRDefault="00000000">
            <w:pPr>
              <w:spacing w:after="0"/>
              <w:ind w:firstLine="0"/>
            </w:pPr>
            <w:r>
              <w:rPr>
                <w:sz w:val="13"/>
              </w:rPr>
              <w:t>61,1</w:t>
            </w:r>
          </w:p>
        </w:tc>
        <w:tc>
          <w:tcPr>
            <w:tcW w:w="655" w:type="dxa"/>
          </w:tcPr>
          <w:p w14:paraId="639FC0A9" w14:textId="77777777" w:rsidR="006D1256" w:rsidRDefault="00000000">
            <w:pPr>
              <w:spacing w:after="0"/>
              <w:ind w:firstLine="0"/>
            </w:pPr>
            <w:r>
              <w:rPr>
                <w:sz w:val="13"/>
              </w:rPr>
              <w:t>60,1</w:t>
            </w:r>
          </w:p>
        </w:tc>
        <w:tc>
          <w:tcPr>
            <w:tcW w:w="655" w:type="dxa"/>
          </w:tcPr>
          <w:p w14:paraId="02AF0B95" w14:textId="77777777" w:rsidR="006D1256" w:rsidRDefault="00000000">
            <w:pPr>
              <w:spacing w:after="0"/>
              <w:ind w:firstLine="0"/>
            </w:pPr>
            <w:r>
              <w:rPr>
                <w:sz w:val="13"/>
              </w:rPr>
              <w:t>112,2</w:t>
            </w:r>
          </w:p>
        </w:tc>
        <w:tc>
          <w:tcPr>
            <w:tcW w:w="655" w:type="dxa"/>
          </w:tcPr>
          <w:p w14:paraId="105C1418" w14:textId="77777777" w:rsidR="006D1256" w:rsidRDefault="00000000">
            <w:pPr>
              <w:spacing w:after="0"/>
              <w:ind w:firstLine="0"/>
            </w:pPr>
            <w:r>
              <w:rPr>
                <w:sz w:val="13"/>
              </w:rPr>
              <w:t>37,2</w:t>
            </w:r>
          </w:p>
        </w:tc>
        <w:tc>
          <w:tcPr>
            <w:tcW w:w="655" w:type="dxa"/>
          </w:tcPr>
          <w:p w14:paraId="377BA2B4" w14:textId="77777777" w:rsidR="006D1256" w:rsidRDefault="00000000">
            <w:pPr>
              <w:spacing w:after="0"/>
              <w:ind w:firstLine="0"/>
            </w:pPr>
            <w:r>
              <w:rPr>
                <w:sz w:val="13"/>
              </w:rPr>
              <w:t>0,291</w:t>
            </w:r>
          </w:p>
        </w:tc>
        <w:tc>
          <w:tcPr>
            <w:tcW w:w="655" w:type="dxa"/>
          </w:tcPr>
          <w:p w14:paraId="1D1DB6E6" w14:textId="77777777" w:rsidR="006D1256" w:rsidRDefault="00000000">
            <w:pPr>
              <w:spacing w:after="0"/>
              <w:ind w:firstLine="0"/>
            </w:pPr>
            <w:r>
              <w:rPr>
                <w:sz w:val="13"/>
              </w:rPr>
              <w:t>414975</w:t>
            </w:r>
          </w:p>
        </w:tc>
        <w:tc>
          <w:tcPr>
            <w:tcW w:w="655" w:type="dxa"/>
          </w:tcPr>
          <w:p w14:paraId="17FE516D" w14:textId="77777777" w:rsidR="006D1256" w:rsidRDefault="00000000">
            <w:pPr>
              <w:spacing w:after="0"/>
              <w:ind w:firstLine="0"/>
            </w:pPr>
            <w:r>
              <w:rPr>
                <w:sz w:val="13"/>
              </w:rPr>
              <w:t>60,4</w:t>
            </w:r>
          </w:p>
        </w:tc>
        <w:tc>
          <w:tcPr>
            <w:tcW w:w="655" w:type="dxa"/>
          </w:tcPr>
          <w:p w14:paraId="12867B19" w14:textId="77777777" w:rsidR="006D1256" w:rsidRDefault="00000000">
            <w:pPr>
              <w:spacing w:after="0"/>
              <w:ind w:firstLine="0"/>
            </w:pPr>
            <w:r>
              <w:rPr>
                <w:sz w:val="13"/>
              </w:rPr>
              <w:t>43,4</w:t>
            </w:r>
          </w:p>
        </w:tc>
        <w:tc>
          <w:tcPr>
            <w:tcW w:w="655" w:type="dxa"/>
          </w:tcPr>
          <w:p w14:paraId="4C2D1FE9" w14:textId="77777777" w:rsidR="006D1256" w:rsidRDefault="00000000">
            <w:pPr>
              <w:spacing w:after="0"/>
              <w:ind w:firstLine="0"/>
            </w:pPr>
            <w:r>
              <w:rPr>
                <w:sz w:val="13"/>
              </w:rPr>
              <w:t>65,2</w:t>
            </w:r>
          </w:p>
        </w:tc>
        <w:tc>
          <w:tcPr>
            <w:tcW w:w="655" w:type="dxa"/>
          </w:tcPr>
          <w:p w14:paraId="7A2DFF77" w14:textId="77777777" w:rsidR="006D1256" w:rsidRDefault="00000000">
            <w:pPr>
              <w:spacing w:after="0"/>
              <w:ind w:firstLine="0"/>
            </w:pPr>
            <w:r>
              <w:rPr>
                <w:sz w:val="13"/>
              </w:rPr>
              <w:t>37,1</w:t>
            </w:r>
          </w:p>
        </w:tc>
        <w:tc>
          <w:tcPr>
            <w:tcW w:w="655" w:type="dxa"/>
          </w:tcPr>
          <w:p w14:paraId="51AE5F8E" w14:textId="77777777" w:rsidR="006D1256" w:rsidRDefault="00000000">
            <w:pPr>
              <w:spacing w:after="0"/>
              <w:ind w:firstLine="0"/>
            </w:pPr>
            <w:r>
              <w:rPr>
                <w:sz w:val="13"/>
              </w:rPr>
              <w:t>0,188</w:t>
            </w:r>
          </w:p>
        </w:tc>
        <w:tc>
          <w:tcPr>
            <w:tcW w:w="655" w:type="dxa"/>
          </w:tcPr>
          <w:p w14:paraId="2994B702" w14:textId="77777777" w:rsidR="006D1256" w:rsidRDefault="00000000">
            <w:pPr>
              <w:spacing w:after="0"/>
              <w:ind w:firstLine="0"/>
            </w:pPr>
            <w:r>
              <w:rPr>
                <w:sz w:val="13"/>
              </w:rPr>
              <w:t>135050</w:t>
            </w:r>
          </w:p>
        </w:tc>
      </w:tr>
      <w:tr w:rsidR="006D1256" w14:paraId="5564DC23" w14:textId="77777777">
        <w:trPr>
          <w:jc w:val="center"/>
        </w:trPr>
        <w:tc>
          <w:tcPr>
            <w:tcW w:w="539" w:type="dxa"/>
          </w:tcPr>
          <w:p w14:paraId="5B77B457" w14:textId="77777777" w:rsidR="006D1256" w:rsidRDefault="00000000">
            <w:pPr>
              <w:spacing w:after="0"/>
              <w:ind w:firstLine="0"/>
            </w:pPr>
            <w:r>
              <w:rPr>
                <w:sz w:val="13"/>
              </w:rPr>
              <w:t>2010</w:t>
            </w:r>
          </w:p>
        </w:tc>
        <w:tc>
          <w:tcPr>
            <w:tcW w:w="425" w:type="dxa"/>
          </w:tcPr>
          <w:p w14:paraId="1A4E4C05" w14:textId="77777777" w:rsidR="006D1256" w:rsidRDefault="00000000">
            <w:pPr>
              <w:spacing w:after="0"/>
              <w:ind w:firstLine="0"/>
            </w:pPr>
            <w:r>
              <w:rPr>
                <w:sz w:val="13"/>
              </w:rPr>
              <w:t>11</w:t>
            </w:r>
          </w:p>
        </w:tc>
        <w:tc>
          <w:tcPr>
            <w:tcW w:w="539" w:type="dxa"/>
          </w:tcPr>
          <w:p w14:paraId="48C70A32" w14:textId="77777777" w:rsidR="006D1256" w:rsidRDefault="00000000">
            <w:pPr>
              <w:spacing w:after="0"/>
              <w:ind w:firstLine="0"/>
            </w:pPr>
            <w:r>
              <w:rPr>
                <w:sz w:val="13"/>
              </w:rPr>
              <w:t>-1,57</w:t>
            </w:r>
          </w:p>
        </w:tc>
        <w:tc>
          <w:tcPr>
            <w:tcW w:w="709" w:type="dxa"/>
          </w:tcPr>
          <w:p w14:paraId="16DF0AB7" w14:textId="77777777" w:rsidR="006D1256" w:rsidRDefault="00000000">
            <w:pPr>
              <w:spacing w:after="0"/>
              <w:ind w:firstLine="0"/>
            </w:pPr>
            <w:r>
              <w:rPr>
                <w:sz w:val="13"/>
              </w:rPr>
              <w:t>La Niña</w:t>
            </w:r>
          </w:p>
        </w:tc>
        <w:tc>
          <w:tcPr>
            <w:tcW w:w="655" w:type="dxa"/>
          </w:tcPr>
          <w:p w14:paraId="05AACD33" w14:textId="77777777" w:rsidR="006D1256" w:rsidRDefault="00000000">
            <w:pPr>
              <w:spacing w:after="0"/>
              <w:ind w:firstLine="0"/>
            </w:pPr>
            <w:r>
              <w:rPr>
                <w:sz w:val="13"/>
              </w:rPr>
              <w:t>128,5</w:t>
            </w:r>
          </w:p>
        </w:tc>
        <w:tc>
          <w:tcPr>
            <w:tcW w:w="655" w:type="dxa"/>
          </w:tcPr>
          <w:p w14:paraId="048ED248" w14:textId="77777777" w:rsidR="006D1256" w:rsidRDefault="00000000">
            <w:pPr>
              <w:spacing w:after="0"/>
              <w:ind w:firstLine="0"/>
            </w:pPr>
            <w:r>
              <w:rPr>
                <w:sz w:val="13"/>
              </w:rPr>
              <w:t>110,9</w:t>
            </w:r>
          </w:p>
        </w:tc>
        <w:tc>
          <w:tcPr>
            <w:tcW w:w="655" w:type="dxa"/>
          </w:tcPr>
          <w:p w14:paraId="7625C2D5" w14:textId="77777777" w:rsidR="006D1256" w:rsidRDefault="00000000">
            <w:pPr>
              <w:spacing w:after="0"/>
              <w:ind w:firstLine="0"/>
            </w:pPr>
            <w:r>
              <w:rPr>
                <w:sz w:val="13"/>
              </w:rPr>
              <w:t>126,6</w:t>
            </w:r>
          </w:p>
        </w:tc>
        <w:tc>
          <w:tcPr>
            <w:tcW w:w="655" w:type="dxa"/>
          </w:tcPr>
          <w:p w14:paraId="21B06BCD" w14:textId="77777777" w:rsidR="006D1256" w:rsidRDefault="00000000">
            <w:pPr>
              <w:spacing w:after="0"/>
              <w:ind w:firstLine="0"/>
            </w:pPr>
            <w:r>
              <w:rPr>
                <w:sz w:val="13"/>
              </w:rPr>
              <w:t>30,1</w:t>
            </w:r>
          </w:p>
        </w:tc>
        <w:tc>
          <w:tcPr>
            <w:tcW w:w="655" w:type="dxa"/>
          </w:tcPr>
          <w:p w14:paraId="08246C38" w14:textId="77777777" w:rsidR="006D1256" w:rsidRDefault="00000000">
            <w:pPr>
              <w:spacing w:after="0"/>
              <w:ind w:firstLine="0"/>
            </w:pPr>
            <w:r>
              <w:rPr>
                <w:sz w:val="13"/>
              </w:rPr>
              <w:t>0,508</w:t>
            </w:r>
          </w:p>
        </w:tc>
        <w:tc>
          <w:tcPr>
            <w:tcW w:w="655" w:type="dxa"/>
          </w:tcPr>
          <w:p w14:paraId="78586486" w14:textId="77777777" w:rsidR="006D1256" w:rsidRDefault="00000000">
            <w:pPr>
              <w:spacing w:after="0"/>
              <w:ind w:firstLine="0"/>
            </w:pPr>
            <w:r>
              <w:rPr>
                <w:sz w:val="13"/>
              </w:rPr>
              <w:t>775</w:t>
            </w:r>
          </w:p>
        </w:tc>
        <w:tc>
          <w:tcPr>
            <w:tcW w:w="655" w:type="dxa"/>
          </w:tcPr>
          <w:p w14:paraId="7215741E" w14:textId="77777777" w:rsidR="006D1256" w:rsidRDefault="00000000">
            <w:pPr>
              <w:spacing w:after="0"/>
              <w:ind w:firstLine="0"/>
            </w:pPr>
            <w:r>
              <w:rPr>
                <w:sz w:val="13"/>
              </w:rPr>
              <w:t>97,6</w:t>
            </w:r>
          </w:p>
        </w:tc>
        <w:tc>
          <w:tcPr>
            <w:tcW w:w="655" w:type="dxa"/>
          </w:tcPr>
          <w:p w14:paraId="3C14A473" w14:textId="77777777" w:rsidR="006D1256" w:rsidRDefault="00000000">
            <w:pPr>
              <w:spacing w:after="0"/>
              <w:ind w:firstLine="0"/>
            </w:pPr>
            <w:r>
              <w:rPr>
                <w:sz w:val="13"/>
              </w:rPr>
              <w:t>93,6</w:t>
            </w:r>
          </w:p>
        </w:tc>
        <w:tc>
          <w:tcPr>
            <w:tcW w:w="655" w:type="dxa"/>
          </w:tcPr>
          <w:p w14:paraId="7EF5ABDC" w14:textId="77777777" w:rsidR="006D1256" w:rsidRDefault="00000000">
            <w:pPr>
              <w:spacing w:after="0"/>
              <w:ind w:firstLine="0"/>
            </w:pPr>
            <w:r>
              <w:rPr>
                <w:sz w:val="13"/>
              </w:rPr>
              <w:t>205,0</w:t>
            </w:r>
          </w:p>
        </w:tc>
        <w:tc>
          <w:tcPr>
            <w:tcW w:w="655" w:type="dxa"/>
          </w:tcPr>
          <w:p w14:paraId="31CF2031" w14:textId="77777777" w:rsidR="006D1256" w:rsidRDefault="00000000">
            <w:pPr>
              <w:spacing w:after="0"/>
              <w:ind w:firstLine="0"/>
            </w:pPr>
            <w:r>
              <w:rPr>
                <w:sz w:val="13"/>
              </w:rPr>
              <w:t>34,1</w:t>
            </w:r>
          </w:p>
        </w:tc>
        <w:tc>
          <w:tcPr>
            <w:tcW w:w="655" w:type="dxa"/>
          </w:tcPr>
          <w:p w14:paraId="7212C8A5" w14:textId="77777777" w:rsidR="006D1256" w:rsidRDefault="00000000">
            <w:pPr>
              <w:spacing w:after="0"/>
              <w:ind w:firstLine="0"/>
            </w:pPr>
            <w:r>
              <w:rPr>
                <w:sz w:val="13"/>
              </w:rPr>
              <w:t>0,494</w:t>
            </w:r>
          </w:p>
        </w:tc>
        <w:tc>
          <w:tcPr>
            <w:tcW w:w="655" w:type="dxa"/>
          </w:tcPr>
          <w:p w14:paraId="55A861C5" w14:textId="77777777" w:rsidR="006D1256" w:rsidRDefault="00000000">
            <w:pPr>
              <w:spacing w:after="0"/>
              <w:ind w:firstLine="0"/>
            </w:pPr>
            <w:r>
              <w:rPr>
                <w:sz w:val="13"/>
              </w:rPr>
              <w:t>45700</w:t>
            </w:r>
          </w:p>
        </w:tc>
        <w:tc>
          <w:tcPr>
            <w:tcW w:w="655" w:type="dxa"/>
          </w:tcPr>
          <w:p w14:paraId="37BB97E9" w14:textId="77777777" w:rsidR="006D1256" w:rsidRDefault="00000000">
            <w:pPr>
              <w:spacing w:after="0"/>
              <w:ind w:firstLine="0"/>
            </w:pPr>
            <w:r>
              <w:rPr>
                <w:sz w:val="13"/>
              </w:rPr>
              <w:t>78,7</w:t>
            </w:r>
          </w:p>
        </w:tc>
        <w:tc>
          <w:tcPr>
            <w:tcW w:w="655" w:type="dxa"/>
          </w:tcPr>
          <w:p w14:paraId="32BF9B37" w14:textId="77777777" w:rsidR="006D1256" w:rsidRDefault="00000000">
            <w:pPr>
              <w:spacing w:after="0"/>
              <w:ind w:firstLine="0"/>
            </w:pPr>
            <w:r>
              <w:rPr>
                <w:sz w:val="13"/>
              </w:rPr>
              <w:t>67,1</w:t>
            </w:r>
          </w:p>
        </w:tc>
        <w:tc>
          <w:tcPr>
            <w:tcW w:w="655" w:type="dxa"/>
          </w:tcPr>
          <w:p w14:paraId="7BB25116" w14:textId="77777777" w:rsidR="006D1256" w:rsidRDefault="00000000">
            <w:pPr>
              <w:spacing w:after="0"/>
              <w:ind w:firstLine="0"/>
            </w:pPr>
            <w:r>
              <w:rPr>
                <w:sz w:val="13"/>
              </w:rPr>
              <w:t>71,0</w:t>
            </w:r>
          </w:p>
        </w:tc>
        <w:tc>
          <w:tcPr>
            <w:tcW w:w="655" w:type="dxa"/>
          </w:tcPr>
          <w:p w14:paraId="02DDBD78" w14:textId="77777777" w:rsidR="006D1256" w:rsidRDefault="00000000">
            <w:pPr>
              <w:spacing w:after="0"/>
              <w:ind w:firstLine="0"/>
            </w:pPr>
            <w:r>
              <w:rPr>
                <w:sz w:val="13"/>
              </w:rPr>
              <w:t>35,1</w:t>
            </w:r>
          </w:p>
        </w:tc>
        <w:tc>
          <w:tcPr>
            <w:tcW w:w="655" w:type="dxa"/>
          </w:tcPr>
          <w:p w14:paraId="0FBA5D78" w14:textId="77777777" w:rsidR="006D1256" w:rsidRDefault="00000000">
            <w:pPr>
              <w:spacing w:after="0"/>
              <w:ind w:firstLine="0"/>
            </w:pPr>
            <w:r>
              <w:rPr>
                <w:sz w:val="13"/>
              </w:rPr>
              <w:t>0,301</w:t>
            </w:r>
          </w:p>
        </w:tc>
        <w:tc>
          <w:tcPr>
            <w:tcW w:w="655" w:type="dxa"/>
          </w:tcPr>
          <w:p w14:paraId="7BA072E6" w14:textId="77777777" w:rsidR="006D1256" w:rsidRDefault="00000000">
            <w:pPr>
              <w:spacing w:after="0"/>
              <w:ind w:firstLine="0"/>
            </w:pPr>
            <w:r>
              <w:rPr>
                <w:sz w:val="13"/>
              </w:rPr>
              <w:t>9775</w:t>
            </w:r>
          </w:p>
        </w:tc>
      </w:tr>
      <w:tr w:rsidR="006D1256" w14:paraId="18EB8532" w14:textId="77777777">
        <w:trPr>
          <w:jc w:val="center"/>
        </w:trPr>
        <w:tc>
          <w:tcPr>
            <w:tcW w:w="539" w:type="dxa"/>
          </w:tcPr>
          <w:p w14:paraId="195E0ADA" w14:textId="77777777" w:rsidR="006D1256" w:rsidRDefault="00000000">
            <w:pPr>
              <w:spacing w:after="0"/>
              <w:ind w:firstLine="0"/>
            </w:pPr>
            <w:r>
              <w:rPr>
                <w:sz w:val="13"/>
              </w:rPr>
              <w:t>2010</w:t>
            </w:r>
          </w:p>
        </w:tc>
        <w:tc>
          <w:tcPr>
            <w:tcW w:w="425" w:type="dxa"/>
          </w:tcPr>
          <w:p w14:paraId="47D30265" w14:textId="77777777" w:rsidR="006D1256" w:rsidRDefault="00000000">
            <w:pPr>
              <w:spacing w:after="0"/>
              <w:ind w:firstLine="0"/>
            </w:pPr>
            <w:r>
              <w:rPr>
                <w:sz w:val="13"/>
              </w:rPr>
              <w:t>12</w:t>
            </w:r>
          </w:p>
        </w:tc>
        <w:tc>
          <w:tcPr>
            <w:tcW w:w="539" w:type="dxa"/>
          </w:tcPr>
          <w:p w14:paraId="050FB530" w14:textId="77777777" w:rsidR="006D1256" w:rsidRDefault="00000000">
            <w:pPr>
              <w:spacing w:after="0"/>
              <w:ind w:firstLine="0"/>
            </w:pPr>
            <w:r>
              <w:rPr>
                <w:sz w:val="13"/>
              </w:rPr>
              <w:t>-1,48</w:t>
            </w:r>
          </w:p>
        </w:tc>
        <w:tc>
          <w:tcPr>
            <w:tcW w:w="709" w:type="dxa"/>
          </w:tcPr>
          <w:p w14:paraId="46A69368" w14:textId="77777777" w:rsidR="006D1256" w:rsidRDefault="00000000">
            <w:pPr>
              <w:spacing w:after="0"/>
              <w:ind w:firstLine="0"/>
            </w:pPr>
            <w:r>
              <w:rPr>
                <w:sz w:val="13"/>
              </w:rPr>
              <w:t>La Niña</w:t>
            </w:r>
          </w:p>
        </w:tc>
        <w:tc>
          <w:tcPr>
            <w:tcW w:w="655" w:type="dxa"/>
          </w:tcPr>
          <w:p w14:paraId="7F71D39F" w14:textId="77777777" w:rsidR="006D1256" w:rsidRDefault="00000000">
            <w:pPr>
              <w:spacing w:after="0"/>
              <w:ind w:firstLine="0"/>
            </w:pPr>
            <w:r>
              <w:rPr>
                <w:sz w:val="13"/>
              </w:rPr>
              <w:t>122,1</w:t>
            </w:r>
          </w:p>
        </w:tc>
        <w:tc>
          <w:tcPr>
            <w:tcW w:w="655" w:type="dxa"/>
          </w:tcPr>
          <w:p w14:paraId="4CD0689B" w14:textId="77777777" w:rsidR="006D1256" w:rsidRDefault="00000000">
            <w:pPr>
              <w:spacing w:after="0"/>
              <w:ind w:firstLine="0"/>
            </w:pPr>
            <w:r>
              <w:rPr>
                <w:sz w:val="13"/>
              </w:rPr>
              <w:t>107,0</w:t>
            </w:r>
          </w:p>
        </w:tc>
        <w:tc>
          <w:tcPr>
            <w:tcW w:w="655" w:type="dxa"/>
          </w:tcPr>
          <w:p w14:paraId="7249E73C" w14:textId="77777777" w:rsidR="006D1256" w:rsidRDefault="00000000">
            <w:pPr>
              <w:spacing w:after="0"/>
              <w:ind w:firstLine="0"/>
            </w:pPr>
            <w:r>
              <w:rPr>
                <w:sz w:val="13"/>
              </w:rPr>
              <w:t>109,7</w:t>
            </w:r>
          </w:p>
        </w:tc>
        <w:tc>
          <w:tcPr>
            <w:tcW w:w="655" w:type="dxa"/>
          </w:tcPr>
          <w:p w14:paraId="1838DC57" w14:textId="77777777" w:rsidR="006D1256" w:rsidRDefault="00000000">
            <w:pPr>
              <w:spacing w:after="0"/>
              <w:ind w:firstLine="0"/>
            </w:pPr>
            <w:r>
              <w:rPr>
                <w:sz w:val="13"/>
              </w:rPr>
              <w:t>29,9</w:t>
            </w:r>
          </w:p>
        </w:tc>
        <w:tc>
          <w:tcPr>
            <w:tcW w:w="655" w:type="dxa"/>
          </w:tcPr>
          <w:p w14:paraId="5869ACAD" w14:textId="77777777" w:rsidR="006D1256" w:rsidRDefault="00000000">
            <w:pPr>
              <w:spacing w:after="0"/>
              <w:ind w:firstLine="0"/>
            </w:pPr>
            <w:r>
              <w:rPr>
                <w:sz w:val="13"/>
              </w:rPr>
              <w:t>0,531</w:t>
            </w:r>
          </w:p>
        </w:tc>
        <w:tc>
          <w:tcPr>
            <w:tcW w:w="655" w:type="dxa"/>
          </w:tcPr>
          <w:p w14:paraId="69125617" w14:textId="77777777" w:rsidR="006D1256" w:rsidRDefault="00000000">
            <w:pPr>
              <w:spacing w:after="0"/>
              <w:ind w:firstLine="0"/>
            </w:pPr>
            <w:r>
              <w:rPr>
                <w:sz w:val="13"/>
              </w:rPr>
              <w:t>875</w:t>
            </w:r>
          </w:p>
        </w:tc>
        <w:tc>
          <w:tcPr>
            <w:tcW w:w="655" w:type="dxa"/>
          </w:tcPr>
          <w:p w14:paraId="7F7DAA1C" w14:textId="77777777" w:rsidR="006D1256" w:rsidRDefault="00000000">
            <w:pPr>
              <w:spacing w:after="0"/>
              <w:ind w:firstLine="0"/>
            </w:pPr>
            <w:r>
              <w:rPr>
                <w:sz w:val="13"/>
              </w:rPr>
              <w:t>109,3</w:t>
            </w:r>
          </w:p>
        </w:tc>
        <w:tc>
          <w:tcPr>
            <w:tcW w:w="655" w:type="dxa"/>
          </w:tcPr>
          <w:p w14:paraId="12F3FABF" w14:textId="77777777" w:rsidR="006D1256" w:rsidRDefault="00000000">
            <w:pPr>
              <w:spacing w:after="0"/>
              <w:ind w:firstLine="0"/>
            </w:pPr>
            <w:r>
              <w:rPr>
                <w:sz w:val="13"/>
              </w:rPr>
              <w:t>96,4</w:t>
            </w:r>
          </w:p>
        </w:tc>
        <w:tc>
          <w:tcPr>
            <w:tcW w:w="655" w:type="dxa"/>
          </w:tcPr>
          <w:p w14:paraId="34E72D8E" w14:textId="77777777" w:rsidR="006D1256" w:rsidRDefault="00000000">
            <w:pPr>
              <w:spacing w:after="0"/>
              <w:ind w:firstLine="0"/>
            </w:pPr>
            <w:r>
              <w:rPr>
                <w:sz w:val="13"/>
              </w:rPr>
              <w:t>183,3</w:t>
            </w:r>
          </w:p>
        </w:tc>
        <w:tc>
          <w:tcPr>
            <w:tcW w:w="655" w:type="dxa"/>
          </w:tcPr>
          <w:p w14:paraId="23CB74F5" w14:textId="77777777" w:rsidR="006D1256" w:rsidRDefault="00000000">
            <w:pPr>
              <w:spacing w:after="0"/>
              <w:ind w:firstLine="0"/>
            </w:pPr>
            <w:r>
              <w:rPr>
                <w:sz w:val="13"/>
              </w:rPr>
              <w:t>32,1</w:t>
            </w:r>
          </w:p>
        </w:tc>
        <w:tc>
          <w:tcPr>
            <w:tcW w:w="655" w:type="dxa"/>
          </w:tcPr>
          <w:p w14:paraId="4F52A2B6" w14:textId="77777777" w:rsidR="006D1256" w:rsidRDefault="00000000">
            <w:pPr>
              <w:spacing w:after="0"/>
              <w:ind w:firstLine="0"/>
            </w:pPr>
            <w:r>
              <w:rPr>
                <w:sz w:val="13"/>
              </w:rPr>
              <w:t>0,555</w:t>
            </w:r>
          </w:p>
        </w:tc>
        <w:tc>
          <w:tcPr>
            <w:tcW w:w="655" w:type="dxa"/>
          </w:tcPr>
          <w:p w14:paraId="3038F370" w14:textId="77777777" w:rsidR="006D1256" w:rsidRDefault="00000000">
            <w:pPr>
              <w:spacing w:after="0"/>
              <w:ind w:firstLine="0"/>
            </w:pPr>
            <w:r>
              <w:rPr>
                <w:sz w:val="13"/>
              </w:rPr>
              <w:t>34225</w:t>
            </w:r>
          </w:p>
        </w:tc>
        <w:tc>
          <w:tcPr>
            <w:tcW w:w="655" w:type="dxa"/>
          </w:tcPr>
          <w:p w14:paraId="13DFE8EE" w14:textId="77777777" w:rsidR="006D1256" w:rsidRDefault="00000000">
            <w:pPr>
              <w:spacing w:after="0"/>
              <w:ind w:firstLine="0"/>
            </w:pPr>
            <w:r>
              <w:rPr>
                <w:sz w:val="13"/>
              </w:rPr>
              <w:t>105,6</w:t>
            </w:r>
          </w:p>
        </w:tc>
        <w:tc>
          <w:tcPr>
            <w:tcW w:w="655" w:type="dxa"/>
          </w:tcPr>
          <w:p w14:paraId="0FF7B2C1" w14:textId="77777777" w:rsidR="006D1256" w:rsidRDefault="00000000">
            <w:pPr>
              <w:spacing w:after="0"/>
              <w:ind w:firstLine="0"/>
            </w:pPr>
            <w:r>
              <w:rPr>
                <w:sz w:val="13"/>
              </w:rPr>
              <w:t>89,3</w:t>
            </w:r>
          </w:p>
        </w:tc>
        <w:tc>
          <w:tcPr>
            <w:tcW w:w="655" w:type="dxa"/>
          </w:tcPr>
          <w:p w14:paraId="2C9143BF" w14:textId="77777777" w:rsidR="006D1256" w:rsidRDefault="00000000">
            <w:pPr>
              <w:spacing w:after="0"/>
              <w:ind w:firstLine="0"/>
            </w:pPr>
            <w:r>
              <w:rPr>
                <w:sz w:val="13"/>
              </w:rPr>
              <w:t>150,0</w:t>
            </w:r>
          </w:p>
        </w:tc>
        <w:tc>
          <w:tcPr>
            <w:tcW w:w="655" w:type="dxa"/>
          </w:tcPr>
          <w:p w14:paraId="5BE0C19D" w14:textId="77777777" w:rsidR="006D1256" w:rsidRDefault="00000000">
            <w:pPr>
              <w:spacing w:after="0"/>
              <w:ind w:firstLine="0"/>
            </w:pPr>
            <w:r>
              <w:rPr>
                <w:sz w:val="13"/>
              </w:rPr>
              <w:t>31,9</w:t>
            </w:r>
          </w:p>
        </w:tc>
        <w:tc>
          <w:tcPr>
            <w:tcW w:w="655" w:type="dxa"/>
          </w:tcPr>
          <w:p w14:paraId="58708BF6" w14:textId="77777777" w:rsidR="006D1256" w:rsidRDefault="00000000">
            <w:pPr>
              <w:spacing w:after="0"/>
              <w:ind w:firstLine="0"/>
            </w:pPr>
            <w:r>
              <w:rPr>
                <w:sz w:val="13"/>
              </w:rPr>
              <w:t>0,462</w:t>
            </w:r>
          </w:p>
        </w:tc>
        <w:tc>
          <w:tcPr>
            <w:tcW w:w="655" w:type="dxa"/>
          </w:tcPr>
          <w:p w14:paraId="70B633BB" w14:textId="77777777" w:rsidR="006D1256" w:rsidRDefault="00000000">
            <w:pPr>
              <w:spacing w:after="0"/>
              <w:ind w:firstLine="0"/>
            </w:pPr>
            <w:r>
              <w:rPr>
                <w:sz w:val="13"/>
              </w:rPr>
              <w:t>3200</w:t>
            </w:r>
          </w:p>
        </w:tc>
      </w:tr>
      <w:tr w:rsidR="006D1256" w14:paraId="04298A18" w14:textId="77777777">
        <w:trPr>
          <w:jc w:val="center"/>
        </w:trPr>
        <w:tc>
          <w:tcPr>
            <w:tcW w:w="539" w:type="dxa"/>
          </w:tcPr>
          <w:p w14:paraId="1E61972C" w14:textId="77777777" w:rsidR="006D1256" w:rsidRDefault="00000000">
            <w:pPr>
              <w:spacing w:after="0"/>
              <w:ind w:firstLine="0"/>
            </w:pPr>
            <w:r>
              <w:rPr>
                <w:sz w:val="13"/>
              </w:rPr>
              <w:t>2011</w:t>
            </w:r>
          </w:p>
        </w:tc>
        <w:tc>
          <w:tcPr>
            <w:tcW w:w="425" w:type="dxa"/>
          </w:tcPr>
          <w:p w14:paraId="20F13BD1" w14:textId="77777777" w:rsidR="006D1256" w:rsidRDefault="00000000">
            <w:pPr>
              <w:spacing w:after="0"/>
              <w:ind w:firstLine="0"/>
            </w:pPr>
            <w:r>
              <w:rPr>
                <w:sz w:val="13"/>
              </w:rPr>
              <w:t>1</w:t>
            </w:r>
          </w:p>
        </w:tc>
        <w:tc>
          <w:tcPr>
            <w:tcW w:w="539" w:type="dxa"/>
          </w:tcPr>
          <w:p w14:paraId="619089AE" w14:textId="77777777" w:rsidR="006D1256" w:rsidRDefault="00000000">
            <w:pPr>
              <w:spacing w:after="0"/>
              <w:ind w:firstLine="0"/>
            </w:pPr>
            <w:r>
              <w:rPr>
                <w:sz w:val="13"/>
              </w:rPr>
              <w:t>-1,29</w:t>
            </w:r>
          </w:p>
        </w:tc>
        <w:tc>
          <w:tcPr>
            <w:tcW w:w="709" w:type="dxa"/>
          </w:tcPr>
          <w:p w14:paraId="00FEC05E" w14:textId="77777777" w:rsidR="006D1256" w:rsidRDefault="00000000">
            <w:pPr>
              <w:spacing w:after="0"/>
              <w:ind w:firstLine="0"/>
            </w:pPr>
            <w:r>
              <w:rPr>
                <w:sz w:val="13"/>
              </w:rPr>
              <w:t>La Niña</w:t>
            </w:r>
          </w:p>
        </w:tc>
        <w:tc>
          <w:tcPr>
            <w:tcW w:w="655" w:type="dxa"/>
          </w:tcPr>
          <w:p w14:paraId="482675B1" w14:textId="77777777" w:rsidR="006D1256" w:rsidRDefault="00000000">
            <w:pPr>
              <w:spacing w:after="0"/>
              <w:ind w:firstLine="0"/>
            </w:pPr>
            <w:r>
              <w:rPr>
                <w:sz w:val="13"/>
              </w:rPr>
              <w:t>133,4</w:t>
            </w:r>
          </w:p>
        </w:tc>
        <w:tc>
          <w:tcPr>
            <w:tcW w:w="655" w:type="dxa"/>
          </w:tcPr>
          <w:p w14:paraId="067DF334" w14:textId="77777777" w:rsidR="006D1256" w:rsidRDefault="00000000">
            <w:pPr>
              <w:spacing w:after="0"/>
              <w:ind w:firstLine="0"/>
            </w:pPr>
            <w:r>
              <w:rPr>
                <w:sz w:val="13"/>
              </w:rPr>
              <w:t>108,1</w:t>
            </w:r>
          </w:p>
        </w:tc>
        <w:tc>
          <w:tcPr>
            <w:tcW w:w="655" w:type="dxa"/>
          </w:tcPr>
          <w:p w14:paraId="28E7C00C" w14:textId="77777777" w:rsidR="006D1256" w:rsidRDefault="00000000">
            <w:pPr>
              <w:spacing w:after="0"/>
              <w:ind w:firstLine="0"/>
            </w:pPr>
            <w:r>
              <w:rPr>
                <w:sz w:val="13"/>
              </w:rPr>
              <w:t>94,2</w:t>
            </w:r>
          </w:p>
        </w:tc>
        <w:tc>
          <w:tcPr>
            <w:tcW w:w="655" w:type="dxa"/>
          </w:tcPr>
          <w:p w14:paraId="5DBF6200" w14:textId="77777777" w:rsidR="006D1256" w:rsidRDefault="00000000">
            <w:pPr>
              <w:spacing w:after="0"/>
              <w:ind w:firstLine="0"/>
            </w:pPr>
            <w:r>
              <w:rPr>
                <w:sz w:val="13"/>
              </w:rPr>
              <w:t>29,7</w:t>
            </w:r>
          </w:p>
        </w:tc>
        <w:tc>
          <w:tcPr>
            <w:tcW w:w="655" w:type="dxa"/>
          </w:tcPr>
          <w:p w14:paraId="121F8B72" w14:textId="77777777" w:rsidR="006D1256" w:rsidRDefault="00000000">
            <w:pPr>
              <w:spacing w:after="0"/>
              <w:ind w:firstLine="0"/>
            </w:pPr>
            <w:r>
              <w:rPr>
                <w:sz w:val="13"/>
              </w:rPr>
              <w:t>0,531</w:t>
            </w:r>
          </w:p>
        </w:tc>
        <w:tc>
          <w:tcPr>
            <w:tcW w:w="655" w:type="dxa"/>
          </w:tcPr>
          <w:p w14:paraId="5F35480A" w14:textId="77777777" w:rsidR="006D1256" w:rsidRDefault="00000000">
            <w:pPr>
              <w:spacing w:after="0"/>
              <w:ind w:firstLine="0"/>
            </w:pPr>
            <w:r>
              <w:rPr>
                <w:sz w:val="13"/>
              </w:rPr>
              <w:t>950</w:t>
            </w:r>
          </w:p>
        </w:tc>
        <w:tc>
          <w:tcPr>
            <w:tcW w:w="655" w:type="dxa"/>
          </w:tcPr>
          <w:p w14:paraId="1A19873E" w14:textId="77777777" w:rsidR="006D1256" w:rsidRDefault="00000000">
            <w:pPr>
              <w:spacing w:after="0"/>
              <w:ind w:firstLine="0"/>
            </w:pPr>
            <w:r>
              <w:rPr>
                <w:sz w:val="13"/>
              </w:rPr>
              <w:t>132,5</w:t>
            </w:r>
          </w:p>
        </w:tc>
        <w:tc>
          <w:tcPr>
            <w:tcW w:w="655" w:type="dxa"/>
          </w:tcPr>
          <w:p w14:paraId="606626AB" w14:textId="77777777" w:rsidR="006D1256" w:rsidRDefault="00000000">
            <w:pPr>
              <w:spacing w:after="0"/>
              <w:ind w:firstLine="0"/>
            </w:pPr>
            <w:r>
              <w:rPr>
                <w:sz w:val="13"/>
              </w:rPr>
              <w:t>112,8</w:t>
            </w:r>
          </w:p>
        </w:tc>
        <w:tc>
          <w:tcPr>
            <w:tcW w:w="655" w:type="dxa"/>
          </w:tcPr>
          <w:p w14:paraId="49E66375" w14:textId="77777777" w:rsidR="006D1256" w:rsidRDefault="00000000">
            <w:pPr>
              <w:spacing w:after="0"/>
              <w:ind w:firstLine="0"/>
            </w:pPr>
            <w:r>
              <w:rPr>
                <w:sz w:val="13"/>
              </w:rPr>
              <w:t>173,4</w:t>
            </w:r>
          </w:p>
        </w:tc>
        <w:tc>
          <w:tcPr>
            <w:tcW w:w="655" w:type="dxa"/>
          </w:tcPr>
          <w:p w14:paraId="26826A94" w14:textId="77777777" w:rsidR="006D1256" w:rsidRDefault="00000000">
            <w:pPr>
              <w:spacing w:after="0"/>
              <w:ind w:firstLine="0"/>
            </w:pPr>
            <w:r>
              <w:rPr>
                <w:sz w:val="13"/>
              </w:rPr>
              <w:t>30,5</w:t>
            </w:r>
          </w:p>
        </w:tc>
        <w:tc>
          <w:tcPr>
            <w:tcW w:w="655" w:type="dxa"/>
          </w:tcPr>
          <w:p w14:paraId="743F78E5" w14:textId="77777777" w:rsidR="006D1256" w:rsidRDefault="00000000">
            <w:pPr>
              <w:spacing w:after="0"/>
              <w:ind w:firstLine="0"/>
            </w:pPr>
            <w:r>
              <w:rPr>
                <w:sz w:val="13"/>
              </w:rPr>
              <w:t>0,636</w:t>
            </w:r>
          </w:p>
        </w:tc>
        <w:tc>
          <w:tcPr>
            <w:tcW w:w="655" w:type="dxa"/>
          </w:tcPr>
          <w:p w14:paraId="420DCDD2" w14:textId="77777777" w:rsidR="006D1256" w:rsidRDefault="00000000">
            <w:pPr>
              <w:spacing w:after="0"/>
              <w:ind w:firstLine="0"/>
            </w:pPr>
            <w:r>
              <w:rPr>
                <w:sz w:val="13"/>
              </w:rPr>
              <w:t>3475</w:t>
            </w:r>
          </w:p>
        </w:tc>
        <w:tc>
          <w:tcPr>
            <w:tcW w:w="655" w:type="dxa"/>
          </w:tcPr>
          <w:p w14:paraId="269DC908" w14:textId="77777777" w:rsidR="006D1256" w:rsidRDefault="00000000">
            <w:pPr>
              <w:spacing w:after="0"/>
              <w:ind w:firstLine="0"/>
            </w:pPr>
            <w:r>
              <w:rPr>
                <w:sz w:val="13"/>
              </w:rPr>
              <w:t>123,4</w:t>
            </w:r>
          </w:p>
        </w:tc>
        <w:tc>
          <w:tcPr>
            <w:tcW w:w="655" w:type="dxa"/>
          </w:tcPr>
          <w:p w14:paraId="0E360649" w14:textId="77777777" w:rsidR="006D1256" w:rsidRDefault="00000000">
            <w:pPr>
              <w:spacing w:after="0"/>
              <w:ind w:firstLine="0"/>
            </w:pPr>
            <w:r>
              <w:rPr>
                <w:sz w:val="13"/>
              </w:rPr>
              <w:t>97,3</w:t>
            </w:r>
          </w:p>
        </w:tc>
        <w:tc>
          <w:tcPr>
            <w:tcW w:w="655" w:type="dxa"/>
          </w:tcPr>
          <w:p w14:paraId="499BD1D8" w14:textId="77777777" w:rsidR="006D1256" w:rsidRDefault="00000000">
            <w:pPr>
              <w:spacing w:after="0"/>
              <w:ind w:firstLine="0"/>
            </w:pPr>
            <w:r>
              <w:rPr>
                <w:sz w:val="13"/>
              </w:rPr>
              <w:t>75,9</w:t>
            </w:r>
          </w:p>
        </w:tc>
        <w:tc>
          <w:tcPr>
            <w:tcW w:w="655" w:type="dxa"/>
          </w:tcPr>
          <w:p w14:paraId="79CE3590" w14:textId="77777777" w:rsidR="006D1256" w:rsidRDefault="00000000">
            <w:pPr>
              <w:spacing w:after="0"/>
              <w:ind w:firstLine="0"/>
            </w:pPr>
            <w:r>
              <w:rPr>
                <w:sz w:val="13"/>
              </w:rPr>
              <w:t>31,0</w:t>
            </w:r>
          </w:p>
        </w:tc>
        <w:tc>
          <w:tcPr>
            <w:tcW w:w="655" w:type="dxa"/>
          </w:tcPr>
          <w:p w14:paraId="76E9DD4E" w14:textId="77777777" w:rsidR="006D1256" w:rsidRDefault="00000000">
            <w:pPr>
              <w:spacing w:after="0"/>
              <w:ind w:firstLine="0"/>
            </w:pPr>
            <w:r>
              <w:rPr>
                <w:sz w:val="13"/>
              </w:rPr>
              <w:t>0,482</w:t>
            </w:r>
          </w:p>
        </w:tc>
        <w:tc>
          <w:tcPr>
            <w:tcW w:w="655" w:type="dxa"/>
          </w:tcPr>
          <w:p w14:paraId="04DBED41" w14:textId="77777777" w:rsidR="006D1256" w:rsidRDefault="00000000">
            <w:pPr>
              <w:spacing w:after="0"/>
              <w:ind w:firstLine="0"/>
            </w:pPr>
            <w:r>
              <w:rPr>
                <w:sz w:val="13"/>
              </w:rPr>
              <w:t>2350</w:t>
            </w:r>
          </w:p>
        </w:tc>
      </w:tr>
      <w:tr w:rsidR="006D1256" w14:paraId="3EC60CC6" w14:textId="77777777">
        <w:trPr>
          <w:jc w:val="center"/>
        </w:trPr>
        <w:tc>
          <w:tcPr>
            <w:tcW w:w="539" w:type="dxa"/>
          </w:tcPr>
          <w:p w14:paraId="48A36607" w14:textId="77777777" w:rsidR="006D1256" w:rsidRDefault="00000000">
            <w:pPr>
              <w:spacing w:after="0"/>
              <w:ind w:firstLine="0"/>
            </w:pPr>
            <w:r>
              <w:rPr>
                <w:sz w:val="13"/>
              </w:rPr>
              <w:t>2011</w:t>
            </w:r>
          </w:p>
        </w:tc>
        <w:tc>
          <w:tcPr>
            <w:tcW w:w="425" w:type="dxa"/>
          </w:tcPr>
          <w:p w14:paraId="3F8DF3EF" w14:textId="77777777" w:rsidR="006D1256" w:rsidRDefault="00000000">
            <w:pPr>
              <w:spacing w:after="0"/>
              <w:ind w:firstLine="0"/>
            </w:pPr>
            <w:r>
              <w:rPr>
                <w:sz w:val="13"/>
              </w:rPr>
              <w:t>2</w:t>
            </w:r>
          </w:p>
        </w:tc>
        <w:tc>
          <w:tcPr>
            <w:tcW w:w="539" w:type="dxa"/>
          </w:tcPr>
          <w:p w14:paraId="43D3E60D" w14:textId="77777777" w:rsidR="006D1256" w:rsidRDefault="00000000">
            <w:pPr>
              <w:spacing w:after="0"/>
              <w:ind w:firstLine="0"/>
            </w:pPr>
            <w:r>
              <w:rPr>
                <w:sz w:val="13"/>
              </w:rPr>
              <w:t>-1,06</w:t>
            </w:r>
          </w:p>
        </w:tc>
        <w:tc>
          <w:tcPr>
            <w:tcW w:w="709" w:type="dxa"/>
          </w:tcPr>
          <w:p w14:paraId="332D4C7A" w14:textId="77777777" w:rsidR="006D1256" w:rsidRDefault="00000000">
            <w:pPr>
              <w:spacing w:after="0"/>
              <w:ind w:firstLine="0"/>
            </w:pPr>
            <w:r>
              <w:rPr>
                <w:sz w:val="13"/>
              </w:rPr>
              <w:t>La Niña</w:t>
            </w:r>
          </w:p>
        </w:tc>
        <w:tc>
          <w:tcPr>
            <w:tcW w:w="655" w:type="dxa"/>
          </w:tcPr>
          <w:p w14:paraId="6BDBB04C" w14:textId="77777777" w:rsidR="006D1256" w:rsidRDefault="00000000">
            <w:pPr>
              <w:spacing w:after="0"/>
              <w:ind w:firstLine="0"/>
            </w:pPr>
            <w:r>
              <w:rPr>
                <w:sz w:val="13"/>
              </w:rPr>
              <w:t>147,5</w:t>
            </w:r>
          </w:p>
        </w:tc>
        <w:tc>
          <w:tcPr>
            <w:tcW w:w="655" w:type="dxa"/>
          </w:tcPr>
          <w:p w14:paraId="6607347D" w14:textId="77777777" w:rsidR="006D1256" w:rsidRDefault="00000000">
            <w:pPr>
              <w:spacing w:after="0"/>
              <w:ind w:firstLine="0"/>
            </w:pPr>
            <w:r>
              <w:rPr>
                <w:sz w:val="13"/>
              </w:rPr>
              <w:t>113,7</w:t>
            </w:r>
          </w:p>
        </w:tc>
        <w:tc>
          <w:tcPr>
            <w:tcW w:w="655" w:type="dxa"/>
          </w:tcPr>
          <w:p w14:paraId="3D759A5E" w14:textId="77777777" w:rsidR="006D1256" w:rsidRDefault="00000000">
            <w:pPr>
              <w:spacing w:after="0"/>
              <w:ind w:firstLine="0"/>
            </w:pPr>
            <w:r>
              <w:rPr>
                <w:sz w:val="13"/>
              </w:rPr>
              <w:t>54,8</w:t>
            </w:r>
          </w:p>
        </w:tc>
        <w:tc>
          <w:tcPr>
            <w:tcW w:w="655" w:type="dxa"/>
          </w:tcPr>
          <w:p w14:paraId="63AFE4C2" w14:textId="77777777" w:rsidR="006D1256" w:rsidRDefault="00000000">
            <w:pPr>
              <w:spacing w:after="0"/>
              <w:ind w:firstLine="0"/>
            </w:pPr>
            <w:r>
              <w:rPr>
                <w:sz w:val="13"/>
              </w:rPr>
              <w:t>28,9</w:t>
            </w:r>
          </w:p>
        </w:tc>
        <w:tc>
          <w:tcPr>
            <w:tcW w:w="655" w:type="dxa"/>
          </w:tcPr>
          <w:p w14:paraId="6DE7D3CB" w14:textId="77777777" w:rsidR="006D1256" w:rsidRDefault="00000000">
            <w:pPr>
              <w:spacing w:after="0"/>
              <w:ind w:firstLine="0"/>
            </w:pPr>
            <w:r>
              <w:rPr>
                <w:sz w:val="13"/>
              </w:rPr>
              <w:t>0,486</w:t>
            </w:r>
          </w:p>
        </w:tc>
        <w:tc>
          <w:tcPr>
            <w:tcW w:w="655" w:type="dxa"/>
          </w:tcPr>
          <w:p w14:paraId="71B51378" w14:textId="77777777" w:rsidR="006D1256" w:rsidRDefault="00000000">
            <w:pPr>
              <w:spacing w:after="0"/>
              <w:ind w:firstLine="0"/>
            </w:pPr>
            <w:r>
              <w:rPr>
                <w:sz w:val="13"/>
              </w:rPr>
              <w:t>1750</w:t>
            </w:r>
          </w:p>
        </w:tc>
        <w:tc>
          <w:tcPr>
            <w:tcW w:w="655" w:type="dxa"/>
          </w:tcPr>
          <w:p w14:paraId="4AB8E532" w14:textId="77777777" w:rsidR="006D1256" w:rsidRDefault="00000000">
            <w:pPr>
              <w:spacing w:after="0"/>
              <w:ind w:firstLine="0"/>
            </w:pPr>
            <w:r>
              <w:rPr>
                <w:sz w:val="13"/>
              </w:rPr>
              <w:t>136,7</w:t>
            </w:r>
          </w:p>
        </w:tc>
        <w:tc>
          <w:tcPr>
            <w:tcW w:w="655" w:type="dxa"/>
          </w:tcPr>
          <w:p w14:paraId="323D79B8" w14:textId="77777777" w:rsidR="006D1256" w:rsidRDefault="00000000">
            <w:pPr>
              <w:spacing w:after="0"/>
              <w:ind w:firstLine="0"/>
            </w:pPr>
            <w:r>
              <w:rPr>
                <w:sz w:val="13"/>
              </w:rPr>
              <w:t>123,0</w:t>
            </w:r>
          </w:p>
        </w:tc>
        <w:tc>
          <w:tcPr>
            <w:tcW w:w="655" w:type="dxa"/>
          </w:tcPr>
          <w:p w14:paraId="7B73576A" w14:textId="77777777" w:rsidR="006D1256" w:rsidRDefault="00000000">
            <w:pPr>
              <w:spacing w:after="0"/>
              <w:ind w:firstLine="0"/>
            </w:pPr>
            <w:r>
              <w:rPr>
                <w:sz w:val="13"/>
              </w:rPr>
              <w:t>162,2</w:t>
            </w:r>
          </w:p>
        </w:tc>
        <w:tc>
          <w:tcPr>
            <w:tcW w:w="655" w:type="dxa"/>
          </w:tcPr>
          <w:p w14:paraId="12ED79F7" w14:textId="77777777" w:rsidR="006D1256" w:rsidRDefault="00000000">
            <w:pPr>
              <w:spacing w:after="0"/>
              <w:ind w:firstLine="0"/>
            </w:pPr>
            <w:r>
              <w:rPr>
                <w:sz w:val="13"/>
              </w:rPr>
              <w:t>29,4</w:t>
            </w:r>
          </w:p>
        </w:tc>
        <w:tc>
          <w:tcPr>
            <w:tcW w:w="655" w:type="dxa"/>
          </w:tcPr>
          <w:p w14:paraId="3B6CC755" w14:textId="77777777" w:rsidR="006D1256" w:rsidRDefault="00000000">
            <w:pPr>
              <w:spacing w:after="0"/>
              <w:ind w:firstLine="0"/>
            </w:pPr>
            <w:r>
              <w:rPr>
                <w:sz w:val="13"/>
              </w:rPr>
              <w:t>0,638</w:t>
            </w:r>
          </w:p>
        </w:tc>
        <w:tc>
          <w:tcPr>
            <w:tcW w:w="655" w:type="dxa"/>
          </w:tcPr>
          <w:p w14:paraId="5727D01C" w14:textId="77777777" w:rsidR="006D1256" w:rsidRDefault="00000000">
            <w:pPr>
              <w:spacing w:after="0"/>
              <w:ind w:firstLine="0"/>
            </w:pPr>
            <w:r>
              <w:rPr>
                <w:sz w:val="13"/>
              </w:rPr>
              <w:t>3075</w:t>
            </w:r>
          </w:p>
        </w:tc>
        <w:tc>
          <w:tcPr>
            <w:tcW w:w="655" w:type="dxa"/>
          </w:tcPr>
          <w:p w14:paraId="2D679FE9" w14:textId="77777777" w:rsidR="006D1256" w:rsidRDefault="00000000">
            <w:pPr>
              <w:spacing w:after="0"/>
              <w:ind w:firstLine="0"/>
            </w:pPr>
            <w:r>
              <w:rPr>
                <w:sz w:val="13"/>
              </w:rPr>
              <w:t>120,9</w:t>
            </w:r>
          </w:p>
        </w:tc>
        <w:tc>
          <w:tcPr>
            <w:tcW w:w="655" w:type="dxa"/>
          </w:tcPr>
          <w:p w14:paraId="7B6E6A09" w14:textId="77777777" w:rsidR="006D1256" w:rsidRDefault="00000000">
            <w:pPr>
              <w:spacing w:after="0"/>
              <w:ind w:firstLine="0"/>
            </w:pPr>
            <w:r>
              <w:rPr>
                <w:sz w:val="13"/>
              </w:rPr>
              <w:t>90,1</w:t>
            </w:r>
          </w:p>
        </w:tc>
        <w:tc>
          <w:tcPr>
            <w:tcW w:w="655" w:type="dxa"/>
          </w:tcPr>
          <w:p w14:paraId="55E6C48B" w14:textId="77777777" w:rsidR="006D1256" w:rsidRDefault="00000000">
            <w:pPr>
              <w:spacing w:after="0"/>
              <w:ind w:firstLine="0"/>
            </w:pPr>
            <w:r>
              <w:rPr>
                <w:sz w:val="13"/>
              </w:rPr>
              <w:t>83,1</w:t>
            </w:r>
          </w:p>
        </w:tc>
        <w:tc>
          <w:tcPr>
            <w:tcW w:w="655" w:type="dxa"/>
          </w:tcPr>
          <w:p w14:paraId="110EEA48" w14:textId="77777777" w:rsidR="006D1256" w:rsidRDefault="00000000">
            <w:pPr>
              <w:spacing w:after="0"/>
              <w:ind w:firstLine="0"/>
            </w:pPr>
            <w:r>
              <w:rPr>
                <w:sz w:val="13"/>
              </w:rPr>
              <w:t>31,1</w:t>
            </w:r>
          </w:p>
        </w:tc>
        <w:tc>
          <w:tcPr>
            <w:tcW w:w="655" w:type="dxa"/>
          </w:tcPr>
          <w:p w14:paraId="043E8136" w14:textId="77777777" w:rsidR="006D1256" w:rsidRDefault="00000000">
            <w:pPr>
              <w:spacing w:after="0"/>
              <w:ind w:firstLine="0"/>
            </w:pPr>
            <w:r>
              <w:rPr>
                <w:sz w:val="13"/>
              </w:rPr>
              <w:t>0,418</w:t>
            </w:r>
          </w:p>
        </w:tc>
        <w:tc>
          <w:tcPr>
            <w:tcW w:w="655" w:type="dxa"/>
          </w:tcPr>
          <w:p w14:paraId="6CEF98CE" w14:textId="77777777" w:rsidR="006D1256" w:rsidRDefault="00000000">
            <w:pPr>
              <w:spacing w:after="0"/>
              <w:ind w:firstLine="0"/>
            </w:pPr>
            <w:r>
              <w:rPr>
                <w:sz w:val="13"/>
              </w:rPr>
              <w:t>1650</w:t>
            </w:r>
          </w:p>
        </w:tc>
      </w:tr>
      <w:tr w:rsidR="006D1256" w14:paraId="1A9D513C" w14:textId="77777777">
        <w:trPr>
          <w:jc w:val="center"/>
        </w:trPr>
        <w:tc>
          <w:tcPr>
            <w:tcW w:w="539" w:type="dxa"/>
          </w:tcPr>
          <w:p w14:paraId="4EE4DE2C" w14:textId="77777777" w:rsidR="006D1256" w:rsidRDefault="00000000">
            <w:pPr>
              <w:spacing w:after="0"/>
              <w:ind w:firstLine="0"/>
            </w:pPr>
            <w:r>
              <w:rPr>
                <w:sz w:val="13"/>
              </w:rPr>
              <w:t>2011</w:t>
            </w:r>
          </w:p>
        </w:tc>
        <w:tc>
          <w:tcPr>
            <w:tcW w:w="425" w:type="dxa"/>
          </w:tcPr>
          <w:p w14:paraId="3D2C1A72" w14:textId="77777777" w:rsidR="006D1256" w:rsidRDefault="00000000">
            <w:pPr>
              <w:spacing w:after="0"/>
              <w:ind w:firstLine="0"/>
            </w:pPr>
            <w:r>
              <w:rPr>
                <w:sz w:val="13"/>
              </w:rPr>
              <w:t>3</w:t>
            </w:r>
          </w:p>
        </w:tc>
        <w:tc>
          <w:tcPr>
            <w:tcW w:w="539" w:type="dxa"/>
          </w:tcPr>
          <w:p w14:paraId="5FFF66CC" w14:textId="77777777" w:rsidR="006D1256" w:rsidRDefault="00000000">
            <w:pPr>
              <w:spacing w:after="0"/>
              <w:ind w:firstLine="0"/>
            </w:pPr>
            <w:r>
              <w:rPr>
                <w:sz w:val="13"/>
              </w:rPr>
              <w:t>-0,85</w:t>
            </w:r>
          </w:p>
        </w:tc>
        <w:tc>
          <w:tcPr>
            <w:tcW w:w="709" w:type="dxa"/>
          </w:tcPr>
          <w:p w14:paraId="641782B7" w14:textId="77777777" w:rsidR="006D1256" w:rsidRDefault="00000000">
            <w:pPr>
              <w:spacing w:after="0"/>
              <w:ind w:firstLine="0"/>
            </w:pPr>
            <w:r>
              <w:rPr>
                <w:sz w:val="13"/>
              </w:rPr>
              <w:t>La Niña</w:t>
            </w:r>
          </w:p>
        </w:tc>
        <w:tc>
          <w:tcPr>
            <w:tcW w:w="655" w:type="dxa"/>
          </w:tcPr>
          <w:p w14:paraId="74FE81D1" w14:textId="77777777" w:rsidR="006D1256" w:rsidRDefault="00000000">
            <w:pPr>
              <w:spacing w:after="0"/>
              <w:ind w:firstLine="0"/>
            </w:pPr>
            <w:r>
              <w:rPr>
                <w:sz w:val="13"/>
              </w:rPr>
              <w:t>113,8</w:t>
            </w:r>
          </w:p>
        </w:tc>
        <w:tc>
          <w:tcPr>
            <w:tcW w:w="655" w:type="dxa"/>
          </w:tcPr>
          <w:p w14:paraId="62C718DF" w14:textId="77777777" w:rsidR="006D1256" w:rsidRDefault="00000000">
            <w:pPr>
              <w:spacing w:after="0"/>
              <w:ind w:firstLine="0"/>
            </w:pPr>
            <w:r>
              <w:rPr>
                <w:sz w:val="13"/>
              </w:rPr>
              <w:t>112,3</w:t>
            </w:r>
          </w:p>
        </w:tc>
        <w:tc>
          <w:tcPr>
            <w:tcW w:w="655" w:type="dxa"/>
          </w:tcPr>
          <w:p w14:paraId="0B121D39" w14:textId="77777777" w:rsidR="006D1256" w:rsidRDefault="00000000">
            <w:pPr>
              <w:spacing w:after="0"/>
              <w:ind w:firstLine="0"/>
            </w:pPr>
            <w:r>
              <w:rPr>
                <w:sz w:val="13"/>
              </w:rPr>
              <w:t>167,8</w:t>
            </w:r>
          </w:p>
        </w:tc>
        <w:tc>
          <w:tcPr>
            <w:tcW w:w="655" w:type="dxa"/>
          </w:tcPr>
          <w:p w14:paraId="50F7D0FF" w14:textId="77777777" w:rsidR="006D1256" w:rsidRDefault="00000000">
            <w:pPr>
              <w:spacing w:after="0"/>
              <w:ind w:firstLine="0"/>
            </w:pPr>
            <w:r>
              <w:rPr>
                <w:sz w:val="13"/>
              </w:rPr>
              <w:t>29,6</w:t>
            </w:r>
          </w:p>
        </w:tc>
        <w:tc>
          <w:tcPr>
            <w:tcW w:w="655" w:type="dxa"/>
          </w:tcPr>
          <w:p w14:paraId="4E19B6CE" w14:textId="77777777" w:rsidR="006D1256" w:rsidRDefault="00000000">
            <w:pPr>
              <w:spacing w:after="0"/>
              <w:ind w:firstLine="0"/>
            </w:pPr>
            <w:r>
              <w:rPr>
                <w:sz w:val="13"/>
              </w:rPr>
              <w:t>0,558</w:t>
            </w:r>
          </w:p>
        </w:tc>
        <w:tc>
          <w:tcPr>
            <w:tcW w:w="655" w:type="dxa"/>
          </w:tcPr>
          <w:p w14:paraId="4B86D374" w14:textId="77777777" w:rsidR="006D1256" w:rsidRDefault="00000000">
            <w:pPr>
              <w:spacing w:after="0"/>
              <w:ind w:firstLine="0"/>
            </w:pPr>
            <w:r>
              <w:rPr>
                <w:sz w:val="13"/>
              </w:rPr>
              <w:t>300</w:t>
            </w:r>
          </w:p>
        </w:tc>
        <w:tc>
          <w:tcPr>
            <w:tcW w:w="655" w:type="dxa"/>
          </w:tcPr>
          <w:p w14:paraId="0E6AE215" w14:textId="77777777" w:rsidR="006D1256" w:rsidRDefault="00000000">
            <w:pPr>
              <w:spacing w:after="0"/>
              <w:ind w:firstLine="0"/>
            </w:pPr>
            <w:r>
              <w:rPr>
                <w:sz w:val="13"/>
              </w:rPr>
              <w:t>118,5</w:t>
            </w:r>
          </w:p>
        </w:tc>
        <w:tc>
          <w:tcPr>
            <w:tcW w:w="655" w:type="dxa"/>
          </w:tcPr>
          <w:p w14:paraId="35700A69" w14:textId="77777777" w:rsidR="006D1256" w:rsidRDefault="00000000">
            <w:pPr>
              <w:spacing w:after="0"/>
              <w:ind w:firstLine="0"/>
            </w:pPr>
            <w:r>
              <w:rPr>
                <w:sz w:val="13"/>
              </w:rPr>
              <w:t>120,6</w:t>
            </w:r>
          </w:p>
        </w:tc>
        <w:tc>
          <w:tcPr>
            <w:tcW w:w="655" w:type="dxa"/>
          </w:tcPr>
          <w:p w14:paraId="264C1C43" w14:textId="77777777" w:rsidR="006D1256" w:rsidRDefault="00000000">
            <w:pPr>
              <w:spacing w:after="0"/>
              <w:ind w:firstLine="0"/>
            </w:pPr>
            <w:r>
              <w:rPr>
                <w:sz w:val="13"/>
              </w:rPr>
              <w:t>206,6</w:t>
            </w:r>
          </w:p>
        </w:tc>
        <w:tc>
          <w:tcPr>
            <w:tcW w:w="655" w:type="dxa"/>
          </w:tcPr>
          <w:p w14:paraId="50E50012" w14:textId="77777777" w:rsidR="006D1256" w:rsidRDefault="00000000">
            <w:pPr>
              <w:spacing w:after="0"/>
              <w:ind w:firstLine="0"/>
            </w:pPr>
            <w:r>
              <w:rPr>
                <w:sz w:val="13"/>
              </w:rPr>
              <w:t>27,8</w:t>
            </w:r>
          </w:p>
        </w:tc>
        <w:tc>
          <w:tcPr>
            <w:tcW w:w="655" w:type="dxa"/>
          </w:tcPr>
          <w:p w14:paraId="7C40822F" w14:textId="77777777" w:rsidR="006D1256" w:rsidRDefault="00000000">
            <w:pPr>
              <w:spacing w:after="0"/>
              <w:ind w:firstLine="0"/>
            </w:pPr>
            <w:r>
              <w:rPr>
                <w:sz w:val="13"/>
              </w:rPr>
              <w:t>0,703</w:t>
            </w:r>
          </w:p>
        </w:tc>
        <w:tc>
          <w:tcPr>
            <w:tcW w:w="655" w:type="dxa"/>
          </w:tcPr>
          <w:p w14:paraId="51CF487F" w14:textId="77777777" w:rsidR="006D1256" w:rsidRDefault="00000000">
            <w:pPr>
              <w:spacing w:after="0"/>
              <w:ind w:firstLine="0"/>
            </w:pPr>
            <w:r>
              <w:rPr>
                <w:sz w:val="13"/>
              </w:rPr>
              <w:t>2975</w:t>
            </w:r>
          </w:p>
        </w:tc>
        <w:tc>
          <w:tcPr>
            <w:tcW w:w="655" w:type="dxa"/>
          </w:tcPr>
          <w:p w14:paraId="181D210E" w14:textId="77777777" w:rsidR="006D1256" w:rsidRDefault="00000000">
            <w:pPr>
              <w:spacing w:after="0"/>
              <w:ind w:firstLine="0"/>
            </w:pPr>
            <w:r>
              <w:rPr>
                <w:sz w:val="13"/>
              </w:rPr>
              <w:t>118,4</w:t>
            </w:r>
          </w:p>
        </w:tc>
        <w:tc>
          <w:tcPr>
            <w:tcW w:w="655" w:type="dxa"/>
          </w:tcPr>
          <w:p w14:paraId="3089E5A9" w14:textId="77777777" w:rsidR="006D1256" w:rsidRDefault="00000000">
            <w:pPr>
              <w:spacing w:after="0"/>
              <w:ind w:firstLine="0"/>
            </w:pPr>
            <w:r>
              <w:rPr>
                <w:sz w:val="13"/>
              </w:rPr>
              <w:t>104,8</w:t>
            </w:r>
          </w:p>
        </w:tc>
        <w:tc>
          <w:tcPr>
            <w:tcW w:w="655" w:type="dxa"/>
          </w:tcPr>
          <w:p w14:paraId="353C5A7D" w14:textId="77777777" w:rsidR="006D1256" w:rsidRDefault="00000000">
            <w:pPr>
              <w:spacing w:after="0"/>
              <w:ind w:firstLine="0"/>
            </w:pPr>
            <w:r>
              <w:rPr>
                <w:sz w:val="13"/>
              </w:rPr>
              <w:t>156,2</w:t>
            </w:r>
          </w:p>
        </w:tc>
        <w:tc>
          <w:tcPr>
            <w:tcW w:w="655" w:type="dxa"/>
          </w:tcPr>
          <w:p w14:paraId="67683BEF" w14:textId="77777777" w:rsidR="006D1256" w:rsidRDefault="00000000">
            <w:pPr>
              <w:spacing w:after="0"/>
              <w:ind w:firstLine="0"/>
            </w:pPr>
            <w:r>
              <w:rPr>
                <w:sz w:val="13"/>
              </w:rPr>
              <w:t>29,1</w:t>
            </w:r>
          </w:p>
        </w:tc>
        <w:tc>
          <w:tcPr>
            <w:tcW w:w="655" w:type="dxa"/>
          </w:tcPr>
          <w:p w14:paraId="24D02774" w14:textId="77777777" w:rsidR="006D1256" w:rsidRDefault="00000000">
            <w:pPr>
              <w:spacing w:after="0"/>
              <w:ind w:firstLine="0"/>
            </w:pPr>
            <w:r>
              <w:rPr>
                <w:sz w:val="13"/>
              </w:rPr>
              <w:t>0,514</w:t>
            </w:r>
          </w:p>
        </w:tc>
        <w:tc>
          <w:tcPr>
            <w:tcW w:w="655" w:type="dxa"/>
          </w:tcPr>
          <w:p w14:paraId="608648A2" w14:textId="77777777" w:rsidR="006D1256" w:rsidRDefault="00000000">
            <w:pPr>
              <w:spacing w:after="0"/>
              <w:ind w:firstLine="0"/>
            </w:pPr>
            <w:r>
              <w:rPr>
                <w:sz w:val="13"/>
              </w:rPr>
              <w:t>1650</w:t>
            </w:r>
          </w:p>
        </w:tc>
      </w:tr>
      <w:tr w:rsidR="006D1256" w14:paraId="011E9F0A" w14:textId="77777777">
        <w:trPr>
          <w:jc w:val="center"/>
        </w:trPr>
        <w:tc>
          <w:tcPr>
            <w:tcW w:w="539" w:type="dxa"/>
          </w:tcPr>
          <w:p w14:paraId="2042313B" w14:textId="77777777" w:rsidR="006D1256" w:rsidRDefault="00000000">
            <w:pPr>
              <w:spacing w:after="0"/>
              <w:ind w:firstLine="0"/>
            </w:pPr>
            <w:r>
              <w:rPr>
                <w:sz w:val="13"/>
              </w:rPr>
              <w:t>2011</w:t>
            </w:r>
          </w:p>
        </w:tc>
        <w:tc>
          <w:tcPr>
            <w:tcW w:w="425" w:type="dxa"/>
          </w:tcPr>
          <w:p w14:paraId="26677462" w14:textId="77777777" w:rsidR="006D1256" w:rsidRDefault="00000000">
            <w:pPr>
              <w:spacing w:after="0"/>
              <w:ind w:firstLine="0"/>
            </w:pPr>
            <w:r>
              <w:rPr>
                <w:sz w:val="13"/>
              </w:rPr>
              <w:t>4</w:t>
            </w:r>
          </w:p>
        </w:tc>
        <w:tc>
          <w:tcPr>
            <w:tcW w:w="539" w:type="dxa"/>
          </w:tcPr>
          <w:p w14:paraId="69E8A62C" w14:textId="77777777" w:rsidR="006D1256" w:rsidRDefault="00000000">
            <w:pPr>
              <w:spacing w:after="0"/>
              <w:ind w:firstLine="0"/>
            </w:pPr>
            <w:r>
              <w:rPr>
                <w:sz w:val="13"/>
              </w:rPr>
              <w:t>-0,68</w:t>
            </w:r>
          </w:p>
        </w:tc>
        <w:tc>
          <w:tcPr>
            <w:tcW w:w="709" w:type="dxa"/>
          </w:tcPr>
          <w:p w14:paraId="1D3BC645" w14:textId="77777777" w:rsidR="006D1256" w:rsidRDefault="00000000">
            <w:pPr>
              <w:spacing w:after="0"/>
              <w:ind w:firstLine="0"/>
            </w:pPr>
            <w:r>
              <w:rPr>
                <w:sz w:val="13"/>
              </w:rPr>
              <w:t>La Niña</w:t>
            </w:r>
          </w:p>
        </w:tc>
        <w:tc>
          <w:tcPr>
            <w:tcW w:w="655" w:type="dxa"/>
          </w:tcPr>
          <w:p w14:paraId="19320834" w14:textId="77777777" w:rsidR="006D1256" w:rsidRDefault="00000000">
            <w:pPr>
              <w:spacing w:after="0"/>
              <w:ind w:firstLine="0"/>
            </w:pPr>
            <w:r>
              <w:rPr>
                <w:sz w:val="13"/>
              </w:rPr>
              <w:t>146,5</w:t>
            </w:r>
          </w:p>
        </w:tc>
        <w:tc>
          <w:tcPr>
            <w:tcW w:w="655" w:type="dxa"/>
          </w:tcPr>
          <w:p w14:paraId="2F718324" w14:textId="77777777" w:rsidR="006D1256" w:rsidRDefault="00000000">
            <w:pPr>
              <w:spacing w:after="0"/>
              <w:ind w:firstLine="0"/>
            </w:pPr>
            <w:r>
              <w:rPr>
                <w:sz w:val="13"/>
              </w:rPr>
              <w:t>125,7</w:t>
            </w:r>
          </w:p>
        </w:tc>
        <w:tc>
          <w:tcPr>
            <w:tcW w:w="655" w:type="dxa"/>
          </w:tcPr>
          <w:p w14:paraId="30C0C429" w14:textId="77777777" w:rsidR="006D1256" w:rsidRDefault="00000000">
            <w:pPr>
              <w:spacing w:after="0"/>
              <w:ind w:firstLine="0"/>
            </w:pPr>
            <w:r>
              <w:rPr>
                <w:sz w:val="13"/>
              </w:rPr>
              <w:t>177,7</w:t>
            </w:r>
          </w:p>
        </w:tc>
        <w:tc>
          <w:tcPr>
            <w:tcW w:w="655" w:type="dxa"/>
          </w:tcPr>
          <w:p w14:paraId="6E3228B1" w14:textId="77777777" w:rsidR="006D1256" w:rsidRDefault="00000000">
            <w:pPr>
              <w:spacing w:after="0"/>
              <w:ind w:firstLine="0"/>
            </w:pPr>
            <w:r>
              <w:rPr>
                <w:sz w:val="13"/>
              </w:rPr>
              <w:t>26,7</w:t>
            </w:r>
          </w:p>
        </w:tc>
        <w:tc>
          <w:tcPr>
            <w:tcW w:w="655" w:type="dxa"/>
          </w:tcPr>
          <w:p w14:paraId="154FF94D" w14:textId="77777777" w:rsidR="006D1256" w:rsidRDefault="00000000">
            <w:pPr>
              <w:spacing w:after="0"/>
              <w:ind w:firstLine="0"/>
            </w:pPr>
            <w:r>
              <w:rPr>
                <w:sz w:val="13"/>
              </w:rPr>
              <w:t>0,631</w:t>
            </w:r>
          </w:p>
        </w:tc>
        <w:tc>
          <w:tcPr>
            <w:tcW w:w="655" w:type="dxa"/>
          </w:tcPr>
          <w:p w14:paraId="381BC123" w14:textId="77777777" w:rsidR="006D1256" w:rsidRDefault="00000000">
            <w:pPr>
              <w:spacing w:after="0"/>
              <w:ind w:firstLine="0"/>
            </w:pPr>
            <w:r>
              <w:rPr>
                <w:sz w:val="13"/>
              </w:rPr>
              <w:t>150</w:t>
            </w:r>
          </w:p>
        </w:tc>
        <w:tc>
          <w:tcPr>
            <w:tcW w:w="655" w:type="dxa"/>
          </w:tcPr>
          <w:p w14:paraId="1BCD1E1B" w14:textId="77777777" w:rsidR="006D1256" w:rsidRDefault="00000000">
            <w:pPr>
              <w:spacing w:after="0"/>
              <w:ind w:firstLine="0"/>
            </w:pPr>
            <w:r>
              <w:rPr>
                <w:sz w:val="13"/>
              </w:rPr>
              <w:t>157,7</w:t>
            </w:r>
          </w:p>
        </w:tc>
        <w:tc>
          <w:tcPr>
            <w:tcW w:w="655" w:type="dxa"/>
          </w:tcPr>
          <w:p w14:paraId="2708A2BD" w14:textId="77777777" w:rsidR="006D1256" w:rsidRDefault="00000000">
            <w:pPr>
              <w:spacing w:after="0"/>
              <w:ind w:firstLine="0"/>
            </w:pPr>
            <w:r>
              <w:rPr>
                <w:sz w:val="13"/>
              </w:rPr>
              <w:t>124,8</w:t>
            </w:r>
          </w:p>
        </w:tc>
        <w:tc>
          <w:tcPr>
            <w:tcW w:w="655" w:type="dxa"/>
          </w:tcPr>
          <w:p w14:paraId="1157F797" w14:textId="77777777" w:rsidR="006D1256" w:rsidRDefault="00000000">
            <w:pPr>
              <w:spacing w:after="0"/>
              <w:ind w:firstLine="0"/>
            </w:pPr>
            <w:r>
              <w:rPr>
                <w:sz w:val="13"/>
              </w:rPr>
              <w:t>68,7</w:t>
            </w:r>
          </w:p>
        </w:tc>
        <w:tc>
          <w:tcPr>
            <w:tcW w:w="655" w:type="dxa"/>
          </w:tcPr>
          <w:p w14:paraId="76C227E8" w14:textId="77777777" w:rsidR="006D1256" w:rsidRDefault="00000000">
            <w:pPr>
              <w:spacing w:after="0"/>
              <w:ind w:firstLine="0"/>
            </w:pPr>
            <w:r>
              <w:rPr>
                <w:sz w:val="13"/>
              </w:rPr>
              <w:t>28,4</w:t>
            </w:r>
          </w:p>
        </w:tc>
        <w:tc>
          <w:tcPr>
            <w:tcW w:w="655" w:type="dxa"/>
          </w:tcPr>
          <w:p w14:paraId="1181D723" w14:textId="77777777" w:rsidR="006D1256" w:rsidRDefault="00000000">
            <w:pPr>
              <w:spacing w:after="0"/>
              <w:ind w:firstLine="0"/>
            </w:pPr>
            <w:r>
              <w:rPr>
                <w:sz w:val="13"/>
              </w:rPr>
              <w:t>0,643</w:t>
            </w:r>
          </w:p>
        </w:tc>
        <w:tc>
          <w:tcPr>
            <w:tcW w:w="655" w:type="dxa"/>
          </w:tcPr>
          <w:p w14:paraId="3D2703E6" w14:textId="77777777" w:rsidR="006D1256" w:rsidRDefault="00000000">
            <w:pPr>
              <w:spacing w:after="0"/>
              <w:ind w:firstLine="0"/>
            </w:pPr>
            <w:r>
              <w:rPr>
                <w:sz w:val="13"/>
              </w:rPr>
              <w:t>59400</w:t>
            </w:r>
          </w:p>
        </w:tc>
        <w:tc>
          <w:tcPr>
            <w:tcW w:w="655" w:type="dxa"/>
          </w:tcPr>
          <w:p w14:paraId="1CCD7283" w14:textId="77777777" w:rsidR="006D1256" w:rsidRDefault="00000000">
            <w:pPr>
              <w:spacing w:after="0"/>
              <w:ind w:firstLine="0"/>
            </w:pPr>
            <w:r>
              <w:rPr>
                <w:sz w:val="13"/>
              </w:rPr>
              <w:t>147,6</w:t>
            </w:r>
          </w:p>
        </w:tc>
        <w:tc>
          <w:tcPr>
            <w:tcW w:w="655" w:type="dxa"/>
          </w:tcPr>
          <w:p w14:paraId="10AECAE8" w14:textId="77777777" w:rsidR="006D1256" w:rsidRDefault="00000000">
            <w:pPr>
              <w:spacing w:after="0"/>
              <w:ind w:firstLine="0"/>
            </w:pPr>
            <w:r>
              <w:rPr>
                <w:sz w:val="13"/>
              </w:rPr>
              <w:t>109,1</w:t>
            </w:r>
          </w:p>
        </w:tc>
        <w:tc>
          <w:tcPr>
            <w:tcW w:w="655" w:type="dxa"/>
          </w:tcPr>
          <w:p w14:paraId="1CAAEC6B" w14:textId="77777777" w:rsidR="006D1256" w:rsidRDefault="00000000">
            <w:pPr>
              <w:spacing w:after="0"/>
              <w:ind w:firstLine="0"/>
            </w:pPr>
            <w:r>
              <w:rPr>
                <w:sz w:val="13"/>
              </w:rPr>
              <w:t>62,6</w:t>
            </w:r>
          </w:p>
        </w:tc>
        <w:tc>
          <w:tcPr>
            <w:tcW w:w="655" w:type="dxa"/>
          </w:tcPr>
          <w:p w14:paraId="643C78F2" w14:textId="77777777" w:rsidR="006D1256" w:rsidRDefault="00000000">
            <w:pPr>
              <w:spacing w:after="0"/>
              <w:ind w:firstLine="0"/>
            </w:pPr>
            <w:r>
              <w:rPr>
                <w:sz w:val="13"/>
              </w:rPr>
              <w:t>28,6</w:t>
            </w:r>
          </w:p>
        </w:tc>
        <w:tc>
          <w:tcPr>
            <w:tcW w:w="655" w:type="dxa"/>
          </w:tcPr>
          <w:p w14:paraId="7EF8BEF7" w14:textId="77777777" w:rsidR="006D1256" w:rsidRDefault="00000000">
            <w:pPr>
              <w:spacing w:after="0"/>
              <w:ind w:firstLine="0"/>
            </w:pPr>
            <w:r>
              <w:rPr>
                <w:sz w:val="13"/>
              </w:rPr>
              <w:t>0,513</w:t>
            </w:r>
          </w:p>
        </w:tc>
        <w:tc>
          <w:tcPr>
            <w:tcW w:w="655" w:type="dxa"/>
          </w:tcPr>
          <w:p w14:paraId="27C30EE1" w14:textId="77777777" w:rsidR="006D1256" w:rsidRDefault="00000000">
            <w:pPr>
              <w:spacing w:after="0"/>
              <w:ind w:firstLine="0"/>
            </w:pPr>
            <w:r>
              <w:rPr>
                <w:sz w:val="13"/>
              </w:rPr>
              <w:t>225</w:t>
            </w:r>
          </w:p>
        </w:tc>
      </w:tr>
      <w:tr w:rsidR="006D1256" w14:paraId="1E137577" w14:textId="77777777">
        <w:trPr>
          <w:jc w:val="center"/>
        </w:trPr>
        <w:tc>
          <w:tcPr>
            <w:tcW w:w="539" w:type="dxa"/>
          </w:tcPr>
          <w:p w14:paraId="0EC7F92F" w14:textId="77777777" w:rsidR="006D1256" w:rsidRDefault="00000000">
            <w:pPr>
              <w:spacing w:after="0"/>
              <w:ind w:firstLine="0"/>
            </w:pPr>
            <w:r>
              <w:rPr>
                <w:sz w:val="13"/>
              </w:rPr>
              <w:t>2011</w:t>
            </w:r>
          </w:p>
        </w:tc>
        <w:tc>
          <w:tcPr>
            <w:tcW w:w="425" w:type="dxa"/>
          </w:tcPr>
          <w:p w14:paraId="28AF3C8B" w14:textId="77777777" w:rsidR="006D1256" w:rsidRDefault="00000000">
            <w:pPr>
              <w:spacing w:after="0"/>
              <w:ind w:firstLine="0"/>
            </w:pPr>
            <w:r>
              <w:rPr>
                <w:sz w:val="13"/>
              </w:rPr>
              <w:t>5</w:t>
            </w:r>
          </w:p>
        </w:tc>
        <w:tc>
          <w:tcPr>
            <w:tcW w:w="539" w:type="dxa"/>
          </w:tcPr>
          <w:p w14:paraId="65B275E0" w14:textId="77777777" w:rsidR="006D1256" w:rsidRDefault="00000000">
            <w:pPr>
              <w:spacing w:after="0"/>
              <w:ind w:firstLine="0"/>
            </w:pPr>
            <w:r>
              <w:rPr>
                <w:sz w:val="13"/>
              </w:rPr>
              <w:t>-0,50</w:t>
            </w:r>
          </w:p>
        </w:tc>
        <w:tc>
          <w:tcPr>
            <w:tcW w:w="709" w:type="dxa"/>
          </w:tcPr>
          <w:p w14:paraId="0A60FE9D" w14:textId="77777777" w:rsidR="006D1256" w:rsidRDefault="00000000">
            <w:pPr>
              <w:spacing w:after="0"/>
              <w:ind w:firstLine="0"/>
            </w:pPr>
            <w:r>
              <w:rPr>
                <w:sz w:val="13"/>
              </w:rPr>
              <w:t>La Niña</w:t>
            </w:r>
          </w:p>
        </w:tc>
        <w:tc>
          <w:tcPr>
            <w:tcW w:w="655" w:type="dxa"/>
          </w:tcPr>
          <w:p w14:paraId="46147BF1" w14:textId="77777777" w:rsidR="006D1256" w:rsidRDefault="00000000">
            <w:pPr>
              <w:spacing w:after="0"/>
              <w:ind w:firstLine="0"/>
            </w:pPr>
            <w:r>
              <w:rPr>
                <w:sz w:val="13"/>
              </w:rPr>
              <w:t>141,9</w:t>
            </w:r>
          </w:p>
        </w:tc>
        <w:tc>
          <w:tcPr>
            <w:tcW w:w="655" w:type="dxa"/>
          </w:tcPr>
          <w:p w14:paraId="1AE39B27" w14:textId="77777777" w:rsidR="006D1256" w:rsidRDefault="00000000">
            <w:pPr>
              <w:spacing w:after="0"/>
              <w:ind w:firstLine="0"/>
            </w:pPr>
            <w:r>
              <w:rPr>
                <w:sz w:val="13"/>
              </w:rPr>
              <w:t>111,5</w:t>
            </w:r>
          </w:p>
        </w:tc>
        <w:tc>
          <w:tcPr>
            <w:tcW w:w="655" w:type="dxa"/>
          </w:tcPr>
          <w:p w14:paraId="28C3EF67" w14:textId="77777777" w:rsidR="006D1256" w:rsidRDefault="00000000">
            <w:pPr>
              <w:spacing w:after="0"/>
              <w:ind w:firstLine="0"/>
            </w:pPr>
            <w:r>
              <w:rPr>
                <w:sz w:val="13"/>
              </w:rPr>
              <w:t>65,3</w:t>
            </w:r>
          </w:p>
        </w:tc>
        <w:tc>
          <w:tcPr>
            <w:tcW w:w="655" w:type="dxa"/>
          </w:tcPr>
          <w:p w14:paraId="7FC3F9C9" w14:textId="77777777" w:rsidR="006D1256" w:rsidRDefault="00000000">
            <w:pPr>
              <w:spacing w:after="0"/>
              <w:ind w:firstLine="0"/>
            </w:pPr>
            <w:r>
              <w:rPr>
                <w:sz w:val="13"/>
              </w:rPr>
              <w:t>24,6</w:t>
            </w:r>
          </w:p>
        </w:tc>
        <w:tc>
          <w:tcPr>
            <w:tcW w:w="655" w:type="dxa"/>
          </w:tcPr>
          <w:p w14:paraId="1C529D24" w14:textId="77777777" w:rsidR="006D1256" w:rsidRDefault="00000000">
            <w:pPr>
              <w:spacing w:after="0"/>
              <w:ind w:firstLine="0"/>
            </w:pPr>
            <w:r>
              <w:rPr>
                <w:sz w:val="13"/>
              </w:rPr>
              <w:t>0,690</w:t>
            </w:r>
          </w:p>
        </w:tc>
        <w:tc>
          <w:tcPr>
            <w:tcW w:w="655" w:type="dxa"/>
          </w:tcPr>
          <w:p w14:paraId="28633124" w14:textId="77777777" w:rsidR="006D1256" w:rsidRDefault="00000000">
            <w:pPr>
              <w:spacing w:after="0"/>
              <w:ind w:firstLine="0"/>
            </w:pPr>
            <w:r>
              <w:rPr>
                <w:sz w:val="13"/>
              </w:rPr>
              <w:t>150</w:t>
            </w:r>
          </w:p>
        </w:tc>
        <w:tc>
          <w:tcPr>
            <w:tcW w:w="655" w:type="dxa"/>
          </w:tcPr>
          <w:p w14:paraId="0060FB5D" w14:textId="77777777" w:rsidR="006D1256" w:rsidRDefault="00000000">
            <w:pPr>
              <w:spacing w:after="0"/>
              <w:ind w:firstLine="0"/>
            </w:pPr>
            <w:r>
              <w:rPr>
                <w:sz w:val="13"/>
              </w:rPr>
              <w:t>145,1</w:t>
            </w:r>
          </w:p>
        </w:tc>
        <w:tc>
          <w:tcPr>
            <w:tcW w:w="655" w:type="dxa"/>
          </w:tcPr>
          <w:p w14:paraId="2397C4A0" w14:textId="77777777" w:rsidR="006D1256" w:rsidRDefault="00000000">
            <w:pPr>
              <w:spacing w:after="0"/>
              <w:ind w:firstLine="0"/>
            </w:pPr>
            <w:r>
              <w:rPr>
                <w:sz w:val="13"/>
              </w:rPr>
              <w:t>95,7</w:t>
            </w:r>
          </w:p>
        </w:tc>
        <w:tc>
          <w:tcPr>
            <w:tcW w:w="655" w:type="dxa"/>
          </w:tcPr>
          <w:p w14:paraId="105EFD8E" w14:textId="77777777" w:rsidR="006D1256" w:rsidRDefault="00000000">
            <w:pPr>
              <w:spacing w:after="0"/>
              <w:ind w:firstLine="0"/>
            </w:pPr>
            <w:r>
              <w:rPr>
                <w:sz w:val="13"/>
              </w:rPr>
              <w:t>13,1</w:t>
            </w:r>
          </w:p>
        </w:tc>
        <w:tc>
          <w:tcPr>
            <w:tcW w:w="655" w:type="dxa"/>
          </w:tcPr>
          <w:p w14:paraId="2731E0C4" w14:textId="77777777" w:rsidR="006D1256" w:rsidRDefault="00000000">
            <w:pPr>
              <w:spacing w:after="0"/>
              <w:ind w:firstLine="0"/>
            </w:pPr>
            <w:r>
              <w:rPr>
                <w:sz w:val="13"/>
              </w:rPr>
              <w:t>29,2</w:t>
            </w:r>
          </w:p>
        </w:tc>
        <w:tc>
          <w:tcPr>
            <w:tcW w:w="655" w:type="dxa"/>
          </w:tcPr>
          <w:p w14:paraId="3F88912D" w14:textId="77777777" w:rsidR="006D1256" w:rsidRDefault="00000000">
            <w:pPr>
              <w:spacing w:after="0"/>
              <w:ind w:firstLine="0"/>
            </w:pPr>
            <w:r>
              <w:rPr>
                <w:sz w:val="13"/>
              </w:rPr>
              <w:t>0,575</w:t>
            </w:r>
          </w:p>
        </w:tc>
        <w:tc>
          <w:tcPr>
            <w:tcW w:w="655" w:type="dxa"/>
          </w:tcPr>
          <w:p w14:paraId="75363A3F" w14:textId="77777777" w:rsidR="006D1256" w:rsidRDefault="00000000">
            <w:pPr>
              <w:spacing w:after="0"/>
              <w:ind w:firstLine="0"/>
            </w:pPr>
            <w:r>
              <w:rPr>
                <w:sz w:val="13"/>
              </w:rPr>
              <w:t>20725</w:t>
            </w:r>
          </w:p>
        </w:tc>
        <w:tc>
          <w:tcPr>
            <w:tcW w:w="655" w:type="dxa"/>
          </w:tcPr>
          <w:p w14:paraId="3C6566FE" w14:textId="77777777" w:rsidR="006D1256" w:rsidRDefault="00000000">
            <w:pPr>
              <w:spacing w:after="0"/>
              <w:ind w:firstLine="0"/>
            </w:pPr>
            <w:r>
              <w:rPr>
                <w:sz w:val="13"/>
              </w:rPr>
              <w:t>119,5</w:t>
            </w:r>
          </w:p>
        </w:tc>
        <w:tc>
          <w:tcPr>
            <w:tcW w:w="655" w:type="dxa"/>
          </w:tcPr>
          <w:p w14:paraId="192CEB87" w14:textId="77777777" w:rsidR="006D1256" w:rsidRDefault="00000000">
            <w:pPr>
              <w:spacing w:after="0"/>
              <w:ind w:firstLine="0"/>
            </w:pPr>
            <w:r>
              <w:rPr>
                <w:sz w:val="13"/>
              </w:rPr>
              <w:t>77,0</w:t>
            </w:r>
          </w:p>
        </w:tc>
        <w:tc>
          <w:tcPr>
            <w:tcW w:w="655" w:type="dxa"/>
          </w:tcPr>
          <w:p w14:paraId="6B5457EE" w14:textId="77777777" w:rsidR="006D1256" w:rsidRDefault="00000000">
            <w:pPr>
              <w:spacing w:after="0"/>
              <w:ind w:firstLine="0"/>
            </w:pPr>
            <w:r>
              <w:rPr>
                <w:sz w:val="13"/>
              </w:rPr>
              <w:t>30,9</w:t>
            </w:r>
          </w:p>
        </w:tc>
        <w:tc>
          <w:tcPr>
            <w:tcW w:w="655" w:type="dxa"/>
          </w:tcPr>
          <w:p w14:paraId="1DBE4704" w14:textId="77777777" w:rsidR="006D1256" w:rsidRDefault="00000000">
            <w:pPr>
              <w:spacing w:after="0"/>
              <w:ind w:firstLine="0"/>
            </w:pPr>
            <w:r>
              <w:rPr>
                <w:sz w:val="13"/>
              </w:rPr>
              <w:t>28,2</w:t>
            </w:r>
          </w:p>
        </w:tc>
        <w:tc>
          <w:tcPr>
            <w:tcW w:w="655" w:type="dxa"/>
          </w:tcPr>
          <w:p w14:paraId="27B71A2E" w14:textId="77777777" w:rsidR="006D1256" w:rsidRDefault="00000000">
            <w:pPr>
              <w:spacing w:after="0"/>
              <w:ind w:firstLine="0"/>
            </w:pPr>
            <w:r>
              <w:rPr>
                <w:sz w:val="13"/>
              </w:rPr>
              <w:t>0,447</w:t>
            </w:r>
          </w:p>
        </w:tc>
        <w:tc>
          <w:tcPr>
            <w:tcW w:w="655" w:type="dxa"/>
          </w:tcPr>
          <w:p w14:paraId="36741341" w14:textId="77777777" w:rsidR="006D1256" w:rsidRDefault="00000000">
            <w:pPr>
              <w:spacing w:after="0"/>
              <w:ind w:firstLine="0"/>
            </w:pPr>
            <w:r>
              <w:rPr>
                <w:sz w:val="13"/>
              </w:rPr>
              <w:t>650</w:t>
            </w:r>
          </w:p>
        </w:tc>
      </w:tr>
      <w:tr w:rsidR="006D1256" w14:paraId="260D3464" w14:textId="77777777">
        <w:trPr>
          <w:jc w:val="center"/>
        </w:trPr>
        <w:tc>
          <w:tcPr>
            <w:tcW w:w="539" w:type="dxa"/>
          </w:tcPr>
          <w:p w14:paraId="6B8E0954" w14:textId="77777777" w:rsidR="006D1256" w:rsidRDefault="00000000">
            <w:pPr>
              <w:spacing w:after="0"/>
              <w:ind w:firstLine="0"/>
            </w:pPr>
            <w:r>
              <w:rPr>
                <w:sz w:val="13"/>
              </w:rPr>
              <w:t>2011</w:t>
            </w:r>
          </w:p>
        </w:tc>
        <w:tc>
          <w:tcPr>
            <w:tcW w:w="425" w:type="dxa"/>
          </w:tcPr>
          <w:p w14:paraId="4308D713" w14:textId="77777777" w:rsidR="006D1256" w:rsidRDefault="00000000">
            <w:pPr>
              <w:spacing w:after="0"/>
              <w:ind w:firstLine="0"/>
            </w:pPr>
            <w:r>
              <w:rPr>
                <w:sz w:val="13"/>
              </w:rPr>
              <w:t>6</w:t>
            </w:r>
          </w:p>
        </w:tc>
        <w:tc>
          <w:tcPr>
            <w:tcW w:w="539" w:type="dxa"/>
          </w:tcPr>
          <w:p w14:paraId="452FBB9C" w14:textId="77777777" w:rsidR="006D1256" w:rsidRDefault="00000000">
            <w:pPr>
              <w:spacing w:after="0"/>
              <w:ind w:firstLine="0"/>
            </w:pPr>
            <w:r>
              <w:rPr>
                <w:sz w:val="13"/>
              </w:rPr>
              <w:t>-0,34</w:t>
            </w:r>
          </w:p>
        </w:tc>
        <w:tc>
          <w:tcPr>
            <w:tcW w:w="709" w:type="dxa"/>
          </w:tcPr>
          <w:p w14:paraId="533D22FE" w14:textId="77777777" w:rsidR="006D1256" w:rsidRDefault="00000000">
            <w:pPr>
              <w:spacing w:after="0"/>
              <w:ind w:firstLine="0"/>
            </w:pPr>
            <w:r>
              <w:rPr>
                <w:sz w:val="13"/>
              </w:rPr>
              <w:t>Neutro</w:t>
            </w:r>
          </w:p>
        </w:tc>
        <w:tc>
          <w:tcPr>
            <w:tcW w:w="655" w:type="dxa"/>
          </w:tcPr>
          <w:p w14:paraId="6B744383" w14:textId="77777777" w:rsidR="006D1256" w:rsidRDefault="00000000">
            <w:pPr>
              <w:spacing w:after="0"/>
              <w:ind w:firstLine="0"/>
            </w:pPr>
            <w:r>
              <w:rPr>
                <w:sz w:val="13"/>
              </w:rPr>
              <w:t>131,4</w:t>
            </w:r>
          </w:p>
        </w:tc>
        <w:tc>
          <w:tcPr>
            <w:tcW w:w="655" w:type="dxa"/>
          </w:tcPr>
          <w:p w14:paraId="664EDF3D" w14:textId="77777777" w:rsidR="006D1256" w:rsidRDefault="00000000">
            <w:pPr>
              <w:spacing w:after="0"/>
              <w:ind w:firstLine="0"/>
            </w:pPr>
            <w:r>
              <w:rPr>
                <w:sz w:val="13"/>
              </w:rPr>
              <w:t>93,4</w:t>
            </w:r>
          </w:p>
        </w:tc>
        <w:tc>
          <w:tcPr>
            <w:tcW w:w="655" w:type="dxa"/>
          </w:tcPr>
          <w:p w14:paraId="7AD721AA" w14:textId="77777777" w:rsidR="006D1256" w:rsidRDefault="00000000">
            <w:pPr>
              <w:spacing w:after="0"/>
              <w:ind w:firstLine="0"/>
            </w:pPr>
            <w:r>
              <w:rPr>
                <w:sz w:val="13"/>
              </w:rPr>
              <w:t>37,2</w:t>
            </w:r>
          </w:p>
        </w:tc>
        <w:tc>
          <w:tcPr>
            <w:tcW w:w="655" w:type="dxa"/>
          </w:tcPr>
          <w:p w14:paraId="2A33764A" w14:textId="77777777" w:rsidR="006D1256" w:rsidRDefault="00000000">
            <w:pPr>
              <w:spacing w:after="0"/>
              <w:ind w:firstLine="0"/>
            </w:pPr>
            <w:r>
              <w:rPr>
                <w:sz w:val="13"/>
              </w:rPr>
              <w:t>24,8</w:t>
            </w:r>
          </w:p>
        </w:tc>
        <w:tc>
          <w:tcPr>
            <w:tcW w:w="655" w:type="dxa"/>
          </w:tcPr>
          <w:p w14:paraId="134DAE5B" w14:textId="77777777" w:rsidR="006D1256" w:rsidRDefault="00000000">
            <w:pPr>
              <w:spacing w:after="0"/>
              <w:ind w:firstLine="0"/>
            </w:pPr>
            <w:r>
              <w:rPr>
                <w:sz w:val="13"/>
              </w:rPr>
              <w:t>0,654</w:t>
            </w:r>
          </w:p>
        </w:tc>
        <w:tc>
          <w:tcPr>
            <w:tcW w:w="655" w:type="dxa"/>
          </w:tcPr>
          <w:p w14:paraId="262698C0" w14:textId="77777777" w:rsidR="006D1256" w:rsidRDefault="00000000">
            <w:pPr>
              <w:spacing w:after="0"/>
              <w:ind w:firstLine="0"/>
            </w:pPr>
            <w:r>
              <w:rPr>
                <w:sz w:val="13"/>
              </w:rPr>
              <w:t>1025</w:t>
            </w:r>
          </w:p>
        </w:tc>
        <w:tc>
          <w:tcPr>
            <w:tcW w:w="655" w:type="dxa"/>
          </w:tcPr>
          <w:p w14:paraId="31BEC05D" w14:textId="77777777" w:rsidR="006D1256" w:rsidRDefault="00000000">
            <w:pPr>
              <w:spacing w:after="0"/>
              <w:ind w:firstLine="0"/>
            </w:pPr>
            <w:r>
              <w:rPr>
                <w:sz w:val="13"/>
              </w:rPr>
              <w:t>125,0</w:t>
            </w:r>
          </w:p>
        </w:tc>
        <w:tc>
          <w:tcPr>
            <w:tcW w:w="655" w:type="dxa"/>
          </w:tcPr>
          <w:p w14:paraId="7DE6759D" w14:textId="77777777" w:rsidR="006D1256" w:rsidRDefault="00000000">
            <w:pPr>
              <w:spacing w:after="0"/>
              <w:ind w:firstLine="0"/>
            </w:pPr>
            <w:r>
              <w:rPr>
                <w:sz w:val="13"/>
              </w:rPr>
              <w:t>72,7</w:t>
            </w:r>
          </w:p>
        </w:tc>
        <w:tc>
          <w:tcPr>
            <w:tcW w:w="655" w:type="dxa"/>
          </w:tcPr>
          <w:p w14:paraId="0D3B1355" w14:textId="77777777" w:rsidR="006D1256" w:rsidRDefault="00000000">
            <w:pPr>
              <w:spacing w:after="0"/>
              <w:ind w:firstLine="0"/>
            </w:pPr>
            <w:r>
              <w:rPr>
                <w:sz w:val="13"/>
              </w:rPr>
              <w:t>0,5</w:t>
            </w:r>
          </w:p>
        </w:tc>
        <w:tc>
          <w:tcPr>
            <w:tcW w:w="655" w:type="dxa"/>
          </w:tcPr>
          <w:p w14:paraId="2E614AC5" w14:textId="77777777" w:rsidR="006D1256" w:rsidRDefault="00000000">
            <w:pPr>
              <w:spacing w:after="0"/>
              <w:ind w:firstLine="0"/>
            </w:pPr>
            <w:r>
              <w:rPr>
                <w:sz w:val="13"/>
              </w:rPr>
              <w:t>29,6</w:t>
            </w:r>
          </w:p>
        </w:tc>
        <w:tc>
          <w:tcPr>
            <w:tcW w:w="655" w:type="dxa"/>
          </w:tcPr>
          <w:p w14:paraId="657E2575" w14:textId="77777777" w:rsidR="006D1256" w:rsidRDefault="00000000">
            <w:pPr>
              <w:spacing w:after="0"/>
              <w:ind w:firstLine="0"/>
            </w:pPr>
            <w:r>
              <w:rPr>
                <w:sz w:val="13"/>
              </w:rPr>
              <w:t>0,442</w:t>
            </w:r>
          </w:p>
        </w:tc>
        <w:tc>
          <w:tcPr>
            <w:tcW w:w="655" w:type="dxa"/>
          </w:tcPr>
          <w:p w14:paraId="336FD4B1" w14:textId="77777777" w:rsidR="006D1256" w:rsidRDefault="00000000">
            <w:pPr>
              <w:spacing w:after="0"/>
              <w:ind w:firstLine="0"/>
            </w:pPr>
            <w:r>
              <w:rPr>
                <w:sz w:val="13"/>
              </w:rPr>
              <w:t>28900</w:t>
            </w:r>
          </w:p>
        </w:tc>
        <w:tc>
          <w:tcPr>
            <w:tcW w:w="655" w:type="dxa"/>
          </w:tcPr>
          <w:p w14:paraId="643F6650" w14:textId="77777777" w:rsidR="006D1256" w:rsidRDefault="00000000">
            <w:pPr>
              <w:spacing w:after="0"/>
              <w:ind w:firstLine="0"/>
            </w:pPr>
            <w:r>
              <w:rPr>
                <w:sz w:val="13"/>
              </w:rPr>
              <w:t>99,4</w:t>
            </w:r>
          </w:p>
        </w:tc>
        <w:tc>
          <w:tcPr>
            <w:tcW w:w="655" w:type="dxa"/>
          </w:tcPr>
          <w:p w14:paraId="6F44E6FF" w14:textId="77777777" w:rsidR="006D1256" w:rsidRDefault="00000000">
            <w:pPr>
              <w:spacing w:after="0"/>
              <w:ind w:firstLine="0"/>
            </w:pPr>
            <w:r>
              <w:rPr>
                <w:sz w:val="13"/>
              </w:rPr>
              <w:t>50,2</w:t>
            </w:r>
          </w:p>
        </w:tc>
        <w:tc>
          <w:tcPr>
            <w:tcW w:w="655" w:type="dxa"/>
          </w:tcPr>
          <w:p w14:paraId="415EBFF8" w14:textId="77777777" w:rsidR="006D1256" w:rsidRDefault="00000000">
            <w:pPr>
              <w:spacing w:after="0"/>
              <w:ind w:firstLine="0"/>
            </w:pPr>
            <w:r>
              <w:rPr>
                <w:sz w:val="13"/>
              </w:rPr>
              <w:t>11,4</w:t>
            </w:r>
          </w:p>
        </w:tc>
        <w:tc>
          <w:tcPr>
            <w:tcW w:w="655" w:type="dxa"/>
          </w:tcPr>
          <w:p w14:paraId="6AF76655" w14:textId="77777777" w:rsidR="006D1256" w:rsidRDefault="00000000">
            <w:pPr>
              <w:spacing w:after="0"/>
              <w:ind w:firstLine="0"/>
            </w:pPr>
            <w:r>
              <w:rPr>
                <w:sz w:val="13"/>
              </w:rPr>
              <w:t>29,5</w:t>
            </w:r>
          </w:p>
        </w:tc>
        <w:tc>
          <w:tcPr>
            <w:tcW w:w="655" w:type="dxa"/>
          </w:tcPr>
          <w:p w14:paraId="301DB188" w14:textId="77777777" w:rsidR="006D1256" w:rsidRDefault="00000000">
            <w:pPr>
              <w:spacing w:after="0"/>
              <w:ind w:firstLine="0"/>
            </w:pPr>
            <w:r>
              <w:rPr>
                <w:sz w:val="13"/>
              </w:rPr>
              <w:t>0,300</w:t>
            </w:r>
          </w:p>
        </w:tc>
        <w:tc>
          <w:tcPr>
            <w:tcW w:w="655" w:type="dxa"/>
          </w:tcPr>
          <w:p w14:paraId="7E30828C" w14:textId="77777777" w:rsidR="006D1256" w:rsidRDefault="00000000">
            <w:pPr>
              <w:spacing w:after="0"/>
              <w:ind w:firstLine="0"/>
            </w:pPr>
            <w:r>
              <w:rPr>
                <w:sz w:val="13"/>
              </w:rPr>
              <w:t>250</w:t>
            </w:r>
          </w:p>
        </w:tc>
      </w:tr>
      <w:tr w:rsidR="006D1256" w14:paraId="1048188F" w14:textId="77777777">
        <w:trPr>
          <w:jc w:val="center"/>
        </w:trPr>
        <w:tc>
          <w:tcPr>
            <w:tcW w:w="539" w:type="dxa"/>
          </w:tcPr>
          <w:p w14:paraId="639F99CC" w14:textId="77777777" w:rsidR="006D1256" w:rsidRDefault="00000000">
            <w:pPr>
              <w:spacing w:after="0"/>
              <w:ind w:firstLine="0"/>
            </w:pPr>
            <w:r>
              <w:rPr>
                <w:sz w:val="13"/>
              </w:rPr>
              <w:t>2011</w:t>
            </w:r>
          </w:p>
        </w:tc>
        <w:tc>
          <w:tcPr>
            <w:tcW w:w="425" w:type="dxa"/>
          </w:tcPr>
          <w:p w14:paraId="7CDC0D29" w14:textId="77777777" w:rsidR="006D1256" w:rsidRDefault="00000000">
            <w:pPr>
              <w:spacing w:after="0"/>
              <w:ind w:firstLine="0"/>
            </w:pPr>
            <w:r>
              <w:rPr>
                <w:sz w:val="13"/>
              </w:rPr>
              <w:t>7</w:t>
            </w:r>
          </w:p>
        </w:tc>
        <w:tc>
          <w:tcPr>
            <w:tcW w:w="539" w:type="dxa"/>
          </w:tcPr>
          <w:p w14:paraId="20F1C6DF" w14:textId="77777777" w:rsidR="006D1256" w:rsidRDefault="00000000">
            <w:pPr>
              <w:spacing w:after="0"/>
              <w:ind w:firstLine="0"/>
            </w:pPr>
            <w:r>
              <w:rPr>
                <w:sz w:val="13"/>
              </w:rPr>
              <w:t>-0,37</w:t>
            </w:r>
          </w:p>
        </w:tc>
        <w:tc>
          <w:tcPr>
            <w:tcW w:w="709" w:type="dxa"/>
          </w:tcPr>
          <w:p w14:paraId="76671EEB" w14:textId="77777777" w:rsidR="006D1256" w:rsidRDefault="00000000">
            <w:pPr>
              <w:spacing w:after="0"/>
              <w:ind w:firstLine="0"/>
            </w:pPr>
            <w:r>
              <w:rPr>
                <w:sz w:val="13"/>
              </w:rPr>
              <w:t>Neutro</w:t>
            </w:r>
          </w:p>
        </w:tc>
        <w:tc>
          <w:tcPr>
            <w:tcW w:w="655" w:type="dxa"/>
          </w:tcPr>
          <w:p w14:paraId="6D1A0944" w14:textId="77777777" w:rsidR="006D1256" w:rsidRDefault="00000000">
            <w:pPr>
              <w:spacing w:after="0"/>
              <w:ind w:firstLine="0"/>
            </w:pPr>
            <w:r>
              <w:rPr>
                <w:sz w:val="13"/>
              </w:rPr>
              <w:t>133,5</w:t>
            </w:r>
          </w:p>
        </w:tc>
        <w:tc>
          <w:tcPr>
            <w:tcW w:w="655" w:type="dxa"/>
          </w:tcPr>
          <w:p w14:paraId="1AE26520" w14:textId="77777777" w:rsidR="006D1256" w:rsidRDefault="00000000">
            <w:pPr>
              <w:spacing w:after="0"/>
              <w:ind w:firstLine="0"/>
            </w:pPr>
            <w:r>
              <w:rPr>
                <w:sz w:val="13"/>
              </w:rPr>
              <w:t>84,1</w:t>
            </w:r>
          </w:p>
        </w:tc>
        <w:tc>
          <w:tcPr>
            <w:tcW w:w="655" w:type="dxa"/>
          </w:tcPr>
          <w:p w14:paraId="7A4E33FE" w14:textId="77777777" w:rsidR="006D1256" w:rsidRDefault="00000000">
            <w:pPr>
              <w:spacing w:after="0"/>
              <w:ind w:firstLine="0"/>
            </w:pPr>
            <w:r>
              <w:rPr>
                <w:sz w:val="13"/>
              </w:rPr>
              <w:t>35,6</w:t>
            </w:r>
          </w:p>
        </w:tc>
        <w:tc>
          <w:tcPr>
            <w:tcW w:w="655" w:type="dxa"/>
          </w:tcPr>
          <w:p w14:paraId="252DA065" w14:textId="77777777" w:rsidR="006D1256" w:rsidRDefault="00000000">
            <w:pPr>
              <w:spacing w:after="0"/>
              <w:ind w:firstLine="0"/>
            </w:pPr>
            <w:r>
              <w:rPr>
                <w:sz w:val="13"/>
              </w:rPr>
              <w:t>24,8</w:t>
            </w:r>
          </w:p>
        </w:tc>
        <w:tc>
          <w:tcPr>
            <w:tcW w:w="655" w:type="dxa"/>
          </w:tcPr>
          <w:p w14:paraId="626F05C0" w14:textId="77777777" w:rsidR="006D1256" w:rsidRDefault="00000000">
            <w:pPr>
              <w:spacing w:after="0"/>
              <w:ind w:firstLine="0"/>
            </w:pPr>
            <w:r>
              <w:rPr>
                <w:sz w:val="13"/>
              </w:rPr>
              <w:t>0,572</w:t>
            </w:r>
          </w:p>
        </w:tc>
        <w:tc>
          <w:tcPr>
            <w:tcW w:w="655" w:type="dxa"/>
          </w:tcPr>
          <w:p w14:paraId="583C8664" w14:textId="77777777" w:rsidR="006D1256" w:rsidRDefault="00000000">
            <w:pPr>
              <w:spacing w:after="0"/>
              <w:ind w:firstLine="0"/>
            </w:pPr>
            <w:r>
              <w:rPr>
                <w:sz w:val="13"/>
              </w:rPr>
              <w:t>1200</w:t>
            </w:r>
          </w:p>
        </w:tc>
        <w:tc>
          <w:tcPr>
            <w:tcW w:w="655" w:type="dxa"/>
          </w:tcPr>
          <w:p w14:paraId="24FC9CE5" w14:textId="77777777" w:rsidR="006D1256" w:rsidRDefault="00000000">
            <w:pPr>
              <w:spacing w:after="0"/>
              <w:ind w:firstLine="0"/>
            </w:pPr>
            <w:r>
              <w:rPr>
                <w:sz w:val="13"/>
              </w:rPr>
              <w:t>111,0</w:t>
            </w:r>
          </w:p>
        </w:tc>
        <w:tc>
          <w:tcPr>
            <w:tcW w:w="655" w:type="dxa"/>
          </w:tcPr>
          <w:p w14:paraId="0A1BCC9E" w14:textId="77777777" w:rsidR="006D1256" w:rsidRDefault="00000000">
            <w:pPr>
              <w:spacing w:after="0"/>
              <w:ind w:firstLine="0"/>
            </w:pPr>
            <w:r>
              <w:rPr>
                <w:sz w:val="13"/>
              </w:rPr>
              <w:t>50,8</w:t>
            </w:r>
          </w:p>
        </w:tc>
        <w:tc>
          <w:tcPr>
            <w:tcW w:w="655" w:type="dxa"/>
          </w:tcPr>
          <w:p w14:paraId="6785918D" w14:textId="77777777" w:rsidR="006D1256" w:rsidRDefault="00000000">
            <w:pPr>
              <w:spacing w:after="0"/>
              <w:ind w:firstLine="0"/>
            </w:pPr>
            <w:r>
              <w:rPr>
                <w:sz w:val="13"/>
              </w:rPr>
              <w:t>0,9</w:t>
            </w:r>
          </w:p>
        </w:tc>
        <w:tc>
          <w:tcPr>
            <w:tcW w:w="655" w:type="dxa"/>
          </w:tcPr>
          <w:p w14:paraId="0A2DCB5B" w14:textId="77777777" w:rsidR="006D1256" w:rsidRDefault="00000000">
            <w:pPr>
              <w:spacing w:after="0"/>
              <w:ind w:firstLine="0"/>
            </w:pPr>
            <w:r>
              <w:rPr>
                <w:sz w:val="13"/>
              </w:rPr>
              <w:t>30,9</w:t>
            </w:r>
          </w:p>
        </w:tc>
        <w:tc>
          <w:tcPr>
            <w:tcW w:w="655" w:type="dxa"/>
          </w:tcPr>
          <w:p w14:paraId="19DF2293" w14:textId="77777777" w:rsidR="006D1256" w:rsidRDefault="00000000">
            <w:pPr>
              <w:spacing w:after="0"/>
              <w:ind w:firstLine="0"/>
            </w:pPr>
            <w:r>
              <w:rPr>
                <w:sz w:val="13"/>
              </w:rPr>
              <w:t>0,277</w:t>
            </w:r>
          </w:p>
        </w:tc>
        <w:tc>
          <w:tcPr>
            <w:tcW w:w="655" w:type="dxa"/>
          </w:tcPr>
          <w:p w14:paraId="203E23F1" w14:textId="77777777" w:rsidR="006D1256" w:rsidRDefault="00000000">
            <w:pPr>
              <w:spacing w:after="0"/>
              <w:ind w:firstLine="0"/>
            </w:pPr>
            <w:r>
              <w:rPr>
                <w:sz w:val="13"/>
              </w:rPr>
              <w:t>52275</w:t>
            </w:r>
          </w:p>
        </w:tc>
        <w:tc>
          <w:tcPr>
            <w:tcW w:w="655" w:type="dxa"/>
          </w:tcPr>
          <w:p w14:paraId="0AF5936B" w14:textId="77777777" w:rsidR="006D1256" w:rsidRDefault="00000000">
            <w:pPr>
              <w:spacing w:after="0"/>
              <w:ind w:firstLine="0"/>
            </w:pPr>
            <w:r>
              <w:rPr>
                <w:sz w:val="13"/>
              </w:rPr>
              <w:t>82,4</w:t>
            </w:r>
          </w:p>
        </w:tc>
        <w:tc>
          <w:tcPr>
            <w:tcW w:w="655" w:type="dxa"/>
          </w:tcPr>
          <w:p w14:paraId="0A253290" w14:textId="77777777" w:rsidR="006D1256" w:rsidRDefault="00000000">
            <w:pPr>
              <w:spacing w:after="0"/>
              <w:ind w:firstLine="0"/>
            </w:pPr>
            <w:r>
              <w:rPr>
                <w:sz w:val="13"/>
              </w:rPr>
              <w:t>36,0</w:t>
            </w:r>
          </w:p>
        </w:tc>
        <w:tc>
          <w:tcPr>
            <w:tcW w:w="655" w:type="dxa"/>
          </w:tcPr>
          <w:p w14:paraId="501164C0" w14:textId="77777777" w:rsidR="006D1256" w:rsidRDefault="00000000">
            <w:pPr>
              <w:spacing w:after="0"/>
              <w:ind w:firstLine="0"/>
            </w:pPr>
            <w:r>
              <w:rPr>
                <w:sz w:val="13"/>
              </w:rPr>
              <w:t>16,4</w:t>
            </w:r>
          </w:p>
        </w:tc>
        <w:tc>
          <w:tcPr>
            <w:tcW w:w="655" w:type="dxa"/>
          </w:tcPr>
          <w:p w14:paraId="4652FA8F" w14:textId="77777777" w:rsidR="006D1256" w:rsidRDefault="00000000">
            <w:pPr>
              <w:spacing w:after="0"/>
              <w:ind w:firstLine="0"/>
            </w:pPr>
            <w:r>
              <w:rPr>
                <w:sz w:val="13"/>
              </w:rPr>
              <w:t>30,0</w:t>
            </w:r>
          </w:p>
        </w:tc>
        <w:tc>
          <w:tcPr>
            <w:tcW w:w="655" w:type="dxa"/>
          </w:tcPr>
          <w:p w14:paraId="78630D7F" w14:textId="77777777" w:rsidR="006D1256" w:rsidRDefault="00000000">
            <w:pPr>
              <w:spacing w:after="0"/>
              <w:ind w:firstLine="0"/>
            </w:pPr>
            <w:r>
              <w:rPr>
                <w:sz w:val="13"/>
              </w:rPr>
              <w:t>0,203</w:t>
            </w:r>
          </w:p>
        </w:tc>
        <w:tc>
          <w:tcPr>
            <w:tcW w:w="655" w:type="dxa"/>
          </w:tcPr>
          <w:p w14:paraId="0B09C145" w14:textId="77777777" w:rsidR="006D1256" w:rsidRDefault="00000000">
            <w:pPr>
              <w:spacing w:after="0"/>
              <w:ind w:firstLine="0"/>
            </w:pPr>
            <w:r>
              <w:rPr>
                <w:sz w:val="13"/>
              </w:rPr>
              <w:t>2350</w:t>
            </w:r>
          </w:p>
        </w:tc>
      </w:tr>
      <w:tr w:rsidR="006D1256" w14:paraId="4A23599C" w14:textId="77777777">
        <w:trPr>
          <w:jc w:val="center"/>
        </w:trPr>
        <w:tc>
          <w:tcPr>
            <w:tcW w:w="539" w:type="dxa"/>
          </w:tcPr>
          <w:p w14:paraId="38E2EB09" w14:textId="77777777" w:rsidR="006D1256" w:rsidRDefault="00000000">
            <w:pPr>
              <w:spacing w:after="0"/>
              <w:ind w:firstLine="0"/>
            </w:pPr>
            <w:r>
              <w:rPr>
                <w:sz w:val="13"/>
              </w:rPr>
              <w:t>2011</w:t>
            </w:r>
          </w:p>
        </w:tc>
        <w:tc>
          <w:tcPr>
            <w:tcW w:w="425" w:type="dxa"/>
          </w:tcPr>
          <w:p w14:paraId="745F7DE0" w14:textId="77777777" w:rsidR="006D1256" w:rsidRDefault="00000000">
            <w:pPr>
              <w:spacing w:after="0"/>
              <w:ind w:firstLine="0"/>
            </w:pPr>
            <w:r>
              <w:rPr>
                <w:sz w:val="13"/>
              </w:rPr>
              <w:t>8</w:t>
            </w:r>
          </w:p>
        </w:tc>
        <w:tc>
          <w:tcPr>
            <w:tcW w:w="539" w:type="dxa"/>
          </w:tcPr>
          <w:p w14:paraId="0E6CF0C4" w14:textId="77777777" w:rsidR="006D1256" w:rsidRDefault="00000000">
            <w:pPr>
              <w:spacing w:after="0"/>
              <w:ind w:firstLine="0"/>
            </w:pPr>
            <w:r>
              <w:rPr>
                <w:sz w:val="13"/>
              </w:rPr>
              <w:t>-0,50</w:t>
            </w:r>
          </w:p>
        </w:tc>
        <w:tc>
          <w:tcPr>
            <w:tcW w:w="709" w:type="dxa"/>
          </w:tcPr>
          <w:p w14:paraId="045D4262" w14:textId="77777777" w:rsidR="006D1256" w:rsidRDefault="00000000">
            <w:pPr>
              <w:spacing w:after="0"/>
              <w:ind w:firstLine="0"/>
            </w:pPr>
            <w:r>
              <w:rPr>
                <w:sz w:val="13"/>
              </w:rPr>
              <w:t>La Niña</w:t>
            </w:r>
          </w:p>
        </w:tc>
        <w:tc>
          <w:tcPr>
            <w:tcW w:w="655" w:type="dxa"/>
          </w:tcPr>
          <w:p w14:paraId="08C85F67" w14:textId="77777777" w:rsidR="006D1256" w:rsidRDefault="00000000">
            <w:pPr>
              <w:spacing w:after="0"/>
              <w:ind w:firstLine="0"/>
            </w:pPr>
            <w:r>
              <w:rPr>
                <w:sz w:val="13"/>
              </w:rPr>
              <w:t>149,2</w:t>
            </w:r>
          </w:p>
        </w:tc>
        <w:tc>
          <w:tcPr>
            <w:tcW w:w="655" w:type="dxa"/>
          </w:tcPr>
          <w:p w14:paraId="0A00B5EF" w14:textId="77777777" w:rsidR="006D1256" w:rsidRDefault="00000000">
            <w:pPr>
              <w:spacing w:after="0"/>
              <w:ind w:firstLine="0"/>
            </w:pPr>
            <w:r>
              <w:rPr>
                <w:sz w:val="13"/>
              </w:rPr>
              <w:t>87,2</w:t>
            </w:r>
          </w:p>
        </w:tc>
        <w:tc>
          <w:tcPr>
            <w:tcW w:w="655" w:type="dxa"/>
          </w:tcPr>
          <w:p w14:paraId="58503830" w14:textId="77777777" w:rsidR="006D1256" w:rsidRDefault="00000000">
            <w:pPr>
              <w:spacing w:after="0"/>
              <w:ind w:firstLine="0"/>
            </w:pPr>
            <w:r>
              <w:rPr>
                <w:sz w:val="13"/>
              </w:rPr>
              <w:t>21,6</w:t>
            </w:r>
          </w:p>
        </w:tc>
        <w:tc>
          <w:tcPr>
            <w:tcW w:w="655" w:type="dxa"/>
          </w:tcPr>
          <w:p w14:paraId="18886347" w14:textId="77777777" w:rsidR="006D1256" w:rsidRDefault="00000000">
            <w:pPr>
              <w:spacing w:after="0"/>
              <w:ind w:firstLine="0"/>
            </w:pPr>
            <w:r>
              <w:rPr>
                <w:sz w:val="13"/>
              </w:rPr>
              <w:t>26,3</w:t>
            </w:r>
          </w:p>
        </w:tc>
        <w:tc>
          <w:tcPr>
            <w:tcW w:w="655" w:type="dxa"/>
          </w:tcPr>
          <w:p w14:paraId="43556C77" w14:textId="77777777" w:rsidR="006D1256" w:rsidRDefault="00000000">
            <w:pPr>
              <w:spacing w:after="0"/>
              <w:ind w:firstLine="0"/>
            </w:pPr>
            <w:r>
              <w:rPr>
                <w:sz w:val="13"/>
              </w:rPr>
              <w:t>0,499</w:t>
            </w:r>
          </w:p>
        </w:tc>
        <w:tc>
          <w:tcPr>
            <w:tcW w:w="655" w:type="dxa"/>
          </w:tcPr>
          <w:p w14:paraId="3F2EEA9F" w14:textId="77777777" w:rsidR="006D1256" w:rsidRDefault="00000000">
            <w:pPr>
              <w:spacing w:after="0"/>
              <w:ind w:firstLine="0"/>
            </w:pPr>
            <w:r>
              <w:rPr>
                <w:sz w:val="13"/>
              </w:rPr>
              <w:t>4700</w:t>
            </w:r>
          </w:p>
        </w:tc>
        <w:tc>
          <w:tcPr>
            <w:tcW w:w="655" w:type="dxa"/>
          </w:tcPr>
          <w:p w14:paraId="05EBA3FE" w14:textId="77777777" w:rsidR="006D1256" w:rsidRDefault="00000000">
            <w:pPr>
              <w:spacing w:after="0"/>
              <w:ind w:firstLine="0"/>
            </w:pPr>
            <w:r>
              <w:rPr>
                <w:sz w:val="13"/>
              </w:rPr>
              <w:t>86,1</w:t>
            </w:r>
          </w:p>
        </w:tc>
        <w:tc>
          <w:tcPr>
            <w:tcW w:w="655" w:type="dxa"/>
          </w:tcPr>
          <w:p w14:paraId="3BFEECAA" w14:textId="77777777" w:rsidR="006D1256" w:rsidRDefault="00000000">
            <w:pPr>
              <w:spacing w:after="0"/>
              <w:ind w:firstLine="0"/>
            </w:pPr>
            <w:r>
              <w:rPr>
                <w:sz w:val="13"/>
              </w:rPr>
              <w:t>37,7</w:t>
            </w:r>
          </w:p>
        </w:tc>
        <w:tc>
          <w:tcPr>
            <w:tcW w:w="655" w:type="dxa"/>
          </w:tcPr>
          <w:p w14:paraId="3DCA01BC" w14:textId="77777777" w:rsidR="006D1256" w:rsidRDefault="00000000">
            <w:pPr>
              <w:spacing w:after="0"/>
              <w:ind w:firstLine="0"/>
            </w:pPr>
            <w:r>
              <w:rPr>
                <w:sz w:val="13"/>
              </w:rPr>
              <w:t>0,4</w:t>
            </w:r>
          </w:p>
        </w:tc>
        <w:tc>
          <w:tcPr>
            <w:tcW w:w="655" w:type="dxa"/>
          </w:tcPr>
          <w:p w14:paraId="09B16A2F" w14:textId="77777777" w:rsidR="006D1256" w:rsidRDefault="00000000">
            <w:pPr>
              <w:spacing w:after="0"/>
              <w:ind w:firstLine="0"/>
            </w:pPr>
            <w:r>
              <w:rPr>
                <w:sz w:val="13"/>
              </w:rPr>
              <w:t>34,7</w:t>
            </w:r>
          </w:p>
        </w:tc>
        <w:tc>
          <w:tcPr>
            <w:tcW w:w="655" w:type="dxa"/>
          </w:tcPr>
          <w:p w14:paraId="76433B3A" w14:textId="77777777" w:rsidR="006D1256" w:rsidRDefault="00000000">
            <w:pPr>
              <w:spacing w:after="0"/>
              <w:ind w:firstLine="0"/>
            </w:pPr>
            <w:r>
              <w:rPr>
                <w:sz w:val="13"/>
              </w:rPr>
              <w:t>0,169</w:t>
            </w:r>
          </w:p>
        </w:tc>
        <w:tc>
          <w:tcPr>
            <w:tcW w:w="655" w:type="dxa"/>
          </w:tcPr>
          <w:p w14:paraId="0C441C15" w14:textId="77777777" w:rsidR="006D1256" w:rsidRDefault="00000000">
            <w:pPr>
              <w:spacing w:after="0"/>
              <w:ind w:firstLine="0"/>
            </w:pPr>
            <w:r>
              <w:rPr>
                <w:sz w:val="13"/>
              </w:rPr>
              <w:t>173075</w:t>
            </w:r>
          </w:p>
        </w:tc>
        <w:tc>
          <w:tcPr>
            <w:tcW w:w="655" w:type="dxa"/>
          </w:tcPr>
          <w:p w14:paraId="2BF5F66C" w14:textId="77777777" w:rsidR="006D1256" w:rsidRDefault="00000000">
            <w:pPr>
              <w:spacing w:after="0"/>
              <w:ind w:firstLine="0"/>
            </w:pPr>
            <w:r>
              <w:rPr>
                <w:sz w:val="13"/>
              </w:rPr>
              <w:t>69,5</w:t>
            </w:r>
          </w:p>
        </w:tc>
        <w:tc>
          <w:tcPr>
            <w:tcW w:w="655" w:type="dxa"/>
          </w:tcPr>
          <w:p w14:paraId="15FB47D5" w14:textId="77777777" w:rsidR="006D1256" w:rsidRDefault="00000000">
            <w:pPr>
              <w:spacing w:after="0"/>
              <w:ind w:firstLine="0"/>
            </w:pPr>
            <w:r>
              <w:rPr>
                <w:sz w:val="13"/>
              </w:rPr>
              <w:t>29,3</w:t>
            </w:r>
          </w:p>
        </w:tc>
        <w:tc>
          <w:tcPr>
            <w:tcW w:w="655" w:type="dxa"/>
          </w:tcPr>
          <w:p w14:paraId="63FF6B80" w14:textId="77777777" w:rsidR="006D1256" w:rsidRDefault="00000000">
            <w:pPr>
              <w:spacing w:after="0"/>
              <w:ind w:firstLine="0"/>
            </w:pPr>
            <w:r>
              <w:rPr>
                <w:sz w:val="13"/>
              </w:rPr>
              <w:t>8,6</w:t>
            </w:r>
          </w:p>
        </w:tc>
        <w:tc>
          <w:tcPr>
            <w:tcW w:w="655" w:type="dxa"/>
          </w:tcPr>
          <w:p w14:paraId="58CC0562" w14:textId="77777777" w:rsidR="006D1256" w:rsidRDefault="00000000">
            <w:pPr>
              <w:spacing w:after="0"/>
              <w:ind w:firstLine="0"/>
            </w:pPr>
            <w:r>
              <w:rPr>
                <w:sz w:val="13"/>
              </w:rPr>
              <w:t>32,7</w:t>
            </w:r>
          </w:p>
        </w:tc>
        <w:tc>
          <w:tcPr>
            <w:tcW w:w="655" w:type="dxa"/>
          </w:tcPr>
          <w:p w14:paraId="25F7726B" w14:textId="77777777" w:rsidR="006D1256" w:rsidRDefault="00000000">
            <w:pPr>
              <w:spacing w:after="0"/>
              <w:ind w:firstLine="0"/>
            </w:pPr>
            <w:r>
              <w:rPr>
                <w:sz w:val="13"/>
              </w:rPr>
              <w:t>0,139</w:t>
            </w:r>
          </w:p>
        </w:tc>
        <w:tc>
          <w:tcPr>
            <w:tcW w:w="655" w:type="dxa"/>
          </w:tcPr>
          <w:p w14:paraId="20ED4957" w14:textId="77777777" w:rsidR="006D1256" w:rsidRDefault="00000000">
            <w:pPr>
              <w:spacing w:after="0"/>
              <w:ind w:firstLine="0"/>
            </w:pPr>
            <w:r>
              <w:rPr>
                <w:sz w:val="13"/>
              </w:rPr>
              <w:t>10925</w:t>
            </w:r>
          </w:p>
        </w:tc>
      </w:tr>
      <w:tr w:rsidR="006D1256" w14:paraId="3F714D0D" w14:textId="77777777">
        <w:trPr>
          <w:jc w:val="center"/>
        </w:trPr>
        <w:tc>
          <w:tcPr>
            <w:tcW w:w="539" w:type="dxa"/>
          </w:tcPr>
          <w:p w14:paraId="493188B1" w14:textId="77777777" w:rsidR="006D1256" w:rsidRDefault="00000000">
            <w:pPr>
              <w:spacing w:after="0"/>
              <w:ind w:firstLine="0"/>
            </w:pPr>
            <w:r>
              <w:rPr>
                <w:sz w:val="13"/>
              </w:rPr>
              <w:t>2011</w:t>
            </w:r>
          </w:p>
        </w:tc>
        <w:tc>
          <w:tcPr>
            <w:tcW w:w="425" w:type="dxa"/>
          </w:tcPr>
          <w:p w14:paraId="0C55D209" w14:textId="77777777" w:rsidR="006D1256" w:rsidRDefault="00000000">
            <w:pPr>
              <w:spacing w:after="0"/>
              <w:ind w:firstLine="0"/>
            </w:pPr>
            <w:r>
              <w:rPr>
                <w:sz w:val="13"/>
              </w:rPr>
              <w:t>9</w:t>
            </w:r>
          </w:p>
        </w:tc>
        <w:tc>
          <w:tcPr>
            <w:tcW w:w="539" w:type="dxa"/>
          </w:tcPr>
          <w:p w14:paraId="53674DAE" w14:textId="77777777" w:rsidR="006D1256" w:rsidRDefault="00000000">
            <w:pPr>
              <w:spacing w:after="0"/>
              <w:ind w:firstLine="0"/>
            </w:pPr>
            <w:r>
              <w:rPr>
                <w:sz w:val="13"/>
              </w:rPr>
              <w:t>-0,76</w:t>
            </w:r>
          </w:p>
        </w:tc>
        <w:tc>
          <w:tcPr>
            <w:tcW w:w="709" w:type="dxa"/>
          </w:tcPr>
          <w:p w14:paraId="3D1BDEB5" w14:textId="77777777" w:rsidR="006D1256" w:rsidRDefault="00000000">
            <w:pPr>
              <w:spacing w:after="0"/>
              <w:ind w:firstLine="0"/>
            </w:pPr>
            <w:r>
              <w:rPr>
                <w:sz w:val="13"/>
              </w:rPr>
              <w:t>La Niña</w:t>
            </w:r>
          </w:p>
        </w:tc>
        <w:tc>
          <w:tcPr>
            <w:tcW w:w="655" w:type="dxa"/>
          </w:tcPr>
          <w:p w14:paraId="713B9F11" w14:textId="77777777" w:rsidR="006D1256" w:rsidRDefault="00000000">
            <w:pPr>
              <w:spacing w:after="0"/>
              <w:ind w:firstLine="0"/>
            </w:pPr>
            <w:r>
              <w:rPr>
                <w:sz w:val="13"/>
              </w:rPr>
              <w:t>138,0</w:t>
            </w:r>
          </w:p>
        </w:tc>
        <w:tc>
          <w:tcPr>
            <w:tcW w:w="655" w:type="dxa"/>
          </w:tcPr>
          <w:p w14:paraId="17523CCC" w14:textId="77777777" w:rsidR="006D1256" w:rsidRDefault="00000000">
            <w:pPr>
              <w:spacing w:after="0"/>
              <w:ind w:firstLine="0"/>
            </w:pPr>
            <w:r>
              <w:rPr>
                <w:sz w:val="13"/>
              </w:rPr>
              <w:t>83,8</w:t>
            </w:r>
          </w:p>
        </w:tc>
        <w:tc>
          <w:tcPr>
            <w:tcW w:w="655" w:type="dxa"/>
          </w:tcPr>
          <w:p w14:paraId="48F32E0F" w14:textId="77777777" w:rsidR="006D1256" w:rsidRDefault="00000000">
            <w:pPr>
              <w:spacing w:after="0"/>
              <w:ind w:firstLine="0"/>
            </w:pPr>
            <w:r>
              <w:rPr>
                <w:sz w:val="13"/>
              </w:rPr>
              <w:t>26,2</w:t>
            </w:r>
          </w:p>
        </w:tc>
        <w:tc>
          <w:tcPr>
            <w:tcW w:w="655" w:type="dxa"/>
          </w:tcPr>
          <w:p w14:paraId="343AC805" w14:textId="77777777" w:rsidR="006D1256" w:rsidRDefault="00000000">
            <w:pPr>
              <w:spacing w:after="0"/>
              <w:ind w:firstLine="0"/>
            </w:pPr>
            <w:r>
              <w:rPr>
                <w:sz w:val="13"/>
              </w:rPr>
              <w:t>29,0</w:t>
            </w:r>
          </w:p>
        </w:tc>
        <w:tc>
          <w:tcPr>
            <w:tcW w:w="655" w:type="dxa"/>
          </w:tcPr>
          <w:p w14:paraId="4E184819" w14:textId="77777777" w:rsidR="006D1256" w:rsidRDefault="00000000">
            <w:pPr>
              <w:spacing w:after="0"/>
              <w:ind w:firstLine="0"/>
            </w:pPr>
            <w:r>
              <w:rPr>
                <w:sz w:val="13"/>
              </w:rPr>
              <w:t>0,430</w:t>
            </w:r>
          </w:p>
        </w:tc>
        <w:tc>
          <w:tcPr>
            <w:tcW w:w="655" w:type="dxa"/>
          </w:tcPr>
          <w:p w14:paraId="1492D096" w14:textId="77777777" w:rsidR="006D1256" w:rsidRDefault="00000000">
            <w:pPr>
              <w:spacing w:after="0"/>
              <w:ind w:firstLine="0"/>
            </w:pPr>
            <w:r>
              <w:rPr>
                <w:sz w:val="13"/>
              </w:rPr>
              <w:t>13625</w:t>
            </w:r>
          </w:p>
        </w:tc>
        <w:tc>
          <w:tcPr>
            <w:tcW w:w="655" w:type="dxa"/>
          </w:tcPr>
          <w:p w14:paraId="5F58B460" w14:textId="77777777" w:rsidR="006D1256" w:rsidRDefault="00000000">
            <w:pPr>
              <w:spacing w:after="0"/>
              <w:ind w:firstLine="0"/>
            </w:pPr>
            <w:r>
              <w:rPr>
                <w:sz w:val="13"/>
              </w:rPr>
              <w:t>57,4</w:t>
            </w:r>
          </w:p>
        </w:tc>
        <w:tc>
          <w:tcPr>
            <w:tcW w:w="655" w:type="dxa"/>
          </w:tcPr>
          <w:p w14:paraId="690CB551" w14:textId="77777777" w:rsidR="006D1256" w:rsidRDefault="00000000">
            <w:pPr>
              <w:spacing w:after="0"/>
              <w:ind w:firstLine="0"/>
            </w:pPr>
            <w:r>
              <w:rPr>
                <w:sz w:val="13"/>
              </w:rPr>
              <w:t>32,9</w:t>
            </w:r>
          </w:p>
        </w:tc>
        <w:tc>
          <w:tcPr>
            <w:tcW w:w="655" w:type="dxa"/>
          </w:tcPr>
          <w:p w14:paraId="2794DA97" w14:textId="77777777" w:rsidR="006D1256" w:rsidRDefault="00000000">
            <w:pPr>
              <w:spacing w:after="0"/>
              <w:ind w:firstLine="0"/>
            </w:pPr>
            <w:r>
              <w:rPr>
                <w:sz w:val="13"/>
              </w:rPr>
              <w:t>1,3</w:t>
            </w:r>
          </w:p>
        </w:tc>
        <w:tc>
          <w:tcPr>
            <w:tcW w:w="655" w:type="dxa"/>
          </w:tcPr>
          <w:p w14:paraId="1492977E" w14:textId="77777777" w:rsidR="006D1256" w:rsidRDefault="00000000">
            <w:pPr>
              <w:spacing w:after="0"/>
              <w:ind w:firstLine="0"/>
            </w:pPr>
            <w:r>
              <w:rPr>
                <w:sz w:val="13"/>
              </w:rPr>
              <w:t>38,0</w:t>
            </w:r>
          </w:p>
        </w:tc>
        <w:tc>
          <w:tcPr>
            <w:tcW w:w="655" w:type="dxa"/>
          </w:tcPr>
          <w:p w14:paraId="56CA7EEF" w14:textId="77777777" w:rsidR="006D1256" w:rsidRDefault="00000000">
            <w:pPr>
              <w:spacing w:after="0"/>
              <w:ind w:firstLine="0"/>
            </w:pPr>
            <w:r>
              <w:rPr>
                <w:sz w:val="13"/>
              </w:rPr>
              <w:t>0,140</w:t>
            </w:r>
          </w:p>
        </w:tc>
        <w:tc>
          <w:tcPr>
            <w:tcW w:w="655" w:type="dxa"/>
          </w:tcPr>
          <w:p w14:paraId="31747F93" w14:textId="77777777" w:rsidR="006D1256" w:rsidRDefault="00000000">
            <w:pPr>
              <w:spacing w:after="0"/>
              <w:ind w:firstLine="0"/>
            </w:pPr>
            <w:r>
              <w:rPr>
                <w:sz w:val="13"/>
              </w:rPr>
              <w:t>877775</w:t>
            </w:r>
          </w:p>
        </w:tc>
        <w:tc>
          <w:tcPr>
            <w:tcW w:w="655" w:type="dxa"/>
          </w:tcPr>
          <w:p w14:paraId="5D4F01B1" w14:textId="77777777" w:rsidR="006D1256" w:rsidRDefault="00000000">
            <w:pPr>
              <w:spacing w:after="0"/>
              <w:ind w:firstLine="0"/>
            </w:pPr>
            <w:r>
              <w:rPr>
                <w:sz w:val="13"/>
              </w:rPr>
              <w:t>56,0</w:t>
            </w:r>
          </w:p>
        </w:tc>
        <w:tc>
          <w:tcPr>
            <w:tcW w:w="655" w:type="dxa"/>
          </w:tcPr>
          <w:p w14:paraId="3B00D498" w14:textId="77777777" w:rsidR="006D1256" w:rsidRDefault="00000000">
            <w:pPr>
              <w:spacing w:after="0"/>
              <w:ind w:firstLine="0"/>
            </w:pPr>
            <w:r>
              <w:rPr>
                <w:sz w:val="13"/>
              </w:rPr>
              <w:t>25,4</w:t>
            </w:r>
          </w:p>
        </w:tc>
        <w:tc>
          <w:tcPr>
            <w:tcW w:w="655" w:type="dxa"/>
          </w:tcPr>
          <w:p w14:paraId="29E89746" w14:textId="77777777" w:rsidR="006D1256" w:rsidRDefault="00000000">
            <w:pPr>
              <w:spacing w:after="0"/>
              <w:ind w:firstLine="0"/>
            </w:pPr>
            <w:r>
              <w:rPr>
                <w:sz w:val="13"/>
              </w:rPr>
              <w:t>6,4</w:t>
            </w:r>
          </w:p>
        </w:tc>
        <w:tc>
          <w:tcPr>
            <w:tcW w:w="655" w:type="dxa"/>
          </w:tcPr>
          <w:p w14:paraId="5B0019EA" w14:textId="77777777" w:rsidR="006D1256" w:rsidRDefault="00000000">
            <w:pPr>
              <w:spacing w:after="0"/>
              <w:ind w:firstLine="0"/>
            </w:pPr>
            <w:r>
              <w:rPr>
                <w:sz w:val="13"/>
              </w:rPr>
              <w:t>35,3</w:t>
            </w:r>
          </w:p>
        </w:tc>
        <w:tc>
          <w:tcPr>
            <w:tcW w:w="655" w:type="dxa"/>
          </w:tcPr>
          <w:p w14:paraId="2DEF1CC5" w14:textId="77777777" w:rsidR="006D1256" w:rsidRDefault="00000000">
            <w:pPr>
              <w:spacing w:after="0"/>
              <w:ind w:firstLine="0"/>
            </w:pPr>
            <w:r>
              <w:rPr>
                <w:sz w:val="13"/>
              </w:rPr>
              <w:t>0,110</w:t>
            </w:r>
          </w:p>
        </w:tc>
        <w:tc>
          <w:tcPr>
            <w:tcW w:w="655" w:type="dxa"/>
          </w:tcPr>
          <w:p w14:paraId="492F8795" w14:textId="77777777" w:rsidR="006D1256" w:rsidRDefault="00000000">
            <w:pPr>
              <w:spacing w:after="0"/>
              <w:ind w:firstLine="0"/>
            </w:pPr>
            <w:r>
              <w:rPr>
                <w:sz w:val="13"/>
              </w:rPr>
              <w:t>98200</w:t>
            </w:r>
          </w:p>
        </w:tc>
      </w:tr>
      <w:tr w:rsidR="006D1256" w14:paraId="0AB335A5" w14:textId="77777777">
        <w:trPr>
          <w:jc w:val="center"/>
        </w:trPr>
        <w:tc>
          <w:tcPr>
            <w:tcW w:w="539" w:type="dxa"/>
          </w:tcPr>
          <w:p w14:paraId="78A5B11A" w14:textId="77777777" w:rsidR="006D1256" w:rsidRDefault="00000000">
            <w:pPr>
              <w:spacing w:after="0"/>
              <w:ind w:firstLine="0"/>
            </w:pPr>
            <w:r>
              <w:rPr>
                <w:sz w:val="13"/>
              </w:rPr>
              <w:t>2011</w:t>
            </w:r>
          </w:p>
        </w:tc>
        <w:tc>
          <w:tcPr>
            <w:tcW w:w="425" w:type="dxa"/>
          </w:tcPr>
          <w:p w14:paraId="07883A4B" w14:textId="77777777" w:rsidR="006D1256" w:rsidRDefault="00000000">
            <w:pPr>
              <w:spacing w:after="0"/>
              <w:ind w:firstLine="0"/>
            </w:pPr>
            <w:r>
              <w:rPr>
                <w:sz w:val="13"/>
              </w:rPr>
              <w:t>10</w:t>
            </w:r>
          </w:p>
        </w:tc>
        <w:tc>
          <w:tcPr>
            <w:tcW w:w="539" w:type="dxa"/>
          </w:tcPr>
          <w:p w14:paraId="10310EDD" w14:textId="77777777" w:rsidR="006D1256" w:rsidRDefault="00000000">
            <w:pPr>
              <w:spacing w:after="0"/>
              <w:ind w:firstLine="0"/>
            </w:pPr>
            <w:r>
              <w:rPr>
                <w:sz w:val="13"/>
              </w:rPr>
              <w:t>-0,94</w:t>
            </w:r>
          </w:p>
        </w:tc>
        <w:tc>
          <w:tcPr>
            <w:tcW w:w="709" w:type="dxa"/>
          </w:tcPr>
          <w:p w14:paraId="4513EFEE" w14:textId="77777777" w:rsidR="006D1256" w:rsidRDefault="00000000">
            <w:pPr>
              <w:spacing w:after="0"/>
              <w:ind w:firstLine="0"/>
            </w:pPr>
            <w:r>
              <w:rPr>
                <w:sz w:val="13"/>
              </w:rPr>
              <w:t>La Niña</w:t>
            </w:r>
          </w:p>
        </w:tc>
        <w:tc>
          <w:tcPr>
            <w:tcW w:w="655" w:type="dxa"/>
          </w:tcPr>
          <w:p w14:paraId="28E8476B" w14:textId="77777777" w:rsidR="006D1256" w:rsidRDefault="00000000">
            <w:pPr>
              <w:spacing w:after="0"/>
              <w:ind w:firstLine="0"/>
            </w:pPr>
            <w:r>
              <w:rPr>
                <w:sz w:val="13"/>
              </w:rPr>
              <w:t>131,3</w:t>
            </w:r>
          </w:p>
        </w:tc>
        <w:tc>
          <w:tcPr>
            <w:tcW w:w="655" w:type="dxa"/>
          </w:tcPr>
          <w:p w14:paraId="7208920F" w14:textId="77777777" w:rsidR="006D1256" w:rsidRDefault="00000000">
            <w:pPr>
              <w:spacing w:after="0"/>
              <w:ind w:firstLine="0"/>
            </w:pPr>
            <w:r>
              <w:rPr>
                <w:sz w:val="13"/>
              </w:rPr>
              <w:t>100,7</w:t>
            </w:r>
          </w:p>
        </w:tc>
        <w:tc>
          <w:tcPr>
            <w:tcW w:w="655" w:type="dxa"/>
          </w:tcPr>
          <w:p w14:paraId="4DD84082" w14:textId="77777777" w:rsidR="006D1256" w:rsidRDefault="00000000">
            <w:pPr>
              <w:spacing w:after="0"/>
              <w:ind w:firstLine="0"/>
            </w:pPr>
            <w:r>
              <w:rPr>
                <w:sz w:val="13"/>
              </w:rPr>
              <w:t>95,2</w:t>
            </w:r>
          </w:p>
        </w:tc>
        <w:tc>
          <w:tcPr>
            <w:tcW w:w="655" w:type="dxa"/>
          </w:tcPr>
          <w:p w14:paraId="7C2FAD30" w14:textId="77777777" w:rsidR="006D1256" w:rsidRDefault="00000000">
            <w:pPr>
              <w:spacing w:after="0"/>
              <w:ind w:firstLine="0"/>
            </w:pPr>
            <w:r>
              <w:rPr>
                <w:sz w:val="13"/>
              </w:rPr>
              <w:t>28,9</w:t>
            </w:r>
          </w:p>
        </w:tc>
        <w:tc>
          <w:tcPr>
            <w:tcW w:w="655" w:type="dxa"/>
          </w:tcPr>
          <w:p w14:paraId="4C141534" w14:textId="77777777" w:rsidR="006D1256" w:rsidRDefault="00000000">
            <w:pPr>
              <w:spacing w:after="0"/>
              <w:ind w:firstLine="0"/>
            </w:pPr>
            <w:r>
              <w:rPr>
                <w:sz w:val="13"/>
              </w:rPr>
              <w:t>0,522</w:t>
            </w:r>
          </w:p>
        </w:tc>
        <w:tc>
          <w:tcPr>
            <w:tcW w:w="655" w:type="dxa"/>
          </w:tcPr>
          <w:p w14:paraId="397E5504" w14:textId="77777777" w:rsidR="006D1256" w:rsidRDefault="00000000">
            <w:pPr>
              <w:spacing w:after="0"/>
              <w:ind w:firstLine="0"/>
            </w:pPr>
            <w:r>
              <w:rPr>
                <w:sz w:val="13"/>
              </w:rPr>
              <w:t>300</w:t>
            </w:r>
          </w:p>
        </w:tc>
        <w:tc>
          <w:tcPr>
            <w:tcW w:w="655" w:type="dxa"/>
          </w:tcPr>
          <w:p w14:paraId="3E904E39" w14:textId="77777777" w:rsidR="006D1256" w:rsidRDefault="00000000">
            <w:pPr>
              <w:spacing w:after="0"/>
              <w:ind w:firstLine="0"/>
            </w:pPr>
            <w:r>
              <w:rPr>
                <w:sz w:val="13"/>
              </w:rPr>
              <w:t>88,4</w:t>
            </w:r>
          </w:p>
        </w:tc>
        <w:tc>
          <w:tcPr>
            <w:tcW w:w="655" w:type="dxa"/>
          </w:tcPr>
          <w:p w14:paraId="4115BD65" w14:textId="77777777" w:rsidR="006D1256" w:rsidRDefault="00000000">
            <w:pPr>
              <w:spacing w:after="0"/>
              <w:ind w:firstLine="0"/>
            </w:pPr>
            <w:r>
              <w:rPr>
                <w:sz w:val="13"/>
              </w:rPr>
              <w:t>77,8</w:t>
            </w:r>
          </w:p>
        </w:tc>
        <w:tc>
          <w:tcPr>
            <w:tcW w:w="655" w:type="dxa"/>
          </w:tcPr>
          <w:p w14:paraId="7A0F999D" w14:textId="77777777" w:rsidR="006D1256" w:rsidRDefault="00000000">
            <w:pPr>
              <w:spacing w:after="0"/>
              <w:ind w:firstLine="0"/>
            </w:pPr>
            <w:r>
              <w:rPr>
                <w:sz w:val="13"/>
              </w:rPr>
              <w:t>152,5</w:t>
            </w:r>
          </w:p>
        </w:tc>
        <w:tc>
          <w:tcPr>
            <w:tcW w:w="655" w:type="dxa"/>
          </w:tcPr>
          <w:p w14:paraId="438518A4" w14:textId="77777777" w:rsidR="006D1256" w:rsidRDefault="00000000">
            <w:pPr>
              <w:spacing w:after="0"/>
              <w:ind w:firstLine="0"/>
            </w:pPr>
            <w:r>
              <w:rPr>
                <w:sz w:val="13"/>
              </w:rPr>
              <w:t>36,1</w:t>
            </w:r>
          </w:p>
        </w:tc>
        <w:tc>
          <w:tcPr>
            <w:tcW w:w="655" w:type="dxa"/>
          </w:tcPr>
          <w:p w14:paraId="640F281D" w14:textId="77777777" w:rsidR="006D1256" w:rsidRDefault="00000000">
            <w:pPr>
              <w:spacing w:after="0"/>
              <w:ind w:firstLine="0"/>
            </w:pPr>
            <w:r>
              <w:rPr>
                <w:sz w:val="13"/>
              </w:rPr>
              <w:t>0,405</w:t>
            </w:r>
          </w:p>
        </w:tc>
        <w:tc>
          <w:tcPr>
            <w:tcW w:w="655" w:type="dxa"/>
          </w:tcPr>
          <w:p w14:paraId="3482C6E3" w14:textId="77777777" w:rsidR="006D1256" w:rsidRDefault="00000000">
            <w:pPr>
              <w:spacing w:after="0"/>
              <w:ind w:firstLine="0"/>
            </w:pPr>
            <w:r>
              <w:rPr>
                <w:sz w:val="13"/>
              </w:rPr>
              <w:t>109800</w:t>
            </w:r>
          </w:p>
        </w:tc>
        <w:tc>
          <w:tcPr>
            <w:tcW w:w="655" w:type="dxa"/>
          </w:tcPr>
          <w:p w14:paraId="1814D0F4" w14:textId="77777777" w:rsidR="006D1256" w:rsidRDefault="00000000">
            <w:pPr>
              <w:spacing w:after="0"/>
              <w:ind w:firstLine="0"/>
            </w:pPr>
            <w:r>
              <w:rPr>
                <w:sz w:val="13"/>
              </w:rPr>
              <w:t>74,1</w:t>
            </w:r>
          </w:p>
        </w:tc>
        <w:tc>
          <w:tcPr>
            <w:tcW w:w="655" w:type="dxa"/>
          </w:tcPr>
          <w:p w14:paraId="71A0D5FD" w14:textId="77777777" w:rsidR="006D1256" w:rsidRDefault="00000000">
            <w:pPr>
              <w:spacing w:after="0"/>
              <w:ind w:firstLine="0"/>
            </w:pPr>
            <w:r>
              <w:rPr>
                <w:sz w:val="13"/>
              </w:rPr>
              <w:t>53,2</w:t>
            </w:r>
          </w:p>
        </w:tc>
        <w:tc>
          <w:tcPr>
            <w:tcW w:w="655" w:type="dxa"/>
          </w:tcPr>
          <w:p w14:paraId="423E3156" w14:textId="77777777" w:rsidR="006D1256" w:rsidRDefault="00000000">
            <w:pPr>
              <w:spacing w:after="0"/>
              <w:ind w:firstLine="0"/>
            </w:pPr>
            <w:r>
              <w:rPr>
                <w:sz w:val="13"/>
              </w:rPr>
              <w:t>61,3</w:t>
            </w:r>
          </w:p>
        </w:tc>
        <w:tc>
          <w:tcPr>
            <w:tcW w:w="655" w:type="dxa"/>
          </w:tcPr>
          <w:p w14:paraId="66F795C5" w14:textId="77777777" w:rsidR="006D1256" w:rsidRDefault="00000000">
            <w:pPr>
              <w:spacing w:after="0"/>
              <w:ind w:firstLine="0"/>
            </w:pPr>
            <w:r>
              <w:rPr>
                <w:sz w:val="13"/>
              </w:rPr>
              <w:t>36,1</w:t>
            </w:r>
          </w:p>
        </w:tc>
        <w:tc>
          <w:tcPr>
            <w:tcW w:w="655" w:type="dxa"/>
          </w:tcPr>
          <w:p w14:paraId="43398520" w14:textId="77777777" w:rsidR="006D1256" w:rsidRDefault="00000000">
            <w:pPr>
              <w:spacing w:after="0"/>
              <w:ind w:firstLine="0"/>
            </w:pPr>
            <w:r>
              <w:rPr>
                <w:sz w:val="13"/>
              </w:rPr>
              <w:t>0,246</w:t>
            </w:r>
          </w:p>
        </w:tc>
        <w:tc>
          <w:tcPr>
            <w:tcW w:w="655" w:type="dxa"/>
          </w:tcPr>
          <w:p w14:paraId="10B4FF4F" w14:textId="77777777" w:rsidR="006D1256" w:rsidRDefault="00000000">
            <w:pPr>
              <w:spacing w:after="0"/>
              <w:ind w:firstLine="0"/>
            </w:pPr>
            <w:r>
              <w:rPr>
                <w:sz w:val="13"/>
              </w:rPr>
              <w:t>24300</w:t>
            </w:r>
          </w:p>
        </w:tc>
      </w:tr>
      <w:tr w:rsidR="006D1256" w14:paraId="5E4BF665" w14:textId="77777777">
        <w:trPr>
          <w:jc w:val="center"/>
        </w:trPr>
        <w:tc>
          <w:tcPr>
            <w:tcW w:w="539" w:type="dxa"/>
          </w:tcPr>
          <w:p w14:paraId="181DBA69" w14:textId="77777777" w:rsidR="006D1256" w:rsidRDefault="00000000">
            <w:pPr>
              <w:spacing w:after="0"/>
              <w:ind w:firstLine="0"/>
            </w:pPr>
            <w:r>
              <w:rPr>
                <w:sz w:val="13"/>
              </w:rPr>
              <w:t>2011</w:t>
            </w:r>
          </w:p>
        </w:tc>
        <w:tc>
          <w:tcPr>
            <w:tcW w:w="425" w:type="dxa"/>
          </w:tcPr>
          <w:p w14:paraId="4784FBDA" w14:textId="77777777" w:rsidR="006D1256" w:rsidRDefault="00000000">
            <w:pPr>
              <w:spacing w:after="0"/>
              <w:ind w:firstLine="0"/>
            </w:pPr>
            <w:r>
              <w:rPr>
                <w:sz w:val="13"/>
              </w:rPr>
              <w:t>11</w:t>
            </w:r>
          </w:p>
        </w:tc>
        <w:tc>
          <w:tcPr>
            <w:tcW w:w="539" w:type="dxa"/>
          </w:tcPr>
          <w:p w14:paraId="53BEAC64" w14:textId="77777777" w:rsidR="006D1256" w:rsidRDefault="00000000">
            <w:pPr>
              <w:spacing w:after="0"/>
              <w:ind w:firstLine="0"/>
            </w:pPr>
            <w:r>
              <w:rPr>
                <w:sz w:val="13"/>
              </w:rPr>
              <w:t>-1,02</w:t>
            </w:r>
          </w:p>
        </w:tc>
        <w:tc>
          <w:tcPr>
            <w:tcW w:w="709" w:type="dxa"/>
          </w:tcPr>
          <w:p w14:paraId="54E85C22" w14:textId="77777777" w:rsidR="006D1256" w:rsidRDefault="00000000">
            <w:pPr>
              <w:spacing w:after="0"/>
              <w:ind w:firstLine="0"/>
            </w:pPr>
            <w:r>
              <w:rPr>
                <w:sz w:val="13"/>
              </w:rPr>
              <w:t>La Niña</w:t>
            </w:r>
          </w:p>
        </w:tc>
        <w:tc>
          <w:tcPr>
            <w:tcW w:w="655" w:type="dxa"/>
          </w:tcPr>
          <w:p w14:paraId="71235C17" w14:textId="77777777" w:rsidR="006D1256" w:rsidRDefault="00000000">
            <w:pPr>
              <w:spacing w:after="0"/>
              <w:ind w:firstLine="0"/>
            </w:pPr>
            <w:r>
              <w:rPr>
                <w:sz w:val="13"/>
              </w:rPr>
              <w:t>149,0</w:t>
            </w:r>
          </w:p>
        </w:tc>
        <w:tc>
          <w:tcPr>
            <w:tcW w:w="655" w:type="dxa"/>
          </w:tcPr>
          <w:p w14:paraId="7490D317" w14:textId="77777777" w:rsidR="006D1256" w:rsidRDefault="00000000">
            <w:pPr>
              <w:spacing w:after="0"/>
              <w:ind w:firstLine="0"/>
            </w:pPr>
            <w:r>
              <w:rPr>
                <w:sz w:val="13"/>
              </w:rPr>
              <w:t>119,3</w:t>
            </w:r>
          </w:p>
        </w:tc>
        <w:tc>
          <w:tcPr>
            <w:tcW w:w="655" w:type="dxa"/>
          </w:tcPr>
          <w:p w14:paraId="72FF198E" w14:textId="77777777" w:rsidR="006D1256" w:rsidRDefault="00000000">
            <w:pPr>
              <w:spacing w:after="0"/>
              <w:ind w:firstLine="0"/>
            </w:pPr>
            <w:r>
              <w:rPr>
                <w:sz w:val="13"/>
              </w:rPr>
              <w:t>156,1</w:t>
            </w:r>
          </w:p>
        </w:tc>
        <w:tc>
          <w:tcPr>
            <w:tcW w:w="655" w:type="dxa"/>
          </w:tcPr>
          <w:p w14:paraId="3F8454B2" w14:textId="77777777" w:rsidR="006D1256" w:rsidRDefault="00000000">
            <w:pPr>
              <w:spacing w:after="0"/>
              <w:ind w:firstLine="0"/>
            </w:pPr>
            <w:r>
              <w:rPr>
                <w:sz w:val="13"/>
              </w:rPr>
              <w:t>28,0</w:t>
            </w:r>
          </w:p>
        </w:tc>
        <w:tc>
          <w:tcPr>
            <w:tcW w:w="655" w:type="dxa"/>
          </w:tcPr>
          <w:p w14:paraId="52B21119" w14:textId="77777777" w:rsidR="006D1256" w:rsidRDefault="00000000">
            <w:pPr>
              <w:spacing w:after="0"/>
              <w:ind w:firstLine="0"/>
            </w:pPr>
            <w:r>
              <w:rPr>
                <w:sz w:val="13"/>
              </w:rPr>
              <w:t>0,570</w:t>
            </w:r>
          </w:p>
        </w:tc>
        <w:tc>
          <w:tcPr>
            <w:tcW w:w="655" w:type="dxa"/>
          </w:tcPr>
          <w:p w14:paraId="1446BD28" w14:textId="77777777" w:rsidR="006D1256" w:rsidRDefault="00000000">
            <w:pPr>
              <w:spacing w:after="0"/>
              <w:ind w:firstLine="0"/>
            </w:pPr>
            <w:r>
              <w:rPr>
                <w:sz w:val="13"/>
              </w:rPr>
              <w:t>400</w:t>
            </w:r>
          </w:p>
        </w:tc>
        <w:tc>
          <w:tcPr>
            <w:tcW w:w="655" w:type="dxa"/>
          </w:tcPr>
          <w:p w14:paraId="78D36F89" w14:textId="77777777" w:rsidR="006D1256" w:rsidRDefault="00000000">
            <w:pPr>
              <w:spacing w:after="0"/>
              <w:ind w:firstLine="0"/>
            </w:pPr>
            <w:r>
              <w:rPr>
                <w:sz w:val="13"/>
              </w:rPr>
              <w:t>119,0</w:t>
            </w:r>
          </w:p>
        </w:tc>
        <w:tc>
          <w:tcPr>
            <w:tcW w:w="655" w:type="dxa"/>
          </w:tcPr>
          <w:p w14:paraId="626AC9F6" w14:textId="77777777" w:rsidR="006D1256" w:rsidRDefault="00000000">
            <w:pPr>
              <w:spacing w:after="0"/>
              <w:ind w:firstLine="0"/>
            </w:pPr>
            <w:r>
              <w:rPr>
                <w:sz w:val="13"/>
              </w:rPr>
              <w:t>108,9</w:t>
            </w:r>
          </w:p>
        </w:tc>
        <w:tc>
          <w:tcPr>
            <w:tcW w:w="655" w:type="dxa"/>
          </w:tcPr>
          <w:p w14:paraId="35D2D17D" w14:textId="77777777" w:rsidR="006D1256" w:rsidRDefault="00000000">
            <w:pPr>
              <w:spacing w:after="0"/>
              <w:ind w:firstLine="0"/>
            </w:pPr>
            <w:r>
              <w:rPr>
                <w:sz w:val="13"/>
              </w:rPr>
              <w:t>231,9</w:t>
            </w:r>
          </w:p>
        </w:tc>
        <w:tc>
          <w:tcPr>
            <w:tcW w:w="655" w:type="dxa"/>
          </w:tcPr>
          <w:p w14:paraId="73BB6A32" w14:textId="77777777" w:rsidR="006D1256" w:rsidRDefault="00000000">
            <w:pPr>
              <w:spacing w:after="0"/>
              <w:ind w:firstLine="0"/>
            </w:pPr>
            <w:r>
              <w:rPr>
                <w:sz w:val="13"/>
              </w:rPr>
              <w:t>31,9</w:t>
            </w:r>
          </w:p>
        </w:tc>
        <w:tc>
          <w:tcPr>
            <w:tcW w:w="655" w:type="dxa"/>
          </w:tcPr>
          <w:p w14:paraId="77E5EC6F" w14:textId="77777777" w:rsidR="006D1256" w:rsidRDefault="00000000">
            <w:pPr>
              <w:spacing w:after="0"/>
              <w:ind w:firstLine="0"/>
            </w:pPr>
            <w:r>
              <w:rPr>
                <w:sz w:val="13"/>
              </w:rPr>
              <w:t>0,579</w:t>
            </w:r>
          </w:p>
        </w:tc>
        <w:tc>
          <w:tcPr>
            <w:tcW w:w="655" w:type="dxa"/>
          </w:tcPr>
          <w:p w14:paraId="4AAC4A4C" w14:textId="77777777" w:rsidR="006D1256" w:rsidRDefault="00000000">
            <w:pPr>
              <w:spacing w:after="0"/>
              <w:ind w:firstLine="0"/>
            </w:pPr>
            <w:r>
              <w:rPr>
                <w:sz w:val="13"/>
              </w:rPr>
              <w:t>23825</w:t>
            </w:r>
          </w:p>
        </w:tc>
        <w:tc>
          <w:tcPr>
            <w:tcW w:w="655" w:type="dxa"/>
          </w:tcPr>
          <w:p w14:paraId="4EAB15B5" w14:textId="77777777" w:rsidR="006D1256" w:rsidRDefault="00000000">
            <w:pPr>
              <w:spacing w:after="0"/>
              <w:ind w:firstLine="0"/>
            </w:pPr>
            <w:r>
              <w:rPr>
                <w:sz w:val="13"/>
              </w:rPr>
              <w:t>108,5</w:t>
            </w:r>
          </w:p>
        </w:tc>
        <w:tc>
          <w:tcPr>
            <w:tcW w:w="655" w:type="dxa"/>
          </w:tcPr>
          <w:p w14:paraId="146CA144" w14:textId="77777777" w:rsidR="006D1256" w:rsidRDefault="00000000">
            <w:pPr>
              <w:spacing w:after="0"/>
              <w:ind w:firstLine="0"/>
            </w:pPr>
            <w:r>
              <w:rPr>
                <w:sz w:val="13"/>
              </w:rPr>
              <w:t>84,9</w:t>
            </w:r>
          </w:p>
        </w:tc>
        <w:tc>
          <w:tcPr>
            <w:tcW w:w="655" w:type="dxa"/>
          </w:tcPr>
          <w:p w14:paraId="26735F62" w14:textId="77777777" w:rsidR="006D1256" w:rsidRDefault="00000000">
            <w:pPr>
              <w:spacing w:after="0"/>
              <w:ind w:firstLine="0"/>
            </w:pPr>
            <w:r>
              <w:rPr>
                <w:sz w:val="13"/>
              </w:rPr>
              <w:t>95,2</w:t>
            </w:r>
          </w:p>
        </w:tc>
        <w:tc>
          <w:tcPr>
            <w:tcW w:w="655" w:type="dxa"/>
          </w:tcPr>
          <w:p w14:paraId="331EF67D" w14:textId="77777777" w:rsidR="006D1256" w:rsidRDefault="00000000">
            <w:pPr>
              <w:spacing w:after="0"/>
              <w:ind w:firstLine="0"/>
            </w:pPr>
            <w:r>
              <w:rPr>
                <w:sz w:val="13"/>
              </w:rPr>
              <w:t>32,9</w:t>
            </w:r>
          </w:p>
        </w:tc>
        <w:tc>
          <w:tcPr>
            <w:tcW w:w="655" w:type="dxa"/>
          </w:tcPr>
          <w:p w14:paraId="45E2E29D" w14:textId="77777777" w:rsidR="006D1256" w:rsidRDefault="00000000">
            <w:pPr>
              <w:spacing w:after="0"/>
              <w:ind w:firstLine="0"/>
            </w:pPr>
            <w:r>
              <w:rPr>
                <w:sz w:val="13"/>
              </w:rPr>
              <w:t>0,387</w:t>
            </w:r>
          </w:p>
        </w:tc>
        <w:tc>
          <w:tcPr>
            <w:tcW w:w="655" w:type="dxa"/>
          </w:tcPr>
          <w:p w14:paraId="2C1C8CA2" w14:textId="77777777" w:rsidR="006D1256" w:rsidRDefault="00000000">
            <w:pPr>
              <w:spacing w:after="0"/>
              <w:ind w:firstLine="0"/>
            </w:pPr>
            <w:r>
              <w:rPr>
                <w:sz w:val="13"/>
              </w:rPr>
              <w:t>1750</w:t>
            </w:r>
          </w:p>
        </w:tc>
      </w:tr>
      <w:tr w:rsidR="006D1256" w14:paraId="0B597953" w14:textId="77777777">
        <w:trPr>
          <w:jc w:val="center"/>
        </w:trPr>
        <w:tc>
          <w:tcPr>
            <w:tcW w:w="539" w:type="dxa"/>
          </w:tcPr>
          <w:p w14:paraId="23386ED7" w14:textId="77777777" w:rsidR="006D1256" w:rsidRDefault="00000000">
            <w:pPr>
              <w:spacing w:after="0"/>
              <w:ind w:firstLine="0"/>
            </w:pPr>
            <w:r>
              <w:rPr>
                <w:sz w:val="13"/>
              </w:rPr>
              <w:t>2011</w:t>
            </w:r>
          </w:p>
        </w:tc>
        <w:tc>
          <w:tcPr>
            <w:tcW w:w="425" w:type="dxa"/>
          </w:tcPr>
          <w:p w14:paraId="4700E208" w14:textId="77777777" w:rsidR="006D1256" w:rsidRDefault="00000000">
            <w:pPr>
              <w:spacing w:after="0"/>
              <w:ind w:firstLine="0"/>
            </w:pPr>
            <w:r>
              <w:rPr>
                <w:sz w:val="13"/>
              </w:rPr>
              <w:t>12</w:t>
            </w:r>
          </w:p>
        </w:tc>
        <w:tc>
          <w:tcPr>
            <w:tcW w:w="539" w:type="dxa"/>
          </w:tcPr>
          <w:p w14:paraId="07EC2207" w14:textId="77777777" w:rsidR="006D1256" w:rsidRDefault="00000000">
            <w:pPr>
              <w:spacing w:after="0"/>
              <w:ind w:firstLine="0"/>
            </w:pPr>
            <w:r>
              <w:rPr>
                <w:sz w:val="13"/>
              </w:rPr>
              <w:t>-0,92</w:t>
            </w:r>
          </w:p>
        </w:tc>
        <w:tc>
          <w:tcPr>
            <w:tcW w:w="709" w:type="dxa"/>
          </w:tcPr>
          <w:p w14:paraId="08E22736" w14:textId="77777777" w:rsidR="006D1256" w:rsidRDefault="00000000">
            <w:pPr>
              <w:spacing w:after="0"/>
              <w:ind w:firstLine="0"/>
            </w:pPr>
            <w:r>
              <w:rPr>
                <w:sz w:val="13"/>
              </w:rPr>
              <w:t>La Niña</w:t>
            </w:r>
          </w:p>
        </w:tc>
        <w:tc>
          <w:tcPr>
            <w:tcW w:w="655" w:type="dxa"/>
          </w:tcPr>
          <w:p w14:paraId="6706ECBA" w14:textId="77777777" w:rsidR="006D1256" w:rsidRDefault="00000000">
            <w:pPr>
              <w:spacing w:after="0"/>
              <w:ind w:firstLine="0"/>
            </w:pPr>
            <w:r>
              <w:rPr>
                <w:sz w:val="13"/>
              </w:rPr>
              <w:t>139,8</w:t>
            </w:r>
          </w:p>
        </w:tc>
        <w:tc>
          <w:tcPr>
            <w:tcW w:w="655" w:type="dxa"/>
          </w:tcPr>
          <w:p w14:paraId="0FB4788F" w14:textId="77777777" w:rsidR="006D1256" w:rsidRDefault="00000000">
            <w:pPr>
              <w:spacing w:after="0"/>
              <w:ind w:firstLine="0"/>
            </w:pPr>
            <w:r>
              <w:rPr>
                <w:sz w:val="13"/>
              </w:rPr>
              <w:t>109,4</w:t>
            </w:r>
          </w:p>
        </w:tc>
        <w:tc>
          <w:tcPr>
            <w:tcW w:w="655" w:type="dxa"/>
          </w:tcPr>
          <w:p w14:paraId="1981C963" w14:textId="77777777" w:rsidR="006D1256" w:rsidRDefault="00000000">
            <w:pPr>
              <w:spacing w:after="0"/>
              <w:ind w:firstLine="0"/>
            </w:pPr>
            <w:r>
              <w:rPr>
                <w:sz w:val="13"/>
              </w:rPr>
              <w:t>120,5</w:t>
            </w:r>
          </w:p>
        </w:tc>
        <w:tc>
          <w:tcPr>
            <w:tcW w:w="655" w:type="dxa"/>
          </w:tcPr>
          <w:p w14:paraId="2317A0BA" w14:textId="77777777" w:rsidR="006D1256" w:rsidRDefault="00000000">
            <w:pPr>
              <w:spacing w:after="0"/>
              <w:ind w:firstLine="0"/>
            </w:pPr>
            <w:r>
              <w:rPr>
                <w:sz w:val="13"/>
              </w:rPr>
              <w:t>28,6</w:t>
            </w:r>
          </w:p>
        </w:tc>
        <w:tc>
          <w:tcPr>
            <w:tcW w:w="655" w:type="dxa"/>
          </w:tcPr>
          <w:p w14:paraId="5C7DB72A" w14:textId="77777777" w:rsidR="006D1256" w:rsidRDefault="00000000">
            <w:pPr>
              <w:spacing w:after="0"/>
              <w:ind w:firstLine="0"/>
            </w:pPr>
            <w:r>
              <w:rPr>
                <w:sz w:val="13"/>
              </w:rPr>
              <w:t>0,552</w:t>
            </w:r>
          </w:p>
        </w:tc>
        <w:tc>
          <w:tcPr>
            <w:tcW w:w="655" w:type="dxa"/>
          </w:tcPr>
          <w:p w14:paraId="5DE8BDEB" w14:textId="77777777" w:rsidR="006D1256" w:rsidRDefault="00000000">
            <w:pPr>
              <w:spacing w:after="0"/>
              <w:ind w:firstLine="0"/>
            </w:pPr>
            <w:r>
              <w:rPr>
                <w:sz w:val="13"/>
              </w:rPr>
              <w:t>400</w:t>
            </w:r>
          </w:p>
        </w:tc>
        <w:tc>
          <w:tcPr>
            <w:tcW w:w="655" w:type="dxa"/>
          </w:tcPr>
          <w:p w14:paraId="44CABD48" w14:textId="77777777" w:rsidR="006D1256" w:rsidRDefault="00000000">
            <w:pPr>
              <w:spacing w:after="0"/>
              <w:ind w:firstLine="0"/>
            </w:pPr>
            <w:r>
              <w:rPr>
                <w:sz w:val="13"/>
              </w:rPr>
              <w:t>125,3</w:t>
            </w:r>
          </w:p>
        </w:tc>
        <w:tc>
          <w:tcPr>
            <w:tcW w:w="655" w:type="dxa"/>
          </w:tcPr>
          <w:p w14:paraId="30CC55FD" w14:textId="77777777" w:rsidR="006D1256" w:rsidRDefault="00000000">
            <w:pPr>
              <w:spacing w:after="0"/>
              <w:ind w:firstLine="0"/>
            </w:pPr>
            <w:r>
              <w:rPr>
                <w:sz w:val="13"/>
              </w:rPr>
              <w:t>103,6</w:t>
            </w:r>
          </w:p>
        </w:tc>
        <w:tc>
          <w:tcPr>
            <w:tcW w:w="655" w:type="dxa"/>
          </w:tcPr>
          <w:p w14:paraId="2A0B94CB" w14:textId="77777777" w:rsidR="006D1256" w:rsidRDefault="00000000">
            <w:pPr>
              <w:spacing w:after="0"/>
              <w:ind w:firstLine="0"/>
            </w:pPr>
            <w:r>
              <w:rPr>
                <w:sz w:val="13"/>
              </w:rPr>
              <w:t>236,4</w:t>
            </w:r>
          </w:p>
        </w:tc>
        <w:tc>
          <w:tcPr>
            <w:tcW w:w="655" w:type="dxa"/>
          </w:tcPr>
          <w:p w14:paraId="1957E6F9" w14:textId="77777777" w:rsidR="006D1256" w:rsidRDefault="00000000">
            <w:pPr>
              <w:spacing w:after="0"/>
              <w:ind w:firstLine="0"/>
            </w:pPr>
            <w:r>
              <w:rPr>
                <w:sz w:val="13"/>
              </w:rPr>
              <w:t>31,7</w:t>
            </w:r>
          </w:p>
        </w:tc>
        <w:tc>
          <w:tcPr>
            <w:tcW w:w="655" w:type="dxa"/>
          </w:tcPr>
          <w:p w14:paraId="5C448CE9" w14:textId="77777777" w:rsidR="006D1256" w:rsidRDefault="00000000">
            <w:pPr>
              <w:spacing w:after="0"/>
              <w:ind w:firstLine="0"/>
            </w:pPr>
            <w:r>
              <w:rPr>
                <w:sz w:val="13"/>
              </w:rPr>
              <w:t>0,568</w:t>
            </w:r>
          </w:p>
        </w:tc>
        <w:tc>
          <w:tcPr>
            <w:tcW w:w="655" w:type="dxa"/>
          </w:tcPr>
          <w:p w14:paraId="4CDEB829" w14:textId="77777777" w:rsidR="006D1256" w:rsidRDefault="00000000">
            <w:pPr>
              <w:spacing w:after="0"/>
              <w:ind w:firstLine="0"/>
            </w:pPr>
            <w:r>
              <w:rPr>
                <w:sz w:val="13"/>
              </w:rPr>
              <w:t>3425</w:t>
            </w:r>
          </w:p>
        </w:tc>
        <w:tc>
          <w:tcPr>
            <w:tcW w:w="655" w:type="dxa"/>
          </w:tcPr>
          <w:p w14:paraId="174BDDDB" w14:textId="77777777" w:rsidR="006D1256" w:rsidRDefault="00000000">
            <w:pPr>
              <w:spacing w:after="0"/>
              <w:ind w:firstLine="0"/>
            </w:pPr>
            <w:r>
              <w:rPr>
                <w:sz w:val="13"/>
              </w:rPr>
              <w:t>105,7</w:t>
            </w:r>
          </w:p>
        </w:tc>
        <w:tc>
          <w:tcPr>
            <w:tcW w:w="655" w:type="dxa"/>
          </w:tcPr>
          <w:p w14:paraId="548ACFAF" w14:textId="77777777" w:rsidR="006D1256" w:rsidRDefault="00000000">
            <w:pPr>
              <w:spacing w:after="0"/>
              <w:ind w:firstLine="0"/>
            </w:pPr>
            <w:r>
              <w:rPr>
                <w:sz w:val="13"/>
              </w:rPr>
              <w:t>78,6</w:t>
            </w:r>
          </w:p>
        </w:tc>
        <w:tc>
          <w:tcPr>
            <w:tcW w:w="655" w:type="dxa"/>
          </w:tcPr>
          <w:p w14:paraId="6C4E3E18" w14:textId="77777777" w:rsidR="006D1256" w:rsidRDefault="00000000">
            <w:pPr>
              <w:spacing w:after="0"/>
              <w:ind w:firstLine="0"/>
            </w:pPr>
            <w:r>
              <w:rPr>
                <w:sz w:val="13"/>
              </w:rPr>
              <w:t>89,1</w:t>
            </w:r>
          </w:p>
        </w:tc>
        <w:tc>
          <w:tcPr>
            <w:tcW w:w="655" w:type="dxa"/>
          </w:tcPr>
          <w:p w14:paraId="10B1108A" w14:textId="77777777" w:rsidR="006D1256" w:rsidRDefault="00000000">
            <w:pPr>
              <w:spacing w:after="0"/>
              <w:ind w:firstLine="0"/>
            </w:pPr>
            <w:r>
              <w:rPr>
                <w:sz w:val="13"/>
              </w:rPr>
              <w:t>33,4</w:t>
            </w:r>
          </w:p>
        </w:tc>
        <w:tc>
          <w:tcPr>
            <w:tcW w:w="655" w:type="dxa"/>
          </w:tcPr>
          <w:p w14:paraId="73D42E4F" w14:textId="77777777" w:rsidR="006D1256" w:rsidRDefault="00000000">
            <w:pPr>
              <w:spacing w:after="0"/>
              <w:ind w:firstLine="0"/>
            </w:pPr>
            <w:r>
              <w:rPr>
                <w:sz w:val="13"/>
              </w:rPr>
              <w:t>0,383</w:t>
            </w:r>
          </w:p>
        </w:tc>
        <w:tc>
          <w:tcPr>
            <w:tcW w:w="655" w:type="dxa"/>
          </w:tcPr>
          <w:p w14:paraId="2E018509" w14:textId="77777777" w:rsidR="006D1256" w:rsidRDefault="00000000">
            <w:pPr>
              <w:spacing w:after="0"/>
              <w:ind w:firstLine="0"/>
            </w:pPr>
            <w:r>
              <w:rPr>
                <w:sz w:val="13"/>
              </w:rPr>
              <w:t>4550</w:t>
            </w:r>
          </w:p>
        </w:tc>
      </w:tr>
      <w:tr w:rsidR="006D1256" w14:paraId="482FB05A" w14:textId="77777777">
        <w:trPr>
          <w:jc w:val="center"/>
        </w:trPr>
        <w:tc>
          <w:tcPr>
            <w:tcW w:w="539" w:type="dxa"/>
          </w:tcPr>
          <w:p w14:paraId="02900A79" w14:textId="77777777" w:rsidR="006D1256" w:rsidRDefault="00000000">
            <w:pPr>
              <w:spacing w:after="0"/>
              <w:ind w:firstLine="0"/>
            </w:pPr>
            <w:r>
              <w:rPr>
                <w:sz w:val="13"/>
              </w:rPr>
              <w:t>2012</w:t>
            </w:r>
          </w:p>
        </w:tc>
        <w:tc>
          <w:tcPr>
            <w:tcW w:w="425" w:type="dxa"/>
          </w:tcPr>
          <w:p w14:paraId="6AEE629A" w14:textId="77777777" w:rsidR="006D1256" w:rsidRDefault="00000000">
            <w:pPr>
              <w:spacing w:after="0"/>
              <w:ind w:firstLine="0"/>
            </w:pPr>
            <w:r>
              <w:rPr>
                <w:sz w:val="13"/>
              </w:rPr>
              <w:t>1</w:t>
            </w:r>
          </w:p>
        </w:tc>
        <w:tc>
          <w:tcPr>
            <w:tcW w:w="539" w:type="dxa"/>
          </w:tcPr>
          <w:p w14:paraId="564992F3" w14:textId="77777777" w:rsidR="006D1256" w:rsidRDefault="00000000">
            <w:pPr>
              <w:spacing w:after="0"/>
              <w:ind w:firstLine="0"/>
            </w:pPr>
            <w:r>
              <w:rPr>
                <w:sz w:val="13"/>
              </w:rPr>
              <w:t>-0,71</w:t>
            </w:r>
          </w:p>
        </w:tc>
        <w:tc>
          <w:tcPr>
            <w:tcW w:w="709" w:type="dxa"/>
          </w:tcPr>
          <w:p w14:paraId="5F975F80" w14:textId="77777777" w:rsidR="006D1256" w:rsidRDefault="00000000">
            <w:pPr>
              <w:spacing w:after="0"/>
              <w:ind w:firstLine="0"/>
            </w:pPr>
            <w:r>
              <w:rPr>
                <w:sz w:val="13"/>
              </w:rPr>
              <w:t>La Niña</w:t>
            </w:r>
          </w:p>
        </w:tc>
        <w:tc>
          <w:tcPr>
            <w:tcW w:w="655" w:type="dxa"/>
          </w:tcPr>
          <w:p w14:paraId="4D378891" w14:textId="77777777" w:rsidR="006D1256" w:rsidRDefault="00000000">
            <w:pPr>
              <w:spacing w:after="0"/>
              <w:ind w:firstLine="0"/>
            </w:pPr>
            <w:r>
              <w:rPr>
                <w:sz w:val="13"/>
              </w:rPr>
              <w:t>133,6</w:t>
            </w:r>
          </w:p>
        </w:tc>
        <w:tc>
          <w:tcPr>
            <w:tcW w:w="655" w:type="dxa"/>
          </w:tcPr>
          <w:p w14:paraId="667EFF0F" w14:textId="77777777" w:rsidR="006D1256" w:rsidRDefault="00000000">
            <w:pPr>
              <w:spacing w:after="0"/>
              <w:ind w:firstLine="0"/>
            </w:pPr>
            <w:r>
              <w:rPr>
                <w:sz w:val="13"/>
              </w:rPr>
              <w:t>100,6</w:t>
            </w:r>
          </w:p>
        </w:tc>
        <w:tc>
          <w:tcPr>
            <w:tcW w:w="655" w:type="dxa"/>
          </w:tcPr>
          <w:p w14:paraId="310BE13B" w14:textId="77777777" w:rsidR="006D1256" w:rsidRDefault="00000000">
            <w:pPr>
              <w:spacing w:after="0"/>
              <w:ind w:firstLine="0"/>
            </w:pPr>
            <w:r>
              <w:rPr>
                <w:sz w:val="13"/>
              </w:rPr>
              <w:t>44,3</w:t>
            </w:r>
          </w:p>
        </w:tc>
        <w:tc>
          <w:tcPr>
            <w:tcW w:w="655" w:type="dxa"/>
          </w:tcPr>
          <w:p w14:paraId="2FCC54CC" w14:textId="77777777" w:rsidR="006D1256" w:rsidRDefault="00000000">
            <w:pPr>
              <w:spacing w:after="0"/>
              <w:ind w:firstLine="0"/>
            </w:pPr>
            <w:r>
              <w:rPr>
                <w:sz w:val="13"/>
              </w:rPr>
              <w:t>28,9</w:t>
            </w:r>
          </w:p>
        </w:tc>
        <w:tc>
          <w:tcPr>
            <w:tcW w:w="655" w:type="dxa"/>
          </w:tcPr>
          <w:p w14:paraId="4CDDF112" w14:textId="77777777" w:rsidR="006D1256" w:rsidRDefault="00000000">
            <w:pPr>
              <w:spacing w:after="0"/>
              <w:ind w:firstLine="0"/>
            </w:pPr>
            <w:r>
              <w:rPr>
                <w:sz w:val="13"/>
              </w:rPr>
              <w:t>0,501</w:t>
            </w:r>
          </w:p>
        </w:tc>
        <w:tc>
          <w:tcPr>
            <w:tcW w:w="655" w:type="dxa"/>
          </w:tcPr>
          <w:p w14:paraId="79762D02" w14:textId="77777777" w:rsidR="006D1256" w:rsidRDefault="00000000">
            <w:pPr>
              <w:spacing w:after="0"/>
              <w:ind w:firstLine="0"/>
            </w:pPr>
            <w:r>
              <w:rPr>
                <w:sz w:val="13"/>
              </w:rPr>
              <w:t>700</w:t>
            </w:r>
          </w:p>
        </w:tc>
        <w:tc>
          <w:tcPr>
            <w:tcW w:w="655" w:type="dxa"/>
          </w:tcPr>
          <w:p w14:paraId="45A98E07" w14:textId="77777777" w:rsidR="006D1256" w:rsidRDefault="00000000">
            <w:pPr>
              <w:spacing w:after="0"/>
              <w:ind w:firstLine="0"/>
            </w:pPr>
            <w:r>
              <w:rPr>
                <w:sz w:val="13"/>
              </w:rPr>
              <w:t>112,1</w:t>
            </w:r>
          </w:p>
        </w:tc>
        <w:tc>
          <w:tcPr>
            <w:tcW w:w="655" w:type="dxa"/>
          </w:tcPr>
          <w:p w14:paraId="14BA7664" w14:textId="77777777" w:rsidR="006D1256" w:rsidRDefault="00000000">
            <w:pPr>
              <w:spacing w:after="0"/>
              <w:ind w:firstLine="0"/>
            </w:pPr>
            <w:r>
              <w:rPr>
                <w:sz w:val="13"/>
              </w:rPr>
              <w:t>99,0</w:t>
            </w:r>
          </w:p>
        </w:tc>
        <w:tc>
          <w:tcPr>
            <w:tcW w:w="655" w:type="dxa"/>
          </w:tcPr>
          <w:p w14:paraId="505C979E" w14:textId="77777777" w:rsidR="006D1256" w:rsidRDefault="00000000">
            <w:pPr>
              <w:spacing w:after="0"/>
              <w:ind w:firstLine="0"/>
            </w:pPr>
            <w:r>
              <w:rPr>
                <w:sz w:val="13"/>
              </w:rPr>
              <w:t>171,6</w:t>
            </w:r>
          </w:p>
        </w:tc>
        <w:tc>
          <w:tcPr>
            <w:tcW w:w="655" w:type="dxa"/>
          </w:tcPr>
          <w:p w14:paraId="0B317892" w14:textId="77777777" w:rsidR="006D1256" w:rsidRDefault="00000000">
            <w:pPr>
              <w:spacing w:after="0"/>
              <w:ind w:firstLine="0"/>
            </w:pPr>
            <w:r>
              <w:rPr>
                <w:sz w:val="13"/>
              </w:rPr>
              <w:t>29,9</w:t>
            </w:r>
          </w:p>
        </w:tc>
        <w:tc>
          <w:tcPr>
            <w:tcW w:w="655" w:type="dxa"/>
          </w:tcPr>
          <w:p w14:paraId="03EB294C" w14:textId="77777777" w:rsidR="006D1256" w:rsidRDefault="00000000">
            <w:pPr>
              <w:spacing w:after="0"/>
              <w:ind w:firstLine="0"/>
            </w:pPr>
            <w:r>
              <w:rPr>
                <w:sz w:val="13"/>
              </w:rPr>
              <w:t>0,588</w:t>
            </w:r>
          </w:p>
        </w:tc>
        <w:tc>
          <w:tcPr>
            <w:tcW w:w="655" w:type="dxa"/>
          </w:tcPr>
          <w:p w14:paraId="6F9BFB2F" w14:textId="77777777" w:rsidR="006D1256" w:rsidRDefault="00000000">
            <w:pPr>
              <w:spacing w:after="0"/>
              <w:ind w:firstLine="0"/>
            </w:pPr>
            <w:r>
              <w:rPr>
                <w:sz w:val="13"/>
              </w:rPr>
              <w:t>6500</w:t>
            </w:r>
          </w:p>
        </w:tc>
        <w:tc>
          <w:tcPr>
            <w:tcW w:w="655" w:type="dxa"/>
          </w:tcPr>
          <w:p w14:paraId="4E002B37" w14:textId="77777777" w:rsidR="006D1256" w:rsidRDefault="00000000">
            <w:pPr>
              <w:spacing w:after="0"/>
              <w:ind w:firstLine="0"/>
            </w:pPr>
            <w:r>
              <w:rPr>
                <w:sz w:val="13"/>
              </w:rPr>
              <w:t>83,7</w:t>
            </w:r>
          </w:p>
        </w:tc>
        <w:tc>
          <w:tcPr>
            <w:tcW w:w="655" w:type="dxa"/>
          </w:tcPr>
          <w:p w14:paraId="7786C19B" w14:textId="77777777" w:rsidR="006D1256" w:rsidRDefault="00000000">
            <w:pPr>
              <w:spacing w:after="0"/>
              <w:ind w:firstLine="0"/>
            </w:pPr>
            <w:r>
              <w:rPr>
                <w:sz w:val="13"/>
              </w:rPr>
              <w:t>62,8</w:t>
            </w:r>
          </w:p>
        </w:tc>
        <w:tc>
          <w:tcPr>
            <w:tcW w:w="655" w:type="dxa"/>
          </w:tcPr>
          <w:p w14:paraId="07BE5557" w14:textId="77777777" w:rsidR="006D1256" w:rsidRDefault="00000000">
            <w:pPr>
              <w:spacing w:after="0"/>
              <w:ind w:firstLine="0"/>
            </w:pPr>
            <w:r>
              <w:rPr>
                <w:sz w:val="13"/>
              </w:rPr>
              <w:t>36,7</w:t>
            </w:r>
          </w:p>
        </w:tc>
        <w:tc>
          <w:tcPr>
            <w:tcW w:w="655" w:type="dxa"/>
          </w:tcPr>
          <w:p w14:paraId="2BDCB22A" w14:textId="77777777" w:rsidR="006D1256" w:rsidRDefault="00000000">
            <w:pPr>
              <w:spacing w:after="0"/>
              <w:ind w:firstLine="0"/>
            </w:pPr>
            <w:r>
              <w:rPr>
                <w:sz w:val="13"/>
              </w:rPr>
              <w:t>32,7</w:t>
            </w:r>
          </w:p>
        </w:tc>
        <w:tc>
          <w:tcPr>
            <w:tcW w:w="655" w:type="dxa"/>
          </w:tcPr>
          <w:p w14:paraId="4CABBAA4" w14:textId="77777777" w:rsidR="006D1256" w:rsidRDefault="00000000">
            <w:pPr>
              <w:spacing w:after="0"/>
              <w:ind w:firstLine="0"/>
            </w:pPr>
            <w:r>
              <w:rPr>
                <w:sz w:val="13"/>
              </w:rPr>
              <w:t>0,310</w:t>
            </w:r>
          </w:p>
        </w:tc>
        <w:tc>
          <w:tcPr>
            <w:tcW w:w="655" w:type="dxa"/>
          </w:tcPr>
          <w:p w14:paraId="7324070F" w14:textId="77777777" w:rsidR="006D1256" w:rsidRDefault="00000000">
            <w:pPr>
              <w:spacing w:after="0"/>
              <w:ind w:firstLine="0"/>
            </w:pPr>
            <w:r>
              <w:rPr>
                <w:sz w:val="13"/>
              </w:rPr>
              <w:t>7525</w:t>
            </w:r>
          </w:p>
        </w:tc>
      </w:tr>
      <w:tr w:rsidR="006D1256" w14:paraId="08C78C6C" w14:textId="77777777">
        <w:trPr>
          <w:jc w:val="center"/>
        </w:trPr>
        <w:tc>
          <w:tcPr>
            <w:tcW w:w="539" w:type="dxa"/>
          </w:tcPr>
          <w:p w14:paraId="688D47BB" w14:textId="77777777" w:rsidR="006D1256" w:rsidRDefault="00000000">
            <w:pPr>
              <w:spacing w:after="0"/>
              <w:ind w:firstLine="0"/>
            </w:pPr>
            <w:r>
              <w:rPr>
                <w:sz w:val="13"/>
              </w:rPr>
              <w:t>2012</w:t>
            </w:r>
          </w:p>
        </w:tc>
        <w:tc>
          <w:tcPr>
            <w:tcW w:w="425" w:type="dxa"/>
          </w:tcPr>
          <w:p w14:paraId="0F05C560" w14:textId="77777777" w:rsidR="006D1256" w:rsidRDefault="00000000">
            <w:pPr>
              <w:spacing w:after="0"/>
              <w:ind w:firstLine="0"/>
            </w:pPr>
            <w:r>
              <w:rPr>
                <w:sz w:val="13"/>
              </w:rPr>
              <w:t>2</w:t>
            </w:r>
          </w:p>
        </w:tc>
        <w:tc>
          <w:tcPr>
            <w:tcW w:w="539" w:type="dxa"/>
          </w:tcPr>
          <w:p w14:paraId="6B71B1B0" w14:textId="77777777" w:rsidR="006D1256" w:rsidRDefault="00000000">
            <w:pPr>
              <w:spacing w:after="0"/>
              <w:ind w:firstLine="0"/>
            </w:pPr>
            <w:r>
              <w:rPr>
                <w:sz w:val="13"/>
              </w:rPr>
              <w:t>-0,56</w:t>
            </w:r>
          </w:p>
        </w:tc>
        <w:tc>
          <w:tcPr>
            <w:tcW w:w="709" w:type="dxa"/>
          </w:tcPr>
          <w:p w14:paraId="03BAA786" w14:textId="77777777" w:rsidR="006D1256" w:rsidRDefault="00000000">
            <w:pPr>
              <w:spacing w:after="0"/>
              <w:ind w:firstLine="0"/>
            </w:pPr>
            <w:r>
              <w:rPr>
                <w:sz w:val="13"/>
              </w:rPr>
              <w:t>La Niña</w:t>
            </w:r>
          </w:p>
        </w:tc>
        <w:tc>
          <w:tcPr>
            <w:tcW w:w="655" w:type="dxa"/>
          </w:tcPr>
          <w:p w14:paraId="2AB97973" w14:textId="77777777" w:rsidR="006D1256" w:rsidRDefault="00000000">
            <w:pPr>
              <w:spacing w:after="0"/>
              <w:ind w:firstLine="0"/>
            </w:pPr>
            <w:r>
              <w:rPr>
                <w:sz w:val="13"/>
              </w:rPr>
              <w:t>150,3</w:t>
            </w:r>
          </w:p>
        </w:tc>
        <w:tc>
          <w:tcPr>
            <w:tcW w:w="655" w:type="dxa"/>
          </w:tcPr>
          <w:p w14:paraId="28750C57" w14:textId="77777777" w:rsidR="006D1256" w:rsidRDefault="00000000">
            <w:pPr>
              <w:spacing w:after="0"/>
              <w:ind w:firstLine="0"/>
            </w:pPr>
            <w:r>
              <w:rPr>
                <w:sz w:val="13"/>
              </w:rPr>
              <w:t>104,8</w:t>
            </w:r>
          </w:p>
        </w:tc>
        <w:tc>
          <w:tcPr>
            <w:tcW w:w="655" w:type="dxa"/>
          </w:tcPr>
          <w:p w14:paraId="2D673E19" w14:textId="77777777" w:rsidR="006D1256" w:rsidRDefault="00000000">
            <w:pPr>
              <w:spacing w:after="0"/>
              <w:ind w:firstLine="0"/>
            </w:pPr>
            <w:r>
              <w:rPr>
                <w:sz w:val="13"/>
              </w:rPr>
              <w:t>61,0</w:t>
            </w:r>
          </w:p>
        </w:tc>
        <w:tc>
          <w:tcPr>
            <w:tcW w:w="655" w:type="dxa"/>
          </w:tcPr>
          <w:p w14:paraId="6CC60C69" w14:textId="77777777" w:rsidR="006D1256" w:rsidRDefault="00000000">
            <w:pPr>
              <w:spacing w:after="0"/>
              <w:ind w:firstLine="0"/>
            </w:pPr>
            <w:r>
              <w:rPr>
                <w:sz w:val="13"/>
              </w:rPr>
              <w:t>29,5</w:t>
            </w:r>
          </w:p>
        </w:tc>
        <w:tc>
          <w:tcPr>
            <w:tcW w:w="655" w:type="dxa"/>
          </w:tcPr>
          <w:p w14:paraId="04D7155B" w14:textId="77777777" w:rsidR="006D1256" w:rsidRDefault="00000000">
            <w:pPr>
              <w:spacing w:after="0"/>
              <w:ind w:firstLine="0"/>
            </w:pPr>
            <w:r>
              <w:rPr>
                <w:sz w:val="13"/>
              </w:rPr>
              <w:t>0,455</w:t>
            </w:r>
          </w:p>
        </w:tc>
        <w:tc>
          <w:tcPr>
            <w:tcW w:w="655" w:type="dxa"/>
          </w:tcPr>
          <w:p w14:paraId="4A5AE540" w14:textId="77777777" w:rsidR="006D1256" w:rsidRDefault="00000000">
            <w:pPr>
              <w:spacing w:after="0"/>
              <w:ind w:firstLine="0"/>
            </w:pPr>
            <w:r>
              <w:rPr>
                <w:sz w:val="13"/>
              </w:rPr>
              <w:t>2875</w:t>
            </w:r>
          </w:p>
        </w:tc>
        <w:tc>
          <w:tcPr>
            <w:tcW w:w="655" w:type="dxa"/>
          </w:tcPr>
          <w:p w14:paraId="1C19B400" w14:textId="77777777" w:rsidR="006D1256" w:rsidRDefault="00000000">
            <w:pPr>
              <w:spacing w:after="0"/>
              <w:ind w:firstLine="0"/>
            </w:pPr>
            <w:r>
              <w:rPr>
                <w:sz w:val="13"/>
              </w:rPr>
              <w:t>130,6</w:t>
            </w:r>
          </w:p>
        </w:tc>
        <w:tc>
          <w:tcPr>
            <w:tcW w:w="655" w:type="dxa"/>
          </w:tcPr>
          <w:p w14:paraId="211B1F1F" w14:textId="77777777" w:rsidR="006D1256" w:rsidRDefault="00000000">
            <w:pPr>
              <w:spacing w:after="0"/>
              <w:ind w:firstLine="0"/>
            </w:pPr>
            <w:r>
              <w:rPr>
                <w:sz w:val="13"/>
              </w:rPr>
              <w:t>111,0</w:t>
            </w:r>
          </w:p>
        </w:tc>
        <w:tc>
          <w:tcPr>
            <w:tcW w:w="655" w:type="dxa"/>
          </w:tcPr>
          <w:p w14:paraId="2885A7CD" w14:textId="77777777" w:rsidR="006D1256" w:rsidRDefault="00000000">
            <w:pPr>
              <w:spacing w:after="0"/>
              <w:ind w:firstLine="0"/>
            </w:pPr>
            <w:r>
              <w:rPr>
                <w:sz w:val="13"/>
              </w:rPr>
              <w:t>81,5</w:t>
            </w:r>
          </w:p>
        </w:tc>
        <w:tc>
          <w:tcPr>
            <w:tcW w:w="655" w:type="dxa"/>
          </w:tcPr>
          <w:p w14:paraId="2A833E83" w14:textId="77777777" w:rsidR="006D1256" w:rsidRDefault="00000000">
            <w:pPr>
              <w:spacing w:after="0"/>
              <w:ind w:firstLine="0"/>
            </w:pPr>
            <w:r>
              <w:rPr>
                <w:sz w:val="13"/>
              </w:rPr>
              <w:t>29,7</w:t>
            </w:r>
          </w:p>
        </w:tc>
        <w:tc>
          <w:tcPr>
            <w:tcW w:w="655" w:type="dxa"/>
          </w:tcPr>
          <w:p w14:paraId="0801F5AB" w14:textId="77777777" w:rsidR="006D1256" w:rsidRDefault="00000000">
            <w:pPr>
              <w:spacing w:after="0"/>
              <w:ind w:firstLine="0"/>
            </w:pPr>
            <w:r>
              <w:rPr>
                <w:sz w:val="13"/>
              </w:rPr>
              <w:t>0,577</w:t>
            </w:r>
          </w:p>
        </w:tc>
        <w:tc>
          <w:tcPr>
            <w:tcW w:w="655" w:type="dxa"/>
          </w:tcPr>
          <w:p w14:paraId="4E3A5EF0" w14:textId="77777777" w:rsidR="006D1256" w:rsidRDefault="00000000">
            <w:pPr>
              <w:spacing w:after="0"/>
              <w:ind w:firstLine="0"/>
            </w:pPr>
            <w:r>
              <w:rPr>
                <w:sz w:val="13"/>
              </w:rPr>
              <w:t>9425</w:t>
            </w:r>
          </w:p>
        </w:tc>
        <w:tc>
          <w:tcPr>
            <w:tcW w:w="655" w:type="dxa"/>
          </w:tcPr>
          <w:p w14:paraId="3058F168" w14:textId="77777777" w:rsidR="006D1256" w:rsidRDefault="00000000">
            <w:pPr>
              <w:spacing w:after="0"/>
              <w:ind w:firstLine="0"/>
            </w:pPr>
            <w:r>
              <w:rPr>
                <w:sz w:val="13"/>
              </w:rPr>
              <w:t>95,1</w:t>
            </w:r>
          </w:p>
        </w:tc>
        <w:tc>
          <w:tcPr>
            <w:tcW w:w="655" w:type="dxa"/>
          </w:tcPr>
          <w:p w14:paraId="5F3202EA" w14:textId="77777777" w:rsidR="006D1256" w:rsidRDefault="00000000">
            <w:pPr>
              <w:spacing w:after="0"/>
              <w:ind w:firstLine="0"/>
            </w:pPr>
            <w:r>
              <w:rPr>
                <w:sz w:val="13"/>
              </w:rPr>
              <w:t>65,5</w:t>
            </w:r>
          </w:p>
        </w:tc>
        <w:tc>
          <w:tcPr>
            <w:tcW w:w="655" w:type="dxa"/>
          </w:tcPr>
          <w:p w14:paraId="1CA6A693" w14:textId="77777777" w:rsidR="006D1256" w:rsidRDefault="00000000">
            <w:pPr>
              <w:spacing w:after="0"/>
              <w:ind w:firstLine="0"/>
            </w:pPr>
            <w:r>
              <w:rPr>
                <w:sz w:val="13"/>
              </w:rPr>
              <w:t>61,7</w:t>
            </w:r>
          </w:p>
        </w:tc>
        <w:tc>
          <w:tcPr>
            <w:tcW w:w="655" w:type="dxa"/>
          </w:tcPr>
          <w:p w14:paraId="40510788" w14:textId="77777777" w:rsidR="006D1256" w:rsidRDefault="00000000">
            <w:pPr>
              <w:spacing w:after="0"/>
              <w:ind w:firstLine="0"/>
            </w:pPr>
            <w:r>
              <w:rPr>
                <w:sz w:val="13"/>
              </w:rPr>
              <w:t>32,6</w:t>
            </w:r>
          </w:p>
        </w:tc>
        <w:tc>
          <w:tcPr>
            <w:tcW w:w="655" w:type="dxa"/>
          </w:tcPr>
          <w:p w14:paraId="7F9AB3BC" w14:textId="77777777" w:rsidR="006D1256" w:rsidRDefault="00000000">
            <w:pPr>
              <w:spacing w:after="0"/>
              <w:ind w:firstLine="0"/>
            </w:pPr>
            <w:r>
              <w:rPr>
                <w:sz w:val="13"/>
              </w:rPr>
              <w:t>0,302</w:t>
            </w:r>
          </w:p>
        </w:tc>
        <w:tc>
          <w:tcPr>
            <w:tcW w:w="655" w:type="dxa"/>
          </w:tcPr>
          <w:p w14:paraId="6CEE3080" w14:textId="77777777" w:rsidR="006D1256" w:rsidRDefault="00000000">
            <w:pPr>
              <w:spacing w:after="0"/>
              <w:ind w:firstLine="0"/>
            </w:pPr>
            <w:r>
              <w:rPr>
                <w:sz w:val="13"/>
              </w:rPr>
              <w:t>1325</w:t>
            </w:r>
          </w:p>
        </w:tc>
      </w:tr>
      <w:tr w:rsidR="006D1256" w14:paraId="18A3E79B" w14:textId="77777777">
        <w:trPr>
          <w:jc w:val="center"/>
        </w:trPr>
        <w:tc>
          <w:tcPr>
            <w:tcW w:w="539" w:type="dxa"/>
          </w:tcPr>
          <w:p w14:paraId="6A62D0B1" w14:textId="77777777" w:rsidR="006D1256" w:rsidRDefault="00000000">
            <w:pPr>
              <w:spacing w:after="0"/>
              <w:ind w:firstLine="0"/>
            </w:pPr>
            <w:r>
              <w:rPr>
                <w:sz w:val="13"/>
              </w:rPr>
              <w:t>2012</w:t>
            </w:r>
          </w:p>
        </w:tc>
        <w:tc>
          <w:tcPr>
            <w:tcW w:w="425" w:type="dxa"/>
          </w:tcPr>
          <w:p w14:paraId="6BECFEC0" w14:textId="77777777" w:rsidR="006D1256" w:rsidRDefault="00000000">
            <w:pPr>
              <w:spacing w:after="0"/>
              <w:ind w:firstLine="0"/>
            </w:pPr>
            <w:r>
              <w:rPr>
                <w:sz w:val="13"/>
              </w:rPr>
              <w:t>3</w:t>
            </w:r>
          </w:p>
        </w:tc>
        <w:tc>
          <w:tcPr>
            <w:tcW w:w="539" w:type="dxa"/>
          </w:tcPr>
          <w:p w14:paraId="7DF5ED87" w14:textId="77777777" w:rsidR="006D1256" w:rsidRDefault="00000000">
            <w:pPr>
              <w:spacing w:after="0"/>
              <w:ind w:firstLine="0"/>
            </w:pPr>
            <w:r>
              <w:rPr>
                <w:sz w:val="13"/>
              </w:rPr>
              <w:t>-0,44</w:t>
            </w:r>
          </w:p>
        </w:tc>
        <w:tc>
          <w:tcPr>
            <w:tcW w:w="709" w:type="dxa"/>
          </w:tcPr>
          <w:p w14:paraId="5EA655E4" w14:textId="77777777" w:rsidR="006D1256" w:rsidRDefault="00000000">
            <w:pPr>
              <w:spacing w:after="0"/>
              <w:ind w:firstLine="0"/>
            </w:pPr>
            <w:r>
              <w:rPr>
                <w:sz w:val="13"/>
              </w:rPr>
              <w:t>Neutro</w:t>
            </w:r>
          </w:p>
        </w:tc>
        <w:tc>
          <w:tcPr>
            <w:tcW w:w="655" w:type="dxa"/>
          </w:tcPr>
          <w:p w14:paraId="2E3A03CA" w14:textId="77777777" w:rsidR="006D1256" w:rsidRDefault="00000000">
            <w:pPr>
              <w:spacing w:after="0"/>
              <w:ind w:firstLine="0"/>
            </w:pPr>
            <w:r>
              <w:rPr>
                <w:sz w:val="13"/>
              </w:rPr>
              <w:t>134,9</w:t>
            </w:r>
          </w:p>
        </w:tc>
        <w:tc>
          <w:tcPr>
            <w:tcW w:w="655" w:type="dxa"/>
          </w:tcPr>
          <w:p w14:paraId="02B02ECF" w14:textId="77777777" w:rsidR="006D1256" w:rsidRDefault="00000000">
            <w:pPr>
              <w:spacing w:after="0"/>
              <w:ind w:firstLine="0"/>
            </w:pPr>
            <w:r>
              <w:rPr>
                <w:sz w:val="13"/>
              </w:rPr>
              <w:t>102,0</w:t>
            </w:r>
          </w:p>
        </w:tc>
        <w:tc>
          <w:tcPr>
            <w:tcW w:w="655" w:type="dxa"/>
          </w:tcPr>
          <w:p w14:paraId="3C00672F" w14:textId="77777777" w:rsidR="006D1256" w:rsidRDefault="00000000">
            <w:pPr>
              <w:spacing w:after="0"/>
              <w:ind w:firstLine="0"/>
            </w:pPr>
            <w:r>
              <w:rPr>
                <w:sz w:val="13"/>
              </w:rPr>
              <w:t>42,3</w:t>
            </w:r>
          </w:p>
        </w:tc>
        <w:tc>
          <w:tcPr>
            <w:tcW w:w="655" w:type="dxa"/>
          </w:tcPr>
          <w:p w14:paraId="76834174" w14:textId="77777777" w:rsidR="006D1256" w:rsidRDefault="00000000">
            <w:pPr>
              <w:spacing w:after="0"/>
              <w:ind w:firstLine="0"/>
            </w:pPr>
            <w:r>
              <w:rPr>
                <w:sz w:val="13"/>
              </w:rPr>
              <w:t>30,4</w:t>
            </w:r>
          </w:p>
        </w:tc>
        <w:tc>
          <w:tcPr>
            <w:tcW w:w="655" w:type="dxa"/>
          </w:tcPr>
          <w:p w14:paraId="2472E5A5" w14:textId="77777777" w:rsidR="006D1256" w:rsidRDefault="00000000">
            <w:pPr>
              <w:spacing w:after="0"/>
              <w:ind w:firstLine="0"/>
            </w:pPr>
            <w:r>
              <w:rPr>
                <w:sz w:val="13"/>
              </w:rPr>
              <w:t>0,446</w:t>
            </w:r>
          </w:p>
        </w:tc>
        <w:tc>
          <w:tcPr>
            <w:tcW w:w="655" w:type="dxa"/>
          </w:tcPr>
          <w:p w14:paraId="66E0B0FF" w14:textId="77777777" w:rsidR="006D1256" w:rsidRDefault="00000000">
            <w:pPr>
              <w:spacing w:after="0"/>
              <w:ind w:firstLine="0"/>
            </w:pPr>
            <w:r>
              <w:rPr>
                <w:sz w:val="13"/>
              </w:rPr>
              <w:t>1700</w:t>
            </w:r>
          </w:p>
        </w:tc>
        <w:tc>
          <w:tcPr>
            <w:tcW w:w="655" w:type="dxa"/>
          </w:tcPr>
          <w:p w14:paraId="54F32078" w14:textId="77777777" w:rsidR="006D1256" w:rsidRDefault="00000000">
            <w:pPr>
              <w:spacing w:after="0"/>
              <w:ind w:firstLine="0"/>
            </w:pPr>
            <w:r>
              <w:rPr>
                <w:sz w:val="13"/>
              </w:rPr>
              <w:t>122,9</w:t>
            </w:r>
          </w:p>
        </w:tc>
        <w:tc>
          <w:tcPr>
            <w:tcW w:w="655" w:type="dxa"/>
          </w:tcPr>
          <w:p w14:paraId="0E3182C6" w14:textId="77777777" w:rsidR="006D1256" w:rsidRDefault="00000000">
            <w:pPr>
              <w:spacing w:after="0"/>
              <w:ind w:firstLine="0"/>
            </w:pPr>
            <w:r>
              <w:rPr>
                <w:sz w:val="13"/>
              </w:rPr>
              <w:t>95,9</w:t>
            </w:r>
          </w:p>
        </w:tc>
        <w:tc>
          <w:tcPr>
            <w:tcW w:w="655" w:type="dxa"/>
          </w:tcPr>
          <w:p w14:paraId="1C729DFB" w14:textId="77777777" w:rsidR="006D1256" w:rsidRDefault="00000000">
            <w:pPr>
              <w:spacing w:after="0"/>
              <w:ind w:firstLine="0"/>
            </w:pPr>
            <w:r>
              <w:rPr>
                <w:sz w:val="13"/>
              </w:rPr>
              <w:t>75,5</w:t>
            </w:r>
          </w:p>
        </w:tc>
        <w:tc>
          <w:tcPr>
            <w:tcW w:w="655" w:type="dxa"/>
          </w:tcPr>
          <w:p w14:paraId="74235490" w14:textId="77777777" w:rsidR="006D1256" w:rsidRDefault="00000000">
            <w:pPr>
              <w:spacing w:after="0"/>
              <w:ind w:firstLine="0"/>
            </w:pPr>
            <w:r>
              <w:rPr>
                <w:sz w:val="13"/>
              </w:rPr>
              <w:t>31,7</w:t>
            </w:r>
          </w:p>
        </w:tc>
        <w:tc>
          <w:tcPr>
            <w:tcW w:w="655" w:type="dxa"/>
          </w:tcPr>
          <w:p w14:paraId="0A7002DD" w14:textId="77777777" w:rsidR="006D1256" w:rsidRDefault="00000000">
            <w:pPr>
              <w:spacing w:after="0"/>
              <w:ind w:firstLine="0"/>
            </w:pPr>
            <w:r>
              <w:rPr>
                <w:sz w:val="13"/>
              </w:rPr>
              <w:t>0,465</w:t>
            </w:r>
          </w:p>
        </w:tc>
        <w:tc>
          <w:tcPr>
            <w:tcW w:w="655" w:type="dxa"/>
          </w:tcPr>
          <w:p w14:paraId="062A9727" w14:textId="77777777" w:rsidR="006D1256" w:rsidRDefault="00000000">
            <w:pPr>
              <w:spacing w:after="0"/>
              <w:ind w:firstLine="0"/>
            </w:pPr>
            <w:r>
              <w:rPr>
                <w:sz w:val="13"/>
              </w:rPr>
              <w:t>31250</w:t>
            </w:r>
          </w:p>
        </w:tc>
        <w:tc>
          <w:tcPr>
            <w:tcW w:w="655" w:type="dxa"/>
          </w:tcPr>
          <w:p w14:paraId="2AF575DB" w14:textId="77777777" w:rsidR="006D1256" w:rsidRDefault="00000000">
            <w:pPr>
              <w:spacing w:after="0"/>
              <w:ind w:firstLine="0"/>
            </w:pPr>
            <w:r>
              <w:rPr>
                <w:sz w:val="13"/>
              </w:rPr>
              <w:t>78,0</w:t>
            </w:r>
          </w:p>
        </w:tc>
        <w:tc>
          <w:tcPr>
            <w:tcW w:w="655" w:type="dxa"/>
          </w:tcPr>
          <w:p w14:paraId="25B71F5D" w14:textId="77777777" w:rsidR="006D1256" w:rsidRDefault="00000000">
            <w:pPr>
              <w:spacing w:after="0"/>
              <w:ind w:firstLine="0"/>
            </w:pPr>
            <w:r>
              <w:rPr>
                <w:sz w:val="13"/>
              </w:rPr>
              <w:t>52,4</w:t>
            </w:r>
          </w:p>
        </w:tc>
        <w:tc>
          <w:tcPr>
            <w:tcW w:w="655" w:type="dxa"/>
          </w:tcPr>
          <w:p w14:paraId="7D3AED3A" w14:textId="77777777" w:rsidR="006D1256" w:rsidRDefault="00000000">
            <w:pPr>
              <w:spacing w:after="0"/>
              <w:ind w:firstLine="0"/>
            </w:pPr>
            <w:r>
              <w:rPr>
                <w:sz w:val="13"/>
              </w:rPr>
              <w:t>20,9</w:t>
            </w:r>
          </w:p>
        </w:tc>
        <w:tc>
          <w:tcPr>
            <w:tcW w:w="655" w:type="dxa"/>
          </w:tcPr>
          <w:p w14:paraId="58ABBDFC" w14:textId="77777777" w:rsidR="006D1256" w:rsidRDefault="00000000">
            <w:pPr>
              <w:spacing w:after="0"/>
              <w:ind w:firstLine="0"/>
            </w:pPr>
            <w:r>
              <w:rPr>
                <w:sz w:val="13"/>
              </w:rPr>
              <w:t>35,0</w:t>
            </w:r>
          </w:p>
        </w:tc>
        <w:tc>
          <w:tcPr>
            <w:tcW w:w="655" w:type="dxa"/>
          </w:tcPr>
          <w:p w14:paraId="4FA44663" w14:textId="77777777" w:rsidR="006D1256" w:rsidRDefault="00000000">
            <w:pPr>
              <w:spacing w:after="0"/>
              <w:ind w:firstLine="0"/>
            </w:pPr>
            <w:r>
              <w:rPr>
                <w:sz w:val="13"/>
              </w:rPr>
              <w:t>0,217</w:t>
            </w:r>
          </w:p>
        </w:tc>
        <w:tc>
          <w:tcPr>
            <w:tcW w:w="655" w:type="dxa"/>
          </w:tcPr>
          <w:p w14:paraId="6C2D15A2" w14:textId="77777777" w:rsidR="006D1256" w:rsidRDefault="00000000">
            <w:pPr>
              <w:spacing w:after="0"/>
              <w:ind w:firstLine="0"/>
            </w:pPr>
            <w:r>
              <w:rPr>
                <w:sz w:val="13"/>
              </w:rPr>
              <w:t>8325</w:t>
            </w:r>
          </w:p>
        </w:tc>
      </w:tr>
      <w:tr w:rsidR="006D1256" w14:paraId="7F80D110" w14:textId="77777777">
        <w:trPr>
          <w:jc w:val="center"/>
        </w:trPr>
        <w:tc>
          <w:tcPr>
            <w:tcW w:w="539" w:type="dxa"/>
          </w:tcPr>
          <w:p w14:paraId="62F8F39B" w14:textId="77777777" w:rsidR="006D1256" w:rsidRDefault="00000000">
            <w:pPr>
              <w:spacing w:after="0"/>
              <w:ind w:firstLine="0"/>
            </w:pPr>
            <w:r>
              <w:rPr>
                <w:sz w:val="13"/>
              </w:rPr>
              <w:t>2012</w:t>
            </w:r>
          </w:p>
        </w:tc>
        <w:tc>
          <w:tcPr>
            <w:tcW w:w="425" w:type="dxa"/>
          </w:tcPr>
          <w:p w14:paraId="03A67A66" w14:textId="77777777" w:rsidR="006D1256" w:rsidRDefault="00000000">
            <w:pPr>
              <w:spacing w:after="0"/>
              <w:ind w:firstLine="0"/>
            </w:pPr>
            <w:r>
              <w:rPr>
                <w:sz w:val="13"/>
              </w:rPr>
              <w:t>4</w:t>
            </w:r>
          </w:p>
        </w:tc>
        <w:tc>
          <w:tcPr>
            <w:tcW w:w="539" w:type="dxa"/>
          </w:tcPr>
          <w:p w14:paraId="24B23C8D" w14:textId="77777777" w:rsidR="006D1256" w:rsidRDefault="00000000">
            <w:pPr>
              <w:spacing w:after="0"/>
              <w:ind w:firstLine="0"/>
            </w:pPr>
            <w:r>
              <w:rPr>
                <w:sz w:val="13"/>
              </w:rPr>
              <w:t>-0,35</w:t>
            </w:r>
          </w:p>
        </w:tc>
        <w:tc>
          <w:tcPr>
            <w:tcW w:w="709" w:type="dxa"/>
          </w:tcPr>
          <w:p w14:paraId="64C9A81D" w14:textId="77777777" w:rsidR="006D1256" w:rsidRDefault="00000000">
            <w:pPr>
              <w:spacing w:after="0"/>
              <w:ind w:firstLine="0"/>
            </w:pPr>
            <w:r>
              <w:rPr>
                <w:sz w:val="13"/>
              </w:rPr>
              <w:t>Neutro</w:t>
            </w:r>
          </w:p>
        </w:tc>
        <w:tc>
          <w:tcPr>
            <w:tcW w:w="655" w:type="dxa"/>
          </w:tcPr>
          <w:p w14:paraId="274357E6" w14:textId="77777777" w:rsidR="006D1256" w:rsidRDefault="00000000">
            <w:pPr>
              <w:spacing w:after="0"/>
              <w:ind w:firstLine="0"/>
            </w:pPr>
            <w:r>
              <w:rPr>
                <w:sz w:val="13"/>
              </w:rPr>
              <w:t>120,5</w:t>
            </w:r>
          </w:p>
        </w:tc>
        <w:tc>
          <w:tcPr>
            <w:tcW w:w="655" w:type="dxa"/>
          </w:tcPr>
          <w:p w14:paraId="5D8FD397" w14:textId="77777777" w:rsidR="006D1256" w:rsidRDefault="00000000">
            <w:pPr>
              <w:spacing w:after="0"/>
              <w:ind w:firstLine="0"/>
            </w:pPr>
            <w:r>
              <w:rPr>
                <w:sz w:val="13"/>
              </w:rPr>
              <w:t>90,5</w:t>
            </w:r>
          </w:p>
        </w:tc>
        <w:tc>
          <w:tcPr>
            <w:tcW w:w="655" w:type="dxa"/>
          </w:tcPr>
          <w:p w14:paraId="71B53B2B" w14:textId="77777777" w:rsidR="006D1256" w:rsidRDefault="00000000">
            <w:pPr>
              <w:spacing w:after="0"/>
              <w:ind w:firstLine="0"/>
            </w:pPr>
            <w:r>
              <w:rPr>
                <w:sz w:val="13"/>
              </w:rPr>
              <w:t>10,1</w:t>
            </w:r>
          </w:p>
        </w:tc>
        <w:tc>
          <w:tcPr>
            <w:tcW w:w="655" w:type="dxa"/>
          </w:tcPr>
          <w:p w14:paraId="50ABCF5D" w14:textId="77777777" w:rsidR="006D1256" w:rsidRDefault="00000000">
            <w:pPr>
              <w:spacing w:after="0"/>
              <w:ind w:firstLine="0"/>
            </w:pPr>
            <w:r>
              <w:rPr>
                <w:sz w:val="13"/>
              </w:rPr>
              <w:t>29,9</w:t>
            </w:r>
          </w:p>
        </w:tc>
        <w:tc>
          <w:tcPr>
            <w:tcW w:w="655" w:type="dxa"/>
          </w:tcPr>
          <w:p w14:paraId="6A3F0E9B" w14:textId="77777777" w:rsidR="006D1256" w:rsidRDefault="00000000">
            <w:pPr>
              <w:spacing w:after="0"/>
              <w:ind w:firstLine="0"/>
            </w:pPr>
            <w:r>
              <w:rPr>
                <w:sz w:val="13"/>
              </w:rPr>
              <w:t>0,450</w:t>
            </w:r>
          </w:p>
        </w:tc>
        <w:tc>
          <w:tcPr>
            <w:tcW w:w="655" w:type="dxa"/>
          </w:tcPr>
          <w:p w14:paraId="102038C3" w14:textId="77777777" w:rsidR="006D1256" w:rsidRDefault="00000000">
            <w:pPr>
              <w:spacing w:after="0"/>
              <w:ind w:firstLine="0"/>
            </w:pPr>
            <w:r>
              <w:rPr>
                <w:sz w:val="13"/>
              </w:rPr>
              <w:t>3000</w:t>
            </w:r>
          </w:p>
        </w:tc>
        <w:tc>
          <w:tcPr>
            <w:tcW w:w="655" w:type="dxa"/>
          </w:tcPr>
          <w:p w14:paraId="3F2E4C42" w14:textId="77777777" w:rsidR="006D1256" w:rsidRDefault="00000000">
            <w:pPr>
              <w:spacing w:after="0"/>
              <w:ind w:firstLine="0"/>
            </w:pPr>
            <w:r>
              <w:rPr>
                <w:sz w:val="13"/>
              </w:rPr>
              <w:t>110,0</w:t>
            </w:r>
          </w:p>
        </w:tc>
        <w:tc>
          <w:tcPr>
            <w:tcW w:w="655" w:type="dxa"/>
          </w:tcPr>
          <w:p w14:paraId="6E305B63" w14:textId="77777777" w:rsidR="006D1256" w:rsidRDefault="00000000">
            <w:pPr>
              <w:spacing w:after="0"/>
              <w:ind w:firstLine="0"/>
            </w:pPr>
            <w:r>
              <w:rPr>
                <w:sz w:val="13"/>
              </w:rPr>
              <w:t>79,1</w:t>
            </w:r>
          </w:p>
        </w:tc>
        <w:tc>
          <w:tcPr>
            <w:tcW w:w="655" w:type="dxa"/>
          </w:tcPr>
          <w:p w14:paraId="502ED5E2" w14:textId="77777777" w:rsidR="006D1256" w:rsidRDefault="00000000">
            <w:pPr>
              <w:spacing w:after="0"/>
              <w:ind w:firstLine="0"/>
            </w:pPr>
            <w:r>
              <w:rPr>
                <w:sz w:val="13"/>
              </w:rPr>
              <w:t>23,0</w:t>
            </w:r>
          </w:p>
        </w:tc>
        <w:tc>
          <w:tcPr>
            <w:tcW w:w="655" w:type="dxa"/>
          </w:tcPr>
          <w:p w14:paraId="2FD00EC0" w14:textId="77777777" w:rsidR="006D1256" w:rsidRDefault="00000000">
            <w:pPr>
              <w:spacing w:after="0"/>
              <w:ind w:firstLine="0"/>
            </w:pPr>
            <w:r>
              <w:rPr>
                <w:sz w:val="13"/>
              </w:rPr>
              <w:t>32,7</w:t>
            </w:r>
          </w:p>
        </w:tc>
        <w:tc>
          <w:tcPr>
            <w:tcW w:w="655" w:type="dxa"/>
          </w:tcPr>
          <w:p w14:paraId="5BD2B8CF" w14:textId="77777777" w:rsidR="006D1256" w:rsidRDefault="00000000">
            <w:pPr>
              <w:spacing w:after="0"/>
              <w:ind w:firstLine="0"/>
            </w:pPr>
            <w:r>
              <w:rPr>
                <w:sz w:val="13"/>
              </w:rPr>
              <w:t>0,369</w:t>
            </w:r>
          </w:p>
        </w:tc>
        <w:tc>
          <w:tcPr>
            <w:tcW w:w="655" w:type="dxa"/>
          </w:tcPr>
          <w:p w14:paraId="3E08CDF7" w14:textId="77777777" w:rsidR="006D1256" w:rsidRDefault="00000000">
            <w:pPr>
              <w:spacing w:after="0"/>
              <w:ind w:firstLine="0"/>
            </w:pPr>
            <w:r>
              <w:rPr>
                <w:sz w:val="13"/>
              </w:rPr>
              <w:t>15975</w:t>
            </w:r>
          </w:p>
        </w:tc>
        <w:tc>
          <w:tcPr>
            <w:tcW w:w="655" w:type="dxa"/>
          </w:tcPr>
          <w:p w14:paraId="72D264BA" w14:textId="77777777" w:rsidR="006D1256" w:rsidRDefault="00000000">
            <w:pPr>
              <w:spacing w:after="0"/>
              <w:ind w:firstLine="0"/>
            </w:pPr>
            <w:r>
              <w:rPr>
                <w:sz w:val="13"/>
              </w:rPr>
              <w:t>53,3</w:t>
            </w:r>
          </w:p>
        </w:tc>
        <w:tc>
          <w:tcPr>
            <w:tcW w:w="655" w:type="dxa"/>
          </w:tcPr>
          <w:p w14:paraId="0C6F3846" w14:textId="77777777" w:rsidR="006D1256" w:rsidRDefault="00000000">
            <w:pPr>
              <w:spacing w:after="0"/>
              <w:ind w:firstLine="0"/>
            </w:pPr>
            <w:r>
              <w:rPr>
                <w:sz w:val="13"/>
              </w:rPr>
              <w:t>36,6</w:t>
            </w:r>
          </w:p>
        </w:tc>
        <w:tc>
          <w:tcPr>
            <w:tcW w:w="655" w:type="dxa"/>
          </w:tcPr>
          <w:p w14:paraId="21CE7CEB" w14:textId="77777777" w:rsidR="006D1256" w:rsidRDefault="00000000">
            <w:pPr>
              <w:spacing w:after="0"/>
              <w:ind w:firstLine="0"/>
            </w:pPr>
            <w:r>
              <w:rPr>
                <w:sz w:val="13"/>
              </w:rPr>
              <w:t>4,3</w:t>
            </w:r>
          </w:p>
        </w:tc>
        <w:tc>
          <w:tcPr>
            <w:tcW w:w="655" w:type="dxa"/>
          </w:tcPr>
          <w:p w14:paraId="099B12A6" w14:textId="77777777" w:rsidR="006D1256" w:rsidRDefault="00000000">
            <w:pPr>
              <w:spacing w:after="0"/>
              <w:ind w:firstLine="0"/>
            </w:pPr>
            <w:r>
              <w:rPr>
                <w:sz w:val="13"/>
              </w:rPr>
              <w:t>34,6</w:t>
            </w:r>
          </w:p>
        </w:tc>
        <w:tc>
          <w:tcPr>
            <w:tcW w:w="655" w:type="dxa"/>
          </w:tcPr>
          <w:p w14:paraId="1D272487" w14:textId="77777777" w:rsidR="006D1256" w:rsidRDefault="00000000">
            <w:pPr>
              <w:spacing w:after="0"/>
              <w:ind w:firstLine="0"/>
            </w:pPr>
            <w:r>
              <w:rPr>
                <w:sz w:val="13"/>
              </w:rPr>
              <w:t>0,160</w:t>
            </w:r>
          </w:p>
        </w:tc>
        <w:tc>
          <w:tcPr>
            <w:tcW w:w="655" w:type="dxa"/>
          </w:tcPr>
          <w:p w14:paraId="01B107B1" w14:textId="77777777" w:rsidR="006D1256" w:rsidRDefault="00000000">
            <w:pPr>
              <w:spacing w:after="0"/>
              <w:ind w:firstLine="0"/>
            </w:pPr>
            <w:r>
              <w:rPr>
                <w:sz w:val="13"/>
              </w:rPr>
              <w:t>3250</w:t>
            </w:r>
          </w:p>
        </w:tc>
      </w:tr>
      <w:tr w:rsidR="006D1256" w14:paraId="5FFEA8A7" w14:textId="77777777">
        <w:trPr>
          <w:jc w:val="center"/>
        </w:trPr>
        <w:tc>
          <w:tcPr>
            <w:tcW w:w="539" w:type="dxa"/>
          </w:tcPr>
          <w:p w14:paraId="0BE142C3" w14:textId="77777777" w:rsidR="006D1256" w:rsidRDefault="00000000">
            <w:pPr>
              <w:spacing w:after="0"/>
              <w:ind w:firstLine="0"/>
            </w:pPr>
            <w:r>
              <w:rPr>
                <w:sz w:val="13"/>
              </w:rPr>
              <w:t>2012</w:t>
            </w:r>
          </w:p>
        </w:tc>
        <w:tc>
          <w:tcPr>
            <w:tcW w:w="425" w:type="dxa"/>
          </w:tcPr>
          <w:p w14:paraId="5BCAE544" w14:textId="77777777" w:rsidR="006D1256" w:rsidRDefault="00000000">
            <w:pPr>
              <w:spacing w:after="0"/>
              <w:ind w:firstLine="0"/>
            </w:pPr>
            <w:r>
              <w:rPr>
                <w:sz w:val="13"/>
              </w:rPr>
              <w:t>5</w:t>
            </w:r>
          </w:p>
        </w:tc>
        <w:tc>
          <w:tcPr>
            <w:tcW w:w="539" w:type="dxa"/>
          </w:tcPr>
          <w:p w14:paraId="11CA44E9" w14:textId="77777777" w:rsidR="006D1256" w:rsidRDefault="00000000">
            <w:pPr>
              <w:spacing w:after="0"/>
              <w:ind w:firstLine="0"/>
            </w:pPr>
            <w:r>
              <w:rPr>
                <w:sz w:val="13"/>
              </w:rPr>
              <w:t>-0,18</w:t>
            </w:r>
          </w:p>
        </w:tc>
        <w:tc>
          <w:tcPr>
            <w:tcW w:w="709" w:type="dxa"/>
          </w:tcPr>
          <w:p w14:paraId="17C26501" w14:textId="77777777" w:rsidR="006D1256" w:rsidRDefault="00000000">
            <w:pPr>
              <w:spacing w:after="0"/>
              <w:ind w:firstLine="0"/>
            </w:pPr>
            <w:r>
              <w:rPr>
                <w:sz w:val="13"/>
              </w:rPr>
              <w:t>Neutro</w:t>
            </w:r>
          </w:p>
        </w:tc>
        <w:tc>
          <w:tcPr>
            <w:tcW w:w="655" w:type="dxa"/>
          </w:tcPr>
          <w:p w14:paraId="17A9A059" w14:textId="77777777" w:rsidR="006D1256" w:rsidRDefault="00000000">
            <w:pPr>
              <w:spacing w:after="0"/>
              <w:ind w:firstLine="0"/>
            </w:pPr>
            <w:r>
              <w:rPr>
                <w:sz w:val="13"/>
              </w:rPr>
              <w:t>110,2</w:t>
            </w:r>
          </w:p>
        </w:tc>
        <w:tc>
          <w:tcPr>
            <w:tcW w:w="655" w:type="dxa"/>
          </w:tcPr>
          <w:p w14:paraId="617926A9" w14:textId="77777777" w:rsidR="006D1256" w:rsidRDefault="00000000">
            <w:pPr>
              <w:spacing w:after="0"/>
              <w:ind w:firstLine="0"/>
            </w:pPr>
            <w:r>
              <w:rPr>
                <w:sz w:val="13"/>
              </w:rPr>
              <w:t>82,3</w:t>
            </w:r>
          </w:p>
        </w:tc>
        <w:tc>
          <w:tcPr>
            <w:tcW w:w="655" w:type="dxa"/>
          </w:tcPr>
          <w:p w14:paraId="7FCD014D" w14:textId="77777777" w:rsidR="006D1256" w:rsidRDefault="00000000">
            <w:pPr>
              <w:spacing w:after="0"/>
              <w:ind w:firstLine="0"/>
            </w:pPr>
            <w:r>
              <w:rPr>
                <w:sz w:val="13"/>
              </w:rPr>
              <w:t>100,4</w:t>
            </w:r>
          </w:p>
        </w:tc>
        <w:tc>
          <w:tcPr>
            <w:tcW w:w="655" w:type="dxa"/>
          </w:tcPr>
          <w:p w14:paraId="76B7D3FE" w14:textId="77777777" w:rsidR="006D1256" w:rsidRDefault="00000000">
            <w:pPr>
              <w:spacing w:after="0"/>
              <w:ind w:firstLine="0"/>
            </w:pPr>
            <w:r>
              <w:rPr>
                <w:sz w:val="13"/>
              </w:rPr>
              <w:t>27,5</w:t>
            </w:r>
          </w:p>
        </w:tc>
        <w:tc>
          <w:tcPr>
            <w:tcW w:w="655" w:type="dxa"/>
          </w:tcPr>
          <w:p w14:paraId="054C9C35" w14:textId="77777777" w:rsidR="006D1256" w:rsidRDefault="00000000">
            <w:pPr>
              <w:spacing w:after="0"/>
              <w:ind w:firstLine="0"/>
            </w:pPr>
            <w:r>
              <w:rPr>
                <w:sz w:val="13"/>
              </w:rPr>
              <w:t>0,530</w:t>
            </w:r>
          </w:p>
        </w:tc>
        <w:tc>
          <w:tcPr>
            <w:tcW w:w="655" w:type="dxa"/>
          </w:tcPr>
          <w:p w14:paraId="67114424" w14:textId="77777777" w:rsidR="006D1256" w:rsidRDefault="00000000">
            <w:pPr>
              <w:spacing w:after="0"/>
              <w:ind w:firstLine="0"/>
            </w:pPr>
            <w:r>
              <w:rPr>
                <w:sz w:val="13"/>
              </w:rPr>
              <w:t>500</w:t>
            </w:r>
          </w:p>
        </w:tc>
        <w:tc>
          <w:tcPr>
            <w:tcW w:w="655" w:type="dxa"/>
          </w:tcPr>
          <w:p w14:paraId="1C6FFD56" w14:textId="77777777" w:rsidR="006D1256" w:rsidRDefault="00000000">
            <w:pPr>
              <w:spacing w:after="0"/>
              <w:ind w:firstLine="0"/>
            </w:pPr>
            <w:r>
              <w:rPr>
                <w:sz w:val="13"/>
              </w:rPr>
              <w:t>93,7</w:t>
            </w:r>
          </w:p>
        </w:tc>
        <w:tc>
          <w:tcPr>
            <w:tcW w:w="655" w:type="dxa"/>
          </w:tcPr>
          <w:p w14:paraId="0F568112" w14:textId="77777777" w:rsidR="006D1256" w:rsidRDefault="00000000">
            <w:pPr>
              <w:spacing w:after="0"/>
              <w:ind w:firstLine="0"/>
            </w:pPr>
            <w:r>
              <w:rPr>
                <w:sz w:val="13"/>
              </w:rPr>
              <w:t>58,6</w:t>
            </w:r>
          </w:p>
        </w:tc>
        <w:tc>
          <w:tcPr>
            <w:tcW w:w="655" w:type="dxa"/>
          </w:tcPr>
          <w:p w14:paraId="04A24531" w14:textId="77777777" w:rsidR="006D1256" w:rsidRDefault="00000000">
            <w:pPr>
              <w:spacing w:after="0"/>
              <w:ind w:firstLine="0"/>
            </w:pPr>
            <w:r>
              <w:rPr>
                <w:sz w:val="13"/>
              </w:rPr>
              <w:t>21,1</w:t>
            </w:r>
          </w:p>
        </w:tc>
        <w:tc>
          <w:tcPr>
            <w:tcW w:w="655" w:type="dxa"/>
          </w:tcPr>
          <w:p w14:paraId="60451E5F" w14:textId="77777777" w:rsidR="006D1256" w:rsidRDefault="00000000">
            <w:pPr>
              <w:spacing w:after="0"/>
              <w:ind w:firstLine="0"/>
            </w:pPr>
            <w:r>
              <w:rPr>
                <w:sz w:val="13"/>
              </w:rPr>
              <w:t>30,9</w:t>
            </w:r>
          </w:p>
        </w:tc>
        <w:tc>
          <w:tcPr>
            <w:tcW w:w="655" w:type="dxa"/>
          </w:tcPr>
          <w:p w14:paraId="56AB1DD8" w14:textId="77777777" w:rsidR="006D1256" w:rsidRDefault="00000000">
            <w:pPr>
              <w:spacing w:after="0"/>
              <w:ind w:firstLine="0"/>
            </w:pPr>
            <w:r>
              <w:rPr>
                <w:sz w:val="13"/>
              </w:rPr>
              <w:t>0,321</w:t>
            </w:r>
          </w:p>
        </w:tc>
        <w:tc>
          <w:tcPr>
            <w:tcW w:w="655" w:type="dxa"/>
          </w:tcPr>
          <w:p w14:paraId="7DA4C08E" w14:textId="77777777" w:rsidR="006D1256" w:rsidRDefault="00000000">
            <w:pPr>
              <w:spacing w:after="0"/>
              <w:ind w:firstLine="0"/>
            </w:pPr>
            <w:r>
              <w:rPr>
                <w:sz w:val="13"/>
              </w:rPr>
              <w:t>33050</w:t>
            </w:r>
          </w:p>
        </w:tc>
        <w:tc>
          <w:tcPr>
            <w:tcW w:w="655" w:type="dxa"/>
          </w:tcPr>
          <w:p w14:paraId="347C06AA" w14:textId="77777777" w:rsidR="006D1256" w:rsidRDefault="00000000">
            <w:pPr>
              <w:spacing w:after="0"/>
              <w:ind w:firstLine="0"/>
            </w:pPr>
            <w:r>
              <w:rPr>
                <w:sz w:val="13"/>
              </w:rPr>
              <w:t>54,0</w:t>
            </w:r>
          </w:p>
        </w:tc>
        <w:tc>
          <w:tcPr>
            <w:tcW w:w="655" w:type="dxa"/>
          </w:tcPr>
          <w:p w14:paraId="151883FF" w14:textId="77777777" w:rsidR="006D1256" w:rsidRDefault="00000000">
            <w:pPr>
              <w:spacing w:after="0"/>
              <w:ind w:firstLine="0"/>
            </w:pPr>
            <w:r>
              <w:rPr>
                <w:sz w:val="13"/>
              </w:rPr>
              <w:t>30,5</w:t>
            </w:r>
          </w:p>
        </w:tc>
        <w:tc>
          <w:tcPr>
            <w:tcW w:w="655" w:type="dxa"/>
          </w:tcPr>
          <w:p w14:paraId="688C981D" w14:textId="77777777" w:rsidR="006D1256" w:rsidRDefault="00000000">
            <w:pPr>
              <w:spacing w:after="0"/>
              <w:ind w:firstLine="0"/>
            </w:pPr>
            <w:r>
              <w:rPr>
                <w:sz w:val="13"/>
              </w:rPr>
              <w:t>20,4</w:t>
            </w:r>
          </w:p>
        </w:tc>
        <w:tc>
          <w:tcPr>
            <w:tcW w:w="655" w:type="dxa"/>
          </w:tcPr>
          <w:p w14:paraId="74B47F80" w14:textId="77777777" w:rsidR="006D1256" w:rsidRDefault="00000000">
            <w:pPr>
              <w:spacing w:after="0"/>
              <w:ind w:firstLine="0"/>
            </w:pPr>
            <w:r>
              <w:rPr>
                <w:sz w:val="13"/>
              </w:rPr>
              <w:t>32,8</w:t>
            </w:r>
          </w:p>
        </w:tc>
        <w:tc>
          <w:tcPr>
            <w:tcW w:w="655" w:type="dxa"/>
          </w:tcPr>
          <w:p w14:paraId="4B8C5214" w14:textId="77777777" w:rsidR="006D1256" w:rsidRDefault="00000000">
            <w:pPr>
              <w:spacing w:after="0"/>
              <w:ind w:firstLine="0"/>
            </w:pPr>
            <w:r>
              <w:rPr>
                <w:sz w:val="13"/>
              </w:rPr>
              <w:t>0,160</w:t>
            </w:r>
          </w:p>
        </w:tc>
        <w:tc>
          <w:tcPr>
            <w:tcW w:w="655" w:type="dxa"/>
          </w:tcPr>
          <w:p w14:paraId="6135976A" w14:textId="77777777" w:rsidR="006D1256" w:rsidRDefault="00000000">
            <w:pPr>
              <w:spacing w:after="0"/>
              <w:ind w:firstLine="0"/>
            </w:pPr>
            <w:r>
              <w:rPr>
                <w:sz w:val="13"/>
              </w:rPr>
              <w:t>2525</w:t>
            </w:r>
          </w:p>
        </w:tc>
      </w:tr>
      <w:tr w:rsidR="006D1256" w14:paraId="26E12515" w14:textId="77777777">
        <w:trPr>
          <w:jc w:val="center"/>
        </w:trPr>
        <w:tc>
          <w:tcPr>
            <w:tcW w:w="539" w:type="dxa"/>
          </w:tcPr>
          <w:p w14:paraId="47990521" w14:textId="77777777" w:rsidR="006D1256" w:rsidRDefault="00000000">
            <w:pPr>
              <w:spacing w:after="0"/>
              <w:ind w:firstLine="0"/>
            </w:pPr>
            <w:r>
              <w:rPr>
                <w:sz w:val="13"/>
              </w:rPr>
              <w:lastRenderedPageBreak/>
              <w:t>2012</w:t>
            </w:r>
          </w:p>
        </w:tc>
        <w:tc>
          <w:tcPr>
            <w:tcW w:w="425" w:type="dxa"/>
          </w:tcPr>
          <w:p w14:paraId="5466A37F" w14:textId="77777777" w:rsidR="006D1256" w:rsidRDefault="00000000">
            <w:pPr>
              <w:spacing w:after="0"/>
              <w:ind w:firstLine="0"/>
            </w:pPr>
            <w:r>
              <w:rPr>
                <w:sz w:val="13"/>
              </w:rPr>
              <w:t>6</w:t>
            </w:r>
          </w:p>
        </w:tc>
        <w:tc>
          <w:tcPr>
            <w:tcW w:w="539" w:type="dxa"/>
          </w:tcPr>
          <w:p w14:paraId="009B172F" w14:textId="77777777" w:rsidR="006D1256" w:rsidRDefault="00000000">
            <w:pPr>
              <w:spacing w:after="0"/>
              <w:ind w:firstLine="0"/>
            </w:pPr>
            <w:r>
              <w:rPr>
                <w:sz w:val="13"/>
              </w:rPr>
              <w:t>0,03</w:t>
            </w:r>
          </w:p>
        </w:tc>
        <w:tc>
          <w:tcPr>
            <w:tcW w:w="709" w:type="dxa"/>
          </w:tcPr>
          <w:p w14:paraId="58D50398" w14:textId="77777777" w:rsidR="006D1256" w:rsidRDefault="00000000">
            <w:pPr>
              <w:spacing w:after="0"/>
              <w:ind w:firstLine="0"/>
            </w:pPr>
            <w:r>
              <w:rPr>
                <w:sz w:val="13"/>
              </w:rPr>
              <w:t>Neutro</w:t>
            </w:r>
          </w:p>
        </w:tc>
        <w:tc>
          <w:tcPr>
            <w:tcW w:w="655" w:type="dxa"/>
          </w:tcPr>
          <w:p w14:paraId="7EF7CDC9" w14:textId="77777777" w:rsidR="006D1256" w:rsidRDefault="00000000">
            <w:pPr>
              <w:spacing w:after="0"/>
              <w:ind w:firstLine="0"/>
            </w:pPr>
            <w:r>
              <w:rPr>
                <w:sz w:val="13"/>
              </w:rPr>
              <w:t>120,2</w:t>
            </w:r>
          </w:p>
        </w:tc>
        <w:tc>
          <w:tcPr>
            <w:tcW w:w="655" w:type="dxa"/>
          </w:tcPr>
          <w:p w14:paraId="039E8F16" w14:textId="77777777" w:rsidR="006D1256" w:rsidRDefault="00000000">
            <w:pPr>
              <w:spacing w:after="0"/>
              <w:ind w:firstLine="0"/>
            </w:pPr>
            <w:r>
              <w:rPr>
                <w:sz w:val="13"/>
              </w:rPr>
              <w:t>83,1</w:t>
            </w:r>
          </w:p>
        </w:tc>
        <w:tc>
          <w:tcPr>
            <w:tcW w:w="655" w:type="dxa"/>
          </w:tcPr>
          <w:p w14:paraId="74E3E43B" w14:textId="77777777" w:rsidR="006D1256" w:rsidRDefault="00000000">
            <w:pPr>
              <w:spacing w:after="0"/>
              <w:ind w:firstLine="0"/>
            </w:pPr>
            <w:r>
              <w:rPr>
                <w:sz w:val="13"/>
              </w:rPr>
              <w:t>51,2</w:t>
            </w:r>
          </w:p>
        </w:tc>
        <w:tc>
          <w:tcPr>
            <w:tcW w:w="655" w:type="dxa"/>
          </w:tcPr>
          <w:p w14:paraId="65B78FD6" w14:textId="77777777" w:rsidR="006D1256" w:rsidRDefault="00000000">
            <w:pPr>
              <w:spacing w:after="0"/>
              <w:ind w:firstLine="0"/>
            </w:pPr>
            <w:r>
              <w:rPr>
                <w:sz w:val="13"/>
              </w:rPr>
              <w:t>25,3</w:t>
            </w:r>
          </w:p>
        </w:tc>
        <w:tc>
          <w:tcPr>
            <w:tcW w:w="655" w:type="dxa"/>
          </w:tcPr>
          <w:p w14:paraId="4E15EDDE" w14:textId="77777777" w:rsidR="006D1256" w:rsidRDefault="00000000">
            <w:pPr>
              <w:spacing w:after="0"/>
              <w:ind w:firstLine="0"/>
            </w:pPr>
            <w:r>
              <w:rPr>
                <w:sz w:val="13"/>
              </w:rPr>
              <w:t>0,572</w:t>
            </w:r>
          </w:p>
        </w:tc>
        <w:tc>
          <w:tcPr>
            <w:tcW w:w="655" w:type="dxa"/>
          </w:tcPr>
          <w:p w14:paraId="3A53316B" w14:textId="77777777" w:rsidR="006D1256" w:rsidRDefault="00000000">
            <w:pPr>
              <w:spacing w:after="0"/>
              <w:ind w:firstLine="0"/>
            </w:pPr>
            <w:r>
              <w:rPr>
                <w:sz w:val="13"/>
              </w:rPr>
              <w:t>1900</w:t>
            </w:r>
          </w:p>
        </w:tc>
        <w:tc>
          <w:tcPr>
            <w:tcW w:w="655" w:type="dxa"/>
          </w:tcPr>
          <w:p w14:paraId="249BB28F" w14:textId="77777777" w:rsidR="006D1256" w:rsidRDefault="00000000">
            <w:pPr>
              <w:spacing w:after="0"/>
              <w:ind w:firstLine="0"/>
            </w:pPr>
            <w:r>
              <w:rPr>
                <w:sz w:val="13"/>
              </w:rPr>
              <w:t>82,9</w:t>
            </w:r>
          </w:p>
        </w:tc>
        <w:tc>
          <w:tcPr>
            <w:tcW w:w="655" w:type="dxa"/>
          </w:tcPr>
          <w:p w14:paraId="041DE5E1" w14:textId="77777777" w:rsidR="006D1256" w:rsidRDefault="00000000">
            <w:pPr>
              <w:spacing w:after="0"/>
              <w:ind w:firstLine="0"/>
            </w:pPr>
            <w:r>
              <w:rPr>
                <w:sz w:val="13"/>
              </w:rPr>
              <w:t>40,7</w:t>
            </w:r>
          </w:p>
        </w:tc>
        <w:tc>
          <w:tcPr>
            <w:tcW w:w="655" w:type="dxa"/>
          </w:tcPr>
          <w:p w14:paraId="0A08989F" w14:textId="77777777" w:rsidR="006D1256" w:rsidRDefault="00000000">
            <w:pPr>
              <w:spacing w:after="0"/>
              <w:ind w:firstLine="0"/>
            </w:pPr>
            <w:r>
              <w:rPr>
                <w:sz w:val="13"/>
              </w:rPr>
              <w:t>1,2</w:t>
            </w:r>
          </w:p>
        </w:tc>
        <w:tc>
          <w:tcPr>
            <w:tcW w:w="655" w:type="dxa"/>
          </w:tcPr>
          <w:p w14:paraId="06D3C1DD" w14:textId="77777777" w:rsidR="006D1256" w:rsidRDefault="00000000">
            <w:pPr>
              <w:spacing w:after="0"/>
              <w:ind w:firstLine="0"/>
            </w:pPr>
            <w:r>
              <w:rPr>
                <w:sz w:val="13"/>
              </w:rPr>
              <w:t>31,4</w:t>
            </w:r>
          </w:p>
        </w:tc>
        <w:tc>
          <w:tcPr>
            <w:tcW w:w="655" w:type="dxa"/>
          </w:tcPr>
          <w:p w14:paraId="04C0F44F" w14:textId="77777777" w:rsidR="006D1256" w:rsidRDefault="00000000">
            <w:pPr>
              <w:spacing w:after="0"/>
              <w:ind w:firstLine="0"/>
            </w:pPr>
            <w:r>
              <w:rPr>
                <w:sz w:val="13"/>
              </w:rPr>
              <w:t>0,215</w:t>
            </w:r>
          </w:p>
        </w:tc>
        <w:tc>
          <w:tcPr>
            <w:tcW w:w="655" w:type="dxa"/>
          </w:tcPr>
          <w:p w14:paraId="796936F0" w14:textId="77777777" w:rsidR="006D1256" w:rsidRDefault="00000000">
            <w:pPr>
              <w:spacing w:after="0"/>
              <w:ind w:firstLine="0"/>
            </w:pPr>
            <w:r>
              <w:rPr>
                <w:sz w:val="13"/>
              </w:rPr>
              <w:t>31825</w:t>
            </w:r>
          </w:p>
        </w:tc>
        <w:tc>
          <w:tcPr>
            <w:tcW w:w="655" w:type="dxa"/>
          </w:tcPr>
          <w:p w14:paraId="546D96E3" w14:textId="77777777" w:rsidR="006D1256" w:rsidRDefault="00000000">
            <w:pPr>
              <w:spacing w:after="0"/>
              <w:ind w:firstLine="0"/>
            </w:pPr>
            <w:r>
              <w:rPr>
                <w:sz w:val="13"/>
              </w:rPr>
              <w:t>59,5</w:t>
            </w:r>
          </w:p>
        </w:tc>
        <w:tc>
          <w:tcPr>
            <w:tcW w:w="655" w:type="dxa"/>
          </w:tcPr>
          <w:p w14:paraId="0B426C7E" w14:textId="77777777" w:rsidR="006D1256" w:rsidRDefault="00000000">
            <w:pPr>
              <w:spacing w:after="0"/>
              <w:ind w:firstLine="0"/>
            </w:pPr>
            <w:r>
              <w:rPr>
                <w:sz w:val="13"/>
              </w:rPr>
              <w:t>27,6</w:t>
            </w:r>
          </w:p>
        </w:tc>
        <w:tc>
          <w:tcPr>
            <w:tcW w:w="655" w:type="dxa"/>
          </w:tcPr>
          <w:p w14:paraId="0E48D214" w14:textId="77777777" w:rsidR="006D1256" w:rsidRDefault="00000000">
            <w:pPr>
              <w:spacing w:after="0"/>
              <w:ind w:firstLine="0"/>
            </w:pPr>
            <w:r>
              <w:rPr>
                <w:sz w:val="13"/>
              </w:rPr>
              <w:t>13,1</w:t>
            </w:r>
          </w:p>
        </w:tc>
        <w:tc>
          <w:tcPr>
            <w:tcW w:w="655" w:type="dxa"/>
          </w:tcPr>
          <w:p w14:paraId="1AAFF480" w14:textId="77777777" w:rsidR="006D1256" w:rsidRDefault="00000000">
            <w:pPr>
              <w:spacing w:after="0"/>
              <w:ind w:firstLine="0"/>
            </w:pPr>
            <w:r>
              <w:rPr>
                <w:sz w:val="13"/>
              </w:rPr>
              <w:t>31,2</w:t>
            </w:r>
          </w:p>
        </w:tc>
        <w:tc>
          <w:tcPr>
            <w:tcW w:w="655" w:type="dxa"/>
          </w:tcPr>
          <w:p w14:paraId="6B43A4EB" w14:textId="77777777" w:rsidR="006D1256" w:rsidRDefault="00000000">
            <w:pPr>
              <w:spacing w:after="0"/>
              <w:ind w:firstLine="0"/>
            </w:pPr>
            <w:r>
              <w:rPr>
                <w:sz w:val="13"/>
              </w:rPr>
              <w:t>0,159</w:t>
            </w:r>
          </w:p>
        </w:tc>
        <w:tc>
          <w:tcPr>
            <w:tcW w:w="655" w:type="dxa"/>
          </w:tcPr>
          <w:p w14:paraId="1D1AC415" w14:textId="77777777" w:rsidR="006D1256" w:rsidRDefault="00000000">
            <w:pPr>
              <w:spacing w:after="0"/>
              <w:ind w:firstLine="0"/>
            </w:pPr>
            <w:r>
              <w:rPr>
                <w:sz w:val="13"/>
              </w:rPr>
              <w:t>125</w:t>
            </w:r>
          </w:p>
        </w:tc>
      </w:tr>
      <w:tr w:rsidR="006D1256" w14:paraId="30D445E5" w14:textId="77777777">
        <w:trPr>
          <w:jc w:val="center"/>
        </w:trPr>
        <w:tc>
          <w:tcPr>
            <w:tcW w:w="539" w:type="dxa"/>
          </w:tcPr>
          <w:p w14:paraId="26586D19" w14:textId="77777777" w:rsidR="006D1256" w:rsidRDefault="00000000">
            <w:pPr>
              <w:spacing w:after="0"/>
              <w:ind w:firstLine="0"/>
            </w:pPr>
            <w:r>
              <w:rPr>
                <w:sz w:val="13"/>
              </w:rPr>
              <w:t>2012</w:t>
            </w:r>
          </w:p>
        </w:tc>
        <w:tc>
          <w:tcPr>
            <w:tcW w:w="425" w:type="dxa"/>
          </w:tcPr>
          <w:p w14:paraId="295E2316" w14:textId="77777777" w:rsidR="006D1256" w:rsidRDefault="00000000">
            <w:pPr>
              <w:spacing w:after="0"/>
              <w:ind w:firstLine="0"/>
            </w:pPr>
            <w:r>
              <w:rPr>
                <w:sz w:val="13"/>
              </w:rPr>
              <w:t>7</w:t>
            </w:r>
          </w:p>
        </w:tc>
        <w:tc>
          <w:tcPr>
            <w:tcW w:w="539" w:type="dxa"/>
          </w:tcPr>
          <w:p w14:paraId="1B74D604" w14:textId="77777777" w:rsidR="006D1256" w:rsidRDefault="00000000">
            <w:pPr>
              <w:spacing w:after="0"/>
              <w:ind w:firstLine="0"/>
            </w:pPr>
            <w:r>
              <w:rPr>
                <w:sz w:val="13"/>
              </w:rPr>
              <w:t>0,28</w:t>
            </w:r>
          </w:p>
        </w:tc>
        <w:tc>
          <w:tcPr>
            <w:tcW w:w="709" w:type="dxa"/>
          </w:tcPr>
          <w:p w14:paraId="6C4314D1" w14:textId="77777777" w:rsidR="006D1256" w:rsidRDefault="00000000">
            <w:pPr>
              <w:spacing w:after="0"/>
              <w:ind w:firstLine="0"/>
            </w:pPr>
            <w:r>
              <w:rPr>
                <w:sz w:val="13"/>
              </w:rPr>
              <w:t>Neutro</w:t>
            </w:r>
          </w:p>
        </w:tc>
        <w:tc>
          <w:tcPr>
            <w:tcW w:w="655" w:type="dxa"/>
          </w:tcPr>
          <w:p w14:paraId="64828D0F" w14:textId="77777777" w:rsidR="006D1256" w:rsidRDefault="00000000">
            <w:pPr>
              <w:spacing w:after="0"/>
              <w:ind w:firstLine="0"/>
            </w:pPr>
            <w:r>
              <w:rPr>
                <w:sz w:val="13"/>
              </w:rPr>
              <w:t>131,4</w:t>
            </w:r>
          </w:p>
        </w:tc>
        <w:tc>
          <w:tcPr>
            <w:tcW w:w="655" w:type="dxa"/>
          </w:tcPr>
          <w:p w14:paraId="7F6A7174" w14:textId="77777777" w:rsidR="006D1256" w:rsidRDefault="00000000">
            <w:pPr>
              <w:spacing w:after="0"/>
              <w:ind w:firstLine="0"/>
            </w:pPr>
            <w:r>
              <w:rPr>
                <w:sz w:val="13"/>
              </w:rPr>
              <w:t>82,8</w:t>
            </w:r>
          </w:p>
        </w:tc>
        <w:tc>
          <w:tcPr>
            <w:tcW w:w="655" w:type="dxa"/>
          </w:tcPr>
          <w:p w14:paraId="318F7CC2" w14:textId="77777777" w:rsidR="006D1256" w:rsidRDefault="00000000">
            <w:pPr>
              <w:spacing w:after="0"/>
              <w:ind w:firstLine="0"/>
            </w:pPr>
            <w:r>
              <w:rPr>
                <w:sz w:val="13"/>
              </w:rPr>
              <w:t>47,0</w:t>
            </w:r>
          </w:p>
        </w:tc>
        <w:tc>
          <w:tcPr>
            <w:tcW w:w="655" w:type="dxa"/>
          </w:tcPr>
          <w:p w14:paraId="68B1DDA4" w14:textId="77777777" w:rsidR="006D1256" w:rsidRDefault="00000000">
            <w:pPr>
              <w:spacing w:after="0"/>
              <w:ind w:firstLine="0"/>
            </w:pPr>
            <w:r>
              <w:rPr>
                <w:sz w:val="13"/>
              </w:rPr>
              <w:t>24,4</w:t>
            </w:r>
          </w:p>
        </w:tc>
        <w:tc>
          <w:tcPr>
            <w:tcW w:w="655" w:type="dxa"/>
          </w:tcPr>
          <w:p w14:paraId="0A90BB24" w14:textId="77777777" w:rsidR="006D1256" w:rsidRDefault="00000000">
            <w:pPr>
              <w:spacing w:after="0"/>
              <w:ind w:firstLine="0"/>
            </w:pPr>
            <w:r>
              <w:rPr>
                <w:sz w:val="13"/>
              </w:rPr>
              <w:t>0,560</w:t>
            </w:r>
          </w:p>
        </w:tc>
        <w:tc>
          <w:tcPr>
            <w:tcW w:w="655" w:type="dxa"/>
          </w:tcPr>
          <w:p w14:paraId="6D681065" w14:textId="77777777" w:rsidR="006D1256" w:rsidRDefault="00000000">
            <w:pPr>
              <w:spacing w:after="0"/>
              <w:ind w:firstLine="0"/>
            </w:pPr>
            <w:r>
              <w:rPr>
                <w:sz w:val="13"/>
              </w:rPr>
              <w:t>2475</w:t>
            </w:r>
          </w:p>
        </w:tc>
        <w:tc>
          <w:tcPr>
            <w:tcW w:w="655" w:type="dxa"/>
          </w:tcPr>
          <w:p w14:paraId="4C49D4FF" w14:textId="77777777" w:rsidR="006D1256" w:rsidRDefault="00000000">
            <w:pPr>
              <w:spacing w:after="0"/>
              <w:ind w:firstLine="0"/>
            </w:pPr>
            <w:r>
              <w:rPr>
                <w:sz w:val="13"/>
              </w:rPr>
              <w:t>71,1</w:t>
            </w:r>
          </w:p>
        </w:tc>
        <w:tc>
          <w:tcPr>
            <w:tcW w:w="655" w:type="dxa"/>
          </w:tcPr>
          <w:p w14:paraId="477D2077" w14:textId="77777777" w:rsidR="006D1256" w:rsidRDefault="00000000">
            <w:pPr>
              <w:spacing w:after="0"/>
              <w:ind w:firstLine="0"/>
            </w:pPr>
            <w:r>
              <w:rPr>
                <w:sz w:val="13"/>
              </w:rPr>
              <w:t>29,3</w:t>
            </w:r>
          </w:p>
        </w:tc>
        <w:tc>
          <w:tcPr>
            <w:tcW w:w="655" w:type="dxa"/>
          </w:tcPr>
          <w:p w14:paraId="2653494D" w14:textId="77777777" w:rsidR="006D1256" w:rsidRDefault="00000000">
            <w:pPr>
              <w:spacing w:after="0"/>
              <w:ind w:firstLine="0"/>
            </w:pPr>
            <w:r>
              <w:rPr>
                <w:sz w:val="13"/>
              </w:rPr>
              <w:t>0,6</w:t>
            </w:r>
          </w:p>
        </w:tc>
        <w:tc>
          <w:tcPr>
            <w:tcW w:w="655" w:type="dxa"/>
          </w:tcPr>
          <w:p w14:paraId="642FE12B" w14:textId="77777777" w:rsidR="006D1256" w:rsidRDefault="00000000">
            <w:pPr>
              <w:spacing w:after="0"/>
              <w:ind w:firstLine="0"/>
            </w:pPr>
            <w:r>
              <w:rPr>
                <w:sz w:val="13"/>
              </w:rPr>
              <w:t>31,9</w:t>
            </w:r>
          </w:p>
        </w:tc>
        <w:tc>
          <w:tcPr>
            <w:tcW w:w="655" w:type="dxa"/>
          </w:tcPr>
          <w:p w14:paraId="1BDE126E" w14:textId="77777777" w:rsidR="006D1256" w:rsidRDefault="00000000">
            <w:pPr>
              <w:spacing w:after="0"/>
              <w:ind w:firstLine="0"/>
            </w:pPr>
            <w:r>
              <w:rPr>
                <w:sz w:val="13"/>
              </w:rPr>
              <w:t>0,142</w:t>
            </w:r>
          </w:p>
        </w:tc>
        <w:tc>
          <w:tcPr>
            <w:tcW w:w="655" w:type="dxa"/>
          </w:tcPr>
          <w:p w14:paraId="3175B757" w14:textId="77777777" w:rsidR="006D1256" w:rsidRDefault="00000000">
            <w:pPr>
              <w:spacing w:after="0"/>
              <w:ind w:firstLine="0"/>
            </w:pPr>
            <w:r>
              <w:rPr>
                <w:sz w:val="13"/>
              </w:rPr>
              <w:t>138150</w:t>
            </w:r>
          </w:p>
        </w:tc>
        <w:tc>
          <w:tcPr>
            <w:tcW w:w="655" w:type="dxa"/>
          </w:tcPr>
          <w:p w14:paraId="0C0752FC" w14:textId="77777777" w:rsidR="006D1256" w:rsidRDefault="00000000">
            <w:pPr>
              <w:spacing w:after="0"/>
              <w:ind w:firstLine="0"/>
            </w:pPr>
            <w:r>
              <w:rPr>
                <w:sz w:val="13"/>
              </w:rPr>
              <w:t>65,2</w:t>
            </w:r>
          </w:p>
        </w:tc>
        <w:tc>
          <w:tcPr>
            <w:tcW w:w="655" w:type="dxa"/>
          </w:tcPr>
          <w:p w14:paraId="100740E0" w14:textId="77777777" w:rsidR="006D1256" w:rsidRDefault="00000000">
            <w:pPr>
              <w:spacing w:after="0"/>
              <w:ind w:firstLine="0"/>
            </w:pPr>
            <w:r>
              <w:rPr>
                <w:sz w:val="13"/>
              </w:rPr>
              <w:t>26,3</w:t>
            </w:r>
          </w:p>
        </w:tc>
        <w:tc>
          <w:tcPr>
            <w:tcW w:w="655" w:type="dxa"/>
          </w:tcPr>
          <w:p w14:paraId="0150951D" w14:textId="77777777" w:rsidR="006D1256" w:rsidRDefault="00000000">
            <w:pPr>
              <w:spacing w:after="0"/>
              <w:ind w:firstLine="0"/>
            </w:pPr>
            <w:r>
              <w:rPr>
                <w:sz w:val="13"/>
              </w:rPr>
              <w:t>12,9</w:t>
            </w:r>
          </w:p>
        </w:tc>
        <w:tc>
          <w:tcPr>
            <w:tcW w:w="655" w:type="dxa"/>
          </w:tcPr>
          <w:p w14:paraId="0B7534CF" w14:textId="77777777" w:rsidR="006D1256" w:rsidRDefault="00000000">
            <w:pPr>
              <w:spacing w:after="0"/>
              <w:ind w:firstLine="0"/>
            </w:pPr>
            <w:r>
              <w:rPr>
                <w:sz w:val="13"/>
              </w:rPr>
              <w:t>30,3</w:t>
            </w:r>
          </w:p>
        </w:tc>
        <w:tc>
          <w:tcPr>
            <w:tcW w:w="655" w:type="dxa"/>
          </w:tcPr>
          <w:p w14:paraId="2A779051" w14:textId="77777777" w:rsidR="006D1256" w:rsidRDefault="00000000">
            <w:pPr>
              <w:spacing w:after="0"/>
              <w:ind w:firstLine="0"/>
            </w:pPr>
            <w:r>
              <w:rPr>
                <w:sz w:val="13"/>
              </w:rPr>
              <w:t>0,144</w:t>
            </w:r>
          </w:p>
        </w:tc>
        <w:tc>
          <w:tcPr>
            <w:tcW w:w="655" w:type="dxa"/>
          </w:tcPr>
          <w:p w14:paraId="47E82B5C" w14:textId="77777777" w:rsidR="006D1256" w:rsidRDefault="00000000">
            <w:pPr>
              <w:spacing w:after="0"/>
              <w:ind w:firstLine="0"/>
            </w:pPr>
            <w:r>
              <w:rPr>
                <w:sz w:val="13"/>
              </w:rPr>
              <w:t>2375</w:t>
            </w:r>
          </w:p>
        </w:tc>
      </w:tr>
      <w:tr w:rsidR="006D1256" w14:paraId="72721514" w14:textId="77777777">
        <w:trPr>
          <w:jc w:val="center"/>
        </w:trPr>
        <w:tc>
          <w:tcPr>
            <w:tcW w:w="539" w:type="dxa"/>
          </w:tcPr>
          <w:p w14:paraId="5A8A3FB3" w14:textId="77777777" w:rsidR="006D1256" w:rsidRDefault="00000000">
            <w:pPr>
              <w:spacing w:after="0"/>
              <w:ind w:firstLine="0"/>
            </w:pPr>
            <w:r>
              <w:rPr>
                <w:sz w:val="13"/>
              </w:rPr>
              <w:t>2012</w:t>
            </w:r>
          </w:p>
        </w:tc>
        <w:tc>
          <w:tcPr>
            <w:tcW w:w="425" w:type="dxa"/>
          </w:tcPr>
          <w:p w14:paraId="04BAAA3F" w14:textId="77777777" w:rsidR="006D1256" w:rsidRDefault="00000000">
            <w:pPr>
              <w:spacing w:after="0"/>
              <w:ind w:firstLine="0"/>
            </w:pPr>
            <w:r>
              <w:rPr>
                <w:sz w:val="13"/>
              </w:rPr>
              <w:t>8</w:t>
            </w:r>
          </w:p>
        </w:tc>
        <w:tc>
          <w:tcPr>
            <w:tcW w:w="539" w:type="dxa"/>
          </w:tcPr>
          <w:p w14:paraId="0821DBCD" w14:textId="77777777" w:rsidR="006D1256" w:rsidRDefault="00000000">
            <w:pPr>
              <w:spacing w:after="0"/>
              <w:ind w:firstLine="0"/>
            </w:pPr>
            <w:r>
              <w:rPr>
                <w:sz w:val="13"/>
              </w:rPr>
              <w:t>0,39</w:t>
            </w:r>
          </w:p>
        </w:tc>
        <w:tc>
          <w:tcPr>
            <w:tcW w:w="709" w:type="dxa"/>
          </w:tcPr>
          <w:p w14:paraId="15FA01B2" w14:textId="77777777" w:rsidR="006D1256" w:rsidRDefault="00000000">
            <w:pPr>
              <w:spacing w:after="0"/>
              <w:ind w:firstLine="0"/>
            </w:pPr>
            <w:r>
              <w:rPr>
                <w:sz w:val="13"/>
              </w:rPr>
              <w:t>Neutro</w:t>
            </w:r>
          </w:p>
        </w:tc>
        <w:tc>
          <w:tcPr>
            <w:tcW w:w="655" w:type="dxa"/>
          </w:tcPr>
          <w:p w14:paraId="331FC250" w14:textId="77777777" w:rsidR="006D1256" w:rsidRDefault="00000000">
            <w:pPr>
              <w:spacing w:after="0"/>
              <w:ind w:firstLine="0"/>
            </w:pPr>
            <w:r>
              <w:rPr>
                <w:sz w:val="13"/>
              </w:rPr>
              <w:t>140,7</w:t>
            </w:r>
          </w:p>
        </w:tc>
        <w:tc>
          <w:tcPr>
            <w:tcW w:w="655" w:type="dxa"/>
          </w:tcPr>
          <w:p w14:paraId="646E36D3" w14:textId="77777777" w:rsidR="006D1256" w:rsidRDefault="00000000">
            <w:pPr>
              <w:spacing w:after="0"/>
              <w:ind w:firstLine="0"/>
            </w:pPr>
            <w:r>
              <w:rPr>
                <w:sz w:val="13"/>
              </w:rPr>
              <w:t>83,3</w:t>
            </w:r>
          </w:p>
        </w:tc>
        <w:tc>
          <w:tcPr>
            <w:tcW w:w="655" w:type="dxa"/>
          </w:tcPr>
          <w:p w14:paraId="733A2C98" w14:textId="77777777" w:rsidR="006D1256" w:rsidRDefault="00000000">
            <w:pPr>
              <w:spacing w:after="0"/>
              <w:ind w:firstLine="0"/>
            </w:pPr>
            <w:r>
              <w:rPr>
                <w:sz w:val="13"/>
              </w:rPr>
              <w:t>83,1</w:t>
            </w:r>
          </w:p>
        </w:tc>
        <w:tc>
          <w:tcPr>
            <w:tcW w:w="655" w:type="dxa"/>
          </w:tcPr>
          <w:p w14:paraId="19CDAB4C" w14:textId="77777777" w:rsidR="006D1256" w:rsidRDefault="00000000">
            <w:pPr>
              <w:spacing w:after="0"/>
              <w:ind w:firstLine="0"/>
            </w:pPr>
            <w:r>
              <w:rPr>
                <w:sz w:val="13"/>
              </w:rPr>
              <w:t>25,0</w:t>
            </w:r>
          </w:p>
        </w:tc>
        <w:tc>
          <w:tcPr>
            <w:tcW w:w="655" w:type="dxa"/>
          </w:tcPr>
          <w:p w14:paraId="023141A1" w14:textId="77777777" w:rsidR="006D1256" w:rsidRDefault="00000000">
            <w:pPr>
              <w:spacing w:after="0"/>
              <w:ind w:firstLine="0"/>
            </w:pPr>
            <w:r>
              <w:rPr>
                <w:sz w:val="13"/>
              </w:rPr>
              <w:t>0,490</w:t>
            </w:r>
          </w:p>
        </w:tc>
        <w:tc>
          <w:tcPr>
            <w:tcW w:w="655" w:type="dxa"/>
          </w:tcPr>
          <w:p w14:paraId="36AF67C0" w14:textId="77777777" w:rsidR="006D1256" w:rsidRDefault="00000000">
            <w:pPr>
              <w:spacing w:after="0"/>
              <w:ind w:firstLine="0"/>
            </w:pPr>
            <w:r>
              <w:rPr>
                <w:sz w:val="13"/>
              </w:rPr>
              <w:t>325</w:t>
            </w:r>
          </w:p>
        </w:tc>
        <w:tc>
          <w:tcPr>
            <w:tcW w:w="655" w:type="dxa"/>
          </w:tcPr>
          <w:p w14:paraId="022BF551" w14:textId="77777777" w:rsidR="006D1256" w:rsidRDefault="00000000">
            <w:pPr>
              <w:spacing w:after="0"/>
              <w:ind w:firstLine="0"/>
            </w:pPr>
            <w:r>
              <w:rPr>
                <w:sz w:val="13"/>
              </w:rPr>
              <w:t>61,4</w:t>
            </w:r>
          </w:p>
        </w:tc>
        <w:tc>
          <w:tcPr>
            <w:tcW w:w="655" w:type="dxa"/>
          </w:tcPr>
          <w:p w14:paraId="6B6ED042" w14:textId="77777777" w:rsidR="006D1256" w:rsidRDefault="00000000">
            <w:pPr>
              <w:spacing w:after="0"/>
              <w:ind w:firstLine="0"/>
            </w:pPr>
            <w:r>
              <w:rPr>
                <w:sz w:val="13"/>
              </w:rPr>
              <w:t>24,6</w:t>
            </w:r>
          </w:p>
        </w:tc>
        <w:tc>
          <w:tcPr>
            <w:tcW w:w="655" w:type="dxa"/>
          </w:tcPr>
          <w:p w14:paraId="153857C9" w14:textId="77777777" w:rsidR="006D1256" w:rsidRDefault="00000000">
            <w:pPr>
              <w:spacing w:after="0"/>
              <w:ind w:firstLine="0"/>
            </w:pPr>
            <w:r>
              <w:rPr>
                <w:sz w:val="13"/>
              </w:rPr>
              <w:t>1,7</w:t>
            </w:r>
          </w:p>
        </w:tc>
        <w:tc>
          <w:tcPr>
            <w:tcW w:w="655" w:type="dxa"/>
          </w:tcPr>
          <w:p w14:paraId="2D8C827A" w14:textId="77777777" w:rsidR="006D1256" w:rsidRDefault="00000000">
            <w:pPr>
              <w:spacing w:after="0"/>
              <w:ind w:firstLine="0"/>
            </w:pPr>
            <w:r>
              <w:rPr>
                <w:sz w:val="13"/>
              </w:rPr>
              <w:t>34,3</w:t>
            </w:r>
          </w:p>
        </w:tc>
        <w:tc>
          <w:tcPr>
            <w:tcW w:w="655" w:type="dxa"/>
          </w:tcPr>
          <w:p w14:paraId="02764E9A" w14:textId="77777777" w:rsidR="006D1256" w:rsidRDefault="00000000">
            <w:pPr>
              <w:spacing w:after="0"/>
              <w:ind w:firstLine="0"/>
            </w:pPr>
            <w:r>
              <w:rPr>
                <w:sz w:val="13"/>
              </w:rPr>
              <w:t>0,106</w:t>
            </w:r>
          </w:p>
        </w:tc>
        <w:tc>
          <w:tcPr>
            <w:tcW w:w="655" w:type="dxa"/>
          </w:tcPr>
          <w:p w14:paraId="0FB219FA" w14:textId="77777777" w:rsidR="006D1256" w:rsidRDefault="00000000">
            <w:pPr>
              <w:spacing w:after="0"/>
              <w:ind w:firstLine="0"/>
            </w:pPr>
            <w:r>
              <w:rPr>
                <w:sz w:val="13"/>
              </w:rPr>
              <w:t>316225</w:t>
            </w:r>
          </w:p>
        </w:tc>
        <w:tc>
          <w:tcPr>
            <w:tcW w:w="655" w:type="dxa"/>
          </w:tcPr>
          <w:p w14:paraId="3E9B4FDC" w14:textId="77777777" w:rsidR="006D1256" w:rsidRDefault="00000000">
            <w:pPr>
              <w:spacing w:after="0"/>
              <w:ind w:firstLine="0"/>
            </w:pPr>
            <w:r>
              <w:rPr>
                <w:sz w:val="13"/>
              </w:rPr>
              <w:t>64,1</w:t>
            </w:r>
          </w:p>
        </w:tc>
        <w:tc>
          <w:tcPr>
            <w:tcW w:w="655" w:type="dxa"/>
          </w:tcPr>
          <w:p w14:paraId="675372B3" w14:textId="77777777" w:rsidR="006D1256" w:rsidRDefault="00000000">
            <w:pPr>
              <w:spacing w:after="0"/>
              <w:ind w:firstLine="0"/>
            </w:pPr>
            <w:r>
              <w:rPr>
                <w:sz w:val="13"/>
              </w:rPr>
              <w:t>25,8</w:t>
            </w:r>
          </w:p>
        </w:tc>
        <w:tc>
          <w:tcPr>
            <w:tcW w:w="655" w:type="dxa"/>
          </w:tcPr>
          <w:p w14:paraId="07643DAF" w14:textId="77777777" w:rsidR="006D1256" w:rsidRDefault="00000000">
            <w:pPr>
              <w:spacing w:after="0"/>
              <w:ind w:firstLine="0"/>
            </w:pPr>
            <w:r>
              <w:rPr>
                <w:sz w:val="13"/>
              </w:rPr>
              <w:t>18,7</w:t>
            </w:r>
          </w:p>
        </w:tc>
        <w:tc>
          <w:tcPr>
            <w:tcW w:w="655" w:type="dxa"/>
          </w:tcPr>
          <w:p w14:paraId="2B9F1155" w14:textId="77777777" w:rsidR="006D1256" w:rsidRDefault="00000000">
            <w:pPr>
              <w:spacing w:after="0"/>
              <w:ind w:firstLine="0"/>
            </w:pPr>
            <w:r>
              <w:rPr>
                <w:sz w:val="13"/>
              </w:rPr>
              <w:t>31,7</w:t>
            </w:r>
          </w:p>
        </w:tc>
        <w:tc>
          <w:tcPr>
            <w:tcW w:w="655" w:type="dxa"/>
          </w:tcPr>
          <w:p w14:paraId="1068AA8C" w14:textId="77777777" w:rsidR="006D1256" w:rsidRDefault="00000000">
            <w:pPr>
              <w:spacing w:after="0"/>
              <w:ind w:firstLine="0"/>
            </w:pPr>
            <w:r>
              <w:rPr>
                <w:sz w:val="13"/>
              </w:rPr>
              <w:t>0,125</w:t>
            </w:r>
          </w:p>
        </w:tc>
        <w:tc>
          <w:tcPr>
            <w:tcW w:w="655" w:type="dxa"/>
          </w:tcPr>
          <w:p w14:paraId="1A6366F9" w14:textId="77777777" w:rsidR="006D1256" w:rsidRDefault="00000000">
            <w:pPr>
              <w:spacing w:after="0"/>
              <w:ind w:firstLine="0"/>
            </w:pPr>
            <w:r>
              <w:rPr>
                <w:sz w:val="13"/>
              </w:rPr>
              <w:t>9225</w:t>
            </w:r>
          </w:p>
        </w:tc>
      </w:tr>
      <w:tr w:rsidR="006D1256" w14:paraId="4BB3462C" w14:textId="77777777">
        <w:trPr>
          <w:jc w:val="center"/>
        </w:trPr>
        <w:tc>
          <w:tcPr>
            <w:tcW w:w="539" w:type="dxa"/>
          </w:tcPr>
          <w:p w14:paraId="1D9F8A11" w14:textId="77777777" w:rsidR="006D1256" w:rsidRDefault="00000000">
            <w:pPr>
              <w:spacing w:after="0"/>
              <w:ind w:firstLine="0"/>
            </w:pPr>
            <w:r>
              <w:rPr>
                <w:sz w:val="13"/>
              </w:rPr>
              <w:t>2012</w:t>
            </w:r>
          </w:p>
        </w:tc>
        <w:tc>
          <w:tcPr>
            <w:tcW w:w="425" w:type="dxa"/>
          </w:tcPr>
          <w:p w14:paraId="0C8073F0" w14:textId="77777777" w:rsidR="006D1256" w:rsidRDefault="00000000">
            <w:pPr>
              <w:spacing w:after="0"/>
              <w:ind w:firstLine="0"/>
            </w:pPr>
            <w:r>
              <w:rPr>
                <w:sz w:val="13"/>
              </w:rPr>
              <w:t>9</w:t>
            </w:r>
          </w:p>
        </w:tc>
        <w:tc>
          <w:tcPr>
            <w:tcW w:w="539" w:type="dxa"/>
          </w:tcPr>
          <w:p w14:paraId="36EC75C9" w14:textId="77777777" w:rsidR="006D1256" w:rsidRDefault="00000000">
            <w:pPr>
              <w:spacing w:after="0"/>
              <w:ind w:firstLine="0"/>
            </w:pPr>
            <w:r>
              <w:rPr>
                <w:sz w:val="13"/>
              </w:rPr>
              <w:t>0,37</w:t>
            </w:r>
          </w:p>
        </w:tc>
        <w:tc>
          <w:tcPr>
            <w:tcW w:w="709" w:type="dxa"/>
          </w:tcPr>
          <w:p w14:paraId="286F7152" w14:textId="77777777" w:rsidR="006D1256" w:rsidRDefault="00000000">
            <w:pPr>
              <w:spacing w:after="0"/>
              <w:ind w:firstLine="0"/>
            </w:pPr>
            <w:r>
              <w:rPr>
                <w:sz w:val="13"/>
              </w:rPr>
              <w:t>Neutro</w:t>
            </w:r>
          </w:p>
        </w:tc>
        <w:tc>
          <w:tcPr>
            <w:tcW w:w="655" w:type="dxa"/>
          </w:tcPr>
          <w:p w14:paraId="565B0D56" w14:textId="77777777" w:rsidR="006D1256" w:rsidRDefault="00000000">
            <w:pPr>
              <w:spacing w:after="0"/>
              <w:ind w:firstLine="0"/>
            </w:pPr>
            <w:r>
              <w:rPr>
                <w:sz w:val="13"/>
              </w:rPr>
              <w:t>143,2</w:t>
            </w:r>
          </w:p>
        </w:tc>
        <w:tc>
          <w:tcPr>
            <w:tcW w:w="655" w:type="dxa"/>
          </w:tcPr>
          <w:p w14:paraId="7E1B7F12" w14:textId="77777777" w:rsidR="006D1256" w:rsidRDefault="00000000">
            <w:pPr>
              <w:spacing w:after="0"/>
              <w:ind w:firstLine="0"/>
            </w:pPr>
            <w:r>
              <w:rPr>
                <w:sz w:val="13"/>
              </w:rPr>
              <w:t>88,7</w:t>
            </w:r>
          </w:p>
        </w:tc>
        <w:tc>
          <w:tcPr>
            <w:tcW w:w="655" w:type="dxa"/>
          </w:tcPr>
          <w:p w14:paraId="7FE6C5C7" w14:textId="77777777" w:rsidR="006D1256" w:rsidRDefault="00000000">
            <w:pPr>
              <w:spacing w:after="0"/>
              <w:ind w:firstLine="0"/>
            </w:pPr>
            <w:r>
              <w:rPr>
                <w:sz w:val="13"/>
              </w:rPr>
              <w:t>31,5</w:t>
            </w:r>
          </w:p>
        </w:tc>
        <w:tc>
          <w:tcPr>
            <w:tcW w:w="655" w:type="dxa"/>
          </w:tcPr>
          <w:p w14:paraId="533E6764" w14:textId="77777777" w:rsidR="006D1256" w:rsidRDefault="00000000">
            <w:pPr>
              <w:spacing w:after="0"/>
              <w:ind w:firstLine="0"/>
            </w:pPr>
            <w:r>
              <w:rPr>
                <w:sz w:val="13"/>
              </w:rPr>
              <w:t>29,3</w:t>
            </w:r>
          </w:p>
        </w:tc>
        <w:tc>
          <w:tcPr>
            <w:tcW w:w="655" w:type="dxa"/>
          </w:tcPr>
          <w:p w14:paraId="1C114A29" w14:textId="77777777" w:rsidR="006D1256" w:rsidRDefault="00000000">
            <w:pPr>
              <w:spacing w:after="0"/>
              <w:ind w:firstLine="0"/>
            </w:pPr>
            <w:r>
              <w:rPr>
                <w:sz w:val="13"/>
              </w:rPr>
              <w:t>0,438</w:t>
            </w:r>
          </w:p>
        </w:tc>
        <w:tc>
          <w:tcPr>
            <w:tcW w:w="655" w:type="dxa"/>
          </w:tcPr>
          <w:p w14:paraId="5E56D0C6" w14:textId="77777777" w:rsidR="006D1256" w:rsidRDefault="00000000">
            <w:pPr>
              <w:spacing w:after="0"/>
              <w:ind w:firstLine="0"/>
            </w:pPr>
            <w:r>
              <w:rPr>
                <w:sz w:val="13"/>
              </w:rPr>
              <w:t>3625</w:t>
            </w:r>
          </w:p>
        </w:tc>
        <w:tc>
          <w:tcPr>
            <w:tcW w:w="655" w:type="dxa"/>
          </w:tcPr>
          <w:p w14:paraId="43941984" w14:textId="77777777" w:rsidR="006D1256" w:rsidRDefault="00000000">
            <w:pPr>
              <w:spacing w:after="0"/>
              <w:ind w:firstLine="0"/>
            </w:pPr>
            <w:r>
              <w:rPr>
                <w:sz w:val="13"/>
              </w:rPr>
              <w:t>21,7</w:t>
            </w:r>
          </w:p>
        </w:tc>
        <w:tc>
          <w:tcPr>
            <w:tcW w:w="655" w:type="dxa"/>
          </w:tcPr>
          <w:p w14:paraId="23A3B1C6" w14:textId="77777777" w:rsidR="006D1256" w:rsidRDefault="00000000">
            <w:pPr>
              <w:spacing w:after="0"/>
              <w:ind w:firstLine="0"/>
            </w:pPr>
            <w:r>
              <w:rPr>
                <w:sz w:val="13"/>
              </w:rPr>
              <w:t>16,5</w:t>
            </w:r>
          </w:p>
        </w:tc>
        <w:tc>
          <w:tcPr>
            <w:tcW w:w="655" w:type="dxa"/>
          </w:tcPr>
          <w:p w14:paraId="59E7C415" w14:textId="77777777" w:rsidR="006D1256" w:rsidRDefault="00000000">
            <w:pPr>
              <w:spacing w:after="0"/>
              <w:ind w:firstLine="0"/>
            </w:pPr>
            <w:r>
              <w:rPr>
                <w:sz w:val="13"/>
              </w:rPr>
              <w:t>2,6</w:t>
            </w:r>
          </w:p>
        </w:tc>
        <w:tc>
          <w:tcPr>
            <w:tcW w:w="655" w:type="dxa"/>
          </w:tcPr>
          <w:p w14:paraId="2B5A3A96" w14:textId="77777777" w:rsidR="006D1256" w:rsidRDefault="00000000">
            <w:pPr>
              <w:spacing w:after="0"/>
              <w:ind w:firstLine="0"/>
            </w:pPr>
            <w:r>
              <w:rPr>
                <w:sz w:val="13"/>
              </w:rPr>
              <w:t>39,4</w:t>
            </w:r>
          </w:p>
        </w:tc>
        <w:tc>
          <w:tcPr>
            <w:tcW w:w="655" w:type="dxa"/>
          </w:tcPr>
          <w:p w14:paraId="3F8667FB" w14:textId="77777777" w:rsidR="006D1256" w:rsidRDefault="00000000">
            <w:pPr>
              <w:spacing w:after="0"/>
              <w:ind w:firstLine="0"/>
            </w:pPr>
            <w:r>
              <w:rPr>
                <w:sz w:val="13"/>
              </w:rPr>
              <w:t>0,063</w:t>
            </w:r>
          </w:p>
        </w:tc>
        <w:tc>
          <w:tcPr>
            <w:tcW w:w="655" w:type="dxa"/>
          </w:tcPr>
          <w:p w14:paraId="224FD9B5" w14:textId="77777777" w:rsidR="006D1256" w:rsidRDefault="00000000">
            <w:pPr>
              <w:spacing w:after="0"/>
              <w:ind w:firstLine="0"/>
            </w:pPr>
            <w:r>
              <w:rPr>
                <w:sz w:val="13"/>
              </w:rPr>
              <w:t>1300950</w:t>
            </w:r>
          </w:p>
        </w:tc>
        <w:tc>
          <w:tcPr>
            <w:tcW w:w="655" w:type="dxa"/>
          </w:tcPr>
          <w:p w14:paraId="6C5FC034" w14:textId="77777777" w:rsidR="006D1256" w:rsidRDefault="00000000">
            <w:pPr>
              <w:spacing w:after="0"/>
              <w:ind w:firstLine="0"/>
            </w:pPr>
            <w:r>
              <w:rPr>
                <w:sz w:val="13"/>
              </w:rPr>
              <w:t>47,2</w:t>
            </w:r>
          </w:p>
        </w:tc>
        <w:tc>
          <w:tcPr>
            <w:tcW w:w="655" w:type="dxa"/>
          </w:tcPr>
          <w:p w14:paraId="305D87B9" w14:textId="77777777" w:rsidR="006D1256" w:rsidRDefault="00000000">
            <w:pPr>
              <w:spacing w:after="0"/>
              <w:ind w:firstLine="0"/>
            </w:pPr>
            <w:r>
              <w:rPr>
                <w:sz w:val="13"/>
              </w:rPr>
              <w:t>21,3</w:t>
            </w:r>
          </w:p>
        </w:tc>
        <w:tc>
          <w:tcPr>
            <w:tcW w:w="655" w:type="dxa"/>
          </w:tcPr>
          <w:p w14:paraId="0F2C8F5D" w14:textId="77777777" w:rsidR="006D1256" w:rsidRDefault="00000000">
            <w:pPr>
              <w:spacing w:after="0"/>
              <w:ind w:firstLine="0"/>
            </w:pPr>
            <w:r>
              <w:rPr>
                <w:sz w:val="13"/>
              </w:rPr>
              <w:t>4,6</w:t>
            </w:r>
          </w:p>
        </w:tc>
        <w:tc>
          <w:tcPr>
            <w:tcW w:w="655" w:type="dxa"/>
          </w:tcPr>
          <w:p w14:paraId="3B849D61" w14:textId="77777777" w:rsidR="006D1256" w:rsidRDefault="00000000">
            <w:pPr>
              <w:spacing w:after="0"/>
              <w:ind w:firstLine="0"/>
            </w:pPr>
            <w:r>
              <w:rPr>
                <w:sz w:val="13"/>
              </w:rPr>
              <w:t>36,8</w:t>
            </w:r>
          </w:p>
        </w:tc>
        <w:tc>
          <w:tcPr>
            <w:tcW w:w="655" w:type="dxa"/>
          </w:tcPr>
          <w:p w14:paraId="69966DB9" w14:textId="77777777" w:rsidR="006D1256" w:rsidRDefault="00000000">
            <w:pPr>
              <w:spacing w:after="0"/>
              <w:ind w:firstLine="0"/>
            </w:pPr>
            <w:r>
              <w:rPr>
                <w:sz w:val="13"/>
              </w:rPr>
              <w:t>0,089</w:t>
            </w:r>
          </w:p>
        </w:tc>
        <w:tc>
          <w:tcPr>
            <w:tcW w:w="655" w:type="dxa"/>
          </w:tcPr>
          <w:p w14:paraId="4AFC4A18" w14:textId="77777777" w:rsidR="006D1256" w:rsidRDefault="00000000">
            <w:pPr>
              <w:spacing w:after="0"/>
              <w:ind w:firstLine="0"/>
            </w:pPr>
            <w:r>
              <w:rPr>
                <w:sz w:val="13"/>
              </w:rPr>
              <w:t>112825</w:t>
            </w:r>
          </w:p>
        </w:tc>
      </w:tr>
      <w:tr w:rsidR="006D1256" w14:paraId="0EA02B4D" w14:textId="77777777">
        <w:trPr>
          <w:jc w:val="center"/>
        </w:trPr>
        <w:tc>
          <w:tcPr>
            <w:tcW w:w="539" w:type="dxa"/>
          </w:tcPr>
          <w:p w14:paraId="3797DC74" w14:textId="77777777" w:rsidR="006D1256" w:rsidRDefault="00000000">
            <w:pPr>
              <w:spacing w:after="0"/>
              <w:ind w:firstLine="0"/>
            </w:pPr>
            <w:r>
              <w:rPr>
                <w:sz w:val="13"/>
              </w:rPr>
              <w:t>2012</w:t>
            </w:r>
          </w:p>
        </w:tc>
        <w:tc>
          <w:tcPr>
            <w:tcW w:w="425" w:type="dxa"/>
          </w:tcPr>
          <w:p w14:paraId="57F11925" w14:textId="77777777" w:rsidR="006D1256" w:rsidRDefault="00000000">
            <w:pPr>
              <w:spacing w:after="0"/>
              <w:ind w:firstLine="0"/>
            </w:pPr>
            <w:r>
              <w:rPr>
                <w:sz w:val="13"/>
              </w:rPr>
              <w:t>10</w:t>
            </w:r>
          </w:p>
        </w:tc>
        <w:tc>
          <w:tcPr>
            <w:tcW w:w="539" w:type="dxa"/>
          </w:tcPr>
          <w:p w14:paraId="575E7376" w14:textId="77777777" w:rsidR="006D1256" w:rsidRDefault="00000000">
            <w:pPr>
              <w:spacing w:after="0"/>
              <w:ind w:firstLine="0"/>
            </w:pPr>
            <w:r>
              <w:rPr>
                <w:sz w:val="13"/>
              </w:rPr>
              <w:t>0,28</w:t>
            </w:r>
          </w:p>
        </w:tc>
        <w:tc>
          <w:tcPr>
            <w:tcW w:w="709" w:type="dxa"/>
          </w:tcPr>
          <w:p w14:paraId="5D805998" w14:textId="77777777" w:rsidR="006D1256" w:rsidRDefault="00000000">
            <w:pPr>
              <w:spacing w:after="0"/>
              <w:ind w:firstLine="0"/>
            </w:pPr>
            <w:r>
              <w:rPr>
                <w:sz w:val="13"/>
              </w:rPr>
              <w:t>Neutro</w:t>
            </w:r>
          </w:p>
        </w:tc>
        <w:tc>
          <w:tcPr>
            <w:tcW w:w="655" w:type="dxa"/>
          </w:tcPr>
          <w:p w14:paraId="1FFA135B" w14:textId="77777777" w:rsidR="006D1256" w:rsidRDefault="00000000">
            <w:pPr>
              <w:spacing w:after="0"/>
              <w:ind w:firstLine="0"/>
            </w:pPr>
            <w:r>
              <w:rPr>
                <w:sz w:val="13"/>
              </w:rPr>
              <w:t>120,9</w:t>
            </w:r>
          </w:p>
        </w:tc>
        <w:tc>
          <w:tcPr>
            <w:tcW w:w="655" w:type="dxa"/>
          </w:tcPr>
          <w:p w14:paraId="57C55C8E" w14:textId="77777777" w:rsidR="006D1256" w:rsidRDefault="00000000">
            <w:pPr>
              <w:spacing w:after="0"/>
              <w:ind w:firstLine="0"/>
            </w:pPr>
            <w:r>
              <w:rPr>
                <w:sz w:val="13"/>
              </w:rPr>
              <w:t>90,4</w:t>
            </w:r>
          </w:p>
        </w:tc>
        <w:tc>
          <w:tcPr>
            <w:tcW w:w="655" w:type="dxa"/>
          </w:tcPr>
          <w:p w14:paraId="497C8CE6" w14:textId="77777777" w:rsidR="006D1256" w:rsidRDefault="00000000">
            <w:pPr>
              <w:spacing w:after="0"/>
              <w:ind w:firstLine="0"/>
            </w:pPr>
            <w:r>
              <w:rPr>
                <w:sz w:val="13"/>
              </w:rPr>
              <w:t>49,2</w:t>
            </w:r>
          </w:p>
        </w:tc>
        <w:tc>
          <w:tcPr>
            <w:tcW w:w="655" w:type="dxa"/>
          </w:tcPr>
          <w:p w14:paraId="4A36412D" w14:textId="77777777" w:rsidR="006D1256" w:rsidRDefault="00000000">
            <w:pPr>
              <w:spacing w:after="0"/>
              <w:ind w:firstLine="0"/>
            </w:pPr>
            <w:r>
              <w:rPr>
                <w:sz w:val="13"/>
              </w:rPr>
              <w:t>31,9</w:t>
            </w:r>
          </w:p>
        </w:tc>
        <w:tc>
          <w:tcPr>
            <w:tcW w:w="655" w:type="dxa"/>
          </w:tcPr>
          <w:p w14:paraId="1E6F2B39" w14:textId="77777777" w:rsidR="006D1256" w:rsidRDefault="00000000">
            <w:pPr>
              <w:spacing w:after="0"/>
              <w:ind w:firstLine="0"/>
            </w:pPr>
            <w:r>
              <w:rPr>
                <w:sz w:val="13"/>
              </w:rPr>
              <w:t>0,423</w:t>
            </w:r>
          </w:p>
        </w:tc>
        <w:tc>
          <w:tcPr>
            <w:tcW w:w="655" w:type="dxa"/>
          </w:tcPr>
          <w:p w14:paraId="29D9F550" w14:textId="77777777" w:rsidR="006D1256" w:rsidRDefault="00000000">
            <w:pPr>
              <w:spacing w:after="0"/>
              <w:ind w:firstLine="0"/>
            </w:pPr>
            <w:r>
              <w:rPr>
                <w:sz w:val="13"/>
              </w:rPr>
              <w:t>8125</w:t>
            </w:r>
          </w:p>
        </w:tc>
        <w:tc>
          <w:tcPr>
            <w:tcW w:w="655" w:type="dxa"/>
          </w:tcPr>
          <w:p w14:paraId="29A4BC1B" w14:textId="77777777" w:rsidR="006D1256" w:rsidRDefault="00000000">
            <w:pPr>
              <w:spacing w:after="0"/>
              <w:ind w:firstLine="0"/>
            </w:pPr>
            <w:r>
              <w:rPr>
                <w:sz w:val="13"/>
              </w:rPr>
              <w:t>28,9</w:t>
            </w:r>
          </w:p>
        </w:tc>
        <w:tc>
          <w:tcPr>
            <w:tcW w:w="655" w:type="dxa"/>
          </w:tcPr>
          <w:p w14:paraId="2FD11A92" w14:textId="77777777" w:rsidR="006D1256" w:rsidRDefault="00000000">
            <w:pPr>
              <w:spacing w:after="0"/>
              <w:ind w:firstLine="0"/>
            </w:pPr>
            <w:r>
              <w:rPr>
                <w:sz w:val="13"/>
              </w:rPr>
              <w:t>30,4</w:t>
            </w:r>
          </w:p>
        </w:tc>
        <w:tc>
          <w:tcPr>
            <w:tcW w:w="655" w:type="dxa"/>
          </w:tcPr>
          <w:p w14:paraId="03F526D0" w14:textId="77777777" w:rsidR="006D1256" w:rsidRDefault="00000000">
            <w:pPr>
              <w:spacing w:after="0"/>
              <w:ind w:firstLine="0"/>
            </w:pPr>
            <w:r>
              <w:rPr>
                <w:sz w:val="13"/>
              </w:rPr>
              <w:t>30,9</w:t>
            </w:r>
          </w:p>
        </w:tc>
        <w:tc>
          <w:tcPr>
            <w:tcW w:w="655" w:type="dxa"/>
          </w:tcPr>
          <w:p w14:paraId="6EDEAFE2" w14:textId="77777777" w:rsidR="006D1256" w:rsidRDefault="00000000">
            <w:pPr>
              <w:spacing w:after="0"/>
              <w:ind w:firstLine="0"/>
            </w:pPr>
            <w:r>
              <w:rPr>
                <w:sz w:val="13"/>
              </w:rPr>
              <w:t>42,9</w:t>
            </w:r>
          </w:p>
        </w:tc>
        <w:tc>
          <w:tcPr>
            <w:tcW w:w="655" w:type="dxa"/>
          </w:tcPr>
          <w:p w14:paraId="700E6563" w14:textId="77777777" w:rsidR="006D1256" w:rsidRDefault="00000000">
            <w:pPr>
              <w:spacing w:after="0"/>
              <w:ind w:firstLine="0"/>
            </w:pPr>
            <w:r>
              <w:rPr>
                <w:sz w:val="13"/>
              </w:rPr>
              <w:t>0,125</w:t>
            </w:r>
          </w:p>
        </w:tc>
        <w:tc>
          <w:tcPr>
            <w:tcW w:w="655" w:type="dxa"/>
          </w:tcPr>
          <w:p w14:paraId="73548391" w14:textId="77777777" w:rsidR="006D1256" w:rsidRDefault="00000000">
            <w:pPr>
              <w:spacing w:after="0"/>
              <w:ind w:firstLine="0"/>
            </w:pPr>
            <w:r>
              <w:rPr>
                <w:sz w:val="13"/>
              </w:rPr>
              <w:t>372500</w:t>
            </w:r>
          </w:p>
        </w:tc>
        <w:tc>
          <w:tcPr>
            <w:tcW w:w="655" w:type="dxa"/>
          </w:tcPr>
          <w:p w14:paraId="0C485494" w14:textId="77777777" w:rsidR="006D1256" w:rsidRDefault="00000000">
            <w:pPr>
              <w:spacing w:after="0"/>
              <w:ind w:firstLine="0"/>
            </w:pPr>
            <w:r>
              <w:rPr>
                <w:sz w:val="13"/>
              </w:rPr>
              <w:t>34,4</w:t>
            </w:r>
          </w:p>
        </w:tc>
        <w:tc>
          <w:tcPr>
            <w:tcW w:w="655" w:type="dxa"/>
          </w:tcPr>
          <w:p w14:paraId="4DE171D4" w14:textId="77777777" w:rsidR="006D1256" w:rsidRDefault="00000000">
            <w:pPr>
              <w:spacing w:after="0"/>
              <w:ind w:firstLine="0"/>
            </w:pPr>
            <w:r>
              <w:rPr>
                <w:sz w:val="13"/>
              </w:rPr>
              <w:t>24,0</w:t>
            </w:r>
          </w:p>
        </w:tc>
        <w:tc>
          <w:tcPr>
            <w:tcW w:w="655" w:type="dxa"/>
          </w:tcPr>
          <w:p w14:paraId="5CD8B778" w14:textId="77777777" w:rsidR="006D1256" w:rsidRDefault="00000000">
            <w:pPr>
              <w:spacing w:after="0"/>
              <w:ind w:firstLine="0"/>
            </w:pPr>
            <w:r>
              <w:rPr>
                <w:sz w:val="13"/>
              </w:rPr>
              <w:t>14,6</w:t>
            </w:r>
          </w:p>
        </w:tc>
        <w:tc>
          <w:tcPr>
            <w:tcW w:w="655" w:type="dxa"/>
          </w:tcPr>
          <w:p w14:paraId="01034E30" w14:textId="77777777" w:rsidR="006D1256" w:rsidRDefault="00000000">
            <w:pPr>
              <w:spacing w:after="0"/>
              <w:ind w:firstLine="0"/>
            </w:pPr>
            <w:r>
              <w:rPr>
                <w:sz w:val="13"/>
              </w:rPr>
              <w:t>40,6</w:t>
            </w:r>
          </w:p>
        </w:tc>
        <w:tc>
          <w:tcPr>
            <w:tcW w:w="655" w:type="dxa"/>
          </w:tcPr>
          <w:p w14:paraId="76DB47DF" w14:textId="77777777" w:rsidR="006D1256" w:rsidRDefault="00000000">
            <w:pPr>
              <w:spacing w:after="0"/>
              <w:ind w:firstLine="0"/>
            </w:pPr>
            <w:r>
              <w:rPr>
                <w:sz w:val="13"/>
              </w:rPr>
              <w:t>0,102</w:t>
            </w:r>
          </w:p>
        </w:tc>
        <w:tc>
          <w:tcPr>
            <w:tcW w:w="655" w:type="dxa"/>
          </w:tcPr>
          <w:p w14:paraId="55613E4E" w14:textId="77777777" w:rsidR="006D1256" w:rsidRDefault="00000000">
            <w:pPr>
              <w:spacing w:after="0"/>
              <w:ind w:firstLine="0"/>
            </w:pPr>
            <w:r>
              <w:rPr>
                <w:sz w:val="13"/>
              </w:rPr>
              <w:t>109400</w:t>
            </w:r>
          </w:p>
        </w:tc>
      </w:tr>
      <w:tr w:rsidR="006D1256" w14:paraId="3DAC836B" w14:textId="77777777">
        <w:trPr>
          <w:jc w:val="center"/>
        </w:trPr>
        <w:tc>
          <w:tcPr>
            <w:tcW w:w="539" w:type="dxa"/>
          </w:tcPr>
          <w:p w14:paraId="31A9F134" w14:textId="77777777" w:rsidR="006D1256" w:rsidRDefault="00000000">
            <w:pPr>
              <w:spacing w:after="0"/>
              <w:ind w:firstLine="0"/>
            </w:pPr>
            <w:r>
              <w:rPr>
                <w:sz w:val="13"/>
              </w:rPr>
              <w:t>2012</w:t>
            </w:r>
          </w:p>
        </w:tc>
        <w:tc>
          <w:tcPr>
            <w:tcW w:w="425" w:type="dxa"/>
          </w:tcPr>
          <w:p w14:paraId="5F9735A0" w14:textId="77777777" w:rsidR="006D1256" w:rsidRDefault="00000000">
            <w:pPr>
              <w:spacing w:after="0"/>
              <w:ind w:firstLine="0"/>
            </w:pPr>
            <w:r>
              <w:rPr>
                <w:sz w:val="13"/>
              </w:rPr>
              <w:t>11</w:t>
            </w:r>
          </w:p>
        </w:tc>
        <w:tc>
          <w:tcPr>
            <w:tcW w:w="539" w:type="dxa"/>
          </w:tcPr>
          <w:p w14:paraId="46F11DE1" w14:textId="77777777" w:rsidR="006D1256" w:rsidRDefault="00000000">
            <w:pPr>
              <w:spacing w:after="0"/>
              <w:ind w:firstLine="0"/>
            </w:pPr>
            <w:r>
              <w:rPr>
                <w:sz w:val="13"/>
              </w:rPr>
              <w:t>0,13</w:t>
            </w:r>
          </w:p>
        </w:tc>
        <w:tc>
          <w:tcPr>
            <w:tcW w:w="709" w:type="dxa"/>
          </w:tcPr>
          <w:p w14:paraId="2B142A04" w14:textId="77777777" w:rsidR="006D1256" w:rsidRDefault="00000000">
            <w:pPr>
              <w:spacing w:after="0"/>
              <w:ind w:firstLine="0"/>
            </w:pPr>
            <w:r>
              <w:rPr>
                <w:sz w:val="13"/>
              </w:rPr>
              <w:t>Neutro</w:t>
            </w:r>
          </w:p>
        </w:tc>
        <w:tc>
          <w:tcPr>
            <w:tcW w:w="655" w:type="dxa"/>
          </w:tcPr>
          <w:p w14:paraId="3F9C96CC" w14:textId="77777777" w:rsidR="006D1256" w:rsidRDefault="00000000">
            <w:pPr>
              <w:spacing w:after="0"/>
              <w:ind w:firstLine="0"/>
            </w:pPr>
            <w:r>
              <w:rPr>
                <w:sz w:val="13"/>
              </w:rPr>
              <w:t>134,4</w:t>
            </w:r>
          </w:p>
        </w:tc>
        <w:tc>
          <w:tcPr>
            <w:tcW w:w="655" w:type="dxa"/>
          </w:tcPr>
          <w:p w14:paraId="7551E48D" w14:textId="77777777" w:rsidR="006D1256" w:rsidRDefault="00000000">
            <w:pPr>
              <w:spacing w:after="0"/>
              <w:ind w:firstLine="0"/>
            </w:pPr>
            <w:r>
              <w:rPr>
                <w:sz w:val="13"/>
              </w:rPr>
              <w:t>109,0</w:t>
            </w:r>
          </w:p>
        </w:tc>
        <w:tc>
          <w:tcPr>
            <w:tcW w:w="655" w:type="dxa"/>
          </w:tcPr>
          <w:p w14:paraId="61B9EA42" w14:textId="77777777" w:rsidR="006D1256" w:rsidRDefault="00000000">
            <w:pPr>
              <w:spacing w:after="0"/>
              <w:ind w:firstLine="0"/>
            </w:pPr>
            <w:r>
              <w:rPr>
                <w:sz w:val="13"/>
              </w:rPr>
              <w:t>192,6</w:t>
            </w:r>
          </w:p>
        </w:tc>
        <w:tc>
          <w:tcPr>
            <w:tcW w:w="655" w:type="dxa"/>
          </w:tcPr>
          <w:p w14:paraId="345CDBB1" w14:textId="77777777" w:rsidR="006D1256" w:rsidRDefault="00000000">
            <w:pPr>
              <w:spacing w:after="0"/>
              <w:ind w:firstLine="0"/>
            </w:pPr>
            <w:r>
              <w:rPr>
                <w:sz w:val="13"/>
              </w:rPr>
              <w:t>31,1</w:t>
            </w:r>
          </w:p>
        </w:tc>
        <w:tc>
          <w:tcPr>
            <w:tcW w:w="655" w:type="dxa"/>
          </w:tcPr>
          <w:p w14:paraId="6964D67C" w14:textId="77777777" w:rsidR="006D1256" w:rsidRDefault="00000000">
            <w:pPr>
              <w:spacing w:after="0"/>
              <w:ind w:firstLine="0"/>
            </w:pPr>
            <w:r>
              <w:rPr>
                <w:sz w:val="13"/>
              </w:rPr>
              <w:t>0,510</w:t>
            </w:r>
          </w:p>
        </w:tc>
        <w:tc>
          <w:tcPr>
            <w:tcW w:w="655" w:type="dxa"/>
          </w:tcPr>
          <w:p w14:paraId="5C85544C" w14:textId="77777777" w:rsidR="006D1256" w:rsidRDefault="00000000">
            <w:pPr>
              <w:spacing w:after="0"/>
              <w:ind w:firstLine="0"/>
            </w:pPr>
            <w:r>
              <w:rPr>
                <w:sz w:val="13"/>
              </w:rPr>
              <w:t>900</w:t>
            </w:r>
          </w:p>
        </w:tc>
        <w:tc>
          <w:tcPr>
            <w:tcW w:w="655" w:type="dxa"/>
          </w:tcPr>
          <w:p w14:paraId="01FFCE1E" w14:textId="77777777" w:rsidR="006D1256" w:rsidRDefault="00000000">
            <w:pPr>
              <w:spacing w:after="0"/>
              <w:ind w:firstLine="0"/>
            </w:pPr>
            <w:r>
              <w:rPr>
                <w:sz w:val="13"/>
              </w:rPr>
              <w:t>85,5</w:t>
            </w:r>
          </w:p>
        </w:tc>
        <w:tc>
          <w:tcPr>
            <w:tcW w:w="655" w:type="dxa"/>
          </w:tcPr>
          <w:p w14:paraId="4D92F498" w14:textId="77777777" w:rsidR="006D1256" w:rsidRDefault="00000000">
            <w:pPr>
              <w:spacing w:after="0"/>
              <w:ind w:firstLine="0"/>
            </w:pPr>
            <w:r>
              <w:rPr>
                <w:sz w:val="13"/>
              </w:rPr>
              <w:t>91,7</w:t>
            </w:r>
          </w:p>
        </w:tc>
        <w:tc>
          <w:tcPr>
            <w:tcW w:w="655" w:type="dxa"/>
          </w:tcPr>
          <w:p w14:paraId="19BE3EB2" w14:textId="77777777" w:rsidR="006D1256" w:rsidRDefault="00000000">
            <w:pPr>
              <w:spacing w:after="0"/>
              <w:ind w:firstLine="0"/>
            </w:pPr>
            <w:r>
              <w:rPr>
                <w:sz w:val="13"/>
              </w:rPr>
              <w:t>344,2</w:t>
            </w:r>
          </w:p>
        </w:tc>
        <w:tc>
          <w:tcPr>
            <w:tcW w:w="655" w:type="dxa"/>
          </w:tcPr>
          <w:p w14:paraId="3277E41E" w14:textId="77777777" w:rsidR="006D1256" w:rsidRDefault="00000000">
            <w:pPr>
              <w:spacing w:after="0"/>
              <w:ind w:firstLine="0"/>
            </w:pPr>
            <w:r>
              <w:rPr>
                <w:sz w:val="13"/>
              </w:rPr>
              <w:t>34,7</w:t>
            </w:r>
          </w:p>
        </w:tc>
        <w:tc>
          <w:tcPr>
            <w:tcW w:w="655" w:type="dxa"/>
          </w:tcPr>
          <w:p w14:paraId="3C77283E" w14:textId="77777777" w:rsidR="006D1256" w:rsidRDefault="00000000">
            <w:pPr>
              <w:spacing w:after="0"/>
              <w:ind w:firstLine="0"/>
            </w:pPr>
            <w:r>
              <w:rPr>
                <w:sz w:val="13"/>
              </w:rPr>
              <w:t>0,554</w:t>
            </w:r>
          </w:p>
        </w:tc>
        <w:tc>
          <w:tcPr>
            <w:tcW w:w="655" w:type="dxa"/>
          </w:tcPr>
          <w:p w14:paraId="424FA817" w14:textId="77777777" w:rsidR="006D1256" w:rsidRDefault="00000000">
            <w:pPr>
              <w:spacing w:after="0"/>
              <w:ind w:firstLine="0"/>
            </w:pPr>
            <w:r>
              <w:rPr>
                <w:sz w:val="13"/>
              </w:rPr>
              <w:t>26525</w:t>
            </w:r>
          </w:p>
        </w:tc>
        <w:tc>
          <w:tcPr>
            <w:tcW w:w="655" w:type="dxa"/>
          </w:tcPr>
          <w:p w14:paraId="04F064D5" w14:textId="77777777" w:rsidR="006D1256" w:rsidRDefault="00000000">
            <w:pPr>
              <w:spacing w:after="0"/>
              <w:ind w:firstLine="0"/>
            </w:pPr>
            <w:r>
              <w:rPr>
                <w:sz w:val="13"/>
              </w:rPr>
              <w:t>83,3</w:t>
            </w:r>
          </w:p>
        </w:tc>
        <w:tc>
          <w:tcPr>
            <w:tcW w:w="655" w:type="dxa"/>
          </w:tcPr>
          <w:p w14:paraId="1558F721" w14:textId="77777777" w:rsidR="006D1256" w:rsidRDefault="00000000">
            <w:pPr>
              <w:spacing w:after="0"/>
              <w:ind w:firstLine="0"/>
            </w:pPr>
            <w:r>
              <w:rPr>
                <w:sz w:val="13"/>
              </w:rPr>
              <w:t>66,1</w:t>
            </w:r>
          </w:p>
        </w:tc>
        <w:tc>
          <w:tcPr>
            <w:tcW w:w="655" w:type="dxa"/>
          </w:tcPr>
          <w:p w14:paraId="110D65DD" w14:textId="77777777" w:rsidR="006D1256" w:rsidRDefault="00000000">
            <w:pPr>
              <w:spacing w:after="0"/>
              <w:ind w:firstLine="0"/>
            </w:pPr>
            <w:r>
              <w:rPr>
                <w:sz w:val="13"/>
              </w:rPr>
              <w:t>160,0</w:t>
            </w:r>
          </w:p>
        </w:tc>
        <w:tc>
          <w:tcPr>
            <w:tcW w:w="655" w:type="dxa"/>
          </w:tcPr>
          <w:p w14:paraId="4A097D97" w14:textId="77777777" w:rsidR="006D1256" w:rsidRDefault="00000000">
            <w:pPr>
              <w:spacing w:after="0"/>
              <w:ind w:firstLine="0"/>
            </w:pPr>
            <w:r>
              <w:rPr>
                <w:sz w:val="13"/>
              </w:rPr>
              <w:t>36,1</w:t>
            </w:r>
          </w:p>
        </w:tc>
        <w:tc>
          <w:tcPr>
            <w:tcW w:w="655" w:type="dxa"/>
          </w:tcPr>
          <w:p w14:paraId="6923ED6F" w14:textId="77777777" w:rsidR="006D1256" w:rsidRDefault="00000000">
            <w:pPr>
              <w:spacing w:after="0"/>
              <w:ind w:firstLine="0"/>
            </w:pPr>
            <w:r>
              <w:rPr>
                <w:sz w:val="13"/>
              </w:rPr>
              <w:t>0,313</w:t>
            </w:r>
          </w:p>
        </w:tc>
        <w:tc>
          <w:tcPr>
            <w:tcW w:w="655" w:type="dxa"/>
          </w:tcPr>
          <w:p w14:paraId="2258A487" w14:textId="77777777" w:rsidR="006D1256" w:rsidRDefault="00000000">
            <w:pPr>
              <w:spacing w:after="0"/>
              <w:ind w:firstLine="0"/>
            </w:pPr>
            <w:r>
              <w:rPr>
                <w:sz w:val="13"/>
              </w:rPr>
              <w:t>8875</w:t>
            </w:r>
          </w:p>
        </w:tc>
      </w:tr>
      <w:tr w:rsidR="006D1256" w14:paraId="6E85314E" w14:textId="77777777">
        <w:trPr>
          <w:jc w:val="center"/>
        </w:trPr>
        <w:tc>
          <w:tcPr>
            <w:tcW w:w="539" w:type="dxa"/>
          </w:tcPr>
          <w:p w14:paraId="1E3A7870" w14:textId="77777777" w:rsidR="006D1256" w:rsidRDefault="00000000">
            <w:pPr>
              <w:spacing w:after="0"/>
              <w:ind w:firstLine="0"/>
            </w:pPr>
            <w:r>
              <w:rPr>
                <w:sz w:val="13"/>
              </w:rPr>
              <w:t>2012</w:t>
            </w:r>
          </w:p>
        </w:tc>
        <w:tc>
          <w:tcPr>
            <w:tcW w:w="425" w:type="dxa"/>
          </w:tcPr>
          <w:p w14:paraId="442B2EFD" w14:textId="77777777" w:rsidR="006D1256" w:rsidRDefault="00000000">
            <w:pPr>
              <w:spacing w:after="0"/>
              <w:ind w:firstLine="0"/>
            </w:pPr>
            <w:r>
              <w:rPr>
                <w:sz w:val="13"/>
              </w:rPr>
              <w:t>12</w:t>
            </w:r>
          </w:p>
        </w:tc>
        <w:tc>
          <w:tcPr>
            <w:tcW w:w="539" w:type="dxa"/>
          </w:tcPr>
          <w:p w14:paraId="47B672A1" w14:textId="77777777" w:rsidR="006D1256" w:rsidRDefault="00000000">
            <w:pPr>
              <w:spacing w:after="0"/>
              <w:ind w:firstLine="0"/>
            </w:pPr>
            <w:r>
              <w:rPr>
                <w:sz w:val="13"/>
              </w:rPr>
              <w:t>-0,03</w:t>
            </w:r>
          </w:p>
        </w:tc>
        <w:tc>
          <w:tcPr>
            <w:tcW w:w="709" w:type="dxa"/>
          </w:tcPr>
          <w:p w14:paraId="3D5878B5" w14:textId="77777777" w:rsidR="006D1256" w:rsidRDefault="00000000">
            <w:pPr>
              <w:spacing w:after="0"/>
              <w:ind w:firstLine="0"/>
            </w:pPr>
            <w:r>
              <w:rPr>
                <w:sz w:val="13"/>
              </w:rPr>
              <w:t>Neutro</w:t>
            </w:r>
          </w:p>
        </w:tc>
        <w:tc>
          <w:tcPr>
            <w:tcW w:w="655" w:type="dxa"/>
          </w:tcPr>
          <w:p w14:paraId="061B9904" w14:textId="77777777" w:rsidR="006D1256" w:rsidRDefault="00000000">
            <w:pPr>
              <w:spacing w:after="0"/>
              <w:ind w:firstLine="0"/>
            </w:pPr>
            <w:r>
              <w:rPr>
                <w:sz w:val="13"/>
              </w:rPr>
              <w:t>134,0</w:t>
            </w:r>
          </w:p>
        </w:tc>
        <w:tc>
          <w:tcPr>
            <w:tcW w:w="655" w:type="dxa"/>
          </w:tcPr>
          <w:p w14:paraId="6BC9D916" w14:textId="77777777" w:rsidR="006D1256" w:rsidRDefault="00000000">
            <w:pPr>
              <w:spacing w:after="0"/>
              <w:ind w:firstLine="0"/>
            </w:pPr>
            <w:r>
              <w:rPr>
                <w:sz w:val="13"/>
              </w:rPr>
              <w:t>100,9</w:t>
            </w:r>
          </w:p>
        </w:tc>
        <w:tc>
          <w:tcPr>
            <w:tcW w:w="655" w:type="dxa"/>
          </w:tcPr>
          <w:p w14:paraId="399A0865" w14:textId="77777777" w:rsidR="006D1256" w:rsidRDefault="00000000">
            <w:pPr>
              <w:spacing w:after="0"/>
              <w:ind w:firstLine="0"/>
            </w:pPr>
            <w:r>
              <w:rPr>
                <w:sz w:val="13"/>
              </w:rPr>
              <w:t>11,1</w:t>
            </w:r>
          </w:p>
        </w:tc>
        <w:tc>
          <w:tcPr>
            <w:tcW w:w="655" w:type="dxa"/>
          </w:tcPr>
          <w:p w14:paraId="6540D7A4" w14:textId="77777777" w:rsidR="006D1256" w:rsidRDefault="00000000">
            <w:pPr>
              <w:spacing w:after="0"/>
              <w:ind w:firstLine="0"/>
            </w:pPr>
            <w:r>
              <w:rPr>
                <w:sz w:val="13"/>
              </w:rPr>
              <w:t>32,2</w:t>
            </w:r>
          </w:p>
        </w:tc>
        <w:tc>
          <w:tcPr>
            <w:tcW w:w="655" w:type="dxa"/>
          </w:tcPr>
          <w:p w14:paraId="039D9D53" w14:textId="77777777" w:rsidR="006D1256" w:rsidRDefault="00000000">
            <w:pPr>
              <w:spacing w:after="0"/>
              <w:ind w:firstLine="0"/>
            </w:pPr>
            <w:r>
              <w:rPr>
                <w:sz w:val="13"/>
              </w:rPr>
              <w:t>0,434</w:t>
            </w:r>
          </w:p>
        </w:tc>
        <w:tc>
          <w:tcPr>
            <w:tcW w:w="655" w:type="dxa"/>
          </w:tcPr>
          <w:p w14:paraId="50A93E76" w14:textId="77777777" w:rsidR="006D1256" w:rsidRDefault="00000000">
            <w:pPr>
              <w:spacing w:after="0"/>
              <w:ind w:firstLine="0"/>
            </w:pPr>
            <w:r>
              <w:rPr>
                <w:sz w:val="13"/>
              </w:rPr>
              <w:t>6150</w:t>
            </w:r>
          </w:p>
        </w:tc>
        <w:tc>
          <w:tcPr>
            <w:tcW w:w="655" w:type="dxa"/>
          </w:tcPr>
          <w:p w14:paraId="07CE0F62" w14:textId="77777777" w:rsidR="006D1256" w:rsidRDefault="00000000">
            <w:pPr>
              <w:spacing w:after="0"/>
              <w:ind w:firstLine="0"/>
            </w:pPr>
            <w:r>
              <w:rPr>
                <w:sz w:val="13"/>
              </w:rPr>
              <w:t>113,1</w:t>
            </w:r>
          </w:p>
        </w:tc>
        <w:tc>
          <w:tcPr>
            <w:tcW w:w="655" w:type="dxa"/>
          </w:tcPr>
          <w:p w14:paraId="0730E644" w14:textId="77777777" w:rsidR="006D1256" w:rsidRDefault="00000000">
            <w:pPr>
              <w:spacing w:after="0"/>
              <w:ind w:firstLine="0"/>
            </w:pPr>
            <w:r>
              <w:rPr>
                <w:sz w:val="13"/>
              </w:rPr>
              <w:t>82,3</w:t>
            </w:r>
          </w:p>
        </w:tc>
        <w:tc>
          <w:tcPr>
            <w:tcW w:w="655" w:type="dxa"/>
          </w:tcPr>
          <w:p w14:paraId="79FE7300" w14:textId="77777777" w:rsidR="006D1256" w:rsidRDefault="00000000">
            <w:pPr>
              <w:spacing w:after="0"/>
              <w:ind w:firstLine="0"/>
            </w:pPr>
            <w:r>
              <w:rPr>
                <w:sz w:val="13"/>
              </w:rPr>
              <w:t>56,1</w:t>
            </w:r>
          </w:p>
        </w:tc>
        <w:tc>
          <w:tcPr>
            <w:tcW w:w="655" w:type="dxa"/>
          </w:tcPr>
          <w:p w14:paraId="318EBEF6" w14:textId="77777777" w:rsidR="006D1256" w:rsidRDefault="00000000">
            <w:pPr>
              <w:spacing w:after="0"/>
              <w:ind w:firstLine="0"/>
            </w:pPr>
            <w:r>
              <w:rPr>
                <w:sz w:val="13"/>
              </w:rPr>
              <w:t>36,4</w:t>
            </w:r>
          </w:p>
        </w:tc>
        <w:tc>
          <w:tcPr>
            <w:tcW w:w="655" w:type="dxa"/>
          </w:tcPr>
          <w:p w14:paraId="4C40B5DD" w14:textId="77777777" w:rsidR="006D1256" w:rsidRDefault="00000000">
            <w:pPr>
              <w:spacing w:after="0"/>
              <w:ind w:firstLine="0"/>
            </w:pPr>
            <w:r>
              <w:rPr>
                <w:sz w:val="13"/>
              </w:rPr>
              <w:t>0,376</w:t>
            </w:r>
          </w:p>
        </w:tc>
        <w:tc>
          <w:tcPr>
            <w:tcW w:w="655" w:type="dxa"/>
          </w:tcPr>
          <w:p w14:paraId="698DB899" w14:textId="77777777" w:rsidR="006D1256" w:rsidRDefault="00000000">
            <w:pPr>
              <w:spacing w:after="0"/>
              <w:ind w:firstLine="0"/>
            </w:pPr>
            <w:r>
              <w:rPr>
                <w:sz w:val="13"/>
              </w:rPr>
              <w:t>22175</w:t>
            </w:r>
          </w:p>
        </w:tc>
        <w:tc>
          <w:tcPr>
            <w:tcW w:w="655" w:type="dxa"/>
          </w:tcPr>
          <w:p w14:paraId="7CEFB333" w14:textId="77777777" w:rsidR="006D1256" w:rsidRDefault="00000000">
            <w:pPr>
              <w:spacing w:after="0"/>
              <w:ind w:firstLine="0"/>
            </w:pPr>
            <w:r>
              <w:rPr>
                <w:sz w:val="13"/>
              </w:rPr>
              <w:t>89,8</w:t>
            </w:r>
          </w:p>
        </w:tc>
        <w:tc>
          <w:tcPr>
            <w:tcW w:w="655" w:type="dxa"/>
          </w:tcPr>
          <w:p w14:paraId="12BAA1C4" w14:textId="77777777" w:rsidR="006D1256" w:rsidRDefault="00000000">
            <w:pPr>
              <w:spacing w:after="0"/>
              <w:ind w:firstLine="0"/>
            </w:pPr>
            <w:r>
              <w:rPr>
                <w:sz w:val="13"/>
              </w:rPr>
              <w:t>63,0</w:t>
            </w:r>
          </w:p>
        </w:tc>
        <w:tc>
          <w:tcPr>
            <w:tcW w:w="655" w:type="dxa"/>
          </w:tcPr>
          <w:p w14:paraId="1CDCA7F5" w14:textId="77777777" w:rsidR="006D1256" w:rsidRDefault="00000000">
            <w:pPr>
              <w:spacing w:after="0"/>
              <w:ind w:firstLine="0"/>
            </w:pPr>
            <w:r>
              <w:rPr>
                <w:sz w:val="13"/>
              </w:rPr>
              <w:t>16,5</w:t>
            </w:r>
          </w:p>
        </w:tc>
        <w:tc>
          <w:tcPr>
            <w:tcW w:w="655" w:type="dxa"/>
          </w:tcPr>
          <w:p w14:paraId="58242DFB" w14:textId="77777777" w:rsidR="006D1256" w:rsidRDefault="00000000">
            <w:pPr>
              <w:spacing w:after="0"/>
              <w:ind w:firstLine="0"/>
            </w:pPr>
            <w:r>
              <w:rPr>
                <w:sz w:val="13"/>
              </w:rPr>
              <w:t>36,3</w:t>
            </w:r>
          </w:p>
        </w:tc>
        <w:tc>
          <w:tcPr>
            <w:tcW w:w="655" w:type="dxa"/>
          </w:tcPr>
          <w:p w14:paraId="7F04D710" w14:textId="77777777" w:rsidR="006D1256" w:rsidRDefault="00000000">
            <w:pPr>
              <w:spacing w:after="0"/>
              <w:ind w:firstLine="0"/>
            </w:pPr>
            <w:r>
              <w:rPr>
                <w:sz w:val="13"/>
              </w:rPr>
              <w:t>0,280</w:t>
            </w:r>
          </w:p>
        </w:tc>
        <w:tc>
          <w:tcPr>
            <w:tcW w:w="655" w:type="dxa"/>
          </w:tcPr>
          <w:p w14:paraId="77BB7BB1" w14:textId="77777777" w:rsidR="006D1256" w:rsidRDefault="00000000">
            <w:pPr>
              <w:spacing w:after="0"/>
              <w:ind w:firstLine="0"/>
            </w:pPr>
            <w:r>
              <w:rPr>
                <w:sz w:val="13"/>
              </w:rPr>
              <w:t>30725</w:t>
            </w:r>
          </w:p>
        </w:tc>
      </w:tr>
      <w:tr w:rsidR="006D1256" w14:paraId="59FCCA3D" w14:textId="77777777">
        <w:trPr>
          <w:jc w:val="center"/>
        </w:trPr>
        <w:tc>
          <w:tcPr>
            <w:tcW w:w="539" w:type="dxa"/>
          </w:tcPr>
          <w:p w14:paraId="06C16EDB" w14:textId="77777777" w:rsidR="006D1256" w:rsidRDefault="00000000">
            <w:pPr>
              <w:spacing w:after="0"/>
              <w:ind w:firstLine="0"/>
            </w:pPr>
            <w:r>
              <w:rPr>
                <w:sz w:val="13"/>
              </w:rPr>
              <w:t>2013</w:t>
            </w:r>
          </w:p>
        </w:tc>
        <w:tc>
          <w:tcPr>
            <w:tcW w:w="425" w:type="dxa"/>
          </w:tcPr>
          <w:p w14:paraId="45C6823A" w14:textId="77777777" w:rsidR="006D1256" w:rsidRDefault="00000000">
            <w:pPr>
              <w:spacing w:after="0"/>
              <w:ind w:firstLine="0"/>
            </w:pPr>
            <w:r>
              <w:rPr>
                <w:sz w:val="13"/>
              </w:rPr>
              <w:t>1</w:t>
            </w:r>
          </w:p>
        </w:tc>
        <w:tc>
          <w:tcPr>
            <w:tcW w:w="539" w:type="dxa"/>
          </w:tcPr>
          <w:p w14:paraId="6B7ECD86" w14:textId="77777777" w:rsidR="006D1256" w:rsidRDefault="00000000">
            <w:pPr>
              <w:spacing w:after="0"/>
              <w:ind w:firstLine="0"/>
            </w:pPr>
            <w:r>
              <w:rPr>
                <w:sz w:val="13"/>
              </w:rPr>
              <w:t>-0,24</w:t>
            </w:r>
          </w:p>
        </w:tc>
        <w:tc>
          <w:tcPr>
            <w:tcW w:w="709" w:type="dxa"/>
          </w:tcPr>
          <w:p w14:paraId="7A9F8171" w14:textId="77777777" w:rsidR="006D1256" w:rsidRDefault="00000000">
            <w:pPr>
              <w:spacing w:after="0"/>
              <w:ind w:firstLine="0"/>
            </w:pPr>
            <w:r>
              <w:rPr>
                <w:sz w:val="13"/>
              </w:rPr>
              <w:t>Neutro</w:t>
            </w:r>
          </w:p>
        </w:tc>
        <w:tc>
          <w:tcPr>
            <w:tcW w:w="655" w:type="dxa"/>
          </w:tcPr>
          <w:p w14:paraId="5435BE51" w14:textId="77777777" w:rsidR="006D1256" w:rsidRDefault="00000000">
            <w:pPr>
              <w:spacing w:after="0"/>
              <w:ind w:firstLine="0"/>
            </w:pPr>
            <w:r>
              <w:rPr>
                <w:sz w:val="13"/>
              </w:rPr>
              <w:t>115,6</w:t>
            </w:r>
          </w:p>
        </w:tc>
        <w:tc>
          <w:tcPr>
            <w:tcW w:w="655" w:type="dxa"/>
          </w:tcPr>
          <w:p w14:paraId="2CD3036B" w14:textId="77777777" w:rsidR="006D1256" w:rsidRDefault="00000000">
            <w:pPr>
              <w:spacing w:after="0"/>
              <w:ind w:firstLine="0"/>
            </w:pPr>
            <w:r>
              <w:rPr>
                <w:sz w:val="13"/>
              </w:rPr>
              <w:t>94,2</w:t>
            </w:r>
          </w:p>
        </w:tc>
        <w:tc>
          <w:tcPr>
            <w:tcW w:w="655" w:type="dxa"/>
          </w:tcPr>
          <w:p w14:paraId="3636D91E" w14:textId="77777777" w:rsidR="006D1256" w:rsidRDefault="00000000">
            <w:pPr>
              <w:spacing w:after="0"/>
              <w:ind w:firstLine="0"/>
            </w:pPr>
            <w:r>
              <w:rPr>
                <w:sz w:val="13"/>
              </w:rPr>
              <w:t>136,3</w:t>
            </w:r>
          </w:p>
        </w:tc>
        <w:tc>
          <w:tcPr>
            <w:tcW w:w="655" w:type="dxa"/>
          </w:tcPr>
          <w:p w14:paraId="7134250B" w14:textId="77777777" w:rsidR="006D1256" w:rsidRDefault="00000000">
            <w:pPr>
              <w:spacing w:after="0"/>
              <w:ind w:firstLine="0"/>
            </w:pPr>
            <w:r>
              <w:rPr>
                <w:sz w:val="13"/>
              </w:rPr>
              <w:t>31,8</w:t>
            </w:r>
          </w:p>
        </w:tc>
        <w:tc>
          <w:tcPr>
            <w:tcW w:w="655" w:type="dxa"/>
          </w:tcPr>
          <w:p w14:paraId="787E0C55" w14:textId="77777777" w:rsidR="006D1256" w:rsidRDefault="00000000">
            <w:pPr>
              <w:spacing w:after="0"/>
              <w:ind w:firstLine="0"/>
            </w:pPr>
            <w:r>
              <w:rPr>
                <w:sz w:val="13"/>
              </w:rPr>
              <w:t>0,461</w:t>
            </w:r>
          </w:p>
        </w:tc>
        <w:tc>
          <w:tcPr>
            <w:tcW w:w="655" w:type="dxa"/>
          </w:tcPr>
          <w:p w14:paraId="16AC041B" w14:textId="77777777" w:rsidR="006D1256" w:rsidRDefault="00000000">
            <w:pPr>
              <w:spacing w:after="0"/>
              <w:ind w:firstLine="0"/>
            </w:pPr>
            <w:r>
              <w:rPr>
                <w:sz w:val="13"/>
              </w:rPr>
              <w:t>4350</w:t>
            </w:r>
          </w:p>
        </w:tc>
        <w:tc>
          <w:tcPr>
            <w:tcW w:w="655" w:type="dxa"/>
          </w:tcPr>
          <w:p w14:paraId="60263096" w14:textId="77777777" w:rsidR="006D1256" w:rsidRDefault="00000000">
            <w:pPr>
              <w:spacing w:after="0"/>
              <w:ind w:firstLine="0"/>
            </w:pPr>
            <w:r>
              <w:rPr>
                <w:sz w:val="13"/>
              </w:rPr>
              <w:t>103,1</w:t>
            </w:r>
          </w:p>
        </w:tc>
        <w:tc>
          <w:tcPr>
            <w:tcW w:w="655" w:type="dxa"/>
          </w:tcPr>
          <w:p w14:paraId="3422CDD9" w14:textId="77777777" w:rsidR="006D1256" w:rsidRDefault="00000000">
            <w:pPr>
              <w:spacing w:after="0"/>
              <w:ind w:firstLine="0"/>
            </w:pPr>
            <w:r>
              <w:rPr>
                <w:sz w:val="13"/>
              </w:rPr>
              <w:t>90,8</w:t>
            </w:r>
          </w:p>
        </w:tc>
        <w:tc>
          <w:tcPr>
            <w:tcW w:w="655" w:type="dxa"/>
          </w:tcPr>
          <w:p w14:paraId="363FD221" w14:textId="77777777" w:rsidR="006D1256" w:rsidRDefault="00000000">
            <w:pPr>
              <w:spacing w:after="0"/>
              <w:ind w:firstLine="0"/>
            </w:pPr>
            <w:r>
              <w:rPr>
                <w:sz w:val="13"/>
              </w:rPr>
              <w:t>288,8</w:t>
            </w:r>
          </w:p>
        </w:tc>
        <w:tc>
          <w:tcPr>
            <w:tcW w:w="655" w:type="dxa"/>
          </w:tcPr>
          <w:p w14:paraId="496CFCBA" w14:textId="77777777" w:rsidR="006D1256" w:rsidRDefault="00000000">
            <w:pPr>
              <w:spacing w:after="0"/>
              <w:ind w:firstLine="0"/>
            </w:pPr>
            <w:r>
              <w:rPr>
                <w:sz w:val="13"/>
              </w:rPr>
              <w:t>33,3</w:t>
            </w:r>
          </w:p>
        </w:tc>
        <w:tc>
          <w:tcPr>
            <w:tcW w:w="655" w:type="dxa"/>
          </w:tcPr>
          <w:p w14:paraId="75284302" w14:textId="77777777" w:rsidR="006D1256" w:rsidRDefault="00000000">
            <w:pPr>
              <w:spacing w:after="0"/>
              <w:ind w:firstLine="0"/>
            </w:pPr>
            <w:r>
              <w:rPr>
                <w:sz w:val="13"/>
              </w:rPr>
              <w:t>0,503</w:t>
            </w:r>
          </w:p>
        </w:tc>
        <w:tc>
          <w:tcPr>
            <w:tcW w:w="655" w:type="dxa"/>
          </w:tcPr>
          <w:p w14:paraId="249FA2F5" w14:textId="77777777" w:rsidR="006D1256" w:rsidRDefault="00000000">
            <w:pPr>
              <w:spacing w:after="0"/>
              <w:ind w:firstLine="0"/>
            </w:pPr>
            <w:r>
              <w:rPr>
                <w:sz w:val="13"/>
              </w:rPr>
              <w:t>2300</w:t>
            </w:r>
          </w:p>
        </w:tc>
        <w:tc>
          <w:tcPr>
            <w:tcW w:w="655" w:type="dxa"/>
          </w:tcPr>
          <w:p w14:paraId="1B3B54F7" w14:textId="77777777" w:rsidR="006D1256" w:rsidRDefault="00000000">
            <w:pPr>
              <w:spacing w:after="0"/>
              <w:ind w:firstLine="0"/>
            </w:pPr>
            <w:r>
              <w:rPr>
                <w:sz w:val="13"/>
              </w:rPr>
              <w:t>72,5</w:t>
            </w:r>
          </w:p>
        </w:tc>
        <w:tc>
          <w:tcPr>
            <w:tcW w:w="655" w:type="dxa"/>
          </w:tcPr>
          <w:p w14:paraId="4E3757E7" w14:textId="77777777" w:rsidR="006D1256" w:rsidRDefault="00000000">
            <w:pPr>
              <w:spacing w:after="0"/>
              <w:ind w:firstLine="0"/>
            </w:pPr>
            <w:r>
              <w:rPr>
                <w:sz w:val="13"/>
              </w:rPr>
              <w:t>58,4</w:t>
            </w:r>
          </w:p>
        </w:tc>
        <w:tc>
          <w:tcPr>
            <w:tcW w:w="655" w:type="dxa"/>
          </w:tcPr>
          <w:p w14:paraId="3C342065" w14:textId="77777777" w:rsidR="006D1256" w:rsidRDefault="00000000">
            <w:pPr>
              <w:spacing w:after="0"/>
              <w:ind w:firstLine="0"/>
            </w:pPr>
            <w:r>
              <w:rPr>
                <w:sz w:val="13"/>
              </w:rPr>
              <w:t>138,5</w:t>
            </w:r>
          </w:p>
        </w:tc>
        <w:tc>
          <w:tcPr>
            <w:tcW w:w="655" w:type="dxa"/>
          </w:tcPr>
          <w:p w14:paraId="36CB969D" w14:textId="77777777" w:rsidR="006D1256" w:rsidRDefault="00000000">
            <w:pPr>
              <w:spacing w:after="0"/>
              <w:ind w:firstLine="0"/>
            </w:pPr>
            <w:r>
              <w:rPr>
                <w:sz w:val="13"/>
              </w:rPr>
              <w:t>35,8</w:t>
            </w:r>
          </w:p>
        </w:tc>
        <w:tc>
          <w:tcPr>
            <w:tcW w:w="655" w:type="dxa"/>
          </w:tcPr>
          <w:p w14:paraId="3B5DC94C" w14:textId="77777777" w:rsidR="006D1256" w:rsidRDefault="00000000">
            <w:pPr>
              <w:spacing w:after="0"/>
              <w:ind w:firstLine="0"/>
            </w:pPr>
            <w:r>
              <w:rPr>
                <w:sz w:val="13"/>
              </w:rPr>
              <w:t>0,293</w:t>
            </w:r>
          </w:p>
        </w:tc>
        <w:tc>
          <w:tcPr>
            <w:tcW w:w="655" w:type="dxa"/>
          </w:tcPr>
          <w:p w14:paraId="18002E4C" w14:textId="77777777" w:rsidR="006D1256" w:rsidRDefault="00000000">
            <w:pPr>
              <w:spacing w:after="0"/>
              <w:ind w:firstLine="0"/>
            </w:pPr>
            <w:r>
              <w:rPr>
                <w:sz w:val="13"/>
              </w:rPr>
              <w:t>4075</w:t>
            </w:r>
          </w:p>
        </w:tc>
      </w:tr>
      <w:tr w:rsidR="006D1256" w14:paraId="48F22741" w14:textId="77777777">
        <w:trPr>
          <w:jc w:val="center"/>
        </w:trPr>
        <w:tc>
          <w:tcPr>
            <w:tcW w:w="539" w:type="dxa"/>
          </w:tcPr>
          <w:p w14:paraId="51E75B94" w14:textId="77777777" w:rsidR="006D1256" w:rsidRDefault="00000000">
            <w:pPr>
              <w:spacing w:after="0"/>
              <w:ind w:firstLine="0"/>
            </w:pPr>
            <w:r>
              <w:rPr>
                <w:sz w:val="13"/>
              </w:rPr>
              <w:t>2013</w:t>
            </w:r>
          </w:p>
        </w:tc>
        <w:tc>
          <w:tcPr>
            <w:tcW w:w="425" w:type="dxa"/>
          </w:tcPr>
          <w:p w14:paraId="33B1194E" w14:textId="77777777" w:rsidR="006D1256" w:rsidRDefault="00000000">
            <w:pPr>
              <w:spacing w:after="0"/>
              <w:ind w:firstLine="0"/>
            </w:pPr>
            <w:r>
              <w:rPr>
                <w:sz w:val="13"/>
              </w:rPr>
              <w:t>2</w:t>
            </w:r>
          </w:p>
        </w:tc>
        <w:tc>
          <w:tcPr>
            <w:tcW w:w="539" w:type="dxa"/>
          </w:tcPr>
          <w:p w14:paraId="2C248554" w14:textId="77777777" w:rsidR="006D1256" w:rsidRDefault="00000000">
            <w:pPr>
              <w:spacing w:after="0"/>
              <w:ind w:firstLine="0"/>
            </w:pPr>
            <w:r>
              <w:rPr>
                <w:sz w:val="13"/>
              </w:rPr>
              <w:t>-0,28</w:t>
            </w:r>
          </w:p>
        </w:tc>
        <w:tc>
          <w:tcPr>
            <w:tcW w:w="709" w:type="dxa"/>
          </w:tcPr>
          <w:p w14:paraId="101B9FA4" w14:textId="77777777" w:rsidR="006D1256" w:rsidRDefault="00000000">
            <w:pPr>
              <w:spacing w:after="0"/>
              <w:ind w:firstLine="0"/>
            </w:pPr>
            <w:r>
              <w:rPr>
                <w:sz w:val="13"/>
              </w:rPr>
              <w:t>Neutro</w:t>
            </w:r>
          </w:p>
        </w:tc>
        <w:tc>
          <w:tcPr>
            <w:tcW w:w="655" w:type="dxa"/>
          </w:tcPr>
          <w:p w14:paraId="0EC80BEE" w14:textId="77777777" w:rsidR="006D1256" w:rsidRDefault="00000000">
            <w:pPr>
              <w:spacing w:after="0"/>
              <w:ind w:firstLine="0"/>
            </w:pPr>
            <w:r>
              <w:rPr>
                <w:sz w:val="13"/>
              </w:rPr>
              <w:t>144,3</w:t>
            </w:r>
          </w:p>
        </w:tc>
        <w:tc>
          <w:tcPr>
            <w:tcW w:w="655" w:type="dxa"/>
          </w:tcPr>
          <w:p w14:paraId="2B7E6987" w14:textId="77777777" w:rsidR="006D1256" w:rsidRDefault="00000000">
            <w:pPr>
              <w:spacing w:after="0"/>
              <w:ind w:firstLine="0"/>
            </w:pPr>
            <w:r>
              <w:rPr>
                <w:sz w:val="13"/>
              </w:rPr>
              <w:t>107,7</w:t>
            </w:r>
          </w:p>
        </w:tc>
        <w:tc>
          <w:tcPr>
            <w:tcW w:w="655" w:type="dxa"/>
          </w:tcPr>
          <w:p w14:paraId="2BA31F22" w14:textId="77777777" w:rsidR="006D1256" w:rsidRDefault="00000000">
            <w:pPr>
              <w:spacing w:after="0"/>
              <w:ind w:firstLine="0"/>
            </w:pPr>
            <w:r>
              <w:rPr>
                <w:sz w:val="13"/>
              </w:rPr>
              <w:t>46,5</w:t>
            </w:r>
          </w:p>
        </w:tc>
        <w:tc>
          <w:tcPr>
            <w:tcW w:w="655" w:type="dxa"/>
          </w:tcPr>
          <w:p w14:paraId="2BEE32F2" w14:textId="77777777" w:rsidR="006D1256" w:rsidRDefault="00000000">
            <w:pPr>
              <w:spacing w:after="0"/>
              <w:ind w:firstLine="0"/>
            </w:pPr>
            <w:r>
              <w:rPr>
                <w:sz w:val="13"/>
              </w:rPr>
              <w:t>30,5</w:t>
            </w:r>
          </w:p>
        </w:tc>
        <w:tc>
          <w:tcPr>
            <w:tcW w:w="655" w:type="dxa"/>
          </w:tcPr>
          <w:p w14:paraId="6C252E5A" w14:textId="77777777" w:rsidR="006D1256" w:rsidRDefault="00000000">
            <w:pPr>
              <w:spacing w:after="0"/>
              <w:ind w:firstLine="0"/>
            </w:pPr>
            <w:r>
              <w:rPr>
                <w:sz w:val="13"/>
              </w:rPr>
              <w:t>0,458</w:t>
            </w:r>
          </w:p>
        </w:tc>
        <w:tc>
          <w:tcPr>
            <w:tcW w:w="655" w:type="dxa"/>
          </w:tcPr>
          <w:p w14:paraId="697014A0" w14:textId="77777777" w:rsidR="006D1256" w:rsidRDefault="00000000">
            <w:pPr>
              <w:spacing w:after="0"/>
              <w:ind w:firstLine="0"/>
            </w:pPr>
            <w:r>
              <w:rPr>
                <w:sz w:val="13"/>
              </w:rPr>
              <w:t>5150</w:t>
            </w:r>
          </w:p>
        </w:tc>
        <w:tc>
          <w:tcPr>
            <w:tcW w:w="655" w:type="dxa"/>
          </w:tcPr>
          <w:p w14:paraId="0BD4278D" w14:textId="77777777" w:rsidR="006D1256" w:rsidRDefault="00000000">
            <w:pPr>
              <w:spacing w:after="0"/>
              <w:ind w:firstLine="0"/>
            </w:pPr>
            <w:r>
              <w:rPr>
                <w:sz w:val="13"/>
              </w:rPr>
              <w:t>157,7</w:t>
            </w:r>
          </w:p>
        </w:tc>
        <w:tc>
          <w:tcPr>
            <w:tcW w:w="655" w:type="dxa"/>
          </w:tcPr>
          <w:p w14:paraId="64FE1580" w14:textId="77777777" w:rsidR="006D1256" w:rsidRDefault="00000000">
            <w:pPr>
              <w:spacing w:after="0"/>
              <w:ind w:firstLine="0"/>
            </w:pPr>
            <w:r>
              <w:rPr>
                <w:sz w:val="13"/>
              </w:rPr>
              <w:t>124,5</w:t>
            </w:r>
          </w:p>
        </w:tc>
        <w:tc>
          <w:tcPr>
            <w:tcW w:w="655" w:type="dxa"/>
          </w:tcPr>
          <w:p w14:paraId="028BC212" w14:textId="77777777" w:rsidR="006D1256" w:rsidRDefault="00000000">
            <w:pPr>
              <w:spacing w:after="0"/>
              <w:ind w:firstLine="0"/>
            </w:pPr>
            <w:r>
              <w:rPr>
                <w:sz w:val="13"/>
              </w:rPr>
              <w:t>47,4</w:t>
            </w:r>
          </w:p>
        </w:tc>
        <w:tc>
          <w:tcPr>
            <w:tcW w:w="655" w:type="dxa"/>
          </w:tcPr>
          <w:p w14:paraId="46A0D59A" w14:textId="77777777" w:rsidR="006D1256" w:rsidRDefault="00000000">
            <w:pPr>
              <w:spacing w:after="0"/>
              <w:ind w:firstLine="0"/>
            </w:pPr>
            <w:r>
              <w:rPr>
                <w:sz w:val="13"/>
              </w:rPr>
              <w:t>31,6</w:t>
            </w:r>
          </w:p>
        </w:tc>
        <w:tc>
          <w:tcPr>
            <w:tcW w:w="655" w:type="dxa"/>
          </w:tcPr>
          <w:p w14:paraId="232F3D1B" w14:textId="77777777" w:rsidR="006D1256" w:rsidRDefault="00000000">
            <w:pPr>
              <w:spacing w:after="0"/>
              <w:ind w:firstLine="0"/>
            </w:pPr>
            <w:r>
              <w:rPr>
                <w:sz w:val="13"/>
              </w:rPr>
              <w:t>0,552</w:t>
            </w:r>
          </w:p>
        </w:tc>
        <w:tc>
          <w:tcPr>
            <w:tcW w:w="655" w:type="dxa"/>
          </w:tcPr>
          <w:p w14:paraId="6647FC37" w14:textId="77777777" w:rsidR="006D1256" w:rsidRDefault="00000000">
            <w:pPr>
              <w:spacing w:after="0"/>
              <w:ind w:firstLine="0"/>
            </w:pPr>
            <w:r>
              <w:rPr>
                <w:sz w:val="13"/>
              </w:rPr>
              <w:t>11925</w:t>
            </w:r>
          </w:p>
        </w:tc>
        <w:tc>
          <w:tcPr>
            <w:tcW w:w="655" w:type="dxa"/>
          </w:tcPr>
          <w:p w14:paraId="72A3A7CA" w14:textId="77777777" w:rsidR="006D1256" w:rsidRDefault="00000000">
            <w:pPr>
              <w:spacing w:after="0"/>
              <w:ind w:firstLine="0"/>
            </w:pPr>
            <w:r>
              <w:rPr>
                <w:sz w:val="13"/>
              </w:rPr>
              <w:t>117,4</w:t>
            </w:r>
          </w:p>
        </w:tc>
        <w:tc>
          <w:tcPr>
            <w:tcW w:w="655" w:type="dxa"/>
          </w:tcPr>
          <w:p w14:paraId="0B68DA1C" w14:textId="77777777" w:rsidR="006D1256" w:rsidRDefault="00000000">
            <w:pPr>
              <w:spacing w:after="0"/>
              <w:ind w:firstLine="0"/>
            </w:pPr>
            <w:r>
              <w:rPr>
                <w:sz w:val="13"/>
              </w:rPr>
              <w:t>78,7</w:t>
            </w:r>
          </w:p>
        </w:tc>
        <w:tc>
          <w:tcPr>
            <w:tcW w:w="655" w:type="dxa"/>
          </w:tcPr>
          <w:p w14:paraId="50842309" w14:textId="77777777" w:rsidR="006D1256" w:rsidRDefault="00000000">
            <w:pPr>
              <w:spacing w:after="0"/>
              <w:ind w:firstLine="0"/>
            </w:pPr>
            <w:r>
              <w:rPr>
                <w:sz w:val="13"/>
              </w:rPr>
              <w:t>13,3</w:t>
            </w:r>
          </w:p>
        </w:tc>
        <w:tc>
          <w:tcPr>
            <w:tcW w:w="655" w:type="dxa"/>
          </w:tcPr>
          <w:p w14:paraId="7840F951" w14:textId="77777777" w:rsidR="006D1256" w:rsidRDefault="00000000">
            <w:pPr>
              <w:spacing w:after="0"/>
              <w:ind w:firstLine="0"/>
            </w:pPr>
            <w:r>
              <w:rPr>
                <w:sz w:val="13"/>
              </w:rPr>
              <w:t>33,7</w:t>
            </w:r>
          </w:p>
        </w:tc>
        <w:tc>
          <w:tcPr>
            <w:tcW w:w="655" w:type="dxa"/>
          </w:tcPr>
          <w:p w14:paraId="6FA98B97" w14:textId="77777777" w:rsidR="006D1256" w:rsidRDefault="00000000">
            <w:pPr>
              <w:spacing w:after="0"/>
              <w:ind w:firstLine="0"/>
            </w:pPr>
            <w:r>
              <w:rPr>
                <w:sz w:val="13"/>
              </w:rPr>
              <w:t>0,326</w:t>
            </w:r>
          </w:p>
        </w:tc>
        <w:tc>
          <w:tcPr>
            <w:tcW w:w="655" w:type="dxa"/>
          </w:tcPr>
          <w:p w14:paraId="565D00BD" w14:textId="77777777" w:rsidR="006D1256" w:rsidRDefault="00000000">
            <w:pPr>
              <w:spacing w:after="0"/>
              <w:ind w:firstLine="0"/>
            </w:pPr>
            <w:r>
              <w:rPr>
                <w:sz w:val="13"/>
              </w:rPr>
              <w:t>1975</w:t>
            </w:r>
          </w:p>
        </w:tc>
      </w:tr>
      <w:tr w:rsidR="006D1256" w14:paraId="6F0AF57A" w14:textId="77777777">
        <w:trPr>
          <w:jc w:val="center"/>
        </w:trPr>
        <w:tc>
          <w:tcPr>
            <w:tcW w:w="539" w:type="dxa"/>
          </w:tcPr>
          <w:p w14:paraId="0CD8C53A" w14:textId="77777777" w:rsidR="006D1256" w:rsidRDefault="00000000">
            <w:pPr>
              <w:spacing w:after="0"/>
              <w:ind w:firstLine="0"/>
            </w:pPr>
            <w:r>
              <w:rPr>
                <w:sz w:val="13"/>
              </w:rPr>
              <w:t>2013</w:t>
            </w:r>
          </w:p>
        </w:tc>
        <w:tc>
          <w:tcPr>
            <w:tcW w:w="425" w:type="dxa"/>
          </w:tcPr>
          <w:p w14:paraId="73130906" w14:textId="77777777" w:rsidR="006D1256" w:rsidRDefault="00000000">
            <w:pPr>
              <w:spacing w:after="0"/>
              <w:ind w:firstLine="0"/>
            </w:pPr>
            <w:r>
              <w:rPr>
                <w:sz w:val="13"/>
              </w:rPr>
              <w:t>3</w:t>
            </w:r>
          </w:p>
        </w:tc>
        <w:tc>
          <w:tcPr>
            <w:tcW w:w="539" w:type="dxa"/>
          </w:tcPr>
          <w:p w14:paraId="3C4E2BE8" w14:textId="77777777" w:rsidR="006D1256" w:rsidRDefault="00000000">
            <w:pPr>
              <w:spacing w:after="0"/>
              <w:ind w:firstLine="0"/>
            </w:pPr>
            <w:r>
              <w:rPr>
                <w:sz w:val="13"/>
              </w:rPr>
              <w:t>-0,23</w:t>
            </w:r>
          </w:p>
        </w:tc>
        <w:tc>
          <w:tcPr>
            <w:tcW w:w="709" w:type="dxa"/>
          </w:tcPr>
          <w:p w14:paraId="1DF73F85" w14:textId="77777777" w:rsidR="006D1256" w:rsidRDefault="00000000">
            <w:pPr>
              <w:spacing w:after="0"/>
              <w:ind w:firstLine="0"/>
            </w:pPr>
            <w:r>
              <w:rPr>
                <w:sz w:val="13"/>
              </w:rPr>
              <w:t>Neutro</w:t>
            </w:r>
          </w:p>
        </w:tc>
        <w:tc>
          <w:tcPr>
            <w:tcW w:w="655" w:type="dxa"/>
          </w:tcPr>
          <w:p w14:paraId="314C9BCC" w14:textId="77777777" w:rsidR="006D1256" w:rsidRDefault="00000000">
            <w:pPr>
              <w:spacing w:after="0"/>
              <w:ind w:firstLine="0"/>
            </w:pPr>
            <w:r>
              <w:rPr>
                <w:sz w:val="13"/>
              </w:rPr>
              <w:t>123,1</w:t>
            </w:r>
          </w:p>
        </w:tc>
        <w:tc>
          <w:tcPr>
            <w:tcW w:w="655" w:type="dxa"/>
          </w:tcPr>
          <w:p w14:paraId="6301A9B7" w14:textId="77777777" w:rsidR="006D1256" w:rsidRDefault="00000000">
            <w:pPr>
              <w:spacing w:after="0"/>
              <w:ind w:firstLine="0"/>
            </w:pPr>
            <w:r>
              <w:rPr>
                <w:sz w:val="13"/>
              </w:rPr>
              <w:t>98,6</w:t>
            </w:r>
          </w:p>
        </w:tc>
        <w:tc>
          <w:tcPr>
            <w:tcW w:w="655" w:type="dxa"/>
          </w:tcPr>
          <w:p w14:paraId="51D8ABB2" w14:textId="77777777" w:rsidR="006D1256" w:rsidRDefault="00000000">
            <w:pPr>
              <w:spacing w:after="0"/>
              <w:ind w:firstLine="0"/>
            </w:pPr>
            <w:r>
              <w:rPr>
                <w:sz w:val="13"/>
              </w:rPr>
              <w:t>30,9</w:t>
            </w:r>
          </w:p>
        </w:tc>
        <w:tc>
          <w:tcPr>
            <w:tcW w:w="655" w:type="dxa"/>
          </w:tcPr>
          <w:p w14:paraId="003F99D2" w14:textId="77777777" w:rsidR="006D1256" w:rsidRDefault="00000000">
            <w:pPr>
              <w:spacing w:after="0"/>
              <w:ind w:firstLine="0"/>
            </w:pPr>
            <w:r>
              <w:rPr>
                <w:sz w:val="13"/>
              </w:rPr>
              <w:t>32,1</w:t>
            </w:r>
          </w:p>
        </w:tc>
        <w:tc>
          <w:tcPr>
            <w:tcW w:w="655" w:type="dxa"/>
          </w:tcPr>
          <w:p w14:paraId="22FCABB6" w14:textId="77777777" w:rsidR="006D1256" w:rsidRDefault="00000000">
            <w:pPr>
              <w:spacing w:after="0"/>
              <w:ind w:firstLine="0"/>
            </w:pPr>
            <w:r>
              <w:rPr>
                <w:sz w:val="13"/>
              </w:rPr>
              <w:t>0,429</w:t>
            </w:r>
          </w:p>
        </w:tc>
        <w:tc>
          <w:tcPr>
            <w:tcW w:w="655" w:type="dxa"/>
          </w:tcPr>
          <w:p w14:paraId="52543537" w14:textId="77777777" w:rsidR="006D1256" w:rsidRDefault="00000000">
            <w:pPr>
              <w:spacing w:after="0"/>
              <w:ind w:firstLine="0"/>
            </w:pPr>
            <w:r>
              <w:rPr>
                <w:sz w:val="13"/>
              </w:rPr>
              <w:t>10575</w:t>
            </w:r>
          </w:p>
        </w:tc>
        <w:tc>
          <w:tcPr>
            <w:tcW w:w="655" w:type="dxa"/>
          </w:tcPr>
          <w:p w14:paraId="038A6DE1" w14:textId="77777777" w:rsidR="006D1256" w:rsidRDefault="00000000">
            <w:pPr>
              <w:spacing w:after="0"/>
              <w:ind w:firstLine="0"/>
            </w:pPr>
            <w:r>
              <w:rPr>
                <w:sz w:val="13"/>
              </w:rPr>
              <w:t>116,1</w:t>
            </w:r>
          </w:p>
        </w:tc>
        <w:tc>
          <w:tcPr>
            <w:tcW w:w="655" w:type="dxa"/>
          </w:tcPr>
          <w:p w14:paraId="70A5FD9E" w14:textId="77777777" w:rsidR="006D1256" w:rsidRDefault="00000000">
            <w:pPr>
              <w:spacing w:after="0"/>
              <w:ind w:firstLine="0"/>
            </w:pPr>
            <w:r>
              <w:rPr>
                <w:sz w:val="13"/>
              </w:rPr>
              <w:t>102,3</w:t>
            </w:r>
          </w:p>
        </w:tc>
        <w:tc>
          <w:tcPr>
            <w:tcW w:w="655" w:type="dxa"/>
          </w:tcPr>
          <w:p w14:paraId="2AFF8F09" w14:textId="77777777" w:rsidR="006D1256" w:rsidRDefault="00000000">
            <w:pPr>
              <w:spacing w:after="0"/>
              <w:ind w:firstLine="0"/>
            </w:pPr>
            <w:r>
              <w:rPr>
                <w:sz w:val="13"/>
              </w:rPr>
              <w:t>144,6</w:t>
            </w:r>
          </w:p>
        </w:tc>
        <w:tc>
          <w:tcPr>
            <w:tcW w:w="655" w:type="dxa"/>
          </w:tcPr>
          <w:p w14:paraId="291F10D5" w14:textId="77777777" w:rsidR="006D1256" w:rsidRDefault="00000000">
            <w:pPr>
              <w:spacing w:after="0"/>
              <w:ind w:firstLine="0"/>
            </w:pPr>
            <w:r>
              <w:rPr>
                <w:sz w:val="13"/>
              </w:rPr>
              <w:t>32,1</w:t>
            </w:r>
          </w:p>
        </w:tc>
        <w:tc>
          <w:tcPr>
            <w:tcW w:w="655" w:type="dxa"/>
          </w:tcPr>
          <w:p w14:paraId="27D57693" w14:textId="77777777" w:rsidR="006D1256" w:rsidRDefault="00000000">
            <w:pPr>
              <w:spacing w:after="0"/>
              <w:ind w:firstLine="0"/>
            </w:pPr>
            <w:r>
              <w:rPr>
                <w:sz w:val="13"/>
              </w:rPr>
              <w:t>0,487</w:t>
            </w:r>
          </w:p>
        </w:tc>
        <w:tc>
          <w:tcPr>
            <w:tcW w:w="655" w:type="dxa"/>
          </w:tcPr>
          <w:p w14:paraId="4332ABE9" w14:textId="77777777" w:rsidR="006D1256" w:rsidRDefault="00000000">
            <w:pPr>
              <w:spacing w:after="0"/>
              <w:ind w:firstLine="0"/>
            </w:pPr>
            <w:r>
              <w:rPr>
                <w:sz w:val="13"/>
              </w:rPr>
              <w:t>10450</w:t>
            </w:r>
          </w:p>
        </w:tc>
        <w:tc>
          <w:tcPr>
            <w:tcW w:w="655" w:type="dxa"/>
          </w:tcPr>
          <w:p w14:paraId="09F9E091" w14:textId="77777777" w:rsidR="006D1256" w:rsidRDefault="00000000">
            <w:pPr>
              <w:spacing w:after="0"/>
              <w:ind w:firstLine="0"/>
            </w:pPr>
            <w:r>
              <w:rPr>
                <w:sz w:val="13"/>
              </w:rPr>
              <w:t>72,0</w:t>
            </w:r>
          </w:p>
        </w:tc>
        <w:tc>
          <w:tcPr>
            <w:tcW w:w="655" w:type="dxa"/>
          </w:tcPr>
          <w:p w14:paraId="5228C2C3" w14:textId="77777777" w:rsidR="006D1256" w:rsidRDefault="00000000">
            <w:pPr>
              <w:spacing w:after="0"/>
              <w:ind w:firstLine="0"/>
            </w:pPr>
            <w:r>
              <w:rPr>
                <w:sz w:val="13"/>
              </w:rPr>
              <w:t>53,6</w:t>
            </w:r>
          </w:p>
        </w:tc>
        <w:tc>
          <w:tcPr>
            <w:tcW w:w="655" w:type="dxa"/>
          </w:tcPr>
          <w:p w14:paraId="00C49380" w14:textId="77777777" w:rsidR="006D1256" w:rsidRDefault="00000000">
            <w:pPr>
              <w:spacing w:after="0"/>
              <w:ind w:firstLine="0"/>
            </w:pPr>
            <w:r>
              <w:rPr>
                <w:sz w:val="13"/>
              </w:rPr>
              <w:t>40,0</w:t>
            </w:r>
          </w:p>
        </w:tc>
        <w:tc>
          <w:tcPr>
            <w:tcW w:w="655" w:type="dxa"/>
          </w:tcPr>
          <w:p w14:paraId="105B551E" w14:textId="77777777" w:rsidR="006D1256" w:rsidRDefault="00000000">
            <w:pPr>
              <w:spacing w:after="0"/>
              <w:ind w:firstLine="0"/>
            </w:pPr>
            <w:r>
              <w:rPr>
                <w:sz w:val="13"/>
              </w:rPr>
              <w:t>35,6</w:t>
            </w:r>
          </w:p>
        </w:tc>
        <w:tc>
          <w:tcPr>
            <w:tcW w:w="655" w:type="dxa"/>
          </w:tcPr>
          <w:p w14:paraId="1ADD1B8C" w14:textId="77777777" w:rsidR="006D1256" w:rsidRDefault="00000000">
            <w:pPr>
              <w:spacing w:after="0"/>
              <w:ind w:firstLine="0"/>
            </w:pPr>
            <w:r>
              <w:rPr>
                <w:sz w:val="13"/>
              </w:rPr>
              <w:t>0,225</w:t>
            </w:r>
          </w:p>
        </w:tc>
        <w:tc>
          <w:tcPr>
            <w:tcW w:w="655" w:type="dxa"/>
          </w:tcPr>
          <w:p w14:paraId="2F7678F4" w14:textId="77777777" w:rsidR="006D1256" w:rsidRDefault="00000000">
            <w:pPr>
              <w:spacing w:after="0"/>
              <w:ind w:firstLine="0"/>
            </w:pPr>
            <w:r>
              <w:rPr>
                <w:sz w:val="13"/>
              </w:rPr>
              <w:t>5200</w:t>
            </w:r>
          </w:p>
        </w:tc>
      </w:tr>
      <w:tr w:rsidR="006D1256" w14:paraId="4CFF4A84" w14:textId="77777777">
        <w:trPr>
          <w:jc w:val="center"/>
        </w:trPr>
        <w:tc>
          <w:tcPr>
            <w:tcW w:w="539" w:type="dxa"/>
          </w:tcPr>
          <w:p w14:paraId="127840CC" w14:textId="77777777" w:rsidR="006D1256" w:rsidRDefault="00000000">
            <w:pPr>
              <w:spacing w:after="0"/>
              <w:ind w:firstLine="0"/>
            </w:pPr>
            <w:r>
              <w:rPr>
                <w:sz w:val="13"/>
              </w:rPr>
              <w:t>2013</w:t>
            </w:r>
          </w:p>
        </w:tc>
        <w:tc>
          <w:tcPr>
            <w:tcW w:w="425" w:type="dxa"/>
          </w:tcPr>
          <w:p w14:paraId="2A5A8A88" w14:textId="77777777" w:rsidR="006D1256" w:rsidRDefault="00000000">
            <w:pPr>
              <w:spacing w:after="0"/>
              <w:ind w:firstLine="0"/>
            </w:pPr>
            <w:r>
              <w:rPr>
                <w:sz w:val="13"/>
              </w:rPr>
              <w:t>4</w:t>
            </w:r>
          </w:p>
        </w:tc>
        <w:tc>
          <w:tcPr>
            <w:tcW w:w="539" w:type="dxa"/>
          </w:tcPr>
          <w:p w14:paraId="6E8154A0" w14:textId="77777777" w:rsidR="006D1256" w:rsidRDefault="00000000">
            <w:pPr>
              <w:spacing w:after="0"/>
              <w:ind w:firstLine="0"/>
            </w:pPr>
            <w:r>
              <w:rPr>
                <w:sz w:val="13"/>
              </w:rPr>
              <w:t>-0,20</w:t>
            </w:r>
          </w:p>
        </w:tc>
        <w:tc>
          <w:tcPr>
            <w:tcW w:w="709" w:type="dxa"/>
          </w:tcPr>
          <w:p w14:paraId="72987A6E" w14:textId="77777777" w:rsidR="006D1256" w:rsidRDefault="00000000">
            <w:pPr>
              <w:spacing w:after="0"/>
              <w:ind w:firstLine="0"/>
            </w:pPr>
            <w:r>
              <w:rPr>
                <w:sz w:val="13"/>
              </w:rPr>
              <w:t>Neutro</w:t>
            </w:r>
          </w:p>
        </w:tc>
        <w:tc>
          <w:tcPr>
            <w:tcW w:w="655" w:type="dxa"/>
          </w:tcPr>
          <w:p w14:paraId="5E9DB4FC" w14:textId="77777777" w:rsidR="006D1256" w:rsidRDefault="00000000">
            <w:pPr>
              <w:spacing w:after="0"/>
              <w:ind w:firstLine="0"/>
            </w:pPr>
            <w:r>
              <w:rPr>
                <w:sz w:val="13"/>
              </w:rPr>
              <w:t>116,1</w:t>
            </w:r>
          </w:p>
        </w:tc>
        <w:tc>
          <w:tcPr>
            <w:tcW w:w="655" w:type="dxa"/>
          </w:tcPr>
          <w:p w14:paraId="63351E75" w14:textId="77777777" w:rsidR="006D1256" w:rsidRDefault="00000000">
            <w:pPr>
              <w:spacing w:after="0"/>
              <w:ind w:firstLine="0"/>
            </w:pPr>
            <w:r>
              <w:rPr>
                <w:sz w:val="13"/>
              </w:rPr>
              <w:t>102,5</w:t>
            </w:r>
          </w:p>
        </w:tc>
        <w:tc>
          <w:tcPr>
            <w:tcW w:w="655" w:type="dxa"/>
          </w:tcPr>
          <w:p w14:paraId="07DE5276" w14:textId="77777777" w:rsidR="006D1256" w:rsidRDefault="00000000">
            <w:pPr>
              <w:spacing w:after="0"/>
              <w:ind w:firstLine="0"/>
            </w:pPr>
            <w:r>
              <w:rPr>
                <w:sz w:val="13"/>
              </w:rPr>
              <w:t>81,9</w:t>
            </w:r>
          </w:p>
        </w:tc>
        <w:tc>
          <w:tcPr>
            <w:tcW w:w="655" w:type="dxa"/>
          </w:tcPr>
          <w:p w14:paraId="770E382E" w14:textId="77777777" w:rsidR="006D1256" w:rsidRDefault="00000000">
            <w:pPr>
              <w:spacing w:after="0"/>
              <w:ind w:firstLine="0"/>
            </w:pPr>
            <w:r>
              <w:rPr>
                <w:sz w:val="13"/>
              </w:rPr>
              <w:t>28,2</w:t>
            </w:r>
          </w:p>
        </w:tc>
        <w:tc>
          <w:tcPr>
            <w:tcW w:w="655" w:type="dxa"/>
          </w:tcPr>
          <w:p w14:paraId="778E2934" w14:textId="77777777" w:rsidR="006D1256" w:rsidRDefault="00000000">
            <w:pPr>
              <w:spacing w:after="0"/>
              <w:ind w:firstLine="0"/>
            </w:pPr>
            <w:r>
              <w:rPr>
                <w:sz w:val="13"/>
              </w:rPr>
              <w:t>0,552</w:t>
            </w:r>
          </w:p>
        </w:tc>
        <w:tc>
          <w:tcPr>
            <w:tcW w:w="655" w:type="dxa"/>
          </w:tcPr>
          <w:p w14:paraId="23CFB0B2" w14:textId="77777777" w:rsidR="006D1256" w:rsidRDefault="00000000">
            <w:pPr>
              <w:spacing w:after="0"/>
              <w:ind w:firstLine="0"/>
            </w:pPr>
            <w:r>
              <w:rPr>
                <w:sz w:val="13"/>
              </w:rPr>
              <w:t>1425</w:t>
            </w:r>
          </w:p>
        </w:tc>
        <w:tc>
          <w:tcPr>
            <w:tcW w:w="655" w:type="dxa"/>
          </w:tcPr>
          <w:p w14:paraId="71BA596E" w14:textId="77777777" w:rsidR="006D1256" w:rsidRDefault="00000000">
            <w:pPr>
              <w:spacing w:after="0"/>
              <w:ind w:firstLine="0"/>
            </w:pPr>
            <w:r>
              <w:rPr>
                <w:sz w:val="13"/>
              </w:rPr>
              <w:t>123,5</w:t>
            </w:r>
          </w:p>
        </w:tc>
        <w:tc>
          <w:tcPr>
            <w:tcW w:w="655" w:type="dxa"/>
          </w:tcPr>
          <w:p w14:paraId="1505B6B7" w14:textId="77777777" w:rsidR="006D1256" w:rsidRDefault="00000000">
            <w:pPr>
              <w:spacing w:after="0"/>
              <w:ind w:firstLine="0"/>
            </w:pPr>
            <w:r>
              <w:rPr>
                <w:sz w:val="13"/>
              </w:rPr>
              <w:t>99,3</w:t>
            </w:r>
          </w:p>
        </w:tc>
        <w:tc>
          <w:tcPr>
            <w:tcW w:w="655" w:type="dxa"/>
          </w:tcPr>
          <w:p w14:paraId="173F57BC" w14:textId="77777777" w:rsidR="006D1256" w:rsidRDefault="00000000">
            <w:pPr>
              <w:spacing w:after="0"/>
              <w:ind w:firstLine="0"/>
            </w:pPr>
            <w:r>
              <w:rPr>
                <w:sz w:val="13"/>
              </w:rPr>
              <w:t>109,2</w:t>
            </w:r>
          </w:p>
        </w:tc>
        <w:tc>
          <w:tcPr>
            <w:tcW w:w="655" w:type="dxa"/>
          </w:tcPr>
          <w:p w14:paraId="7415852F" w14:textId="77777777" w:rsidR="006D1256" w:rsidRDefault="00000000">
            <w:pPr>
              <w:spacing w:after="0"/>
              <w:ind w:firstLine="0"/>
            </w:pPr>
            <w:r>
              <w:rPr>
                <w:sz w:val="13"/>
              </w:rPr>
              <w:t>30,0</w:t>
            </w:r>
          </w:p>
        </w:tc>
        <w:tc>
          <w:tcPr>
            <w:tcW w:w="655" w:type="dxa"/>
          </w:tcPr>
          <w:p w14:paraId="78A35D9F" w14:textId="77777777" w:rsidR="006D1256" w:rsidRDefault="00000000">
            <w:pPr>
              <w:spacing w:after="0"/>
              <w:ind w:firstLine="0"/>
            </w:pPr>
            <w:r>
              <w:rPr>
                <w:sz w:val="13"/>
              </w:rPr>
              <w:t>0,533</w:t>
            </w:r>
          </w:p>
        </w:tc>
        <w:tc>
          <w:tcPr>
            <w:tcW w:w="655" w:type="dxa"/>
          </w:tcPr>
          <w:p w14:paraId="2E4B9F37" w14:textId="77777777" w:rsidR="006D1256" w:rsidRDefault="00000000">
            <w:pPr>
              <w:spacing w:after="0"/>
              <w:ind w:firstLine="0"/>
            </w:pPr>
            <w:r>
              <w:rPr>
                <w:sz w:val="13"/>
              </w:rPr>
              <w:t>6150</w:t>
            </w:r>
          </w:p>
        </w:tc>
        <w:tc>
          <w:tcPr>
            <w:tcW w:w="655" w:type="dxa"/>
          </w:tcPr>
          <w:p w14:paraId="2627BD99" w14:textId="77777777" w:rsidR="006D1256" w:rsidRDefault="00000000">
            <w:pPr>
              <w:spacing w:after="0"/>
              <w:ind w:firstLine="0"/>
            </w:pPr>
            <w:r>
              <w:rPr>
                <w:sz w:val="13"/>
              </w:rPr>
              <w:t>79,0</w:t>
            </w:r>
          </w:p>
        </w:tc>
        <w:tc>
          <w:tcPr>
            <w:tcW w:w="655" w:type="dxa"/>
          </w:tcPr>
          <w:p w14:paraId="5DA16E66" w14:textId="77777777" w:rsidR="006D1256" w:rsidRDefault="00000000">
            <w:pPr>
              <w:spacing w:after="0"/>
              <w:ind w:firstLine="0"/>
            </w:pPr>
            <w:r>
              <w:rPr>
                <w:sz w:val="13"/>
              </w:rPr>
              <w:t>61,0</w:t>
            </w:r>
          </w:p>
        </w:tc>
        <w:tc>
          <w:tcPr>
            <w:tcW w:w="655" w:type="dxa"/>
          </w:tcPr>
          <w:p w14:paraId="15151467" w14:textId="77777777" w:rsidR="006D1256" w:rsidRDefault="00000000">
            <w:pPr>
              <w:spacing w:after="0"/>
              <w:ind w:firstLine="0"/>
            </w:pPr>
            <w:r>
              <w:rPr>
                <w:sz w:val="13"/>
              </w:rPr>
              <w:t>58,2</w:t>
            </w:r>
          </w:p>
        </w:tc>
        <w:tc>
          <w:tcPr>
            <w:tcW w:w="655" w:type="dxa"/>
          </w:tcPr>
          <w:p w14:paraId="64BC629F" w14:textId="77777777" w:rsidR="006D1256" w:rsidRDefault="00000000">
            <w:pPr>
              <w:spacing w:after="0"/>
              <w:ind w:firstLine="0"/>
            </w:pPr>
            <w:r>
              <w:rPr>
                <w:sz w:val="13"/>
              </w:rPr>
              <w:t>32,2</w:t>
            </w:r>
          </w:p>
        </w:tc>
        <w:tc>
          <w:tcPr>
            <w:tcW w:w="655" w:type="dxa"/>
          </w:tcPr>
          <w:p w14:paraId="2A20583D" w14:textId="77777777" w:rsidR="006D1256" w:rsidRDefault="00000000">
            <w:pPr>
              <w:spacing w:after="0"/>
              <w:ind w:firstLine="0"/>
            </w:pPr>
            <w:r>
              <w:rPr>
                <w:sz w:val="13"/>
              </w:rPr>
              <w:t>0,301</w:t>
            </w:r>
          </w:p>
        </w:tc>
        <w:tc>
          <w:tcPr>
            <w:tcW w:w="655" w:type="dxa"/>
          </w:tcPr>
          <w:p w14:paraId="35E5D3E8" w14:textId="77777777" w:rsidR="006D1256" w:rsidRDefault="00000000">
            <w:pPr>
              <w:spacing w:after="0"/>
              <w:ind w:firstLine="0"/>
            </w:pPr>
            <w:r>
              <w:rPr>
                <w:sz w:val="13"/>
              </w:rPr>
              <w:t>575</w:t>
            </w:r>
          </w:p>
        </w:tc>
      </w:tr>
      <w:tr w:rsidR="006D1256" w14:paraId="72F9503D" w14:textId="77777777">
        <w:trPr>
          <w:jc w:val="center"/>
        </w:trPr>
        <w:tc>
          <w:tcPr>
            <w:tcW w:w="539" w:type="dxa"/>
          </w:tcPr>
          <w:p w14:paraId="78DA7E9E" w14:textId="77777777" w:rsidR="006D1256" w:rsidRDefault="00000000">
            <w:pPr>
              <w:spacing w:after="0"/>
              <w:ind w:firstLine="0"/>
            </w:pPr>
            <w:r>
              <w:rPr>
                <w:sz w:val="13"/>
              </w:rPr>
              <w:t>2013</w:t>
            </w:r>
          </w:p>
        </w:tc>
        <w:tc>
          <w:tcPr>
            <w:tcW w:w="425" w:type="dxa"/>
          </w:tcPr>
          <w:p w14:paraId="71387D57" w14:textId="77777777" w:rsidR="006D1256" w:rsidRDefault="00000000">
            <w:pPr>
              <w:spacing w:after="0"/>
              <w:ind w:firstLine="0"/>
            </w:pPr>
            <w:r>
              <w:rPr>
                <w:sz w:val="13"/>
              </w:rPr>
              <w:t>5</w:t>
            </w:r>
          </w:p>
        </w:tc>
        <w:tc>
          <w:tcPr>
            <w:tcW w:w="539" w:type="dxa"/>
          </w:tcPr>
          <w:p w14:paraId="1F2D5BE2" w14:textId="77777777" w:rsidR="006D1256" w:rsidRDefault="00000000">
            <w:pPr>
              <w:spacing w:after="0"/>
              <w:ind w:firstLine="0"/>
            </w:pPr>
            <w:r>
              <w:rPr>
                <w:sz w:val="13"/>
              </w:rPr>
              <w:t>-0,30</w:t>
            </w:r>
          </w:p>
        </w:tc>
        <w:tc>
          <w:tcPr>
            <w:tcW w:w="709" w:type="dxa"/>
          </w:tcPr>
          <w:p w14:paraId="2A2AA885" w14:textId="77777777" w:rsidR="006D1256" w:rsidRDefault="00000000">
            <w:pPr>
              <w:spacing w:after="0"/>
              <w:ind w:firstLine="0"/>
            </w:pPr>
            <w:r>
              <w:rPr>
                <w:sz w:val="13"/>
              </w:rPr>
              <w:t>Neutro</w:t>
            </w:r>
          </w:p>
        </w:tc>
        <w:tc>
          <w:tcPr>
            <w:tcW w:w="655" w:type="dxa"/>
          </w:tcPr>
          <w:p w14:paraId="418FD1BB" w14:textId="77777777" w:rsidR="006D1256" w:rsidRDefault="00000000">
            <w:pPr>
              <w:spacing w:after="0"/>
              <w:ind w:firstLine="0"/>
            </w:pPr>
            <w:r>
              <w:rPr>
                <w:sz w:val="13"/>
              </w:rPr>
              <w:t>133,8</w:t>
            </w:r>
          </w:p>
        </w:tc>
        <w:tc>
          <w:tcPr>
            <w:tcW w:w="655" w:type="dxa"/>
          </w:tcPr>
          <w:p w14:paraId="456DBD7D" w14:textId="77777777" w:rsidR="006D1256" w:rsidRDefault="00000000">
            <w:pPr>
              <w:spacing w:after="0"/>
              <w:ind w:firstLine="0"/>
            </w:pPr>
            <w:r>
              <w:rPr>
                <w:sz w:val="13"/>
              </w:rPr>
              <w:t>105,3</w:t>
            </w:r>
          </w:p>
        </w:tc>
        <w:tc>
          <w:tcPr>
            <w:tcW w:w="655" w:type="dxa"/>
          </w:tcPr>
          <w:p w14:paraId="1E0B33FD" w14:textId="77777777" w:rsidR="006D1256" w:rsidRDefault="00000000">
            <w:pPr>
              <w:spacing w:after="0"/>
              <w:ind w:firstLine="0"/>
            </w:pPr>
            <w:r>
              <w:rPr>
                <w:sz w:val="13"/>
              </w:rPr>
              <w:t>53,0</w:t>
            </w:r>
          </w:p>
        </w:tc>
        <w:tc>
          <w:tcPr>
            <w:tcW w:w="655" w:type="dxa"/>
          </w:tcPr>
          <w:p w14:paraId="2ED620A4" w14:textId="77777777" w:rsidR="006D1256" w:rsidRDefault="00000000">
            <w:pPr>
              <w:spacing w:after="0"/>
              <w:ind w:firstLine="0"/>
            </w:pPr>
            <w:r>
              <w:rPr>
                <w:sz w:val="13"/>
              </w:rPr>
              <w:t>26,8</w:t>
            </w:r>
          </w:p>
        </w:tc>
        <w:tc>
          <w:tcPr>
            <w:tcW w:w="655" w:type="dxa"/>
          </w:tcPr>
          <w:p w14:paraId="67AF021A" w14:textId="77777777" w:rsidR="006D1256" w:rsidRDefault="00000000">
            <w:pPr>
              <w:spacing w:after="0"/>
              <w:ind w:firstLine="0"/>
            </w:pPr>
            <w:r>
              <w:rPr>
                <w:sz w:val="13"/>
              </w:rPr>
              <w:t>0,630</w:t>
            </w:r>
          </w:p>
        </w:tc>
        <w:tc>
          <w:tcPr>
            <w:tcW w:w="655" w:type="dxa"/>
          </w:tcPr>
          <w:p w14:paraId="3FF08712" w14:textId="77777777" w:rsidR="006D1256" w:rsidRDefault="00000000">
            <w:pPr>
              <w:spacing w:after="0"/>
              <w:ind w:firstLine="0"/>
            </w:pPr>
            <w:r>
              <w:rPr>
                <w:sz w:val="13"/>
              </w:rPr>
              <w:t>1850</w:t>
            </w:r>
          </w:p>
        </w:tc>
        <w:tc>
          <w:tcPr>
            <w:tcW w:w="655" w:type="dxa"/>
          </w:tcPr>
          <w:p w14:paraId="097A9F66" w14:textId="77777777" w:rsidR="006D1256" w:rsidRDefault="00000000">
            <w:pPr>
              <w:spacing w:after="0"/>
              <w:ind w:firstLine="0"/>
            </w:pPr>
            <w:r>
              <w:rPr>
                <w:sz w:val="13"/>
              </w:rPr>
              <w:t>120,1</w:t>
            </w:r>
          </w:p>
        </w:tc>
        <w:tc>
          <w:tcPr>
            <w:tcW w:w="655" w:type="dxa"/>
          </w:tcPr>
          <w:p w14:paraId="4041C813" w14:textId="77777777" w:rsidR="006D1256" w:rsidRDefault="00000000">
            <w:pPr>
              <w:spacing w:after="0"/>
              <w:ind w:firstLine="0"/>
            </w:pPr>
            <w:r>
              <w:rPr>
                <w:sz w:val="13"/>
              </w:rPr>
              <w:t>76,6</w:t>
            </w:r>
          </w:p>
        </w:tc>
        <w:tc>
          <w:tcPr>
            <w:tcW w:w="655" w:type="dxa"/>
          </w:tcPr>
          <w:p w14:paraId="36A54756" w14:textId="77777777" w:rsidR="006D1256" w:rsidRDefault="00000000">
            <w:pPr>
              <w:spacing w:after="0"/>
              <w:ind w:firstLine="0"/>
            </w:pPr>
            <w:r>
              <w:rPr>
                <w:sz w:val="13"/>
              </w:rPr>
              <w:t>9,4</w:t>
            </w:r>
          </w:p>
        </w:tc>
        <w:tc>
          <w:tcPr>
            <w:tcW w:w="655" w:type="dxa"/>
          </w:tcPr>
          <w:p w14:paraId="7DAE7E30" w14:textId="77777777" w:rsidR="006D1256" w:rsidRDefault="00000000">
            <w:pPr>
              <w:spacing w:after="0"/>
              <w:ind w:firstLine="0"/>
            </w:pPr>
            <w:r>
              <w:rPr>
                <w:sz w:val="13"/>
              </w:rPr>
              <w:t>31,3</w:t>
            </w:r>
          </w:p>
        </w:tc>
        <w:tc>
          <w:tcPr>
            <w:tcW w:w="655" w:type="dxa"/>
          </w:tcPr>
          <w:p w14:paraId="2A2BF060" w14:textId="77777777" w:rsidR="006D1256" w:rsidRDefault="00000000">
            <w:pPr>
              <w:spacing w:after="0"/>
              <w:ind w:firstLine="0"/>
            </w:pPr>
            <w:r>
              <w:rPr>
                <w:sz w:val="13"/>
              </w:rPr>
              <w:t>0,415</w:t>
            </w:r>
          </w:p>
        </w:tc>
        <w:tc>
          <w:tcPr>
            <w:tcW w:w="655" w:type="dxa"/>
          </w:tcPr>
          <w:p w14:paraId="72B14CF1" w14:textId="77777777" w:rsidR="006D1256" w:rsidRDefault="00000000">
            <w:pPr>
              <w:spacing w:after="0"/>
              <w:ind w:firstLine="0"/>
            </w:pPr>
            <w:r>
              <w:rPr>
                <w:sz w:val="13"/>
              </w:rPr>
              <w:t>5200</w:t>
            </w:r>
          </w:p>
        </w:tc>
        <w:tc>
          <w:tcPr>
            <w:tcW w:w="655" w:type="dxa"/>
          </w:tcPr>
          <w:p w14:paraId="16E1B0FD" w14:textId="77777777" w:rsidR="006D1256" w:rsidRDefault="00000000">
            <w:pPr>
              <w:spacing w:after="0"/>
              <w:ind w:firstLine="0"/>
            </w:pPr>
            <w:r>
              <w:rPr>
                <w:sz w:val="13"/>
              </w:rPr>
              <w:t>84,9</w:t>
            </w:r>
          </w:p>
        </w:tc>
        <w:tc>
          <w:tcPr>
            <w:tcW w:w="655" w:type="dxa"/>
          </w:tcPr>
          <w:p w14:paraId="6B4FA210" w14:textId="77777777" w:rsidR="006D1256" w:rsidRDefault="00000000">
            <w:pPr>
              <w:spacing w:after="0"/>
              <w:ind w:firstLine="0"/>
            </w:pPr>
            <w:r>
              <w:rPr>
                <w:sz w:val="13"/>
              </w:rPr>
              <w:t>51,2</w:t>
            </w:r>
          </w:p>
        </w:tc>
        <w:tc>
          <w:tcPr>
            <w:tcW w:w="655" w:type="dxa"/>
          </w:tcPr>
          <w:p w14:paraId="69093CF1" w14:textId="77777777" w:rsidR="006D1256" w:rsidRDefault="00000000">
            <w:pPr>
              <w:spacing w:after="0"/>
              <w:ind w:firstLine="0"/>
            </w:pPr>
            <w:r>
              <w:rPr>
                <w:sz w:val="13"/>
              </w:rPr>
              <w:t>14,8</w:t>
            </w:r>
          </w:p>
        </w:tc>
        <w:tc>
          <w:tcPr>
            <w:tcW w:w="655" w:type="dxa"/>
          </w:tcPr>
          <w:p w14:paraId="2273D094" w14:textId="77777777" w:rsidR="006D1256" w:rsidRDefault="00000000">
            <w:pPr>
              <w:spacing w:after="0"/>
              <w:ind w:firstLine="0"/>
            </w:pPr>
            <w:r>
              <w:rPr>
                <w:sz w:val="13"/>
              </w:rPr>
              <w:t>31,4</w:t>
            </w:r>
          </w:p>
        </w:tc>
        <w:tc>
          <w:tcPr>
            <w:tcW w:w="655" w:type="dxa"/>
          </w:tcPr>
          <w:p w14:paraId="50158E3D" w14:textId="77777777" w:rsidR="006D1256" w:rsidRDefault="00000000">
            <w:pPr>
              <w:spacing w:after="0"/>
              <w:ind w:firstLine="0"/>
            </w:pPr>
            <w:r>
              <w:rPr>
                <w:sz w:val="13"/>
              </w:rPr>
              <w:t>0,283</w:t>
            </w:r>
          </w:p>
        </w:tc>
        <w:tc>
          <w:tcPr>
            <w:tcW w:w="655" w:type="dxa"/>
          </w:tcPr>
          <w:p w14:paraId="65FE9725" w14:textId="77777777" w:rsidR="006D1256" w:rsidRDefault="00000000">
            <w:pPr>
              <w:spacing w:after="0"/>
              <w:ind w:firstLine="0"/>
            </w:pPr>
            <w:r>
              <w:rPr>
                <w:sz w:val="13"/>
              </w:rPr>
              <w:t>125</w:t>
            </w:r>
          </w:p>
        </w:tc>
      </w:tr>
      <w:tr w:rsidR="006D1256" w14:paraId="1ADBA558" w14:textId="77777777">
        <w:trPr>
          <w:jc w:val="center"/>
        </w:trPr>
        <w:tc>
          <w:tcPr>
            <w:tcW w:w="539" w:type="dxa"/>
          </w:tcPr>
          <w:p w14:paraId="61882048" w14:textId="77777777" w:rsidR="006D1256" w:rsidRDefault="00000000">
            <w:pPr>
              <w:spacing w:after="0"/>
              <w:ind w:firstLine="0"/>
            </w:pPr>
            <w:r>
              <w:rPr>
                <w:sz w:val="13"/>
              </w:rPr>
              <w:t>2013</w:t>
            </w:r>
          </w:p>
        </w:tc>
        <w:tc>
          <w:tcPr>
            <w:tcW w:w="425" w:type="dxa"/>
          </w:tcPr>
          <w:p w14:paraId="3E4B4831" w14:textId="77777777" w:rsidR="006D1256" w:rsidRDefault="00000000">
            <w:pPr>
              <w:spacing w:after="0"/>
              <w:ind w:firstLine="0"/>
            </w:pPr>
            <w:r>
              <w:rPr>
                <w:sz w:val="13"/>
              </w:rPr>
              <w:t>6</w:t>
            </w:r>
          </w:p>
        </w:tc>
        <w:tc>
          <w:tcPr>
            <w:tcW w:w="539" w:type="dxa"/>
          </w:tcPr>
          <w:p w14:paraId="691D5810" w14:textId="77777777" w:rsidR="006D1256" w:rsidRDefault="00000000">
            <w:pPr>
              <w:spacing w:after="0"/>
              <w:ind w:firstLine="0"/>
            </w:pPr>
            <w:r>
              <w:rPr>
                <w:sz w:val="13"/>
              </w:rPr>
              <w:t>-0,38</w:t>
            </w:r>
          </w:p>
        </w:tc>
        <w:tc>
          <w:tcPr>
            <w:tcW w:w="709" w:type="dxa"/>
          </w:tcPr>
          <w:p w14:paraId="25C85CF8" w14:textId="77777777" w:rsidR="006D1256" w:rsidRDefault="00000000">
            <w:pPr>
              <w:spacing w:after="0"/>
              <w:ind w:firstLine="0"/>
            </w:pPr>
            <w:r>
              <w:rPr>
                <w:sz w:val="13"/>
              </w:rPr>
              <w:t>Neutro</w:t>
            </w:r>
          </w:p>
        </w:tc>
        <w:tc>
          <w:tcPr>
            <w:tcW w:w="655" w:type="dxa"/>
          </w:tcPr>
          <w:p w14:paraId="12A352F0" w14:textId="77777777" w:rsidR="006D1256" w:rsidRDefault="00000000">
            <w:pPr>
              <w:spacing w:after="0"/>
              <w:ind w:firstLine="0"/>
            </w:pPr>
            <w:r>
              <w:rPr>
                <w:sz w:val="13"/>
              </w:rPr>
              <w:t>129,7</w:t>
            </w:r>
          </w:p>
        </w:tc>
        <w:tc>
          <w:tcPr>
            <w:tcW w:w="655" w:type="dxa"/>
          </w:tcPr>
          <w:p w14:paraId="1EB1878C" w14:textId="77777777" w:rsidR="006D1256" w:rsidRDefault="00000000">
            <w:pPr>
              <w:spacing w:after="0"/>
              <w:ind w:firstLine="0"/>
            </w:pPr>
            <w:r>
              <w:rPr>
                <w:sz w:val="13"/>
              </w:rPr>
              <w:t>97,5</w:t>
            </w:r>
          </w:p>
        </w:tc>
        <w:tc>
          <w:tcPr>
            <w:tcW w:w="655" w:type="dxa"/>
          </w:tcPr>
          <w:p w14:paraId="1BA9CED8" w14:textId="77777777" w:rsidR="006D1256" w:rsidRDefault="00000000">
            <w:pPr>
              <w:spacing w:after="0"/>
              <w:ind w:firstLine="0"/>
            </w:pPr>
            <w:r>
              <w:rPr>
                <w:sz w:val="13"/>
              </w:rPr>
              <w:t>100,8</w:t>
            </w:r>
          </w:p>
        </w:tc>
        <w:tc>
          <w:tcPr>
            <w:tcW w:w="655" w:type="dxa"/>
          </w:tcPr>
          <w:p w14:paraId="5C70E4CC" w14:textId="77777777" w:rsidR="006D1256" w:rsidRDefault="00000000">
            <w:pPr>
              <w:spacing w:after="0"/>
              <w:ind w:firstLine="0"/>
            </w:pPr>
            <w:r>
              <w:rPr>
                <w:sz w:val="13"/>
              </w:rPr>
              <w:t>25,0</w:t>
            </w:r>
          </w:p>
        </w:tc>
        <w:tc>
          <w:tcPr>
            <w:tcW w:w="655" w:type="dxa"/>
          </w:tcPr>
          <w:p w14:paraId="72064604" w14:textId="77777777" w:rsidR="006D1256" w:rsidRDefault="00000000">
            <w:pPr>
              <w:spacing w:after="0"/>
              <w:ind w:firstLine="0"/>
            </w:pPr>
            <w:r>
              <w:rPr>
                <w:sz w:val="13"/>
              </w:rPr>
              <w:t>0,656</w:t>
            </w:r>
          </w:p>
        </w:tc>
        <w:tc>
          <w:tcPr>
            <w:tcW w:w="655" w:type="dxa"/>
          </w:tcPr>
          <w:p w14:paraId="75B8F479" w14:textId="77777777" w:rsidR="006D1256" w:rsidRDefault="00000000">
            <w:pPr>
              <w:spacing w:after="0"/>
              <w:ind w:firstLine="0"/>
            </w:pPr>
            <w:r>
              <w:rPr>
                <w:sz w:val="13"/>
              </w:rPr>
              <w:t>1125</w:t>
            </w:r>
          </w:p>
        </w:tc>
        <w:tc>
          <w:tcPr>
            <w:tcW w:w="655" w:type="dxa"/>
          </w:tcPr>
          <w:p w14:paraId="5387AAE2" w14:textId="77777777" w:rsidR="006D1256" w:rsidRDefault="00000000">
            <w:pPr>
              <w:spacing w:after="0"/>
              <w:ind w:firstLine="0"/>
            </w:pPr>
            <w:r>
              <w:rPr>
                <w:sz w:val="13"/>
              </w:rPr>
              <w:t>97,5</w:t>
            </w:r>
          </w:p>
        </w:tc>
        <w:tc>
          <w:tcPr>
            <w:tcW w:w="655" w:type="dxa"/>
          </w:tcPr>
          <w:p w14:paraId="16B393B8" w14:textId="77777777" w:rsidR="006D1256" w:rsidRDefault="00000000">
            <w:pPr>
              <w:spacing w:after="0"/>
              <w:ind w:firstLine="0"/>
            </w:pPr>
            <w:r>
              <w:rPr>
                <w:sz w:val="13"/>
              </w:rPr>
              <w:t>58,1</w:t>
            </w:r>
          </w:p>
        </w:tc>
        <w:tc>
          <w:tcPr>
            <w:tcW w:w="655" w:type="dxa"/>
          </w:tcPr>
          <w:p w14:paraId="0236B7BD" w14:textId="77777777" w:rsidR="006D1256" w:rsidRDefault="00000000">
            <w:pPr>
              <w:spacing w:after="0"/>
              <w:ind w:firstLine="0"/>
            </w:pPr>
            <w:r>
              <w:rPr>
                <w:sz w:val="13"/>
              </w:rPr>
              <w:t>6,1</w:t>
            </w:r>
          </w:p>
        </w:tc>
        <w:tc>
          <w:tcPr>
            <w:tcW w:w="655" w:type="dxa"/>
          </w:tcPr>
          <w:p w14:paraId="0833827D" w14:textId="77777777" w:rsidR="006D1256" w:rsidRDefault="00000000">
            <w:pPr>
              <w:spacing w:after="0"/>
              <w:ind w:firstLine="0"/>
            </w:pPr>
            <w:r>
              <w:rPr>
                <w:sz w:val="13"/>
              </w:rPr>
              <w:t>30,8</w:t>
            </w:r>
          </w:p>
        </w:tc>
        <w:tc>
          <w:tcPr>
            <w:tcW w:w="655" w:type="dxa"/>
          </w:tcPr>
          <w:p w14:paraId="3B21AB10" w14:textId="77777777" w:rsidR="006D1256" w:rsidRDefault="00000000">
            <w:pPr>
              <w:spacing w:after="0"/>
              <w:ind w:firstLine="0"/>
            </w:pPr>
            <w:r>
              <w:rPr>
                <w:sz w:val="13"/>
              </w:rPr>
              <w:t>0,330</w:t>
            </w:r>
          </w:p>
        </w:tc>
        <w:tc>
          <w:tcPr>
            <w:tcW w:w="655" w:type="dxa"/>
          </w:tcPr>
          <w:p w14:paraId="15AC5162" w14:textId="77777777" w:rsidR="006D1256" w:rsidRDefault="00000000">
            <w:pPr>
              <w:spacing w:after="0"/>
              <w:ind w:firstLine="0"/>
            </w:pPr>
            <w:r>
              <w:rPr>
                <w:sz w:val="13"/>
              </w:rPr>
              <w:t>17275</w:t>
            </w:r>
          </w:p>
        </w:tc>
        <w:tc>
          <w:tcPr>
            <w:tcW w:w="655" w:type="dxa"/>
          </w:tcPr>
          <w:p w14:paraId="0EBAD939" w14:textId="77777777" w:rsidR="006D1256" w:rsidRDefault="00000000">
            <w:pPr>
              <w:spacing w:after="0"/>
              <w:ind w:firstLine="0"/>
            </w:pPr>
            <w:r>
              <w:rPr>
                <w:sz w:val="13"/>
              </w:rPr>
              <w:t>76,8</w:t>
            </w:r>
          </w:p>
        </w:tc>
        <w:tc>
          <w:tcPr>
            <w:tcW w:w="655" w:type="dxa"/>
          </w:tcPr>
          <w:p w14:paraId="312C1129" w14:textId="77777777" w:rsidR="006D1256" w:rsidRDefault="00000000">
            <w:pPr>
              <w:spacing w:after="0"/>
              <w:ind w:firstLine="0"/>
            </w:pPr>
            <w:r>
              <w:rPr>
                <w:sz w:val="13"/>
              </w:rPr>
              <w:t>39,6</w:t>
            </w:r>
          </w:p>
        </w:tc>
        <w:tc>
          <w:tcPr>
            <w:tcW w:w="655" w:type="dxa"/>
          </w:tcPr>
          <w:p w14:paraId="029B273E" w14:textId="77777777" w:rsidR="006D1256" w:rsidRDefault="00000000">
            <w:pPr>
              <w:spacing w:after="0"/>
              <w:ind w:firstLine="0"/>
            </w:pPr>
            <w:r>
              <w:rPr>
                <w:sz w:val="13"/>
              </w:rPr>
              <w:t>24,7</w:t>
            </w:r>
          </w:p>
        </w:tc>
        <w:tc>
          <w:tcPr>
            <w:tcW w:w="655" w:type="dxa"/>
          </w:tcPr>
          <w:p w14:paraId="153D24BB" w14:textId="77777777" w:rsidR="006D1256" w:rsidRDefault="00000000">
            <w:pPr>
              <w:spacing w:after="0"/>
              <w:ind w:firstLine="0"/>
            </w:pPr>
            <w:r>
              <w:rPr>
                <w:sz w:val="13"/>
              </w:rPr>
              <w:t>30,6</w:t>
            </w:r>
          </w:p>
        </w:tc>
        <w:tc>
          <w:tcPr>
            <w:tcW w:w="655" w:type="dxa"/>
          </w:tcPr>
          <w:p w14:paraId="65B6DE0B" w14:textId="77777777" w:rsidR="006D1256" w:rsidRDefault="00000000">
            <w:pPr>
              <w:spacing w:after="0"/>
              <w:ind w:firstLine="0"/>
            </w:pPr>
            <w:r>
              <w:rPr>
                <w:sz w:val="13"/>
              </w:rPr>
              <w:t>0,227</w:t>
            </w:r>
          </w:p>
        </w:tc>
        <w:tc>
          <w:tcPr>
            <w:tcW w:w="655" w:type="dxa"/>
          </w:tcPr>
          <w:p w14:paraId="3371411C" w14:textId="77777777" w:rsidR="006D1256" w:rsidRDefault="00000000">
            <w:pPr>
              <w:spacing w:after="0"/>
              <w:ind w:firstLine="0"/>
            </w:pPr>
            <w:r>
              <w:rPr>
                <w:sz w:val="13"/>
              </w:rPr>
              <w:t>125</w:t>
            </w:r>
          </w:p>
        </w:tc>
      </w:tr>
      <w:tr w:rsidR="006D1256" w14:paraId="2DBAD5F5" w14:textId="77777777">
        <w:trPr>
          <w:jc w:val="center"/>
        </w:trPr>
        <w:tc>
          <w:tcPr>
            <w:tcW w:w="539" w:type="dxa"/>
          </w:tcPr>
          <w:p w14:paraId="7762D018" w14:textId="77777777" w:rsidR="006D1256" w:rsidRDefault="00000000">
            <w:pPr>
              <w:spacing w:after="0"/>
              <w:ind w:firstLine="0"/>
            </w:pPr>
            <w:r>
              <w:rPr>
                <w:sz w:val="13"/>
              </w:rPr>
              <w:t>2013</w:t>
            </w:r>
          </w:p>
        </w:tc>
        <w:tc>
          <w:tcPr>
            <w:tcW w:w="425" w:type="dxa"/>
          </w:tcPr>
          <w:p w14:paraId="24D63297" w14:textId="77777777" w:rsidR="006D1256" w:rsidRDefault="00000000">
            <w:pPr>
              <w:spacing w:after="0"/>
              <w:ind w:firstLine="0"/>
            </w:pPr>
            <w:r>
              <w:rPr>
                <w:sz w:val="13"/>
              </w:rPr>
              <w:t>7</w:t>
            </w:r>
          </w:p>
        </w:tc>
        <w:tc>
          <w:tcPr>
            <w:tcW w:w="539" w:type="dxa"/>
          </w:tcPr>
          <w:p w14:paraId="485F86B9" w14:textId="77777777" w:rsidR="006D1256" w:rsidRDefault="00000000">
            <w:pPr>
              <w:spacing w:after="0"/>
              <w:ind w:firstLine="0"/>
            </w:pPr>
            <w:r>
              <w:rPr>
                <w:sz w:val="13"/>
              </w:rPr>
              <w:t>-0,45</w:t>
            </w:r>
          </w:p>
        </w:tc>
        <w:tc>
          <w:tcPr>
            <w:tcW w:w="709" w:type="dxa"/>
          </w:tcPr>
          <w:p w14:paraId="13C04612" w14:textId="77777777" w:rsidR="006D1256" w:rsidRDefault="00000000">
            <w:pPr>
              <w:spacing w:after="0"/>
              <w:ind w:firstLine="0"/>
            </w:pPr>
            <w:r>
              <w:rPr>
                <w:sz w:val="13"/>
              </w:rPr>
              <w:t>Neutro</w:t>
            </w:r>
          </w:p>
        </w:tc>
        <w:tc>
          <w:tcPr>
            <w:tcW w:w="655" w:type="dxa"/>
          </w:tcPr>
          <w:p w14:paraId="524CD25E" w14:textId="77777777" w:rsidR="006D1256" w:rsidRDefault="00000000">
            <w:pPr>
              <w:spacing w:after="0"/>
              <w:ind w:firstLine="0"/>
            </w:pPr>
            <w:r>
              <w:rPr>
                <w:sz w:val="13"/>
              </w:rPr>
              <w:t>137,0</w:t>
            </w:r>
          </w:p>
        </w:tc>
        <w:tc>
          <w:tcPr>
            <w:tcW w:w="655" w:type="dxa"/>
          </w:tcPr>
          <w:p w14:paraId="682F31F8" w14:textId="77777777" w:rsidR="006D1256" w:rsidRDefault="00000000">
            <w:pPr>
              <w:spacing w:after="0"/>
              <w:ind w:firstLine="0"/>
            </w:pPr>
            <w:r>
              <w:rPr>
                <w:sz w:val="13"/>
              </w:rPr>
              <w:t>92,8</w:t>
            </w:r>
          </w:p>
        </w:tc>
        <w:tc>
          <w:tcPr>
            <w:tcW w:w="655" w:type="dxa"/>
          </w:tcPr>
          <w:p w14:paraId="759CDE6B" w14:textId="77777777" w:rsidR="006D1256" w:rsidRDefault="00000000">
            <w:pPr>
              <w:spacing w:after="0"/>
              <w:ind w:firstLine="0"/>
            </w:pPr>
            <w:r>
              <w:rPr>
                <w:sz w:val="13"/>
              </w:rPr>
              <w:t>91,3</w:t>
            </w:r>
          </w:p>
        </w:tc>
        <w:tc>
          <w:tcPr>
            <w:tcW w:w="655" w:type="dxa"/>
          </w:tcPr>
          <w:p w14:paraId="1E0D9B38" w14:textId="77777777" w:rsidR="006D1256" w:rsidRDefault="00000000">
            <w:pPr>
              <w:spacing w:after="0"/>
              <w:ind w:firstLine="0"/>
            </w:pPr>
            <w:r>
              <w:rPr>
                <w:sz w:val="13"/>
              </w:rPr>
              <w:t>24,9</w:t>
            </w:r>
          </w:p>
        </w:tc>
        <w:tc>
          <w:tcPr>
            <w:tcW w:w="655" w:type="dxa"/>
          </w:tcPr>
          <w:p w14:paraId="0B088000" w14:textId="77777777" w:rsidR="006D1256" w:rsidRDefault="00000000">
            <w:pPr>
              <w:spacing w:after="0"/>
              <w:ind w:firstLine="0"/>
            </w:pPr>
            <w:r>
              <w:rPr>
                <w:sz w:val="13"/>
              </w:rPr>
              <w:t>0,619</w:t>
            </w:r>
          </w:p>
        </w:tc>
        <w:tc>
          <w:tcPr>
            <w:tcW w:w="655" w:type="dxa"/>
          </w:tcPr>
          <w:p w14:paraId="60232C81" w14:textId="77777777" w:rsidR="006D1256" w:rsidRDefault="00000000">
            <w:pPr>
              <w:spacing w:after="0"/>
              <w:ind w:firstLine="0"/>
            </w:pPr>
            <w:r>
              <w:rPr>
                <w:sz w:val="13"/>
              </w:rPr>
              <w:t>3625</w:t>
            </w:r>
          </w:p>
        </w:tc>
        <w:tc>
          <w:tcPr>
            <w:tcW w:w="655" w:type="dxa"/>
          </w:tcPr>
          <w:p w14:paraId="406F4D05" w14:textId="77777777" w:rsidR="006D1256" w:rsidRDefault="00000000">
            <w:pPr>
              <w:spacing w:after="0"/>
              <w:ind w:firstLine="0"/>
            </w:pPr>
            <w:r>
              <w:rPr>
                <w:sz w:val="13"/>
              </w:rPr>
              <w:t>82,8</w:t>
            </w:r>
          </w:p>
        </w:tc>
        <w:tc>
          <w:tcPr>
            <w:tcW w:w="655" w:type="dxa"/>
          </w:tcPr>
          <w:p w14:paraId="08EA91D6" w14:textId="77777777" w:rsidR="006D1256" w:rsidRDefault="00000000">
            <w:pPr>
              <w:spacing w:after="0"/>
              <w:ind w:firstLine="0"/>
            </w:pPr>
            <w:r>
              <w:rPr>
                <w:sz w:val="13"/>
              </w:rPr>
              <w:t>38,7</w:t>
            </w:r>
          </w:p>
        </w:tc>
        <w:tc>
          <w:tcPr>
            <w:tcW w:w="655" w:type="dxa"/>
          </w:tcPr>
          <w:p w14:paraId="29E96A21" w14:textId="77777777" w:rsidR="006D1256" w:rsidRDefault="00000000">
            <w:pPr>
              <w:spacing w:after="0"/>
              <w:ind w:firstLine="0"/>
            </w:pPr>
            <w:r>
              <w:rPr>
                <w:sz w:val="13"/>
              </w:rPr>
              <w:t>1,2</w:t>
            </w:r>
          </w:p>
        </w:tc>
        <w:tc>
          <w:tcPr>
            <w:tcW w:w="655" w:type="dxa"/>
          </w:tcPr>
          <w:p w14:paraId="7A992DFB" w14:textId="77777777" w:rsidR="006D1256" w:rsidRDefault="00000000">
            <w:pPr>
              <w:spacing w:after="0"/>
              <w:ind w:firstLine="0"/>
            </w:pPr>
            <w:r>
              <w:rPr>
                <w:sz w:val="13"/>
              </w:rPr>
              <w:t>32,1</w:t>
            </w:r>
          </w:p>
        </w:tc>
        <w:tc>
          <w:tcPr>
            <w:tcW w:w="655" w:type="dxa"/>
          </w:tcPr>
          <w:p w14:paraId="6185E6A6" w14:textId="77777777" w:rsidR="006D1256" w:rsidRDefault="00000000">
            <w:pPr>
              <w:spacing w:after="0"/>
              <w:ind w:firstLine="0"/>
            </w:pPr>
            <w:r>
              <w:rPr>
                <w:sz w:val="13"/>
              </w:rPr>
              <w:t>0,197</w:t>
            </w:r>
          </w:p>
        </w:tc>
        <w:tc>
          <w:tcPr>
            <w:tcW w:w="655" w:type="dxa"/>
          </w:tcPr>
          <w:p w14:paraId="68EE60DE" w14:textId="77777777" w:rsidR="006D1256" w:rsidRDefault="00000000">
            <w:pPr>
              <w:spacing w:after="0"/>
              <w:ind w:firstLine="0"/>
            </w:pPr>
            <w:r>
              <w:rPr>
                <w:sz w:val="13"/>
              </w:rPr>
              <w:t>19500</w:t>
            </w:r>
          </w:p>
        </w:tc>
        <w:tc>
          <w:tcPr>
            <w:tcW w:w="655" w:type="dxa"/>
          </w:tcPr>
          <w:p w14:paraId="1C071A70" w14:textId="77777777" w:rsidR="006D1256" w:rsidRDefault="00000000">
            <w:pPr>
              <w:spacing w:after="0"/>
              <w:ind w:firstLine="0"/>
            </w:pPr>
            <w:r>
              <w:rPr>
                <w:sz w:val="13"/>
              </w:rPr>
              <w:t>72,9</w:t>
            </w:r>
          </w:p>
        </w:tc>
        <w:tc>
          <w:tcPr>
            <w:tcW w:w="655" w:type="dxa"/>
          </w:tcPr>
          <w:p w14:paraId="578E02D8" w14:textId="77777777" w:rsidR="006D1256" w:rsidRDefault="00000000">
            <w:pPr>
              <w:spacing w:after="0"/>
              <w:ind w:firstLine="0"/>
            </w:pPr>
            <w:r>
              <w:rPr>
                <w:sz w:val="13"/>
              </w:rPr>
              <w:t>34,6</w:t>
            </w:r>
          </w:p>
        </w:tc>
        <w:tc>
          <w:tcPr>
            <w:tcW w:w="655" w:type="dxa"/>
          </w:tcPr>
          <w:p w14:paraId="7E0FEF3B" w14:textId="77777777" w:rsidR="006D1256" w:rsidRDefault="00000000">
            <w:pPr>
              <w:spacing w:after="0"/>
              <w:ind w:firstLine="0"/>
            </w:pPr>
            <w:r>
              <w:rPr>
                <w:sz w:val="13"/>
              </w:rPr>
              <w:t>32,0</w:t>
            </w:r>
          </w:p>
        </w:tc>
        <w:tc>
          <w:tcPr>
            <w:tcW w:w="655" w:type="dxa"/>
          </w:tcPr>
          <w:p w14:paraId="4459B7AC" w14:textId="77777777" w:rsidR="006D1256" w:rsidRDefault="00000000">
            <w:pPr>
              <w:spacing w:after="0"/>
              <w:ind w:firstLine="0"/>
            </w:pPr>
            <w:r>
              <w:rPr>
                <w:sz w:val="13"/>
              </w:rPr>
              <w:t>30,7</w:t>
            </w:r>
          </w:p>
        </w:tc>
        <w:tc>
          <w:tcPr>
            <w:tcW w:w="655" w:type="dxa"/>
          </w:tcPr>
          <w:p w14:paraId="40E82A76" w14:textId="77777777" w:rsidR="006D1256" w:rsidRDefault="00000000">
            <w:pPr>
              <w:spacing w:after="0"/>
              <w:ind w:firstLine="0"/>
            </w:pPr>
            <w:r>
              <w:rPr>
                <w:sz w:val="13"/>
              </w:rPr>
              <w:t>0,192</w:t>
            </w:r>
          </w:p>
        </w:tc>
        <w:tc>
          <w:tcPr>
            <w:tcW w:w="655" w:type="dxa"/>
          </w:tcPr>
          <w:p w14:paraId="25B1B6B4" w14:textId="77777777" w:rsidR="006D1256" w:rsidRDefault="00000000">
            <w:pPr>
              <w:spacing w:after="0"/>
              <w:ind w:firstLine="0"/>
            </w:pPr>
            <w:r>
              <w:rPr>
                <w:sz w:val="13"/>
              </w:rPr>
              <w:t>1175</w:t>
            </w:r>
          </w:p>
        </w:tc>
      </w:tr>
      <w:tr w:rsidR="006D1256" w14:paraId="13243F21" w14:textId="77777777">
        <w:trPr>
          <w:jc w:val="center"/>
        </w:trPr>
        <w:tc>
          <w:tcPr>
            <w:tcW w:w="539" w:type="dxa"/>
          </w:tcPr>
          <w:p w14:paraId="73AEE52D" w14:textId="77777777" w:rsidR="006D1256" w:rsidRDefault="00000000">
            <w:pPr>
              <w:spacing w:after="0"/>
              <w:ind w:firstLine="0"/>
            </w:pPr>
            <w:r>
              <w:rPr>
                <w:sz w:val="13"/>
              </w:rPr>
              <w:t>2013</w:t>
            </w:r>
          </w:p>
        </w:tc>
        <w:tc>
          <w:tcPr>
            <w:tcW w:w="425" w:type="dxa"/>
          </w:tcPr>
          <w:p w14:paraId="179AF300" w14:textId="77777777" w:rsidR="006D1256" w:rsidRDefault="00000000">
            <w:pPr>
              <w:spacing w:after="0"/>
              <w:ind w:firstLine="0"/>
            </w:pPr>
            <w:r>
              <w:rPr>
                <w:sz w:val="13"/>
              </w:rPr>
              <w:t>8</w:t>
            </w:r>
          </w:p>
        </w:tc>
        <w:tc>
          <w:tcPr>
            <w:tcW w:w="539" w:type="dxa"/>
          </w:tcPr>
          <w:p w14:paraId="2E690006" w14:textId="77777777" w:rsidR="006D1256" w:rsidRDefault="00000000">
            <w:pPr>
              <w:spacing w:after="0"/>
              <w:ind w:firstLine="0"/>
            </w:pPr>
            <w:r>
              <w:rPr>
                <w:sz w:val="13"/>
              </w:rPr>
              <w:t>-0,34</w:t>
            </w:r>
          </w:p>
        </w:tc>
        <w:tc>
          <w:tcPr>
            <w:tcW w:w="709" w:type="dxa"/>
          </w:tcPr>
          <w:p w14:paraId="0D32A26D" w14:textId="77777777" w:rsidR="006D1256" w:rsidRDefault="00000000">
            <w:pPr>
              <w:spacing w:after="0"/>
              <w:ind w:firstLine="0"/>
            </w:pPr>
            <w:r>
              <w:rPr>
                <w:sz w:val="13"/>
              </w:rPr>
              <w:t>Neutro</w:t>
            </w:r>
          </w:p>
        </w:tc>
        <w:tc>
          <w:tcPr>
            <w:tcW w:w="655" w:type="dxa"/>
          </w:tcPr>
          <w:p w14:paraId="6A8DE492" w14:textId="77777777" w:rsidR="006D1256" w:rsidRDefault="00000000">
            <w:pPr>
              <w:spacing w:after="0"/>
              <w:ind w:firstLine="0"/>
            </w:pPr>
            <w:r>
              <w:rPr>
                <w:sz w:val="13"/>
              </w:rPr>
              <w:t>148,2</w:t>
            </w:r>
          </w:p>
        </w:tc>
        <w:tc>
          <w:tcPr>
            <w:tcW w:w="655" w:type="dxa"/>
          </w:tcPr>
          <w:p w14:paraId="60869EFC" w14:textId="77777777" w:rsidR="006D1256" w:rsidRDefault="00000000">
            <w:pPr>
              <w:spacing w:after="0"/>
              <w:ind w:firstLine="0"/>
            </w:pPr>
            <w:r>
              <w:rPr>
                <w:sz w:val="13"/>
              </w:rPr>
              <w:t>97,3</w:t>
            </w:r>
          </w:p>
        </w:tc>
        <w:tc>
          <w:tcPr>
            <w:tcW w:w="655" w:type="dxa"/>
          </w:tcPr>
          <w:p w14:paraId="278E239B" w14:textId="77777777" w:rsidR="006D1256" w:rsidRDefault="00000000">
            <w:pPr>
              <w:spacing w:after="0"/>
              <w:ind w:firstLine="0"/>
            </w:pPr>
            <w:r>
              <w:rPr>
                <w:sz w:val="13"/>
              </w:rPr>
              <w:t>100,6</w:t>
            </w:r>
          </w:p>
        </w:tc>
        <w:tc>
          <w:tcPr>
            <w:tcW w:w="655" w:type="dxa"/>
          </w:tcPr>
          <w:p w14:paraId="12F8C708" w14:textId="77777777" w:rsidR="006D1256" w:rsidRDefault="00000000">
            <w:pPr>
              <w:spacing w:after="0"/>
              <w:ind w:firstLine="0"/>
            </w:pPr>
            <w:r>
              <w:rPr>
                <w:sz w:val="13"/>
              </w:rPr>
              <w:t>25,8</w:t>
            </w:r>
          </w:p>
        </w:tc>
        <w:tc>
          <w:tcPr>
            <w:tcW w:w="655" w:type="dxa"/>
          </w:tcPr>
          <w:p w14:paraId="6CF82996" w14:textId="77777777" w:rsidR="006D1256" w:rsidRDefault="00000000">
            <w:pPr>
              <w:spacing w:after="0"/>
              <w:ind w:firstLine="0"/>
            </w:pPr>
            <w:r>
              <w:rPr>
                <w:sz w:val="13"/>
              </w:rPr>
              <w:t>0,571</w:t>
            </w:r>
          </w:p>
        </w:tc>
        <w:tc>
          <w:tcPr>
            <w:tcW w:w="655" w:type="dxa"/>
          </w:tcPr>
          <w:p w14:paraId="07605BBA" w14:textId="77777777" w:rsidR="006D1256" w:rsidRDefault="00000000">
            <w:pPr>
              <w:spacing w:after="0"/>
              <w:ind w:firstLine="0"/>
            </w:pPr>
            <w:r>
              <w:rPr>
                <w:sz w:val="13"/>
              </w:rPr>
              <w:t>850</w:t>
            </w:r>
          </w:p>
        </w:tc>
        <w:tc>
          <w:tcPr>
            <w:tcW w:w="655" w:type="dxa"/>
          </w:tcPr>
          <w:p w14:paraId="16ABA858" w14:textId="77777777" w:rsidR="006D1256" w:rsidRDefault="00000000">
            <w:pPr>
              <w:spacing w:after="0"/>
              <w:ind w:firstLine="0"/>
            </w:pPr>
            <w:r>
              <w:rPr>
                <w:sz w:val="13"/>
              </w:rPr>
              <w:t>65,1</w:t>
            </w:r>
          </w:p>
        </w:tc>
        <w:tc>
          <w:tcPr>
            <w:tcW w:w="655" w:type="dxa"/>
          </w:tcPr>
          <w:p w14:paraId="5265ED2B" w14:textId="77777777" w:rsidR="006D1256" w:rsidRDefault="00000000">
            <w:pPr>
              <w:spacing w:after="0"/>
              <w:ind w:firstLine="0"/>
            </w:pPr>
            <w:r>
              <w:rPr>
                <w:sz w:val="13"/>
              </w:rPr>
              <w:t>30,4</w:t>
            </w:r>
          </w:p>
        </w:tc>
        <w:tc>
          <w:tcPr>
            <w:tcW w:w="655" w:type="dxa"/>
          </w:tcPr>
          <w:p w14:paraId="2B48631D" w14:textId="77777777" w:rsidR="006D1256" w:rsidRDefault="00000000">
            <w:pPr>
              <w:spacing w:after="0"/>
              <w:ind w:firstLine="0"/>
            </w:pPr>
            <w:r>
              <w:rPr>
                <w:sz w:val="13"/>
              </w:rPr>
              <w:t>1,4</w:t>
            </w:r>
          </w:p>
        </w:tc>
        <w:tc>
          <w:tcPr>
            <w:tcW w:w="655" w:type="dxa"/>
          </w:tcPr>
          <w:p w14:paraId="130F16DF" w14:textId="77777777" w:rsidR="006D1256" w:rsidRDefault="00000000">
            <w:pPr>
              <w:spacing w:after="0"/>
              <w:ind w:firstLine="0"/>
            </w:pPr>
            <w:r>
              <w:rPr>
                <w:sz w:val="13"/>
              </w:rPr>
              <w:t>34,5</w:t>
            </w:r>
          </w:p>
        </w:tc>
        <w:tc>
          <w:tcPr>
            <w:tcW w:w="655" w:type="dxa"/>
          </w:tcPr>
          <w:p w14:paraId="44ED197E" w14:textId="77777777" w:rsidR="006D1256" w:rsidRDefault="00000000">
            <w:pPr>
              <w:spacing w:after="0"/>
              <w:ind w:firstLine="0"/>
            </w:pPr>
            <w:r>
              <w:rPr>
                <w:sz w:val="13"/>
              </w:rPr>
              <w:t>0,135</w:t>
            </w:r>
          </w:p>
        </w:tc>
        <w:tc>
          <w:tcPr>
            <w:tcW w:w="655" w:type="dxa"/>
          </w:tcPr>
          <w:p w14:paraId="56F7BE41" w14:textId="77777777" w:rsidR="006D1256" w:rsidRDefault="00000000">
            <w:pPr>
              <w:spacing w:after="0"/>
              <w:ind w:firstLine="0"/>
            </w:pPr>
            <w:r>
              <w:rPr>
                <w:sz w:val="13"/>
              </w:rPr>
              <w:t>41875</w:t>
            </w:r>
          </w:p>
        </w:tc>
        <w:tc>
          <w:tcPr>
            <w:tcW w:w="655" w:type="dxa"/>
          </w:tcPr>
          <w:p w14:paraId="794AA863" w14:textId="77777777" w:rsidR="006D1256" w:rsidRDefault="00000000">
            <w:pPr>
              <w:spacing w:after="0"/>
              <w:ind w:firstLine="0"/>
            </w:pPr>
            <w:r>
              <w:rPr>
                <w:sz w:val="13"/>
              </w:rPr>
              <w:t>68,5</w:t>
            </w:r>
          </w:p>
        </w:tc>
        <w:tc>
          <w:tcPr>
            <w:tcW w:w="655" w:type="dxa"/>
          </w:tcPr>
          <w:p w14:paraId="402AE9EE" w14:textId="77777777" w:rsidR="006D1256" w:rsidRDefault="00000000">
            <w:pPr>
              <w:spacing w:after="0"/>
              <w:ind w:firstLine="0"/>
            </w:pPr>
            <w:r>
              <w:rPr>
                <w:sz w:val="13"/>
              </w:rPr>
              <w:t>33,2</w:t>
            </w:r>
          </w:p>
        </w:tc>
        <w:tc>
          <w:tcPr>
            <w:tcW w:w="655" w:type="dxa"/>
          </w:tcPr>
          <w:p w14:paraId="495D34FD" w14:textId="77777777" w:rsidR="006D1256" w:rsidRDefault="00000000">
            <w:pPr>
              <w:spacing w:after="0"/>
              <w:ind w:firstLine="0"/>
            </w:pPr>
            <w:r>
              <w:rPr>
                <w:sz w:val="13"/>
              </w:rPr>
              <w:t>20,2</w:t>
            </w:r>
          </w:p>
        </w:tc>
        <w:tc>
          <w:tcPr>
            <w:tcW w:w="655" w:type="dxa"/>
          </w:tcPr>
          <w:p w14:paraId="17C6AC79" w14:textId="77777777" w:rsidR="006D1256" w:rsidRDefault="00000000">
            <w:pPr>
              <w:spacing w:after="0"/>
              <w:ind w:firstLine="0"/>
            </w:pPr>
            <w:r>
              <w:rPr>
                <w:sz w:val="13"/>
              </w:rPr>
              <w:t>32,7</w:t>
            </w:r>
          </w:p>
        </w:tc>
        <w:tc>
          <w:tcPr>
            <w:tcW w:w="655" w:type="dxa"/>
          </w:tcPr>
          <w:p w14:paraId="3BD35A46" w14:textId="77777777" w:rsidR="006D1256" w:rsidRDefault="00000000">
            <w:pPr>
              <w:spacing w:after="0"/>
              <w:ind w:firstLine="0"/>
            </w:pPr>
            <w:r>
              <w:rPr>
                <w:sz w:val="13"/>
              </w:rPr>
              <w:t>0,161</w:t>
            </w:r>
          </w:p>
        </w:tc>
        <w:tc>
          <w:tcPr>
            <w:tcW w:w="655" w:type="dxa"/>
          </w:tcPr>
          <w:p w14:paraId="363B11BD" w14:textId="77777777" w:rsidR="006D1256" w:rsidRDefault="00000000">
            <w:pPr>
              <w:spacing w:after="0"/>
              <w:ind w:firstLine="0"/>
            </w:pPr>
            <w:r>
              <w:rPr>
                <w:sz w:val="13"/>
              </w:rPr>
              <w:t>1325</w:t>
            </w:r>
          </w:p>
        </w:tc>
      </w:tr>
      <w:tr w:rsidR="006D1256" w14:paraId="7B92DC1F" w14:textId="77777777">
        <w:trPr>
          <w:jc w:val="center"/>
        </w:trPr>
        <w:tc>
          <w:tcPr>
            <w:tcW w:w="539" w:type="dxa"/>
          </w:tcPr>
          <w:p w14:paraId="709682B1" w14:textId="77777777" w:rsidR="006D1256" w:rsidRDefault="00000000">
            <w:pPr>
              <w:spacing w:after="0"/>
              <w:ind w:firstLine="0"/>
            </w:pPr>
            <w:r>
              <w:rPr>
                <w:sz w:val="13"/>
              </w:rPr>
              <w:t>2013</w:t>
            </w:r>
          </w:p>
        </w:tc>
        <w:tc>
          <w:tcPr>
            <w:tcW w:w="425" w:type="dxa"/>
          </w:tcPr>
          <w:p w14:paraId="5920B8DC" w14:textId="77777777" w:rsidR="006D1256" w:rsidRDefault="00000000">
            <w:pPr>
              <w:spacing w:after="0"/>
              <w:ind w:firstLine="0"/>
            </w:pPr>
            <w:r>
              <w:rPr>
                <w:sz w:val="13"/>
              </w:rPr>
              <w:t>9</w:t>
            </w:r>
          </w:p>
        </w:tc>
        <w:tc>
          <w:tcPr>
            <w:tcW w:w="539" w:type="dxa"/>
          </w:tcPr>
          <w:p w14:paraId="5760B3CD" w14:textId="77777777" w:rsidR="006D1256" w:rsidRDefault="00000000">
            <w:pPr>
              <w:spacing w:after="0"/>
              <w:ind w:firstLine="0"/>
            </w:pPr>
            <w:r>
              <w:rPr>
                <w:sz w:val="13"/>
              </w:rPr>
              <w:t>-0,32</w:t>
            </w:r>
          </w:p>
        </w:tc>
        <w:tc>
          <w:tcPr>
            <w:tcW w:w="709" w:type="dxa"/>
          </w:tcPr>
          <w:p w14:paraId="33DE9E2F" w14:textId="77777777" w:rsidR="006D1256" w:rsidRDefault="00000000">
            <w:pPr>
              <w:spacing w:after="0"/>
              <w:ind w:firstLine="0"/>
            </w:pPr>
            <w:r>
              <w:rPr>
                <w:sz w:val="13"/>
              </w:rPr>
              <w:t>Neutro</w:t>
            </w:r>
          </w:p>
        </w:tc>
        <w:tc>
          <w:tcPr>
            <w:tcW w:w="655" w:type="dxa"/>
          </w:tcPr>
          <w:p w14:paraId="7E673B53" w14:textId="77777777" w:rsidR="006D1256" w:rsidRDefault="00000000">
            <w:pPr>
              <w:spacing w:after="0"/>
              <w:ind w:firstLine="0"/>
            </w:pPr>
            <w:r>
              <w:rPr>
                <w:sz w:val="13"/>
              </w:rPr>
              <w:t>148,6</w:t>
            </w:r>
          </w:p>
        </w:tc>
        <w:tc>
          <w:tcPr>
            <w:tcW w:w="655" w:type="dxa"/>
          </w:tcPr>
          <w:p w14:paraId="595BDF94" w14:textId="77777777" w:rsidR="006D1256" w:rsidRDefault="00000000">
            <w:pPr>
              <w:spacing w:after="0"/>
              <w:ind w:firstLine="0"/>
            </w:pPr>
            <w:r>
              <w:rPr>
                <w:sz w:val="13"/>
              </w:rPr>
              <w:t>100,3</w:t>
            </w:r>
          </w:p>
        </w:tc>
        <w:tc>
          <w:tcPr>
            <w:tcW w:w="655" w:type="dxa"/>
          </w:tcPr>
          <w:p w14:paraId="349D177E" w14:textId="77777777" w:rsidR="006D1256" w:rsidRDefault="00000000">
            <w:pPr>
              <w:spacing w:after="0"/>
              <w:ind w:firstLine="0"/>
            </w:pPr>
            <w:r>
              <w:rPr>
                <w:sz w:val="13"/>
              </w:rPr>
              <w:t>73,1</w:t>
            </w:r>
          </w:p>
        </w:tc>
        <w:tc>
          <w:tcPr>
            <w:tcW w:w="655" w:type="dxa"/>
          </w:tcPr>
          <w:p w14:paraId="099B17BD" w14:textId="77777777" w:rsidR="006D1256" w:rsidRDefault="00000000">
            <w:pPr>
              <w:spacing w:after="0"/>
              <w:ind w:firstLine="0"/>
            </w:pPr>
            <w:r>
              <w:rPr>
                <w:sz w:val="13"/>
              </w:rPr>
              <w:t>28,0</w:t>
            </w:r>
          </w:p>
        </w:tc>
        <w:tc>
          <w:tcPr>
            <w:tcW w:w="655" w:type="dxa"/>
          </w:tcPr>
          <w:p w14:paraId="1DEA74C5" w14:textId="77777777" w:rsidR="006D1256" w:rsidRDefault="00000000">
            <w:pPr>
              <w:spacing w:after="0"/>
              <w:ind w:firstLine="0"/>
            </w:pPr>
            <w:r>
              <w:rPr>
                <w:sz w:val="13"/>
              </w:rPr>
              <w:t>0,487</w:t>
            </w:r>
          </w:p>
        </w:tc>
        <w:tc>
          <w:tcPr>
            <w:tcW w:w="655" w:type="dxa"/>
          </w:tcPr>
          <w:p w14:paraId="468E6B81" w14:textId="77777777" w:rsidR="006D1256" w:rsidRDefault="00000000">
            <w:pPr>
              <w:spacing w:after="0"/>
              <w:ind w:firstLine="0"/>
            </w:pPr>
            <w:r>
              <w:rPr>
                <w:sz w:val="13"/>
              </w:rPr>
              <w:t>3475</w:t>
            </w:r>
          </w:p>
        </w:tc>
        <w:tc>
          <w:tcPr>
            <w:tcW w:w="655" w:type="dxa"/>
          </w:tcPr>
          <w:p w14:paraId="60BF07B5" w14:textId="77777777" w:rsidR="006D1256" w:rsidRDefault="00000000">
            <w:pPr>
              <w:spacing w:after="0"/>
              <w:ind w:firstLine="0"/>
            </w:pPr>
            <w:r>
              <w:rPr>
                <w:sz w:val="13"/>
              </w:rPr>
              <w:t>32,6</w:t>
            </w:r>
          </w:p>
        </w:tc>
        <w:tc>
          <w:tcPr>
            <w:tcW w:w="655" w:type="dxa"/>
          </w:tcPr>
          <w:p w14:paraId="1B978E69" w14:textId="77777777" w:rsidR="006D1256" w:rsidRDefault="00000000">
            <w:pPr>
              <w:spacing w:after="0"/>
              <w:ind w:firstLine="0"/>
            </w:pPr>
            <w:r>
              <w:rPr>
                <w:sz w:val="13"/>
              </w:rPr>
              <w:t>24,4</w:t>
            </w:r>
          </w:p>
        </w:tc>
        <w:tc>
          <w:tcPr>
            <w:tcW w:w="655" w:type="dxa"/>
          </w:tcPr>
          <w:p w14:paraId="203F1BF3" w14:textId="77777777" w:rsidR="006D1256" w:rsidRDefault="00000000">
            <w:pPr>
              <w:spacing w:after="0"/>
              <w:ind w:firstLine="0"/>
            </w:pPr>
            <w:r>
              <w:rPr>
                <w:sz w:val="13"/>
              </w:rPr>
              <w:t>5,8</w:t>
            </w:r>
          </w:p>
        </w:tc>
        <w:tc>
          <w:tcPr>
            <w:tcW w:w="655" w:type="dxa"/>
          </w:tcPr>
          <w:p w14:paraId="30200FE5" w14:textId="77777777" w:rsidR="006D1256" w:rsidRDefault="00000000">
            <w:pPr>
              <w:spacing w:after="0"/>
              <w:ind w:firstLine="0"/>
            </w:pPr>
            <w:r>
              <w:rPr>
                <w:sz w:val="13"/>
              </w:rPr>
              <w:t>39,3</w:t>
            </w:r>
          </w:p>
        </w:tc>
        <w:tc>
          <w:tcPr>
            <w:tcW w:w="655" w:type="dxa"/>
          </w:tcPr>
          <w:p w14:paraId="590E9D21" w14:textId="77777777" w:rsidR="006D1256" w:rsidRDefault="00000000">
            <w:pPr>
              <w:spacing w:after="0"/>
              <w:ind w:firstLine="0"/>
            </w:pPr>
            <w:r>
              <w:rPr>
                <w:sz w:val="13"/>
              </w:rPr>
              <w:t>0,097</w:t>
            </w:r>
          </w:p>
        </w:tc>
        <w:tc>
          <w:tcPr>
            <w:tcW w:w="655" w:type="dxa"/>
          </w:tcPr>
          <w:p w14:paraId="20AEEC22" w14:textId="77777777" w:rsidR="006D1256" w:rsidRDefault="00000000">
            <w:pPr>
              <w:spacing w:after="0"/>
              <w:ind w:firstLine="0"/>
            </w:pPr>
            <w:r>
              <w:rPr>
                <w:sz w:val="13"/>
              </w:rPr>
              <w:t>145300</w:t>
            </w:r>
          </w:p>
        </w:tc>
        <w:tc>
          <w:tcPr>
            <w:tcW w:w="655" w:type="dxa"/>
          </w:tcPr>
          <w:p w14:paraId="71A59277" w14:textId="77777777" w:rsidR="006D1256" w:rsidRDefault="00000000">
            <w:pPr>
              <w:spacing w:after="0"/>
              <w:ind w:firstLine="0"/>
            </w:pPr>
            <w:r>
              <w:rPr>
                <w:sz w:val="13"/>
              </w:rPr>
              <w:t>47,9</w:t>
            </w:r>
          </w:p>
        </w:tc>
        <w:tc>
          <w:tcPr>
            <w:tcW w:w="655" w:type="dxa"/>
          </w:tcPr>
          <w:p w14:paraId="77F0CF52" w14:textId="77777777" w:rsidR="006D1256" w:rsidRDefault="00000000">
            <w:pPr>
              <w:spacing w:after="0"/>
              <w:ind w:firstLine="0"/>
            </w:pPr>
            <w:r>
              <w:rPr>
                <w:sz w:val="13"/>
              </w:rPr>
              <w:t>25,2</w:t>
            </w:r>
          </w:p>
        </w:tc>
        <w:tc>
          <w:tcPr>
            <w:tcW w:w="655" w:type="dxa"/>
          </w:tcPr>
          <w:p w14:paraId="6C4E72CC" w14:textId="77777777" w:rsidR="006D1256" w:rsidRDefault="00000000">
            <w:pPr>
              <w:spacing w:after="0"/>
              <w:ind w:firstLine="0"/>
            </w:pPr>
            <w:r>
              <w:rPr>
                <w:sz w:val="13"/>
              </w:rPr>
              <w:t>12,2</w:t>
            </w:r>
          </w:p>
        </w:tc>
        <w:tc>
          <w:tcPr>
            <w:tcW w:w="655" w:type="dxa"/>
          </w:tcPr>
          <w:p w14:paraId="1896FF9C" w14:textId="77777777" w:rsidR="006D1256" w:rsidRDefault="00000000">
            <w:pPr>
              <w:spacing w:after="0"/>
              <w:ind w:firstLine="0"/>
            </w:pPr>
            <w:r>
              <w:rPr>
                <w:sz w:val="13"/>
              </w:rPr>
              <w:t>37,1</w:t>
            </w:r>
          </w:p>
        </w:tc>
        <w:tc>
          <w:tcPr>
            <w:tcW w:w="655" w:type="dxa"/>
          </w:tcPr>
          <w:p w14:paraId="73D8D51E" w14:textId="77777777" w:rsidR="006D1256" w:rsidRDefault="00000000">
            <w:pPr>
              <w:spacing w:after="0"/>
              <w:ind w:firstLine="0"/>
            </w:pPr>
            <w:r>
              <w:rPr>
                <w:sz w:val="13"/>
              </w:rPr>
              <w:t>0,105</w:t>
            </w:r>
          </w:p>
        </w:tc>
        <w:tc>
          <w:tcPr>
            <w:tcW w:w="655" w:type="dxa"/>
          </w:tcPr>
          <w:p w14:paraId="6074CABF" w14:textId="77777777" w:rsidR="006D1256" w:rsidRDefault="00000000">
            <w:pPr>
              <w:spacing w:after="0"/>
              <w:ind w:firstLine="0"/>
            </w:pPr>
            <w:r>
              <w:rPr>
                <w:sz w:val="13"/>
              </w:rPr>
              <w:t>48225</w:t>
            </w:r>
          </w:p>
        </w:tc>
      </w:tr>
      <w:tr w:rsidR="006D1256" w14:paraId="4CB4B4A3" w14:textId="77777777">
        <w:trPr>
          <w:jc w:val="center"/>
        </w:trPr>
        <w:tc>
          <w:tcPr>
            <w:tcW w:w="539" w:type="dxa"/>
          </w:tcPr>
          <w:p w14:paraId="4C139031" w14:textId="77777777" w:rsidR="006D1256" w:rsidRDefault="00000000">
            <w:pPr>
              <w:spacing w:after="0"/>
              <w:ind w:firstLine="0"/>
            </w:pPr>
            <w:r>
              <w:rPr>
                <w:sz w:val="13"/>
              </w:rPr>
              <w:t>2013</w:t>
            </w:r>
          </w:p>
        </w:tc>
        <w:tc>
          <w:tcPr>
            <w:tcW w:w="425" w:type="dxa"/>
          </w:tcPr>
          <w:p w14:paraId="258F7641" w14:textId="77777777" w:rsidR="006D1256" w:rsidRDefault="00000000">
            <w:pPr>
              <w:spacing w:after="0"/>
              <w:ind w:firstLine="0"/>
            </w:pPr>
            <w:r>
              <w:rPr>
                <w:sz w:val="13"/>
              </w:rPr>
              <w:t>10</w:t>
            </w:r>
          </w:p>
        </w:tc>
        <w:tc>
          <w:tcPr>
            <w:tcW w:w="539" w:type="dxa"/>
          </w:tcPr>
          <w:p w14:paraId="0BB855E9" w14:textId="77777777" w:rsidR="006D1256" w:rsidRDefault="00000000">
            <w:pPr>
              <w:spacing w:after="0"/>
              <w:ind w:firstLine="0"/>
            </w:pPr>
            <w:r>
              <w:rPr>
                <w:sz w:val="13"/>
              </w:rPr>
              <w:t>-0,14</w:t>
            </w:r>
          </w:p>
        </w:tc>
        <w:tc>
          <w:tcPr>
            <w:tcW w:w="709" w:type="dxa"/>
          </w:tcPr>
          <w:p w14:paraId="39C48B42" w14:textId="77777777" w:rsidR="006D1256" w:rsidRDefault="00000000">
            <w:pPr>
              <w:spacing w:after="0"/>
              <w:ind w:firstLine="0"/>
            </w:pPr>
            <w:r>
              <w:rPr>
                <w:sz w:val="13"/>
              </w:rPr>
              <w:t>Neutro</w:t>
            </w:r>
          </w:p>
        </w:tc>
        <w:tc>
          <w:tcPr>
            <w:tcW w:w="655" w:type="dxa"/>
          </w:tcPr>
          <w:p w14:paraId="441F44FC" w14:textId="77777777" w:rsidR="006D1256" w:rsidRDefault="00000000">
            <w:pPr>
              <w:spacing w:after="0"/>
              <w:ind w:firstLine="0"/>
            </w:pPr>
            <w:r>
              <w:rPr>
                <w:sz w:val="13"/>
              </w:rPr>
              <w:t>144,0</w:t>
            </w:r>
          </w:p>
        </w:tc>
        <w:tc>
          <w:tcPr>
            <w:tcW w:w="655" w:type="dxa"/>
          </w:tcPr>
          <w:p w14:paraId="7EA6417F" w14:textId="77777777" w:rsidR="006D1256" w:rsidRDefault="00000000">
            <w:pPr>
              <w:spacing w:after="0"/>
              <w:ind w:firstLine="0"/>
            </w:pPr>
            <w:r>
              <w:rPr>
                <w:sz w:val="13"/>
              </w:rPr>
              <w:t>103,7</w:t>
            </w:r>
          </w:p>
        </w:tc>
        <w:tc>
          <w:tcPr>
            <w:tcW w:w="655" w:type="dxa"/>
          </w:tcPr>
          <w:p w14:paraId="4B2BB00E" w14:textId="77777777" w:rsidR="006D1256" w:rsidRDefault="00000000">
            <w:pPr>
              <w:spacing w:after="0"/>
              <w:ind w:firstLine="0"/>
            </w:pPr>
            <w:r>
              <w:rPr>
                <w:sz w:val="13"/>
              </w:rPr>
              <w:t>92,0</w:t>
            </w:r>
          </w:p>
        </w:tc>
        <w:tc>
          <w:tcPr>
            <w:tcW w:w="655" w:type="dxa"/>
          </w:tcPr>
          <w:p w14:paraId="660DD9EE" w14:textId="77777777" w:rsidR="006D1256" w:rsidRDefault="00000000">
            <w:pPr>
              <w:spacing w:after="0"/>
              <w:ind w:firstLine="0"/>
            </w:pPr>
            <w:r>
              <w:rPr>
                <w:sz w:val="13"/>
              </w:rPr>
              <w:t>28,9</w:t>
            </w:r>
          </w:p>
        </w:tc>
        <w:tc>
          <w:tcPr>
            <w:tcW w:w="655" w:type="dxa"/>
          </w:tcPr>
          <w:p w14:paraId="3C6E7F4A" w14:textId="77777777" w:rsidR="006D1256" w:rsidRDefault="00000000">
            <w:pPr>
              <w:spacing w:after="0"/>
              <w:ind w:firstLine="0"/>
            </w:pPr>
            <w:r>
              <w:rPr>
                <w:sz w:val="13"/>
              </w:rPr>
              <w:t>0,487</w:t>
            </w:r>
          </w:p>
        </w:tc>
        <w:tc>
          <w:tcPr>
            <w:tcW w:w="655" w:type="dxa"/>
          </w:tcPr>
          <w:p w14:paraId="76160F13" w14:textId="77777777" w:rsidR="006D1256" w:rsidRDefault="00000000">
            <w:pPr>
              <w:spacing w:after="0"/>
              <w:ind w:firstLine="0"/>
            </w:pPr>
            <w:r>
              <w:rPr>
                <w:sz w:val="13"/>
              </w:rPr>
              <w:t>3400</w:t>
            </w:r>
          </w:p>
        </w:tc>
        <w:tc>
          <w:tcPr>
            <w:tcW w:w="655" w:type="dxa"/>
          </w:tcPr>
          <w:p w14:paraId="474D39E6" w14:textId="77777777" w:rsidR="006D1256" w:rsidRDefault="00000000">
            <w:pPr>
              <w:spacing w:after="0"/>
              <w:ind w:firstLine="0"/>
            </w:pPr>
            <w:r>
              <w:rPr>
                <w:sz w:val="13"/>
              </w:rPr>
              <w:t>64,9</w:t>
            </w:r>
          </w:p>
        </w:tc>
        <w:tc>
          <w:tcPr>
            <w:tcW w:w="655" w:type="dxa"/>
          </w:tcPr>
          <w:p w14:paraId="78B2F8E7" w14:textId="77777777" w:rsidR="006D1256" w:rsidRDefault="00000000">
            <w:pPr>
              <w:spacing w:after="0"/>
              <w:ind w:firstLine="0"/>
            </w:pPr>
            <w:r>
              <w:rPr>
                <w:sz w:val="13"/>
              </w:rPr>
              <w:t>48,2</w:t>
            </w:r>
          </w:p>
        </w:tc>
        <w:tc>
          <w:tcPr>
            <w:tcW w:w="655" w:type="dxa"/>
          </w:tcPr>
          <w:p w14:paraId="0503B9A5" w14:textId="77777777" w:rsidR="006D1256" w:rsidRDefault="00000000">
            <w:pPr>
              <w:spacing w:after="0"/>
              <w:ind w:firstLine="0"/>
            </w:pPr>
            <w:r>
              <w:rPr>
                <w:sz w:val="13"/>
              </w:rPr>
              <w:t>70,6</w:t>
            </w:r>
          </w:p>
        </w:tc>
        <w:tc>
          <w:tcPr>
            <w:tcW w:w="655" w:type="dxa"/>
          </w:tcPr>
          <w:p w14:paraId="7AF5AF00" w14:textId="77777777" w:rsidR="006D1256" w:rsidRDefault="00000000">
            <w:pPr>
              <w:spacing w:after="0"/>
              <w:ind w:firstLine="0"/>
            </w:pPr>
            <w:r>
              <w:rPr>
                <w:sz w:val="13"/>
              </w:rPr>
              <w:t>38,6</w:t>
            </w:r>
          </w:p>
        </w:tc>
        <w:tc>
          <w:tcPr>
            <w:tcW w:w="655" w:type="dxa"/>
          </w:tcPr>
          <w:p w14:paraId="3E479ED1" w14:textId="77777777" w:rsidR="006D1256" w:rsidRDefault="00000000">
            <w:pPr>
              <w:spacing w:after="0"/>
              <w:ind w:firstLine="0"/>
            </w:pPr>
            <w:r>
              <w:rPr>
                <w:sz w:val="13"/>
              </w:rPr>
              <w:t>0,213</w:t>
            </w:r>
          </w:p>
        </w:tc>
        <w:tc>
          <w:tcPr>
            <w:tcW w:w="655" w:type="dxa"/>
          </w:tcPr>
          <w:p w14:paraId="5CA48FAA" w14:textId="77777777" w:rsidR="006D1256" w:rsidRDefault="00000000">
            <w:pPr>
              <w:spacing w:after="0"/>
              <w:ind w:firstLine="0"/>
            </w:pPr>
            <w:r>
              <w:rPr>
                <w:sz w:val="13"/>
              </w:rPr>
              <w:t>115575</w:t>
            </w:r>
          </w:p>
        </w:tc>
        <w:tc>
          <w:tcPr>
            <w:tcW w:w="655" w:type="dxa"/>
          </w:tcPr>
          <w:p w14:paraId="3028617F" w14:textId="77777777" w:rsidR="006D1256" w:rsidRDefault="00000000">
            <w:pPr>
              <w:spacing w:after="0"/>
              <w:ind w:firstLine="0"/>
            </w:pPr>
            <w:r>
              <w:rPr>
                <w:sz w:val="13"/>
              </w:rPr>
              <w:t>52,5</w:t>
            </w:r>
          </w:p>
        </w:tc>
        <w:tc>
          <w:tcPr>
            <w:tcW w:w="655" w:type="dxa"/>
          </w:tcPr>
          <w:p w14:paraId="18311ED4" w14:textId="77777777" w:rsidR="006D1256" w:rsidRDefault="00000000">
            <w:pPr>
              <w:spacing w:after="0"/>
              <w:ind w:firstLine="0"/>
            </w:pPr>
            <w:r>
              <w:rPr>
                <w:sz w:val="13"/>
              </w:rPr>
              <w:t>31,3</w:t>
            </w:r>
          </w:p>
        </w:tc>
        <w:tc>
          <w:tcPr>
            <w:tcW w:w="655" w:type="dxa"/>
          </w:tcPr>
          <w:p w14:paraId="2F786EC1" w14:textId="77777777" w:rsidR="006D1256" w:rsidRDefault="00000000">
            <w:pPr>
              <w:spacing w:after="0"/>
              <w:ind w:firstLine="0"/>
            </w:pPr>
            <w:r>
              <w:rPr>
                <w:sz w:val="13"/>
              </w:rPr>
              <w:t>41,5</w:t>
            </w:r>
          </w:p>
        </w:tc>
        <w:tc>
          <w:tcPr>
            <w:tcW w:w="655" w:type="dxa"/>
          </w:tcPr>
          <w:p w14:paraId="3A3D9D62" w14:textId="77777777" w:rsidR="006D1256" w:rsidRDefault="00000000">
            <w:pPr>
              <w:spacing w:after="0"/>
              <w:ind w:firstLine="0"/>
            </w:pPr>
            <w:r>
              <w:rPr>
                <w:sz w:val="13"/>
              </w:rPr>
              <w:t>38,1</w:t>
            </w:r>
          </w:p>
        </w:tc>
        <w:tc>
          <w:tcPr>
            <w:tcW w:w="655" w:type="dxa"/>
          </w:tcPr>
          <w:p w14:paraId="68CB8613" w14:textId="77777777" w:rsidR="006D1256" w:rsidRDefault="00000000">
            <w:pPr>
              <w:spacing w:after="0"/>
              <w:ind w:firstLine="0"/>
            </w:pPr>
            <w:r>
              <w:rPr>
                <w:sz w:val="13"/>
              </w:rPr>
              <w:t>0,131</w:t>
            </w:r>
          </w:p>
        </w:tc>
        <w:tc>
          <w:tcPr>
            <w:tcW w:w="655" w:type="dxa"/>
          </w:tcPr>
          <w:p w14:paraId="62E3800F" w14:textId="77777777" w:rsidR="006D1256" w:rsidRDefault="00000000">
            <w:pPr>
              <w:spacing w:after="0"/>
              <w:ind w:firstLine="0"/>
            </w:pPr>
            <w:r>
              <w:rPr>
                <w:sz w:val="13"/>
              </w:rPr>
              <w:t>28025</w:t>
            </w:r>
          </w:p>
        </w:tc>
      </w:tr>
      <w:tr w:rsidR="006D1256" w14:paraId="70BA3439" w14:textId="77777777">
        <w:trPr>
          <w:jc w:val="center"/>
        </w:trPr>
        <w:tc>
          <w:tcPr>
            <w:tcW w:w="539" w:type="dxa"/>
          </w:tcPr>
          <w:p w14:paraId="4B82AE5A" w14:textId="77777777" w:rsidR="006D1256" w:rsidRDefault="00000000">
            <w:pPr>
              <w:spacing w:after="0"/>
              <w:ind w:firstLine="0"/>
            </w:pPr>
            <w:r>
              <w:rPr>
                <w:sz w:val="13"/>
              </w:rPr>
              <w:t>2013</w:t>
            </w:r>
          </w:p>
        </w:tc>
        <w:tc>
          <w:tcPr>
            <w:tcW w:w="425" w:type="dxa"/>
          </w:tcPr>
          <w:p w14:paraId="6F678411" w14:textId="77777777" w:rsidR="006D1256" w:rsidRDefault="00000000">
            <w:pPr>
              <w:spacing w:after="0"/>
              <w:ind w:firstLine="0"/>
            </w:pPr>
            <w:r>
              <w:rPr>
                <w:sz w:val="13"/>
              </w:rPr>
              <w:t>11</w:t>
            </w:r>
          </w:p>
        </w:tc>
        <w:tc>
          <w:tcPr>
            <w:tcW w:w="539" w:type="dxa"/>
          </w:tcPr>
          <w:p w14:paraId="7142640D" w14:textId="77777777" w:rsidR="006D1256" w:rsidRDefault="00000000">
            <w:pPr>
              <w:spacing w:after="0"/>
              <w:ind w:firstLine="0"/>
            </w:pPr>
            <w:r>
              <w:rPr>
                <w:sz w:val="13"/>
              </w:rPr>
              <w:t>-0,12</w:t>
            </w:r>
          </w:p>
        </w:tc>
        <w:tc>
          <w:tcPr>
            <w:tcW w:w="709" w:type="dxa"/>
          </w:tcPr>
          <w:p w14:paraId="1B054BDF" w14:textId="77777777" w:rsidR="006D1256" w:rsidRDefault="00000000">
            <w:pPr>
              <w:spacing w:after="0"/>
              <w:ind w:firstLine="0"/>
            </w:pPr>
            <w:r>
              <w:rPr>
                <w:sz w:val="13"/>
              </w:rPr>
              <w:t>Neutro</w:t>
            </w:r>
          </w:p>
        </w:tc>
        <w:tc>
          <w:tcPr>
            <w:tcW w:w="655" w:type="dxa"/>
          </w:tcPr>
          <w:p w14:paraId="353C7B4F" w14:textId="77777777" w:rsidR="006D1256" w:rsidRDefault="00000000">
            <w:pPr>
              <w:spacing w:after="0"/>
              <w:ind w:firstLine="0"/>
            </w:pPr>
            <w:r>
              <w:rPr>
                <w:sz w:val="13"/>
              </w:rPr>
              <w:t>142,2</w:t>
            </w:r>
          </w:p>
        </w:tc>
        <w:tc>
          <w:tcPr>
            <w:tcW w:w="655" w:type="dxa"/>
          </w:tcPr>
          <w:p w14:paraId="6C53629C" w14:textId="77777777" w:rsidR="006D1256" w:rsidRDefault="00000000">
            <w:pPr>
              <w:spacing w:after="0"/>
              <w:ind w:firstLine="0"/>
            </w:pPr>
            <w:r>
              <w:rPr>
                <w:sz w:val="13"/>
              </w:rPr>
              <w:t>113,5</w:t>
            </w:r>
          </w:p>
        </w:tc>
        <w:tc>
          <w:tcPr>
            <w:tcW w:w="655" w:type="dxa"/>
          </w:tcPr>
          <w:p w14:paraId="55FADD80" w14:textId="77777777" w:rsidR="006D1256" w:rsidRDefault="00000000">
            <w:pPr>
              <w:spacing w:after="0"/>
              <w:ind w:firstLine="0"/>
            </w:pPr>
            <w:r>
              <w:rPr>
                <w:sz w:val="13"/>
              </w:rPr>
              <w:t>144,8</w:t>
            </w:r>
          </w:p>
        </w:tc>
        <w:tc>
          <w:tcPr>
            <w:tcW w:w="655" w:type="dxa"/>
          </w:tcPr>
          <w:p w14:paraId="141067D2" w14:textId="77777777" w:rsidR="006D1256" w:rsidRDefault="00000000">
            <w:pPr>
              <w:spacing w:after="0"/>
              <w:ind w:firstLine="0"/>
            </w:pPr>
            <w:r>
              <w:rPr>
                <w:sz w:val="13"/>
              </w:rPr>
              <w:t>30,8</w:t>
            </w:r>
          </w:p>
        </w:tc>
        <w:tc>
          <w:tcPr>
            <w:tcW w:w="655" w:type="dxa"/>
          </w:tcPr>
          <w:p w14:paraId="546BA17B" w14:textId="77777777" w:rsidR="006D1256" w:rsidRDefault="00000000">
            <w:pPr>
              <w:spacing w:after="0"/>
              <w:ind w:firstLine="0"/>
            </w:pPr>
            <w:r>
              <w:rPr>
                <w:sz w:val="13"/>
              </w:rPr>
              <w:t>0,501</w:t>
            </w:r>
          </w:p>
        </w:tc>
        <w:tc>
          <w:tcPr>
            <w:tcW w:w="655" w:type="dxa"/>
          </w:tcPr>
          <w:p w14:paraId="401EBC62" w14:textId="77777777" w:rsidR="006D1256" w:rsidRDefault="00000000">
            <w:pPr>
              <w:spacing w:after="0"/>
              <w:ind w:firstLine="0"/>
            </w:pPr>
            <w:r>
              <w:rPr>
                <w:sz w:val="13"/>
              </w:rPr>
              <w:t>500</w:t>
            </w:r>
          </w:p>
        </w:tc>
        <w:tc>
          <w:tcPr>
            <w:tcW w:w="655" w:type="dxa"/>
          </w:tcPr>
          <w:p w14:paraId="762DC720" w14:textId="77777777" w:rsidR="006D1256" w:rsidRDefault="00000000">
            <w:pPr>
              <w:spacing w:after="0"/>
              <w:ind w:firstLine="0"/>
            </w:pPr>
            <w:r>
              <w:rPr>
                <w:sz w:val="13"/>
              </w:rPr>
              <w:t>91,4</w:t>
            </w:r>
          </w:p>
        </w:tc>
        <w:tc>
          <w:tcPr>
            <w:tcW w:w="655" w:type="dxa"/>
          </w:tcPr>
          <w:p w14:paraId="553D1A6C" w14:textId="77777777" w:rsidR="006D1256" w:rsidRDefault="00000000">
            <w:pPr>
              <w:spacing w:after="0"/>
              <w:ind w:firstLine="0"/>
            </w:pPr>
            <w:r>
              <w:rPr>
                <w:sz w:val="13"/>
              </w:rPr>
              <w:t>76,7</w:t>
            </w:r>
          </w:p>
        </w:tc>
        <w:tc>
          <w:tcPr>
            <w:tcW w:w="655" w:type="dxa"/>
          </w:tcPr>
          <w:p w14:paraId="242B8E8F" w14:textId="77777777" w:rsidR="006D1256" w:rsidRDefault="00000000">
            <w:pPr>
              <w:spacing w:after="0"/>
              <w:ind w:firstLine="0"/>
            </w:pPr>
            <w:r>
              <w:rPr>
                <w:sz w:val="13"/>
              </w:rPr>
              <w:t>186,4</w:t>
            </w:r>
          </w:p>
        </w:tc>
        <w:tc>
          <w:tcPr>
            <w:tcW w:w="655" w:type="dxa"/>
          </w:tcPr>
          <w:p w14:paraId="3608B7F3" w14:textId="77777777" w:rsidR="006D1256" w:rsidRDefault="00000000">
            <w:pPr>
              <w:spacing w:after="0"/>
              <w:ind w:firstLine="0"/>
            </w:pPr>
            <w:r>
              <w:rPr>
                <w:sz w:val="13"/>
              </w:rPr>
              <w:t>36,0</w:t>
            </w:r>
          </w:p>
        </w:tc>
        <w:tc>
          <w:tcPr>
            <w:tcW w:w="655" w:type="dxa"/>
          </w:tcPr>
          <w:p w14:paraId="0785C15E" w14:textId="77777777" w:rsidR="006D1256" w:rsidRDefault="00000000">
            <w:pPr>
              <w:spacing w:after="0"/>
              <w:ind w:firstLine="0"/>
            </w:pPr>
            <w:r>
              <w:rPr>
                <w:sz w:val="13"/>
              </w:rPr>
              <w:t>0,358</w:t>
            </w:r>
          </w:p>
        </w:tc>
        <w:tc>
          <w:tcPr>
            <w:tcW w:w="655" w:type="dxa"/>
          </w:tcPr>
          <w:p w14:paraId="3157EFB1" w14:textId="77777777" w:rsidR="006D1256" w:rsidRDefault="00000000">
            <w:pPr>
              <w:spacing w:after="0"/>
              <w:ind w:firstLine="0"/>
            </w:pPr>
            <w:r>
              <w:rPr>
                <w:sz w:val="13"/>
              </w:rPr>
              <w:t>6225</w:t>
            </w:r>
          </w:p>
        </w:tc>
        <w:tc>
          <w:tcPr>
            <w:tcW w:w="655" w:type="dxa"/>
          </w:tcPr>
          <w:p w14:paraId="15932A27" w14:textId="77777777" w:rsidR="006D1256" w:rsidRDefault="00000000">
            <w:pPr>
              <w:spacing w:after="0"/>
              <w:ind w:firstLine="0"/>
            </w:pPr>
            <w:r>
              <w:rPr>
                <w:sz w:val="13"/>
              </w:rPr>
              <w:t>60,9</w:t>
            </w:r>
          </w:p>
        </w:tc>
        <w:tc>
          <w:tcPr>
            <w:tcW w:w="655" w:type="dxa"/>
          </w:tcPr>
          <w:p w14:paraId="49C4CD45" w14:textId="77777777" w:rsidR="006D1256" w:rsidRDefault="00000000">
            <w:pPr>
              <w:spacing w:after="0"/>
              <w:ind w:firstLine="0"/>
            </w:pPr>
            <w:r>
              <w:rPr>
                <w:sz w:val="13"/>
              </w:rPr>
              <w:t>47,2</w:t>
            </w:r>
          </w:p>
        </w:tc>
        <w:tc>
          <w:tcPr>
            <w:tcW w:w="655" w:type="dxa"/>
          </w:tcPr>
          <w:p w14:paraId="1E03A543" w14:textId="77777777" w:rsidR="006D1256" w:rsidRDefault="00000000">
            <w:pPr>
              <w:spacing w:after="0"/>
              <w:ind w:firstLine="0"/>
            </w:pPr>
            <w:r>
              <w:rPr>
                <w:sz w:val="13"/>
              </w:rPr>
              <w:t>90,4</w:t>
            </w:r>
          </w:p>
        </w:tc>
        <w:tc>
          <w:tcPr>
            <w:tcW w:w="655" w:type="dxa"/>
          </w:tcPr>
          <w:p w14:paraId="0CE7C2FA" w14:textId="77777777" w:rsidR="006D1256" w:rsidRDefault="00000000">
            <w:pPr>
              <w:spacing w:after="0"/>
              <w:ind w:firstLine="0"/>
            </w:pPr>
            <w:r>
              <w:rPr>
                <w:sz w:val="13"/>
              </w:rPr>
              <w:t>36,9</w:t>
            </w:r>
          </w:p>
        </w:tc>
        <w:tc>
          <w:tcPr>
            <w:tcW w:w="655" w:type="dxa"/>
          </w:tcPr>
          <w:p w14:paraId="322F96CF" w14:textId="77777777" w:rsidR="006D1256" w:rsidRDefault="00000000">
            <w:pPr>
              <w:spacing w:after="0"/>
              <w:ind w:firstLine="0"/>
            </w:pPr>
            <w:r>
              <w:rPr>
                <w:sz w:val="13"/>
              </w:rPr>
              <w:t>0,207</w:t>
            </w:r>
          </w:p>
        </w:tc>
        <w:tc>
          <w:tcPr>
            <w:tcW w:w="655" w:type="dxa"/>
          </w:tcPr>
          <w:p w14:paraId="66B9608F" w14:textId="77777777" w:rsidR="006D1256" w:rsidRDefault="00000000">
            <w:pPr>
              <w:spacing w:after="0"/>
              <w:ind w:firstLine="0"/>
            </w:pPr>
            <w:r>
              <w:rPr>
                <w:sz w:val="13"/>
              </w:rPr>
              <w:t>3225</w:t>
            </w:r>
          </w:p>
        </w:tc>
      </w:tr>
      <w:tr w:rsidR="006D1256" w14:paraId="7AA3B5FC" w14:textId="77777777">
        <w:trPr>
          <w:jc w:val="center"/>
        </w:trPr>
        <w:tc>
          <w:tcPr>
            <w:tcW w:w="539" w:type="dxa"/>
          </w:tcPr>
          <w:p w14:paraId="32726C96" w14:textId="77777777" w:rsidR="006D1256" w:rsidRDefault="00000000">
            <w:pPr>
              <w:spacing w:after="0"/>
              <w:ind w:firstLine="0"/>
            </w:pPr>
            <w:r>
              <w:rPr>
                <w:sz w:val="13"/>
              </w:rPr>
              <w:t>2013</w:t>
            </w:r>
          </w:p>
        </w:tc>
        <w:tc>
          <w:tcPr>
            <w:tcW w:w="425" w:type="dxa"/>
          </w:tcPr>
          <w:p w14:paraId="6ABC9653" w14:textId="77777777" w:rsidR="006D1256" w:rsidRDefault="00000000">
            <w:pPr>
              <w:spacing w:after="0"/>
              <w:ind w:firstLine="0"/>
            </w:pPr>
            <w:r>
              <w:rPr>
                <w:sz w:val="13"/>
              </w:rPr>
              <w:t>12</w:t>
            </w:r>
          </w:p>
        </w:tc>
        <w:tc>
          <w:tcPr>
            <w:tcW w:w="539" w:type="dxa"/>
          </w:tcPr>
          <w:p w14:paraId="5FDFD434" w14:textId="77777777" w:rsidR="006D1256" w:rsidRDefault="00000000">
            <w:pPr>
              <w:spacing w:after="0"/>
              <w:ind w:firstLine="0"/>
            </w:pPr>
            <w:r>
              <w:rPr>
                <w:sz w:val="13"/>
              </w:rPr>
              <w:t>-0,11</w:t>
            </w:r>
          </w:p>
        </w:tc>
        <w:tc>
          <w:tcPr>
            <w:tcW w:w="709" w:type="dxa"/>
          </w:tcPr>
          <w:p w14:paraId="28DCB7DE" w14:textId="77777777" w:rsidR="006D1256" w:rsidRDefault="00000000">
            <w:pPr>
              <w:spacing w:after="0"/>
              <w:ind w:firstLine="0"/>
            </w:pPr>
            <w:r>
              <w:rPr>
                <w:sz w:val="13"/>
              </w:rPr>
              <w:t>Neutro</w:t>
            </w:r>
          </w:p>
        </w:tc>
        <w:tc>
          <w:tcPr>
            <w:tcW w:w="655" w:type="dxa"/>
          </w:tcPr>
          <w:p w14:paraId="3686857C" w14:textId="77777777" w:rsidR="006D1256" w:rsidRDefault="00000000">
            <w:pPr>
              <w:spacing w:after="0"/>
              <w:ind w:firstLine="0"/>
            </w:pPr>
            <w:r>
              <w:rPr>
                <w:sz w:val="13"/>
              </w:rPr>
              <w:t>101,6</w:t>
            </w:r>
          </w:p>
        </w:tc>
        <w:tc>
          <w:tcPr>
            <w:tcW w:w="655" w:type="dxa"/>
          </w:tcPr>
          <w:p w14:paraId="61BBA49C" w14:textId="77777777" w:rsidR="006D1256" w:rsidRDefault="00000000">
            <w:pPr>
              <w:spacing w:after="0"/>
              <w:ind w:firstLine="0"/>
            </w:pPr>
            <w:r>
              <w:rPr>
                <w:sz w:val="13"/>
              </w:rPr>
              <w:t>103,8</w:t>
            </w:r>
          </w:p>
        </w:tc>
        <w:tc>
          <w:tcPr>
            <w:tcW w:w="655" w:type="dxa"/>
          </w:tcPr>
          <w:p w14:paraId="76A6E835" w14:textId="77777777" w:rsidR="006D1256" w:rsidRDefault="00000000">
            <w:pPr>
              <w:spacing w:after="0"/>
              <w:ind w:firstLine="0"/>
            </w:pPr>
            <w:r>
              <w:rPr>
                <w:sz w:val="13"/>
              </w:rPr>
              <w:t>217,1</w:t>
            </w:r>
          </w:p>
        </w:tc>
        <w:tc>
          <w:tcPr>
            <w:tcW w:w="655" w:type="dxa"/>
          </w:tcPr>
          <w:p w14:paraId="7C273CE6" w14:textId="77777777" w:rsidR="006D1256" w:rsidRDefault="00000000">
            <w:pPr>
              <w:spacing w:after="0"/>
              <w:ind w:firstLine="0"/>
            </w:pPr>
            <w:r>
              <w:rPr>
                <w:sz w:val="13"/>
              </w:rPr>
              <w:t>30,2</w:t>
            </w:r>
          </w:p>
        </w:tc>
        <w:tc>
          <w:tcPr>
            <w:tcW w:w="655" w:type="dxa"/>
          </w:tcPr>
          <w:p w14:paraId="0858494E" w14:textId="77777777" w:rsidR="006D1256" w:rsidRDefault="00000000">
            <w:pPr>
              <w:spacing w:after="0"/>
              <w:ind w:firstLine="0"/>
            </w:pPr>
            <w:r>
              <w:rPr>
                <w:sz w:val="13"/>
              </w:rPr>
              <w:t>0,617</w:t>
            </w:r>
          </w:p>
        </w:tc>
        <w:tc>
          <w:tcPr>
            <w:tcW w:w="655" w:type="dxa"/>
          </w:tcPr>
          <w:p w14:paraId="3E00F1A7" w14:textId="77777777" w:rsidR="006D1256" w:rsidRDefault="00000000">
            <w:pPr>
              <w:spacing w:after="0"/>
              <w:ind w:firstLine="0"/>
            </w:pPr>
            <w:r>
              <w:rPr>
                <w:sz w:val="13"/>
              </w:rPr>
              <w:t>175</w:t>
            </w:r>
          </w:p>
        </w:tc>
        <w:tc>
          <w:tcPr>
            <w:tcW w:w="655" w:type="dxa"/>
          </w:tcPr>
          <w:p w14:paraId="454375F9" w14:textId="77777777" w:rsidR="006D1256" w:rsidRDefault="00000000">
            <w:pPr>
              <w:spacing w:after="0"/>
              <w:ind w:firstLine="0"/>
            </w:pPr>
            <w:r>
              <w:rPr>
                <w:sz w:val="13"/>
              </w:rPr>
              <w:t>93,4</w:t>
            </w:r>
          </w:p>
        </w:tc>
        <w:tc>
          <w:tcPr>
            <w:tcW w:w="655" w:type="dxa"/>
          </w:tcPr>
          <w:p w14:paraId="4811B749" w14:textId="77777777" w:rsidR="006D1256" w:rsidRDefault="00000000">
            <w:pPr>
              <w:spacing w:after="0"/>
              <w:ind w:firstLine="0"/>
            </w:pPr>
            <w:r>
              <w:rPr>
                <w:sz w:val="13"/>
              </w:rPr>
              <w:t>95,5</w:t>
            </w:r>
          </w:p>
        </w:tc>
        <w:tc>
          <w:tcPr>
            <w:tcW w:w="655" w:type="dxa"/>
          </w:tcPr>
          <w:p w14:paraId="6AB13F96" w14:textId="77777777" w:rsidR="006D1256" w:rsidRDefault="00000000">
            <w:pPr>
              <w:spacing w:after="0"/>
              <w:ind w:firstLine="0"/>
            </w:pPr>
            <w:r>
              <w:rPr>
                <w:sz w:val="13"/>
              </w:rPr>
              <w:t>335,1</w:t>
            </w:r>
          </w:p>
        </w:tc>
        <w:tc>
          <w:tcPr>
            <w:tcW w:w="655" w:type="dxa"/>
          </w:tcPr>
          <w:p w14:paraId="2CE1560E" w14:textId="77777777" w:rsidR="006D1256" w:rsidRDefault="00000000">
            <w:pPr>
              <w:spacing w:after="0"/>
              <w:ind w:firstLine="0"/>
            </w:pPr>
            <w:r>
              <w:rPr>
                <w:sz w:val="13"/>
              </w:rPr>
              <w:t>31,7</w:t>
            </w:r>
          </w:p>
        </w:tc>
        <w:tc>
          <w:tcPr>
            <w:tcW w:w="655" w:type="dxa"/>
          </w:tcPr>
          <w:p w14:paraId="5BAF1487" w14:textId="77777777" w:rsidR="006D1256" w:rsidRDefault="00000000">
            <w:pPr>
              <w:spacing w:after="0"/>
              <w:ind w:firstLine="0"/>
            </w:pPr>
            <w:r>
              <w:rPr>
                <w:sz w:val="13"/>
              </w:rPr>
              <w:t>0,636</w:t>
            </w:r>
          </w:p>
        </w:tc>
        <w:tc>
          <w:tcPr>
            <w:tcW w:w="655" w:type="dxa"/>
          </w:tcPr>
          <w:p w14:paraId="66B356C8" w14:textId="77777777" w:rsidR="006D1256" w:rsidRDefault="00000000">
            <w:pPr>
              <w:spacing w:after="0"/>
              <w:ind w:firstLine="0"/>
            </w:pPr>
            <w:r>
              <w:rPr>
                <w:sz w:val="13"/>
              </w:rPr>
              <w:t>850</w:t>
            </w:r>
          </w:p>
        </w:tc>
        <w:tc>
          <w:tcPr>
            <w:tcW w:w="655" w:type="dxa"/>
          </w:tcPr>
          <w:p w14:paraId="09152B66" w14:textId="77777777" w:rsidR="006D1256" w:rsidRDefault="00000000">
            <w:pPr>
              <w:spacing w:after="0"/>
              <w:ind w:firstLine="0"/>
            </w:pPr>
            <w:r>
              <w:rPr>
                <w:sz w:val="13"/>
              </w:rPr>
              <w:t>76,0</w:t>
            </w:r>
          </w:p>
        </w:tc>
        <w:tc>
          <w:tcPr>
            <w:tcW w:w="655" w:type="dxa"/>
          </w:tcPr>
          <w:p w14:paraId="0C2E9B62" w14:textId="77777777" w:rsidR="006D1256" w:rsidRDefault="00000000">
            <w:pPr>
              <w:spacing w:after="0"/>
              <w:ind w:firstLine="0"/>
            </w:pPr>
            <w:r>
              <w:rPr>
                <w:sz w:val="13"/>
              </w:rPr>
              <w:t>74,3</w:t>
            </w:r>
          </w:p>
        </w:tc>
        <w:tc>
          <w:tcPr>
            <w:tcW w:w="655" w:type="dxa"/>
          </w:tcPr>
          <w:p w14:paraId="730BC255" w14:textId="77777777" w:rsidR="006D1256" w:rsidRDefault="00000000">
            <w:pPr>
              <w:spacing w:after="0"/>
              <w:ind w:firstLine="0"/>
            </w:pPr>
            <w:r>
              <w:rPr>
                <w:sz w:val="13"/>
              </w:rPr>
              <w:t>210,8</w:t>
            </w:r>
          </w:p>
        </w:tc>
        <w:tc>
          <w:tcPr>
            <w:tcW w:w="655" w:type="dxa"/>
          </w:tcPr>
          <w:p w14:paraId="252B3EE0" w14:textId="77777777" w:rsidR="006D1256" w:rsidRDefault="00000000">
            <w:pPr>
              <w:spacing w:after="0"/>
              <w:ind w:firstLine="0"/>
            </w:pPr>
            <w:r>
              <w:rPr>
                <w:sz w:val="13"/>
              </w:rPr>
              <w:t>33,8</w:t>
            </w:r>
          </w:p>
        </w:tc>
        <w:tc>
          <w:tcPr>
            <w:tcW w:w="655" w:type="dxa"/>
          </w:tcPr>
          <w:p w14:paraId="0717E4EE" w14:textId="77777777" w:rsidR="006D1256" w:rsidRDefault="00000000">
            <w:pPr>
              <w:spacing w:after="0"/>
              <w:ind w:firstLine="0"/>
            </w:pPr>
            <w:r>
              <w:rPr>
                <w:sz w:val="13"/>
              </w:rPr>
              <w:t>0,439</w:t>
            </w:r>
          </w:p>
        </w:tc>
        <w:tc>
          <w:tcPr>
            <w:tcW w:w="655" w:type="dxa"/>
          </w:tcPr>
          <w:p w14:paraId="3AB631DD" w14:textId="77777777" w:rsidR="006D1256" w:rsidRDefault="00000000">
            <w:pPr>
              <w:spacing w:after="0"/>
              <w:ind w:firstLine="0"/>
            </w:pPr>
            <w:r>
              <w:rPr>
                <w:sz w:val="13"/>
              </w:rPr>
              <w:t>200</w:t>
            </w:r>
          </w:p>
        </w:tc>
      </w:tr>
      <w:tr w:rsidR="006D1256" w14:paraId="40CC3434" w14:textId="77777777">
        <w:trPr>
          <w:jc w:val="center"/>
        </w:trPr>
        <w:tc>
          <w:tcPr>
            <w:tcW w:w="539" w:type="dxa"/>
          </w:tcPr>
          <w:p w14:paraId="7589886B" w14:textId="77777777" w:rsidR="006D1256" w:rsidRDefault="00000000">
            <w:pPr>
              <w:spacing w:after="0"/>
              <w:ind w:firstLine="0"/>
            </w:pPr>
            <w:r>
              <w:rPr>
                <w:sz w:val="13"/>
              </w:rPr>
              <w:t>2014</w:t>
            </w:r>
          </w:p>
        </w:tc>
        <w:tc>
          <w:tcPr>
            <w:tcW w:w="425" w:type="dxa"/>
          </w:tcPr>
          <w:p w14:paraId="38436516" w14:textId="77777777" w:rsidR="006D1256" w:rsidRDefault="00000000">
            <w:pPr>
              <w:spacing w:after="0"/>
              <w:ind w:firstLine="0"/>
            </w:pPr>
            <w:r>
              <w:rPr>
                <w:sz w:val="13"/>
              </w:rPr>
              <w:t>1</w:t>
            </w:r>
          </w:p>
        </w:tc>
        <w:tc>
          <w:tcPr>
            <w:tcW w:w="539" w:type="dxa"/>
          </w:tcPr>
          <w:p w14:paraId="0C89CC58" w14:textId="77777777" w:rsidR="006D1256" w:rsidRDefault="00000000">
            <w:pPr>
              <w:spacing w:after="0"/>
              <w:ind w:firstLine="0"/>
            </w:pPr>
            <w:r>
              <w:rPr>
                <w:sz w:val="13"/>
              </w:rPr>
              <w:t>-0,24</w:t>
            </w:r>
          </w:p>
        </w:tc>
        <w:tc>
          <w:tcPr>
            <w:tcW w:w="709" w:type="dxa"/>
          </w:tcPr>
          <w:p w14:paraId="1D710D29" w14:textId="77777777" w:rsidR="006D1256" w:rsidRDefault="00000000">
            <w:pPr>
              <w:spacing w:after="0"/>
              <w:ind w:firstLine="0"/>
            </w:pPr>
            <w:r>
              <w:rPr>
                <w:sz w:val="13"/>
              </w:rPr>
              <w:t>Neutro</w:t>
            </w:r>
          </w:p>
        </w:tc>
        <w:tc>
          <w:tcPr>
            <w:tcW w:w="655" w:type="dxa"/>
          </w:tcPr>
          <w:p w14:paraId="1512926C" w14:textId="77777777" w:rsidR="006D1256" w:rsidRDefault="00000000">
            <w:pPr>
              <w:spacing w:after="0"/>
              <w:ind w:firstLine="0"/>
            </w:pPr>
            <w:r>
              <w:rPr>
                <w:sz w:val="13"/>
              </w:rPr>
              <w:t>167,9</w:t>
            </w:r>
          </w:p>
        </w:tc>
        <w:tc>
          <w:tcPr>
            <w:tcW w:w="655" w:type="dxa"/>
          </w:tcPr>
          <w:p w14:paraId="0487F960" w14:textId="77777777" w:rsidR="006D1256" w:rsidRDefault="00000000">
            <w:pPr>
              <w:spacing w:after="0"/>
              <w:ind w:firstLine="0"/>
            </w:pPr>
            <w:r>
              <w:rPr>
                <w:sz w:val="13"/>
              </w:rPr>
              <w:t>121,2</w:t>
            </w:r>
          </w:p>
        </w:tc>
        <w:tc>
          <w:tcPr>
            <w:tcW w:w="655" w:type="dxa"/>
          </w:tcPr>
          <w:p w14:paraId="6F769DEE" w14:textId="77777777" w:rsidR="006D1256" w:rsidRDefault="00000000">
            <w:pPr>
              <w:spacing w:after="0"/>
              <w:ind w:firstLine="0"/>
            </w:pPr>
            <w:r>
              <w:rPr>
                <w:sz w:val="13"/>
              </w:rPr>
              <w:t>57,8</w:t>
            </w:r>
          </w:p>
        </w:tc>
        <w:tc>
          <w:tcPr>
            <w:tcW w:w="655" w:type="dxa"/>
          </w:tcPr>
          <w:p w14:paraId="3495AD4C" w14:textId="77777777" w:rsidR="006D1256" w:rsidRDefault="00000000">
            <w:pPr>
              <w:spacing w:after="0"/>
              <w:ind w:firstLine="0"/>
            </w:pPr>
            <w:r>
              <w:rPr>
                <w:sz w:val="13"/>
              </w:rPr>
              <w:t>28,7</w:t>
            </w:r>
          </w:p>
        </w:tc>
        <w:tc>
          <w:tcPr>
            <w:tcW w:w="655" w:type="dxa"/>
          </w:tcPr>
          <w:p w14:paraId="6D25FD92" w14:textId="77777777" w:rsidR="006D1256" w:rsidRDefault="00000000">
            <w:pPr>
              <w:spacing w:after="0"/>
              <w:ind w:firstLine="0"/>
            </w:pPr>
            <w:r>
              <w:rPr>
                <w:sz w:val="13"/>
              </w:rPr>
              <w:t>0,578</w:t>
            </w:r>
          </w:p>
        </w:tc>
        <w:tc>
          <w:tcPr>
            <w:tcW w:w="655" w:type="dxa"/>
          </w:tcPr>
          <w:p w14:paraId="657DB662" w14:textId="77777777" w:rsidR="006D1256" w:rsidRDefault="00000000">
            <w:pPr>
              <w:spacing w:after="0"/>
              <w:ind w:firstLine="0"/>
            </w:pPr>
            <w:r>
              <w:rPr>
                <w:sz w:val="13"/>
              </w:rPr>
              <w:t>375</w:t>
            </w:r>
          </w:p>
        </w:tc>
        <w:tc>
          <w:tcPr>
            <w:tcW w:w="655" w:type="dxa"/>
          </w:tcPr>
          <w:p w14:paraId="22CAC09E" w14:textId="77777777" w:rsidR="006D1256" w:rsidRDefault="00000000">
            <w:pPr>
              <w:spacing w:after="0"/>
              <w:ind w:firstLine="0"/>
            </w:pPr>
            <w:r>
              <w:rPr>
                <w:sz w:val="13"/>
              </w:rPr>
              <w:t>139,1</w:t>
            </w:r>
          </w:p>
        </w:tc>
        <w:tc>
          <w:tcPr>
            <w:tcW w:w="655" w:type="dxa"/>
          </w:tcPr>
          <w:p w14:paraId="574C4045" w14:textId="77777777" w:rsidR="006D1256" w:rsidRDefault="00000000">
            <w:pPr>
              <w:spacing w:after="0"/>
              <w:ind w:firstLine="0"/>
            </w:pPr>
            <w:r>
              <w:rPr>
                <w:sz w:val="13"/>
              </w:rPr>
              <w:t>105,0</w:t>
            </w:r>
          </w:p>
        </w:tc>
        <w:tc>
          <w:tcPr>
            <w:tcW w:w="655" w:type="dxa"/>
          </w:tcPr>
          <w:p w14:paraId="234A6CDD" w14:textId="77777777" w:rsidR="006D1256" w:rsidRDefault="00000000">
            <w:pPr>
              <w:spacing w:after="0"/>
              <w:ind w:firstLine="0"/>
            </w:pPr>
            <w:r>
              <w:rPr>
                <w:sz w:val="13"/>
              </w:rPr>
              <w:t>59,4</w:t>
            </w:r>
          </w:p>
        </w:tc>
        <w:tc>
          <w:tcPr>
            <w:tcW w:w="655" w:type="dxa"/>
          </w:tcPr>
          <w:p w14:paraId="793F0CEF" w14:textId="77777777" w:rsidR="006D1256" w:rsidRDefault="00000000">
            <w:pPr>
              <w:spacing w:after="0"/>
              <w:ind w:firstLine="0"/>
            </w:pPr>
            <w:r>
              <w:rPr>
                <w:sz w:val="13"/>
              </w:rPr>
              <w:t>31,9</w:t>
            </w:r>
          </w:p>
        </w:tc>
        <w:tc>
          <w:tcPr>
            <w:tcW w:w="655" w:type="dxa"/>
          </w:tcPr>
          <w:p w14:paraId="02E024F0" w14:textId="77777777" w:rsidR="006D1256" w:rsidRDefault="00000000">
            <w:pPr>
              <w:spacing w:after="0"/>
              <w:ind w:firstLine="0"/>
            </w:pPr>
            <w:r>
              <w:rPr>
                <w:sz w:val="13"/>
              </w:rPr>
              <w:t>0,567</w:t>
            </w:r>
          </w:p>
        </w:tc>
        <w:tc>
          <w:tcPr>
            <w:tcW w:w="655" w:type="dxa"/>
          </w:tcPr>
          <w:p w14:paraId="6BF5C541" w14:textId="77777777" w:rsidR="006D1256" w:rsidRDefault="00000000">
            <w:pPr>
              <w:spacing w:after="0"/>
              <w:ind w:firstLine="0"/>
            </w:pPr>
            <w:r>
              <w:rPr>
                <w:sz w:val="13"/>
              </w:rPr>
              <w:t>4225</w:t>
            </w:r>
          </w:p>
        </w:tc>
        <w:tc>
          <w:tcPr>
            <w:tcW w:w="655" w:type="dxa"/>
          </w:tcPr>
          <w:p w14:paraId="4E9D460D" w14:textId="77777777" w:rsidR="006D1256" w:rsidRDefault="00000000">
            <w:pPr>
              <w:spacing w:after="0"/>
              <w:ind w:firstLine="0"/>
            </w:pPr>
            <w:r>
              <w:rPr>
                <w:sz w:val="13"/>
              </w:rPr>
              <w:t>134,5</w:t>
            </w:r>
          </w:p>
        </w:tc>
        <w:tc>
          <w:tcPr>
            <w:tcW w:w="655" w:type="dxa"/>
          </w:tcPr>
          <w:p w14:paraId="02953FD0" w14:textId="77777777" w:rsidR="006D1256" w:rsidRDefault="00000000">
            <w:pPr>
              <w:spacing w:after="0"/>
              <w:ind w:firstLine="0"/>
            </w:pPr>
            <w:r>
              <w:rPr>
                <w:sz w:val="13"/>
              </w:rPr>
              <w:t>91,7</w:t>
            </w:r>
          </w:p>
        </w:tc>
        <w:tc>
          <w:tcPr>
            <w:tcW w:w="655" w:type="dxa"/>
          </w:tcPr>
          <w:p w14:paraId="32BDAEEF" w14:textId="77777777" w:rsidR="006D1256" w:rsidRDefault="00000000">
            <w:pPr>
              <w:spacing w:after="0"/>
              <w:ind w:firstLine="0"/>
            </w:pPr>
            <w:r>
              <w:rPr>
                <w:sz w:val="13"/>
              </w:rPr>
              <w:t>14,7</w:t>
            </w:r>
          </w:p>
        </w:tc>
        <w:tc>
          <w:tcPr>
            <w:tcW w:w="655" w:type="dxa"/>
          </w:tcPr>
          <w:p w14:paraId="31ECCC49" w14:textId="77777777" w:rsidR="006D1256" w:rsidRDefault="00000000">
            <w:pPr>
              <w:spacing w:after="0"/>
              <w:ind w:firstLine="0"/>
            </w:pPr>
            <w:r>
              <w:rPr>
                <w:sz w:val="13"/>
              </w:rPr>
              <w:t>31,6</w:t>
            </w:r>
          </w:p>
        </w:tc>
        <w:tc>
          <w:tcPr>
            <w:tcW w:w="655" w:type="dxa"/>
          </w:tcPr>
          <w:p w14:paraId="6465E59B" w14:textId="77777777" w:rsidR="006D1256" w:rsidRDefault="00000000">
            <w:pPr>
              <w:spacing w:after="0"/>
              <w:ind w:firstLine="0"/>
            </w:pPr>
            <w:r>
              <w:rPr>
                <w:sz w:val="13"/>
              </w:rPr>
              <w:t>0,443</w:t>
            </w:r>
          </w:p>
        </w:tc>
        <w:tc>
          <w:tcPr>
            <w:tcW w:w="655" w:type="dxa"/>
          </w:tcPr>
          <w:p w14:paraId="34266A63" w14:textId="77777777" w:rsidR="006D1256" w:rsidRDefault="00000000">
            <w:pPr>
              <w:spacing w:after="0"/>
              <w:ind w:firstLine="0"/>
            </w:pPr>
            <w:r>
              <w:rPr>
                <w:sz w:val="13"/>
              </w:rPr>
              <w:t>800</w:t>
            </w:r>
          </w:p>
        </w:tc>
      </w:tr>
      <w:tr w:rsidR="006D1256" w14:paraId="40FC6615" w14:textId="77777777">
        <w:trPr>
          <w:jc w:val="center"/>
        </w:trPr>
        <w:tc>
          <w:tcPr>
            <w:tcW w:w="539" w:type="dxa"/>
          </w:tcPr>
          <w:p w14:paraId="74FB795E" w14:textId="77777777" w:rsidR="006D1256" w:rsidRDefault="00000000">
            <w:pPr>
              <w:spacing w:after="0"/>
              <w:ind w:firstLine="0"/>
            </w:pPr>
            <w:r>
              <w:rPr>
                <w:sz w:val="13"/>
              </w:rPr>
              <w:t>2014</w:t>
            </w:r>
          </w:p>
        </w:tc>
        <w:tc>
          <w:tcPr>
            <w:tcW w:w="425" w:type="dxa"/>
          </w:tcPr>
          <w:p w14:paraId="6E6BFA1D" w14:textId="77777777" w:rsidR="006D1256" w:rsidRDefault="00000000">
            <w:pPr>
              <w:spacing w:after="0"/>
              <w:ind w:firstLine="0"/>
            </w:pPr>
            <w:r>
              <w:rPr>
                <w:sz w:val="13"/>
              </w:rPr>
              <w:t>2</w:t>
            </w:r>
          </w:p>
        </w:tc>
        <w:tc>
          <w:tcPr>
            <w:tcW w:w="539" w:type="dxa"/>
          </w:tcPr>
          <w:p w14:paraId="3F672B30" w14:textId="77777777" w:rsidR="006D1256" w:rsidRDefault="00000000">
            <w:pPr>
              <w:spacing w:after="0"/>
              <w:ind w:firstLine="0"/>
            </w:pPr>
            <w:r>
              <w:rPr>
                <w:sz w:val="13"/>
              </w:rPr>
              <w:t>-0,21</w:t>
            </w:r>
          </w:p>
        </w:tc>
        <w:tc>
          <w:tcPr>
            <w:tcW w:w="709" w:type="dxa"/>
          </w:tcPr>
          <w:p w14:paraId="73F0A5A1" w14:textId="77777777" w:rsidR="006D1256" w:rsidRDefault="00000000">
            <w:pPr>
              <w:spacing w:after="0"/>
              <w:ind w:firstLine="0"/>
            </w:pPr>
            <w:r>
              <w:rPr>
                <w:sz w:val="13"/>
              </w:rPr>
              <w:t>Neutro</w:t>
            </w:r>
          </w:p>
        </w:tc>
        <w:tc>
          <w:tcPr>
            <w:tcW w:w="655" w:type="dxa"/>
          </w:tcPr>
          <w:p w14:paraId="720EFF7B" w14:textId="77777777" w:rsidR="006D1256" w:rsidRDefault="00000000">
            <w:pPr>
              <w:spacing w:after="0"/>
              <w:ind w:firstLine="0"/>
            </w:pPr>
            <w:r>
              <w:rPr>
                <w:sz w:val="13"/>
              </w:rPr>
              <w:t>176,6</w:t>
            </w:r>
          </w:p>
        </w:tc>
        <w:tc>
          <w:tcPr>
            <w:tcW w:w="655" w:type="dxa"/>
          </w:tcPr>
          <w:p w14:paraId="446C0466" w14:textId="77777777" w:rsidR="006D1256" w:rsidRDefault="00000000">
            <w:pPr>
              <w:spacing w:after="0"/>
              <w:ind w:firstLine="0"/>
            </w:pPr>
            <w:r>
              <w:rPr>
                <w:sz w:val="13"/>
              </w:rPr>
              <w:t>122,6</w:t>
            </w:r>
          </w:p>
        </w:tc>
        <w:tc>
          <w:tcPr>
            <w:tcW w:w="655" w:type="dxa"/>
          </w:tcPr>
          <w:p w14:paraId="7EF19A7D" w14:textId="77777777" w:rsidR="006D1256" w:rsidRDefault="00000000">
            <w:pPr>
              <w:spacing w:after="0"/>
              <w:ind w:firstLine="0"/>
            </w:pPr>
            <w:r>
              <w:rPr>
                <w:sz w:val="13"/>
              </w:rPr>
              <w:t>79,6</w:t>
            </w:r>
          </w:p>
        </w:tc>
        <w:tc>
          <w:tcPr>
            <w:tcW w:w="655" w:type="dxa"/>
          </w:tcPr>
          <w:p w14:paraId="15C09AA9" w14:textId="77777777" w:rsidR="006D1256" w:rsidRDefault="00000000">
            <w:pPr>
              <w:spacing w:after="0"/>
              <w:ind w:firstLine="0"/>
            </w:pPr>
            <w:r>
              <w:rPr>
                <w:sz w:val="13"/>
              </w:rPr>
              <w:t>28,7</w:t>
            </w:r>
          </w:p>
        </w:tc>
        <w:tc>
          <w:tcPr>
            <w:tcW w:w="655" w:type="dxa"/>
          </w:tcPr>
          <w:p w14:paraId="18F9F294" w14:textId="77777777" w:rsidR="006D1256" w:rsidRDefault="00000000">
            <w:pPr>
              <w:spacing w:after="0"/>
              <w:ind w:firstLine="0"/>
            </w:pPr>
            <w:r>
              <w:rPr>
                <w:sz w:val="13"/>
              </w:rPr>
              <w:t>0,525</w:t>
            </w:r>
          </w:p>
        </w:tc>
        <w:tc>
          <w:tcPr>
            <w:tcW w:w="655" w:type="dxa"/>
          </w:tcPr>
          <w:p w14:paraId="47DBDF8C" w14:textId="77777777" w:rsidR="006D1256" w:rsidRDefault="00000000">
            <w:pPr>
              <w:spacing w:after="0"/>
              <w:ind w:firstLine="0"/>
            </w:pPr>
            <w:r>
              <w:rPr>
                <w:sz w:val="13"/>
              </w:rPr>
              <w:t>175</w:t>
            </w:r>
          </w:p>
        </w:tc>
        <w:tc>
          <w:tcPr>
            <w:tcW w:w="655" w:type="dxa"/>
          </w:tcPr>
          <w:p w14:paraId="591BD826" w14:textId="77777777" w:rsidR="006D1256" w:rsidRDefault="00000000">
            <w:pPr>
              <w:spacing w:after="0"/>
              <w:ind w:firstLine="0"/>
            </w:pPr>
            <w:r>
              <w:rPr>
                <w:sz w:val="13"/>
              </w:rPr>
              <w:t>143,4</w:t>
            </w:r>
          </w:p>
        </w:tc>
        <w:tc>
          <w:tcPr>
            <w:tcW w:w="655" w:type="dxa"/>
          </w:tcPr>
          <w:p w14:paraId="1C3FFEED" w14:textId="77777777" w:rsidR="006D1256" w:rsidRDefault="00000000">
            <w:pPr>
              <w:spacing w:after="0"/>
              <w:ind w:firstLine="0"/>
            </w:pPr>
            <w:r>
              <w:rPr>
                <w:sz w:val="13"/>
              </w:rPr>
              <w:t>113,0</w:t>
            </w:r>
          </w:p>
        </w:tc>
        <w:tc>
          <w:tcPr>
            <w:tcW w:w="655" w:type="dxa"/>
          </w:tcPr>
          <w:p w14:paraId="5E238AC2" w14:textId="77777777" w:rsidR="006D1256" w:rsidRDefault="00000000">
            <w:pPr>
              <w:spacing w:after="0"/>
              <w:ind w:firstLine="0"/>
            </w:pPr>
            <w:r>
              <w:rPr>
                <w:sz w:val="13"/>
              </w:rPr>
              <w:t>100,4</w:t>
            </w:r>
          </w:p>
        </w:tc>
        <w:tc>
          <w:tcPr>
            <w:tcW w:w="655" w:type="dxa"/>
          </w:tcPr>
          <w:p w14:paraId="148F2B51" w14:textId="77777777" w:rsidR="006D1256" w:rsidRDefault="00000000">
            <w:pPr>
              <w:spacing w:after="0"/>
              <w:ind w:firstLine="0"/>
            </w:pPr>
            <w:r>
              <w:rPr>
                <w:sz w:val="13"/>
              </w:rPr>
              <w:t>30,3</w:t>
            </w:r>
          </w:p>
        </w:tc>
        <w:tc>
          <w:tcPr>
            <w:tcW w:w="655" w:type="dxa"/>
          </w:tcPr>
          <w:p w14:paraId="537D790C" w14:textId="77777777" w:rsidR="006D1256" w:rsidRDefault="00000000">
            <w:pPr>
              <w:spacing w:after="0"/>
              <w:ind w:firstLine="0"/>
            </w:pPr>
            <w:r>
              <w:rPr>
                <w:sz w:val="13"/>
              </w:rPr>
              <w:t>0,577</w:t>
            </w:r>
          </w:p>
        </w:tc>
        <w:tc>
          <w:tcPr>
            <w:tcW w:w="655" w:type="dxa"/>
          </w:tcPr>
          <w:p w14:paraId="0F99AB29" w14:textId="77777777" w:rsidR="006D1256" w:rsidRDefault="00000000">
            <w:pPr>
              <w:spacing w:after="0"/>
              <w:ind w:firstLine="0"/>
            </w:pPr>
            <w:r>
              <w:rPr>
                <w:sz w:val="13"/>
              </w:rPr>
              <w:t>2475</w:t>
            </w:r>
          </w:p>
        </w:tc>
        <w:tc>
          <w:tcPr>
            <w:tcW w:w="655" w:type="dxa"/>
          </w:tcPr>
          <w:p w14:paraId="154809A8" w14:textId="77777777" w:rsidR="006D1256" w:rsidRDefault="00000000">
            <w:pPr>
              <w:spacing w:after="0"/>
              <w:ind w:firstLine="0"/>
            </w:pPr>
            <w:r>
              <w:rPr>
                <w:sz w:val="13"/>
              </w:rPr>
              <w:t>125,6</w:t>
            </w:r>
          </w:p>
        </w:tc>
        <w:tc>
          <w:tcPr>
            <w:tcW w:w="655" w:type="dxa"/>
          </w:tcPr>
          <w:p w14:paraId="07A729A2" w14:textId="77777777" w:rsidR="006D1256" w:rsidRDefault="00000000">
            <w:pPr>
              <w:spacing w:after="0"/>
              <w:ind w:firstLine="0"/>
            </w:pPr>
            <w:r>
              <w:rPr>
                <w:sz w:val="13"/>
              </w:rPr>
              <w:t>80,1</w:t>
            </w:r>
          </w:p>
        </w:tc>
        <w:tc>
          <w:tcPr>
            <w:tcW w:w="655" w:type="dxa"/>
          </w:tcPr>
          <w:p w14:paraId="32F4D6C9" w14:textId="77777777" w:rsidR="006D1256" w:rsidRDefault="00000000">
            <w:pPr>
              <w:spacing w:after="0"/>
              <w:ind w:firstLine="0"/>
            </w:pPr>
            <w:r>
              <w:rPr>
                <w:sz w:val="13"/>
              </w:rPr>
              <w:t>54,4</w:t>
            </w:r>
          </w:p>
        </w:tc>
        <w:tc>
          <w:tcPr>
            <w:tcW w:w="655" w:type="dxa"/>
          </w:tcPr>
          <w:p w14:paraId="75E0B9ED" w14:textId="77777777" w:rsidR="006D1256" w:rsidRDefault="00000000">
            <w:pPr>
              <w:spacing w:after="0"/>
              <w:ind w:firstLine="0"/>
            </w:pPr>
            <w:r>
              <w:rPr>
                <w:sz w:val="13"/>
              </w:rPr>
              <w:t>32,4</w:t>
            </w:r>
          </w:p>
        </w:tc>
        <w:tc>
          <w:tcPr>
            <w:tcW w:w="655" w:type="dxa"/>
          </w:tcPr>
          <w:p w14:paraId="4949C24B" w14:textId="77777777" w:rsidR="006D1256" w:rsidRDefault="00000000">
            <w:pPr>
              <w:spacing w:after="0"/>
              <w:ind w:firstLine="0"/>
            </w:pPr>
            <w:r>
              <w:rPr>
                <w:sz w:val="13"/>
              </w:rPr>
              <w:t>0,354</w:t>
            </w:r>
          </w:p>
        </w:tc>
        <w:tc>
          <w:tcPr>
            <w:tcW w:w="655" w:type="dxa"/>
          </w:tcPr>
          <w:p w14:paraId="2DAF8134" w14:textId="77777777" w:rsidR="006D1256" w:rsidRDefault="00000000">
            <w:pPr>
              <w:spacing w:after="0"/>
              <w:ind w:firstLine="0"/>
            </w:pPr>
            <w:r>
              <w:rPr>
                <w:sz w:val="13"/>
              </w:rPr>
              <w:t>100</w:t>
            </w:r>
          </w:p>
        </w:tc>
      </w:tr>
      <w:tr w:rsidR="006D1256" w14:paraId="496DF322" w14:textId="77777777">
        <w:trPr>
          <w:jc w:val="center"/>
        </w:trPr>
        <w:tc>
          <w:tcPr>
            <w:tcW w:w="539" w:type="dxa"/>
          </w:tcPr>
          <w:p w14:paraId="2DE50454" w14:textId="77777777" w:rsidR="006D1256" w:rsidRDefault="00000000">
            <w:pPr>
              <w:spacing w:after="0"/>
              <w:ind w:firstLine="0"/>
            </w:pPr>
            <w:r>
              <w:rPr>
                <w:sz w:val="13"/>
              </w:rPr>
              <w:t>2014</w:t>
            </w:r>
          </w:p>
        </w:tc>
        <w:tc>
          <w:tcPr>
            <w:tcW w:w="425" w:type="dxa"/>
          </w:tcPr>
          <w:p w14:paraId="45E3D60B" w14:textId="77777777" w:rsidR="006D1256" w:rsidRDefault="00000000">
            <w:pPr>
              <w:spacing w:after="0"/>
              <w:ind w:firstLine="0"/>
            </w:pPr>
            <w:r>
              <w:rPr>
                <w:sz w:val="13"/>
              </w:rPr>
              <w:t>3</w:t>
            </w:r>
          </w:p>
        </w:tc>
        <w:tc>
          <w:tcPr>
            <w:tcW w:w="539" w:type="dxa"/>
          </w:tcPr>
          <w:p w14:paraId="5097416E" w14:textId="77777777" w:rsidR="006D1256" w:rsidRDefault="00000000">
            <w:pPr>
              <w:spacing w:after="0"/>
              <w:ind w:firstLine="0"/>
            </w:pPr>
            <w:r>
              <w:rPr>
                <w:sz w:val="13"/>
              </w:rPr>
              <w:t>-0,02</w:t>
            </w:r>
          </w:p>
        </w:tc>
        <w:tc>
          <w:tcPr>
            <w:tcW w:w="709" w:type="dxa"/>
          </w:tcPr>
          <w:p w14:paraId="55B60635" w14:textId="77777777" w:rsidR="006D1256" w:rsidRDefault="00000000">
            <w:pPr>
              <w:spacing w:after="0"/>
              <w:ind w:firstLine="0"/>
            </w:pPr>
            <w:r>
              <w:rPr>
                <w:sz w:val="13"/>
              </w:rPr>
              <w:t>Neutro</w:t>
            </w:r>
          </w:p>
        </w:tc>
        <w:tc>
          <w:tcPr>
            <w:tcW w:w="655" w:type="dxa"/>
          </w:tcPr>
          <w:p w14:paraId="4318F2A6" w14:textId="77777777" w:rsidR="006D1256" w:rsidRDefault="00000000">
            <w:pPr>
              <w:spacing w:after="0"/>
              <w:ind w:firstLine="0"/>
            </w:pPr>
            <w:r>
              <w:rPr>
                <w:sz w:val="13"/>
              </w:rPr>
              <w:t>148,5</w:t>
            </w:r>
          </w:p>
        </w:tc>
        <w:tc>
          <w:tcPr>
            <w:tcW w:w="655" w:type="dxa"/>
          </w:tcPr>
          <w:p w14:paraId="2F21AA84" w14:textId="77777777" w:rsidR="006D1256" w:rsidRDefault="00000000">
            <w:pPr>
              <w:spacing w:after="0"/>
              <w:ind w:firstLine="0"/>
            </w:pPr>
            <w:r>
              <w:rPr>
                <w:sz w:val="13"/>
              </w:rPr>
              <w:t>115,2</w:t>
            </w:r>
          </w:p>
        </w:tc>
        <w:tc>
          <w:tcPr>
            <w:tcW w:w="655" w:type="dxa"/>
          </w:tcPr>
          <w:p w14:paraId="3997461F" w14:textId="77777777" w:rsidR="006D1256" w:rsidRDefault="00000000">
            <w:pPr>
              <w:spacing w:after="0"/>
              <w:ind w:firstLine="0"/>
            </w:pPr>
            <w:r>
              <w:rPr>
                <w:sz w:val="13"/>
              </w:rPr>
              <w:t>106,5</w:t>
            </w:r>
          </w:p>
        </w:tc>
        <w:tc>
          <w:tcPr>
            <w:tcW w:w="655" w:type="dxa"/>
          </w:tcPr>
          <w:p w14:paraId="7B69E7A1" w14:textId="77777777" w:rsidR="006D1256" w:rsidRDefault="00000000">
            <w:pPr>
              <w:spacing w:after="0"/>
              <w:ind w:firstLine="0"/>
            </w:pPr>
            <w:r>
              <w:rPr>
                <w:sz w:val="13"/>
              </w:rPr>
              <w:t>27,8</w:t>
            </w:r>
          </w:p>
        </w:tc>
        <w:tc>
          <w:tcPr>
            <w:tcW w:w="655" w:type="dxa"/>
          </w:tcPr>
          <w:p w14:paraId="28E7F98F" w14:textId="77777777" w:rsidR="006D1256" w:rsidRDefault="00000000">
            <w:pPr>
              <w:spacing w:after="0"/>
              <w:ind w:firstLine="0"/>
            </w:pPr>
            <w:r>
              <w:rPr>
                <w:sz w:val="13"/>
              </w:rPr>
              <w:t>0,540</w:t>
            </w:r>
          </w:p>
        </w:tc>
        <w:tc>
          <w:tcPr>
            <w:tcW w:w="655" w:type="dxa"/>
          </w:tcPr>
          <w:p w14:paraId="665DB658" w14:textId="77777777" w:rsidR="006D1256" w:rsidRDefault="00000000">
            <w:pPr>
              <w:spacing w:after="0"/>
              <w:ind w:firstLine="0"/>
            </w:pPr>
            <w:r>
              <w:rPr>
                <w:sz w:val="13"/>
              </w:rPr>
              <w:t>350</w:t>
            </w:r>
          </w:p>
        </w:tc>
        <w:tc>
          <w:tcPr>
            <w:tcW w:w="655" w:type="dxa"/>
          </w:tcPr>
          <w:p w14:paraId="34292E2D" w14:textId="77777777" w:rsidR="006D1256" w:rsidRDefault="00000000">
            <w:pPr>
              <w:spacing w:after="0"/>
              <w:ind w:firstLine="0"/>
            </w:pPr>
            <w:r>
              <w:rPr>
                <w:sz w:val="13"/>
              </w:rPr>
              <w:t>132,6</w:t>
            </w:r>
          </w:p>
        </w:tc>
        <w:tc>
          <w:tcPr>
            <w:tcW w:w="655" w:type="dxa"/>
          </w:tcPr>
          <w:p w14:paraId="2ADD56E1" w14:textId="77777777" w:rsidR="006D1256" w:rsidRDefault="00000000">
            <w:pPr>
              <w:spacing w:after="0"/>
              <w:ind w:firstLine="0"/>
            </w:pPr>
            <w:r>
              <w:rPr>
                <w:sz w:val="13"/>
              </w:rPr>
              <w:t>118,1</w:t>
            </w:r>
          </w:p>
        </w:tc>
        <w:tc>
          <w:tcPr>
            <w:tcW w:w="655" w:type="dxa"/>
          </w:tcPr>
          <w:p w14:paraId="085ACA1C" w14:textId="77777777" w:rsidR="006D1256" w:rsidRDefault="00000000">
            <w:pPr>
              <w:spacing w:after="0"/>
              <w:ind w:firstLine="0"/>
            </w:pPr>
            <w:r>
              <w:rPr>
                <w:sz w:val="13"/>
              </w:rPr>
              <w:t>161,1</w:t>
            </w:r>
          </w:p>
        </w:tc>
        <w:tc>
          <w:tcPr>
            <w:tcW w:w="655" w:type="dxa"/>
          </w:tcPr>
          <w:p w14:paraId="1E085BE1" w14:textId="77777777" w:rsidR="006D1256" w:rsidRDefault="00000000">
            <w:pPr>
              <w:spacing w:after="0"/>
              <w:ind w:firstLine="0"/>
            </w:pPr>
            <w:r>
              <w:rPr>
                <w:sz w:val="13"/>
              </w:rPr>
              <w:t>29,9</w:t>
            </w:r>
          </w:p>
        </w:tc>
        <w:tc>
          <w:tcPr>
            <w:tcW w:w="655" w:type="dxa"/>
          </w:tcPr>
          <w:p w14:paraId="41B99A0F" w14:textId="77777777" w:rsidR="006D1256" w:rsidRDefault="00000000">
            <w:pPr>
              <w:spacing w:after="0"/>
              <w:ind w:firstLine="0"/>
            </w:pPr>
            <w:r>
              <w:rPr>
                <w:sz w:val="13"/>
              </w:rPr>
              <w:t>0,642</w:t>
            </w:r>
          </w:p>
        </w:tc>
        <w:tc>
          <w:tcPr>
            <w:tcW w:w="655" w:type="dxa"/>
          </w:tcPr>
          <w:p w14:paraId="08580AB1" w14:textId="77777777" w:rsidR="006D1256" w:rsidRDefault="00000000">
            <w:pPr>
              <w:spacing w:after="0"/>
              <w:ind w:firstLine="0"/>
            </w:pPr>
            <w:r>
              <w:rPr>
                <w:sz w:val="13"/>
              </w:rPr>
              <w:t>10925</w:t>
            </w:r>
          </w:p>
        </w:tc>
        <w:tc>
          <w:tcPr>
            <w:tcW w:w="655" w:type="dxa"/>
          </w:tcPr>
          <w:p w14:paraId="349EE897" w14:textId="77777777" w:rsidR="006D1256" w:rsidRDefault="00000000">
            <w:pPr>
              <w:spacing w:after="0"/>
              <w:ind w:firstLine="0"/>
            </w:pPr>
            <w:r>
              <w:rPr>
                <w:sz w:val="13"/>
              </w:rPr>
              <w:t>115,4</w:t>
            </w:r>
          </w:p>
        </w:tc>
        <w:tc>
          <w:tcPr>
            <w:tcW w:w="655" w:type="dxa"/>
          </w:tcPr>
          <w:p w14:paraId="4F4DBCD9" w14:textId="77777777" w:rsidR="006D1256" w:rsidRDefault="00000000">
            <w:pPr>
              <w:spacing w:after="0"/>
              <w:ind w:firstLine="0"/>
            </w:pPr>
            <w:r>
              <w:rPr>
                <w:sz w:val="13"/>
              </w:rPr>
              <w:t>82,0</w:t>
            </w:r>
          </w:p>
        </w:tc>
        <w:tc>
          <w:tcPr>
            <w:tcW w:w="655" w:type="dxa"/>
          </w:tcPr>
          <w:p w14:paraId="7452C26C" w14:textId="77777777" w:rsidR="006D1256" w:rsidRDefault="00000000">
            <w:pPr>
              <w:spacing w:after="0"/>
              <w:ind w:firstLine="0"/>
            </w:pPr>
            <w:r>
              <w:rPr>
                <w:sz w:val="13"/>
              </w:rPr>
              <w:t>67,7</w:t>
            </w:r>
          </w:p>
        </w:tc>
        <w:tc>
          <w:tcPr>
            <w:tcW w:w="655" w:type="dxa"/>
          </w:tcPr>
          <w:p w14:paraId="25F99129" w14:textId="77777777" w:rsidR="006D1256" w:rsidRDefault="00000000">
            <w:pPr>
              <w:spacing w:after="0"/>
              <w:ind w:firstLine="0"/>
            </w:pPr>
            <w:r>
              <w:rPr>
                <w:sz w:val="13"/>
              </w:rPr>
              <w:t>31,8</w:t>
            </w:r>
          </w:p>
        </w:tc>
        <w:tc>
          <w:tcPr>
            <w:tcW w:w="655" w:type="dxa"/>
          </w:tcPr>
          <w:p w14:paraId="7242A955" w14:textId="77777777" w:rsidR="006D1256" w:rsidRDefault="00000000">
            <w:pPr>
              <w:spacing w:after="0"/>
              <w:ind w:firstLine="0"/>
            </w:pPr>
            <w:r>
              <w:rPr>
                <w:sz w:val="13"/>
              </w:rPr>
              <w:t>0,383</w:t>
            </w:r>
          </w:p>
        </w:tc>
        <w:tc>
          <w:tcPr>
            <w:tcW w:w="655" w:type="dxa"/>
          </w:tcPr>
          <w:p w14:paraId="0267211C" w14:textId="77777777" w:rsidR="006D1256" w:rsidRDefault="00000000">
            <w:pPr>
              <w:spacing w:after="0"/>
              <w:ind w:firstLine="0"/>
            </w:pPr>
            <w:r>
              <w:rPr>
                <w:sz w:val="13"/>
              </w:rPr>
              <w:t>325</w:t>
            </w:r>
          </w:p>
        </w:tc>
      </w:tr>
      <w:tr w:rsidR="006D1256" w14:paraId="092426C2" w14:textId="77777777">
        <w:trPr>
          <w:jc w:val="center"/>
        </w:trPr>
        <w:tc>
          <w:tcPr>
            <w:tcW w:w="539" w:type="dxa"/>
          </w:tcPr>
          <w:p w14:paraId="1A152F88" w14:textId="77777777" w:rsidR="006D1256" w:rsidRDefault="00000000">
            <w:pPr>
              <w:spacing w:after="0"/>
              <w:ind w:firstLine="0"/>
            </w:pPr>
            <w:r>
              <w:rPr>
                <w:sz w:val="13"/>
              </w:rPr>
              <w:t>2014</w:t>
            </w:r>
          </w:p>
        </w:tc>
        <w:tc>
          <w:tcPr>
            <w:tcW w:w="425" w:type="dxa"/>
          </w:tcPr>
          <w:p w14:paraId="39CD2629" w14:textId="77777777" w:rsidR="006D1256" w:rsidRDefault="00000000">
            <w:pPr>
              <w:spacing w:after="0"/>
              <w:ind w:firstLine="0"/>
            </w:pPr>
            <w:r>
              <w:rPr>
                <w:sz w:val="13"/>
              </w:rPr>
              <w:t>4</w:t>
            </w:r>
          </w:p>
        </w:tc>
        <w:tc>
          <w:tcPr>
            <w:tcW w:w="539" w:type="dxa"/>
          </w:tcPr>
          <w:p w14:paraId="0E3DBDC0" w14:textId="77777777" w:rsidR="006D1256" w:rsidRDefault="00000000">
            <w:pPr>
              <w:spacing w:after="0"/>
              <w:ind w:firstLine="0"/>
            </w:pPr>
            <w:r>
              <w:rPr>
                <w:sz w:val="13"/>
              </w:rPr>
              <w:t>0,25</w:t>
            </w:r>
          </w:p>
        </w:tc>
        <w:tc>
          <w:tcPr>
            <w:tcW w:w="709" w:type="dxa"/>
          </w:tcPr>
          <w:p w14:paraId="71A533D5" w14:textId="77777777" w:rsidR="006D1256" w:rsidRDefault="00000000">
            <w:pPr>
              <w:spacing w:after="0"/>
              <w:ind w:firstLine="0"/>
            </w:pPr>
            <w:r>
              <w:rPr>
                <w:sz w:val="13"/>
              </w:rPr>
              <w:t>Neutro</w:t>
            </w:r>
          </w:p>
        </w:tc>
        <w:tc>
          <w:tcPr>
            <w:tcW w:w="655" w:type="dxa"/>
          </w:tcPr>
          <w:p w14:paraId="69C25E59" w14:textId="77777777" w:rsidR="006D1256" w:rsidRDefault="00000000">
            <w:pPr>
              <w:spacing w:after="0"/>
              <w:ind w:firstLine="0"/>
            </w:pPr>
            <w:r>
              <w:rPr>
                <w:sz w:val="13"/>
              </w:rPr>
              <w:t>129,6</w:t>
            </w:r>
          </w:p>
        </w:tc>
        <w:tc>
          <w:tcPr>
            <w:tcW w:w="655" w:type="dxa"/>
          </w:tcPr>
          <w:p w14:paraId="60AA72CB" w14:textId="77777777" w:rsidR="006D1256" w:rsidRDefault="00000000">
            <w:pPr>
              <w:spacing w:after="0"/>
              <w:ind w:firstLine="0"/>
            </w:pPr>
            <w:r>
              <w:rPr>
                <w:sz w:val="13"/>
              </w:rPr>
              <w:t>108,9</w:t>
            </w:r>
          </w:p>
        </w:tc>
        <w:tc>
          <w:tcPr>
            <w:tcW w:w="655" w:type="dxa"/>
          </w:tcPr>
          <w:p w14:paraId="0602B642" w14:textId="77777777" w:rsidR="006D1256" w:rsidRDefault="00000000">
            <w:pPr>
              <w:spacing w:after="0"/>
              <w:ind w:firstLine="0"/>
            </w:pPr>
            <w:r>
              <w:rPr>
                <w:sz w:val="13"/>
              </w:rPr>
              <w:t>61,1</w:t>
            </w:r>
          </w:p>
        </w:tc>
        <w:tc>
          <w:tcPr>
            <w:tcW w:w="655" w:type="dxa"/>
          </w:tcPr>
          <w:p w14:paraId="3116B3A8" w14:textId="77777777" w:rsidR="006D1256" w:rsidRDefault="00000000">
            <w:pPr>
              <w:spacing w:after="0"/>
              <w:ind w:firstLine="0"/>
            </w:pPr>
            <w:r>
              <w:rPr>
                <w:sz w:val="13"/>
              </w:rPr>
              <w:t>28,4</w:t>
            </w:r>
          </w:p>
        </w:tc>
        <w:tc>
          <w:tcPr>
            <w:tcW w:w="655" w:type="dxa"/>
          </w:tcPr>
          <w:p w14:paraId="4EF6F7EA" w14:textId="77777777" w:rsidR="006D1256" w:rsidRDefault="00000000">
            <w:pPr>
              <w:spacing w:after="0"/>
              <w:ind w:firstLine="0"/>
            </w:pPr>
            <w:r>
              <w:rPr>
                <w:sz w:val="13"/>
              </w:rPr>
              <w:t>0,544</w:t>
            </w:r>
          </w:p>
        </w:tc>
        <w:tc>
          <w:tcPr>
            <w:tcW w:w="655" w:type="dxa"/>
          </w:tcPr>
          <w:p w14:paraId="7391BB93" w14:textId="77777777" w:rsidR="006D1256" w:rsidRDefault="00000000">
            <w:pPr>
              <w:spacing w:after="0"/>
              <w:ind w:firstLine="0"/>
            </w:pPr>
            <w:r>
              <w:rPr>
                <w:sz w:val="13"/>
              </w:rPr>
              <w:t>475</w:t>
            </w:r>
          </w:p>
        </w:tc>
        <w:tc>
          <w:tcPr>
            <w:tcW w:w="655" w:type="dxa"/>
          </w:tcPr>
          <w:p w14:paraId="38D5E200" w14:textId="77777777" w:rsidR="006D1256" w:rsidRDefault="00000000">
            <w:pPr>
              <w:spacing w:after="0"/>
              <w:ind w:firstLine="0"/>
            </w:pPr>
            <w:r>
              <w:rPr>
                <w:sz w:val="13"/>
              </w:rPr>
              <w:t>137,6</w:t>
            </w:r>
          </w:p>
        </w:tc>
        <w:tc>
          <w:tcPr>
            <w:tcW w:w="655" w:type="dxa"/>
          </w:tcPr>
          <w:p w14:paraId="004BED8D" w14:textId="77777777" w:rsidR="006D1256" w:rsidRDefault="00000000">
            <w:pPr>
              <w:spacing w:after="0"/>
              <w:ind w:firstLine="0"/>
            </w:pPr>
            <w:r>
              <w:rPr>
                <w:sz w:val="13"/>
              </w:rPr>
              <w:t>110,4</w:t>
            </w:r>
          </w:p>
        </w:tc>
        <w:tc>
          <w:tcPr>
            <w:tcW w:w="655" w:type="dxa"/>
          </w:tcPr>
          <w:p w14:paraId="7BE4DBA3" w14:textId="77777777" w:rsidR="006D1256" w:rsidRDefault="00000000">
            <w:pPr>
              <w:spacing w:after="0"/>
              <w:ind w:firstLine="0"/>
            </w:pPr>
            <w:r>
              <w:rPr>
                <w:sz w:val="13"/>
              </w:rPr>
              <w:t>92,8</w:t>
            </w:r>
          </w:p>
        </w:tc>
        <w:tc>
          <w:tcPr>
            <w:tcW w:w="655" w:type="dxa"/>
          </w:tcPr>
          <w:p w14:paraId="15CAFCDF" w14:textId="77777777" w:rsidR="006D1256" w:rsidRDefault="00000000">
            <w:pPr>
              <w:spacing w:after="0"/>
              <w:ind w:firstLine="0"/>
            </w:pPr>
            <w:r>
              <w:rPr>
                <w:sz w:val="13"/>
              </w:rPr>
              <w:t>29,8</w:t>
            </w:r>
          </w:p>
        </w:tc>
        <w:tc>
          <w:tcPr>
            <w:tcW w:w="655" w:type="dxa"/>
          </w:tcPr>
          <w:p w14:paraId="2753B43B" w14:textId="77777777" w:rsidR="006D1256" w:rsidRDefault="00000000">
            <w:pPr>
              <w:spacing w:after="0"/>
              <w:ind w:firstLine="0"/>
            </w:pPr>
            <w:r>
              <w:rPr>
                <w:sz w:val="13"/>
              </w:rPr>
              <w:t>0,561</w:t>
            </w:r>
          </w:p>
        </w:tc>
        <w:tc>
          <w:tcPr>
            <w:tcW w:w="655" w:type="dxa"/>
          </w:tcPr>
          <w:p w14:paraId="5135FE45" w14:textId="77777777" w:rsidR="006D1256" w:rsidRDefault="00000000">
            <w:pPr>
              <w:spacing w:after="0"/>
              <w:ind w:firstLine="0"/>
            </w:pPr>
            <w:r>
              <w:rPr>
                <w:sz w:val="13"/>
              </w:rPr>
              <w:t>14550</w:t>
            </w:r>
          </w:p>
        </w:tc>
        <w:tc>
          <w:tcPr>
            <w:tcW w:w="655" w:type="dxa"/>
          </w:tcPr>
          <w:p w14:paraId="1F6877CF" w14:textId="77777777" w:rsidR="006D1256" w:rsidRDefault="00000000">
            <w:pPr>
              <w:spacing w:after="0"/>
              <w:ind w:firstLine="0"/>
            </w:pPr>
            <w:r>
              <w:rPr>
                <w:sz w:val="13"/>
              </w:rPr>
              <w:t>108,1</w:t>
            </w:r>
          </w:p>
        </w:tc>
        <w:tc>
          <w:tcPr>
            <w:tcW w:w="655" w:type="dxa"/>
          </w:tcPr>
          <w:p w14:paraId="05C8F268" w14:textId="77777777" w:rsidR="006D1256" w:rsidRDefault="00000000">
            <w:pPr>
              <w:spacing w:after="0"/>
              <w:ind w:firstLine="0"/>
            </w:pPr>
            <w:r>
              <w:rPr>
                <w:sz w:val="13"/>
              </w:rPr>
              <w:t>79,4</w:t>
            </w:r>
          </w:p>
        </w:tc>
        <w:tc>
          <w:tcPr>
            <w:tcW w:w="655" w:type="dxa"/>
          </w:tcPr>
          <w:p w14:paraId="090827B9" w14:textId="77777777" w:rsidR="006D1256" w:rsidRDefault="00000000">
            <w:pPr>
              <w:spacing w:after="0"/>
              <w:ind w:firstLine="0"/>
            </w:pPr>
            <w:r>
              <w:rPr>
                <w:sz w:val="13"/>
              </w:rPr>
              <w:t>92,5</w:t>
            </w:r>
          </w:p>
        </w:tc>
        <w:tc>
          <w:tcPr>
            <w:tcW w:w="655" w:type="dxa"/>
          </w:tcPr>
          <w:p w14:paraId="18E89091" w14:textId="77777777" w:rsidR="006D1256" w:rsidRDefault="00000000">
            <w:pPr>
              <w:spacing w:after="0"/>
              <w:ind w:firstLine="0"/>
            </w:pPr>
            <w:r>
              <w:rPr>
                <w:sz w:val="13"/>
              </w:rPr>
              <w:t>31,4</w:t>
            </w:r>
          </w:p>
        </w:tc>
        <w:tc>
          <w:tcPr>
            <w:tcW w:w="655" w:type="dxa"/>
          </w:tcPr>
          <w:p w14:paraId="2CFED289" w14:textId="77777777" w:rsidR="006D1256" w:rsidRDefault="00000000">
            <w:pPr>
              <w:spacing w:after="0"/>
              <w:ind w:firstLine="0"/>
            </w:pPr>
            <w:r>
              <w:rPr>
                <w:sz w:val="13"/>
              </w:rPr>
              <w:t>0,385</w:t>
            </w:r>
          </w:p>
        </w:tc>
        <w:tc>
          <w:tcPr>
            <w:tcW w:w="655" w:type="dxa"/>
          </w:tcPr>
          <w:p w14:paraId="46DF8CAA" w14:textId="77777777" w:rsidR="006D1256" w:rsidRDefault="00000000">
            <w:pPr>
              <w:spacing w:after="0"/>
              <w:ind w:firstLine="0"/>
            </w:pPr>
            <w:r>
              <w:rPr>
                <w:sz w:val="13"/>
              </w:rPr>
              <w:t>475</w:t>
            </w:r>
          </w:p>
        </w:tc>
      </w:tr>
      <w:tr w:rsidR="006D1256" w14:paraId="1474C1F9" w14:textId="77777777">
        <w:trPr>
          <w:jc w:val="center"/>
        </w:trPr>
        <w:tc>
          <w:tcPr>
            <w:tcW w:w="539" w:type="dxa"/>
          </w:tcPr>
          <w:p w14:paraId="4AEFA184" w14:textId="77777777" w:rsidR="006D1256" w:rsidRDefault="00000000">
            <w:pPr>
              <w:spacing w:after="0"/>
              <w:ind w:firstLine="0"/>
            </w:pPr>
            <w:r>
              <w:rPr>
                <w:sz w:val="13"/>
              </w:rPr>
              <w:t>2014</w:t>
            </w:r>
          </w:p>
        </w:tc>
        <w:tc>
          <w:tcPr>
            <w:tcW w:w="425" w:type="dxa"/>
          </w:tcPr>
          <w:p w14:paraId="661411E7" w14:textId="77777777" w:rsidR="006D1256" w:rsidRDefault="00000000">
            <w:pPr>
              <w:spacing w:after="0"/>
              <w:ind w:firstLine="0"/>
            </w:pPr>
            <w:r>
              <w:rPr>
                <w:sz w:val="13"/>
              </w:rPr>
              <w:t>5</w:t>
            </w:r>
          </w:p>
        </w:tc>
        <w:tc>
          <w:tcPr>
            <w:tcW w:w="539" w:type="dxa"/>
          </w:tcPr>
          <w:p w14:paraId="2AFFB9AA" w14:textId="77777777" w:rsidR="006D1256" w:rsidRDefault="00000000">
            <w:pPr>
              <w:spacing w:after="0"/>
              <w:ind w:firstLine="0"/>
            </w:pPr>
            <w:r>
              <w:rPr>
                <w:sz w:val="13"/>
              </w:rPr>
              <w:t>0,35</w:t>
            </w:r>
          </w:p>
        </w:tc>
        <w:tc>
          <w:tcPr>
            <w:tcW w:w="709" w:type="dxa"/>
          </w:tcPr>
          <w:p w14:paraId="2F827411" w14:textId="77777777" w:rsidR="006D1256" w:rsidRDefault="00000000">
            <w:pPr>
              <w:spacing w:after="0"/>
              <w:ind w:firstLine="0"/>
            </w:pPr>
            <w:r>
              <w:rPr>
                <w:sz w:val="13"/>
              </w:rPr>
              <w:t>Neutro</w:t>
            </w:r>
          </w:p>
        </w:tc>
        <w:tc>
          <w:tcPr>
            <w:tcW w:w="655" w:type="dxa"/>
          </w:tcPr>
          <w:p w14:paraId="3AAB8AB1" w14:textId="77777777" w:rsidR="006D1256" w:rsidRDefault="00000000">
            <w:pPr>
              <w:spacing w:after="0"/>
              <w:ind w:firstLine="0"/>
            </w:pPr>
            <w:r>
              <w:rPr>
                <w:sz w:val="13"/>
              </w:rPr>
              <w:t>127,5</w:t>
            </w:r>
          </w:p>
        </w:tc>
        <w:tc>
          <w:tcPr>
            <w:tcW w:w="655" w:type="dxa"/>
          </w:tcPr>
          <w:p w14:paraId="61F46BF6" w14:textId="77777777" w:rsidR="006D1256" w:rsidRDefault="00000000">
            <w:pPr>
              <w:spacing w:after="0"/>
              <w:ind w:firstLine="0"/>
            </w:pPr>
            <w:r>
              <w:rPr>
                <w:sz w:val="13"/>
              </w:rPr>
              <w:t>98,2</w:t>
            </w:r>
          </w:p>
        </w:tc>
        <w:tc>
          <w:tcPr>
            <w:tcW w:w="655" w:type="dxa"/>
          </w:tcPr>
          <w:p w14:paraId="78DE9707" w14:textId="77777777" w:rsidR="006D1256" w:rsidRDefault="00000000">
            <w:pPr>
              <w:spacing w:after="0"/>
              <w:ind w:firstLine="0"/>
            </w:pPr>
            <w:r>
              <w:rPr>
                <w:sz w:val="13"/>
              </w:rPr>
              <w:t>66,8</w:t>
            </w:r>
          </w:p>
        </w:tc>
        <w:tc>
          <w:tcPr>
            <w:tcW w:w="655" w:type="dxa"/>
          </w:tcPr>
          <w:p w14:paraId="0E54DF82" w14:textId="77777777" w:rsidR="006D1256" w:rsidRDefault="00000000">
            <w:pPr>
              <w:spacing w:after="0"/>
              <w:ind w:firstLine="0"/>
            </w:pPr>
            <w:r>
              <w:rPr>
                <w:sz w:val="13"/>
              </w:rPr>
              <w:t>27,3</w:t>
            </w:r>
          </w:p>
        </w:tc>
        <w:tc>
          <w:tcPr>
            <w:tcW w:w="655" w:type="dxa"/>
          </w:tcPr>
          <w:p w14:paraId="690F2A5B" w14:textId="77777777" w:rsidR="006D1256" w:rsidRDefault="00000000">
            <w:pPr>
              <w:spacing w:after="0"/>
              <w:ind w:firstLine="0"/>
            </w:pPr>
            <w:r>
              <w:rPr>
                <w:sz w:val="13"/>
              </w:rPr>
              <w:t>0,595</w:t>
            </w:r>
          </w:p>
        </w:tc>
        <w:tc>
          <w:tcPr>
            <w:tcW w:w="655" w:type="dxa"/>
          </w:tcPr>
          <w:p w14:paraId="05D8E4BE" w14:textId="77777777" w:rsidR="006D1256" w:rsidRDefault="00000000">
            <w:pPr>
              <w:spacing w:after="0"/>
              <w:ind w:firstLine="0"/>
            </w:pPr>
            <w:r>
              <w:rPr>
                <w:sz w:val="13"/>
              </w:rPr>
              <w:t>3250</w:t>
            </w:r>
          </w:p>
        </w:tc>
        <w:tc>
          <w:tcPr>
            <w:tcW w:w="655" w:type="dxa"/>
          </w:tcPr>
          <w:p w14:paraId="6CCBEDEA" w14:textId="77777777" w:rsidR="006D1256" w:rsidRDefault="00000000">
            <w:pPr>
              <w:spacing w:after="0"/>
              <w:ind w:firstLine="0"/>
            </w:pPr>
            <w:r>
              <w:rPr>
                <w:sz w:val="13"/>
              </w:rPr>
              <w:t>139,7</w:t>
            </w:r>
          </w:p>
        </w:tc>
        <w:tc>
          <w:tcPr>
            <w:tcW w:w="655" w:type="dxa"/>
          </w:tcPr>
          <w:p w14:paraId="6673203E" w14:textId="77777777" w:rsidR="006D1256" w:rsidRDefault="00000000">
            <w:pPr>
              <w:spacing w:after="0"/>
              <w:ind w:firstLine="0"/>
            </w:pPr>
            <w:r>
              <w:rPr>
                <w:sz w:val="13"/>
              </w:rPr>
              <w:t>93,2</w:t>
            </w:r>
          </w:p>
        </w:tc>
        <w:tc>
          <w:tcPr>
            <w:tcW w:w="655" w:type="dxa"/>
          </w:tcPr>
          <w:p w14:paraId="69A8DCA3" w14:textId="77777777" w:rsidR="006D1256" w:rsidRDefault="00000000">
            <w:pPr>
              <w:spacing w:after="0"/>
              <w:ind w:firstLine="0"/>
            </w:pPr>
            <w:r>
              <w:rPr>
                <w:sz w:val="13"/>
              </w:rPr>
              <w:t>20,3</w:t>
            </w:r>
          </w:p>
        </w:tc>
        <w:tc>
          <w:tcPr>
            <w:tcW w:w="655" w:type="dxa"/>
          </w:tcPr>
          <w:p w14:paraId="0E254B8F" w14:textId="77777777" w:rsidR="006D1256" w:rsidRDefault="00000000">
            <w:pPr>
              <w:spacing w:after="0"/>
              <w:ind w:firstLine="0"/>
            </w:pPr>
            <w:r>
              <w:rPr>
                <w:sz w:val="13"/>
              </w:rPr>
              <w:t>29,8</w:t>
            </w:r>
          </w:p>
        </w:tc>
        <w:tc>
          <w:tcPr>
            <w:tcW w:w="655" w:type="dxa"/>
          </w:tcPr>
          <w:p w14:paraId="47D06778" w14:textId="77777777" w:rsidR="006D1256" w:rsidRDefault="00000000">
            <w:pPr>
              <w:spacing w:after="0"/>
              <w:ind w:firstLine="0"/>
            </w:pPr>
            <w:r>
              <w:rPr>
                <w:sz w:val="13"/>
              </w:rPr>
              <w:t>0,519</w:t>
            </w:r>
          </w:p>
        </w:tc>
        <w:tc>
          <w:tcPr>
            <w:tcW w:w="655" w:type="dxa"/>
          </w:tcPr>
          <w:p w14:paraId="211E3B1D" w14:textId="77777777" w:rsidR="006D1256" w:rsidRDefault="00000000">
            <w:pPr>
              <w:spacing w:after="0"/>
              <w:ind w:firstLine="0"/>
            </w:pPr>
            <w:r>
              <w:rPr>
                <w:sz w:val="13"/>
              </w:rPr>
              <w:t>4325</w:t>
            </w:r>
          </w:p>
        </w:tc>
        <w:tc>
          <w:tcPr>
            <w:tcW w:w="655" w:type="dxa"/>
          </w:tcPr>
          <w:p w14:paraId="1FCE9D2E" w14:textId="77777777" w:rsidR="006D1256" w:rsidRDefault="00000000">
            <w:pPr>
              <w:spacing w:after="0"/>
              <w:ind w:firstLine="0"/>
            </w:pPr>
            <w:r>
              <w:rPr>
                <w:sz w:val="13"/>
              </w:rPr>
              <w:t>109,3</w:t>
            </w:r>
          </w:p>
        </w:tc>
        <w:tc>
          <w:tcPr>
            <w:tcW w:w="655" w:type="dxa"/>
          </w:tcPr>
          <w:p w14:paraId="5470B8CA" w14:textId="77777777" w:rsidR="006D1256" w:rsidRDefault="00000000">
            <w:pPr>
              <w:spacing w:after="0"/>
              <w:ind w:firstLine="0"/>
            </w:pPr>
            <w:r>
              <w:rPr>
                <w:sz w:val="13"/>
              </w:rPr>
              <w:t>64,7</w:t>
            </w:r>
          </w:p>
        </w:tc>
        <w:tc>
          <w:tcPr>
            <w:tcW w:w="655" w:type="dxa"/>
          </w:tcPr>
          <w:p w14:paraId="036DF760" w14:textId="77777777" w:rsidR="006D1256" w:rsidRDefault="00000000">
            <w:pPr>
              <w:spacing w:after="0"/>
              <w:ind w:firstLine="0"/>
            </w:pPr>
            <w:r>
              <w:rPr>
                <w:sz w:val="13"/>
              </w:rPr>
              <w:t>30,7</w:t>
            </w:r>
          </w:p>
        </w:tc>
        <w:tc>
          <w:tcPr>
            <w:tcW w:w="655" w:type="dxa"/>
          </w:tcPr>
          <w:p w14:paraId="2CB7D71F" w14:textId="77777777" w:rsidR="006D1256" w:rsidRDefault="00000000">
            <w:pPr>
              <w:spacing w:after="0"/>
              <w:ind w:firstLine="0"/>
            </w:pPr>
            <w:r>
              <w:rPr>
                <w:sz w:val="13"/>
              </w:rPr>
              <w:t>29,9</w:t>
            </w:r>
          </w:p>
        </w:tc>
        <w:tc>
          <w:tcPr>
            <w:tcW w:w="655" w:type="dxa"/>
          </w:tcPr>
          <w:p w14:paraId="23C49169" w14:textId="77777777" w:rsidR="006D1256" w:rsidRDefault="00000000">
            <w:pPr>
              <w:spacing w:after="0"/>
              <w:ind w:firstLine="0"/>
            </w:pPr>
            <w:r>
              <w:rPr>
                <w:sz w:val="13"/>
              </w:rPr>
              <w:t>0,351</w:t>
            </w:r>
          </w:p>
        </w:tc>
        <w:tc>
          <w:tcPr>
            <w:tcW w:w="655" w:type="dxa"/>
          </w:tcPr>
          <w:p w14:paraId="470B381E" w14:textId="77777777" w:rsidR="006D1256" w:rsidRDefault="00000000">
            <w:pPr>
              <w:spacing w:after="0"/>
              <w:ind w:firstLine="0"/>
            </w:pPr>
            <w:r>
              <w:rPr>
                <w:sz w:val="13"/>
              </w:rPr>
              <w:t>225</w:t>
            </w:r>
          </w:p>
        </w:tc>
      </w:tr>
      <w:tr w:rsidR="006D1256" w14:paraId="5A0170C8" w14:textId="77777777">
        <w:trPr>
          <w:jc w:val="center"/>
        </w:trPr>
        <w:tc>
          <w:tcPr>
            <w:tcW w:w="539" w:type="dxa"/>
          </w:tcPr>
          <w:p w14:paraId="5E423696" w14:textId="77777777" w:rsidR="006D1256" w:rsidRDefault="00000000">
            <w:pPr>
              <w:spacing w:after="0"/>
              <w:ind w:firstLine="0"/>
            </w:pPr>
            <w:r>
              <w:rPr>
                <w:sz w:val="13"/>
              </w:rPr>
              <w:t>2014</w:t>
            </w:r>
          </w:p>
        </w:tc>
        <w:tc>
          <w:tcPr>
            <w:tcW w:w="425" w:type="dxa"/>
          </w:tcPr>
          <w:p w14:paraId="2D34FD1F" w14:textId="77777777" w:rsidR="006D1256" w:rsidRDefault="00000000">
            <w:pPr>
              <w:spacing w:after="0"/>
              <w:ind w:firstLine="0"/>
            </w:pPr>
            <w:r>
              <w:rPr>
                <w:sz w:val="13"/>
              </w:rPr>
              <w:t>6</w:t>
            </w:r>
          </w:p>
        </w:tc>
        <w:tc>
          <w:tcPr>
            <w:tcW w:w="539" w:type="dxa"/>
          </w:tcPr>
          <w:p w14:paraId="64DF65ED" w14:textId="77777777" w:rsidR="006D1256" w:rsidRDefault="00000000">
            <w:pPr>
              <w:spacing w:after="0"/>
              <w:ind w:firstLine="0"/>
            </w:pPr>
            <w:r>
              <w:rPr>
                <w:sz w:val="13"/>
              </w:rPr>
              <w:t>0,22</w:t>
            </w:r>
          </w:p>
        </w:tc>
        <w:tc>
          <w:tcPr>
            <w:tcW w:w="709" w:type="dxa"/>
          </w:tcPr>
          <w:p w14:paraId="695622DE" w14:textId="77777777" w:rsidR="006D1256" w:rsidRDefault="00000000">
            <w:pPr>
              <w:spacing w:after="0"/>
              <w:ind w:firstLine="0"/>
            </w:pPr>
            <w:r>
              <w:rPr>
                <w:sz w:val="13"/>
              </w:rPr>
              <w:t>Neutro</w:t>
            </w:r>
          </w:p>
        </w:tc>
        <w:tc>
          <w:tcPr>
            <w:tcW w:w="655" w:type="dxa"/>
          </w:tcPr>
          <w:p w14:paraId="28847C76" w14:textId="77777777" w:rsidR="006D1256" w:rsidRDefault="00000000">
            <w:pPr>
              <w:spacing w:after="0"/>
              <w:ind w:firstLine="0"/>
            </w:pPr>
            <w:r>
              <w:rPr>
                <w:sz w:val="13"/>
              </w:rPr>
              <w:t>123,6</w:t>
            </w:r>
          </w:p>
        </w:tc>
        <w:tc>
          <w:tcPr>
            <w:tcW w:w="655" w:type="dxa"/>
          </w:tcPr>
          <w:p w14:paraId="7DA77E39" w14:textId="77777777" w:rsidR="006D1256" w:rsidRDefault="00000000">
            <w:pPr>
              <w:spacing w:after="0"/>
              <w:ind w:firstLine="0"/>
            </w:pPr>
            <w:r>
              <w:rPr>
                <w:sz w:val="13"/>
              </w:rPr>
              <w:t>90,2</w:t>
            </w:r>
          </w:p>
        </w:tc>
        <w:tc>
          <w:tcPr>
            <w:tcW w:w="655" w:type="dxa"/>
          </w:tcPr>
          <w:p w14:paraId="1DA25C3A" w14:textId="77777777" w:rsidR="006D1256" w:rsidRDefault="00000000">
            <w:pPr>
              <w:spacing w:after="0"/>
              <w:ind w:firstLine="0"/>
            </w:pPr>
            <w:r>
              <w:rPr>
                <w:sz w:val="13"/>
              </w:rPr>
              <w:t>95,1</w:t>
            </w:r>
          </w:p>
        </w:tc>
        <w:tc>
          <w:tcPr>
            <w:tcW w:w="655" w:type="dxa"/>
          </w:tcPr>
          <w:p w14:paraId="78B8D8EF" w14:textId="77777777" w:rsidR="006D1256" w:rsidRDefault="00000000">
            <w:pPr>
              <w:spacing w:after="0"/>
              <w:ind w:firstLine="0"/>
            </w:pPr>
            <w:r>
              <w:rPr>
                <w:sz w:val="13"/>
              </w:rPr>
              <w:t>24,7</w:t>
            </w:r>
          </w:p>
        </w:tc>
        <w:tc>
          <w:tcPr>
            <w:tcW w:w="655" w:type="dxa"/>
          </w:tcPr>
          <w:p w14:paraId="66674E0B" w14:textId="77777777" w:rsidR="006D1256" w:rsidRDefault="00000000">
            <w:pPr>
              <w:spacing w:after="0"/>
              <w:ind w:firstLine="0"/>
            </w:pPr>
            <w:r>
              <w:rPr>
                <w:sz w:val="13"/>
              </w:rPr>
              <w:t>0,633</w:t>
            </w:r>
          </w:p>
        </w:tc>
        <w:tc>
          <w:tcPr>
            <w:tcW w:w="655" w:type="dxa"/>
          </w:tcPr>
          <w:p w14:paraId="2429FAB4" w14:textId="77777777" w:rsidR="006D1256" w:rsidRDefault="00000000">
            <w:pPr>
              <w:spacing w:after="0"/>
              <w:ind w:firstLine="0"/>
            </w:pPr>
            <w:r>
              <w:rPr>
                <w:sz w:val="13"/>
              </w:rPr>
              <w:t>650</w:t>
            </w:r>
          </w:p>
        </w:tc>
        <w:tc>
          <w:tcPr>
            <w:tcW w:w="655" w:type="dxa"/>
          </w:tcPr>
          <w:p w14:paraId="798384C8" w14:textId="77777777" w:rsidR="006D1256" w:rsidRDefault="00000000">
            <w:pPr>
              <w:spacing w:after="0"/>
              <w:ind w:firstLine="0"/>
            </w:pPr>
            <w:r>
              <w:rPr>
                <w:sz w:val="13"/>
              </w:rPr>
              <w:t>116,4</w:t>
            </w:r>
          </w:p>
        </w:tc>
        <w:tc>
          <w:tcPr>
            <w:tcW w:w="655" w:type="dxa"/>
          </w:tcPr>
          <w:p w14:paraId="4589F21B" w14:textId="77777777" w:rsidR="006D1256" w:rsidRDefault="00000000">
            <w:pPr>
              <w:spacing w:after="0"/>
              <w:ind w:firstLine="0"/>
            </w:pPr>
            <w:r>
              <w:rPr>
                <w:sz w:val="13"/>
              </w:rPr>
              <w:t>64,6</w:t>
            </w:r>
          </w:p>
        </w:tc>
        <w:tc>
          <w:tcPr>
            <w:tcW w:w="655" w:type="dxa"/>
          </w:tcPr>
          <w:p w14:paraId="5819BC9D" w14:textId="77777777" w:rsidR="006D1256" w:rsidRDefault="00000000">
            <w:pPr>
              <w:spacing w:after="0"/>
              <w:ind w:firstLine="0"/>
            </w:pPr>
            <w:r>
              <w:rPr>
                <w:sz w:val="13"/>
              </w:rPr>
              <w:t>1,9</w:t>
            </w:r>
          </w:p>
        </w:tc>
        <w:tc>
          <w:tcPr>
            <w:tcW w:w="655" w:type="dxa"/>
          </w:tcPr>
          <w:p w14:paraId="6E65C5D3" w14:textId="77777777" w:rsidR="006D1256" w:rsidRDefault="00000000">
            <w:pPr>
              <w:spacing w:after="0"/>
              <w:ind w:firstLine="0"/>
            </w:pPr>
            <w:r>
              <w:rPr>
                <w:sz w:val="13"/>
              </w:rPr>
              <w:t>30,0</w:t>
            </w:r>
          </w:p>
        </w:tc>
        <w:tc>
          <w:tcPr>
            <w:tcW w:w="655" w:type="dxa"/>
          </w:tcPr>
          <w:p w14:paraId="516313FB" w14:textId="77777777" w:rsidR="006D1256" w:rsidRDefault="00000000">
            <w:pPr>
              <w:spacing w:after="0"/>
              <w:ind w:firstLine="0"/>
            </w:pPr>
            <w:r>
              <w:rPr>
                <w:sz w:val="13"/>
              </w:rPr>
              <w:t>0,375</w:t>
            </w:r>
          </w:p>
        </w:tc>
        <w:tc>
          <w:tcPr>
            <w:tcW w:w="655" w:type="dxa"/>
          </w:tcPr>
          <w:p w14:paraId="6102666A" w14:textId="77777777" w:rsidR="006D1256" w:rsidRDefault="00000000">
            <w:pPr>
              <w:spacing w:after="0"/>
              <w:ind w:firstLine="0"/>
            </w:pPr>
            <w:r>
              <w:rPr>
                <w:sz w:val="13"/>
              </w:rPr>
              <w:t>11900</w:t>
            </w:r>
          </w:p>
        </w:tc>
        <w:tc>
          <w:tcPr>
            <w:tcW w:w="655" w:type="dxa"/>
          </w:tcPr>
          <w:p w14:paraId="341FCF5E" w14:textId="77777777" w:rsidR="006D1256" w:rsidRDefault="00000000">
            <w:pPr>
              <w:spacing w:after="0"/>
              <w:ind w:firstLine="0"/>
            </w:pPr>
            <w:r>
              <w:rPr>
                <w:sz w:val="13"/>
              </w:rPr>
              <w:t>88,5</w:t>
            </w:r>
          </w:p>
        </w:tc>
        <w:tc>
          <w:tcPr>
            <w:tcW w:w="655" w:type="dxa"/>
          </w:tcPr>
          <w:p w14:paraId="43632157" w14:textId="77777777" w:rsidR="006D1256" w:rsidRDefault="00000000">
            <w:pPr>
              <w:spacing w:after="0"/>
              <w:ind w:firstLine="0"/>
            </w:pPr>
            <w:r>
              <w:rPr>
                <w:sz w:val="13"/>
              </w:rPr>
              <w:t>44,3</w:t>
            </w:r>
          </w:p>
        </w:tc>
        <w:tc>
          <w:tcPr>
            <w:tcW w:w="655" w:type="dxa"/>
          </w:tcPr>
          <w:p w14:paraId="4D02D86D" w14:textId="77777777" w:rsidR="006D1256" w:rsidRDefault="00000000">
            <w:pPr>
              <w:spacing w:after="0"/>
              <w:ind w:firstLine="0"/>
            </w:pPr>
            <w:r>
              <w:rPr>
                <w:sz w:val="13"/>
              </w:rPr>
              <w:t>17,7</w:t>
            </w:r>
          </w:p>
        </w:tc>
        <w:tc>
          <w:tcPr>
            <w:tcW w:w="655" w:type="dxa"/>
          </w:tcPr>
          <w:p w14:paraId="0135B4EE" w14:textId="77777777" w:rsidR="006D1256" w:rsidRDefault="00000000">
            <w:pPr>
              <w:spacing w:after="0"/>
              <w:ind w:firstLine="0"/>
            </w:pPr>
            <w:r>
              <w:rPr>
                <w:sz w:val="13"/>
              </w:rPr>
              <w:t>29,6</w:t>
            </w:r>
          </w:p>
        </w:tc>
        <w:tc>
          <w:tcPr>
            <w:tcW w:w="655" w:type="dxa"/>
          </w:tcPr>
          <w:p w14:paraId="046AAE16" w14:textId="77777777" w:rsidR="006D1256" w:rsidRDefault="00000000">
            <w:pPr>
              <w:spacing w:after="0"/>
              <w:ind w:firstLine="0"/>
            </w:pPr>
            <w:r>
              <w:rPr>
                <w:sz w:val="13"/>
              </w:rPr>
              <w:t>0,259</w:t>
            </w:r>
          </w:p>
        </w:tc>
        <w:tc>
          <w:tcPr>
            <w:tcW w:w="655" w:type="dxa"/>
          </w:tcPr>
          <w:p w14:paraId="0BA52823" w14:textId="77777777" w:rsidR="006D1256" w:rsidRDefault="00000000">
            <w:pPr>
              <w:spacing w:after="0"/>
              <w:ind w:firstLine="0"/>
            </w:pPr>
            <w:r>
              <w:rPr>
                <w:sz w:val="13"/>
              </w:rPr>
              <w:t>125</w:t>
            </w:r>
          </w:p>
        </w:tc>
      </w:tr>
      <w:tr w:rsidR="006D1256" w14:paraId="18876399" w14:textId="77777777">
        <w:trPr>
          <w:jc w:val="center"/>
        </w:trPr>
        <w:tc>
          <w:tcPr>
            <w:tcW w:w="539" w:type="dxa"/>
          </w:tcPr>
          <w:p w14:paraId="04508DB8" w14:textId="77777777" w:rsidR="006D1256" w:rsidRDefault="00000000">
            <w:pPr>
              <w:spacing w:after="0"/>
              <w:ind w:firstLine="0"/>
            </w:pPr>
            <w:r>
              <w:rPr>
                <w:sz w:val="13"/>
              </w:rPr>
              <w:t>2014</w:t>
            </w:r>
          </w:p>
        </w:tc>
        <w:tc>
          <w:tcPr>
            <w:tcW w:w="425" w:type="dxa"/>
          </w:tcPr>
          <w:p w14:paraId="21598877" w14:textId="77777777" w:rsidR="006D1256" w:rsidRDefault="00000000">
            <w:pPr>
              <w:spacing w:after="0"/>
              <w:ind w:firstLine="0"/>
            </w:pPr>
            <w:r>
              <w:rPr>
                <w:sz w:val="13"/>
              </w:rPr>
              <w:t>7</w:t>
            </w:r>
          </w:p>
        </w:tc>
        <w:tc>
          <w:tcPr>
            <w:tcW w:w="539" w:type="dxa"/>
          </w:tcPr>
          <w:p w14:paraId="02D4EEB0" w14:textId="77777777" w:rsidR="006D1256" w:rsidRDefault="00000000">
            <w:pPr>
              <w:spacing w:after="0"/>
              <w:ind w:firstLine="0"/>
            </w:pPr>
            <w:r>
              <w:rPr>
                <w:sz w:val="13"/>
              </w:rPr>
              <w:t>0,07</w:t>
            </w:r>
          </w:p>
        </w:tc>
        <w:tc>
          <w:tcPr>
            <w:tcW w:w="709" w:type="dxa"/>
          </w:tcPr>
          <w:p w14:paraId="3DD584EB" w14:textId="77777777" w:rsidR="006D1256" w:rsidRDefault="00000000">
            <w:pPr>
              <w:spacing w:after="0"/>
              <w:ind w:firstLine="0"/>
            </w:pPr>
            <w:r>
              <w:rPr>
                <w:sz w:val="13"/>
              </w:rPr>
              <w:t>Neutro</w:t>
            </w:r>
          </w:p>
        </w:tc>
        <w:tc>
          <w:tcPr>
            <w:tcW w:w="655" w:type="dxa"/>
          </w:tcPr>
          <w:p w14:paraId="435900F1" w14:textId="77777777" w:rsidR="006D1256" w:rsidRDefault="00000000">
            <w:pPr>
              <w:spacing w:after="0"/>
              <w:ind w:firstLine="0"/>
            </w:pPr>
            <w:r>
              <w:rPr>
                <w:sz w:val="13"/>
              </w:rPr>
              <w:t>130,7</w:t>
            </w:r>
          </w:p>
        </w:tc>
        <w:tc>
          <w:tcPr>
            <w:tcW w:w="655" w:type="dxa"/>
          </w:tcPr>
          <w:p w14:paraId="4885F8AA" w14:textId="77777777" w:rsidR="006D1256" w:rsidRDefault="00000000">
            <w:pPr>
              <w:spacing w:after="0"/>
              <w:ind w:firstLine="0"/>
            </w:pPr>
            <w:r>
              <w:rPr>
                <w:sz w:val="13"/>
              </w:rPr>
              <w:t>88,7</w:t>
            </w:r>
          </w:p>
        </w:tc>
        <w:tc>
          <w:tcPr>
            <w:tcW w:w="655" w:type="dxa"/>
          </w:tcPr>
          <w:p w14:paraId="56A166CD" w14:textId="77777777" w:rsidR="006D1256" w:rsidRDefault="00000000">
            <w:pPr>
              <w:spacing w:after="0"/>
              <w:ind w:firstLine="0"/>
            </w:pPr>
            <w:r>
              <w:rPr>
                <w:sz w:val="13"/>
              </w:rPr>
              <w:t>117,8</w:t>
            </w:r>
          </w:p>
        </w:tc>
        <w:tc>
          <w:tcPr>
            <w:tcW w:w="655" w:type="dxa"/>
          </w:tcPr>
          <w:p w14:paraId="08F1A689" w14:textId="77777777" w:rsidR="006D1256" w:rsidRDefault="00000000">
            <w:pPr>
              <w:spacing w:after="0"/>
              <w:ind w:firstLine="0"/>
            </w:pPr>
            <w:r>
              <w:rPr>
                <w:sz w:val="13"/>
              </w:rPr>
              <w:t>24,1</w:t>
            </w:r>
          </w:p>
        </w:tc>
        <w:tc>
          <w:tcPr>
            <w:tcW w:w="655" w:type="dxa"/>
          </w:tcPr>
          <w:p w14:paraId="398E8400" w14:textId="77777777" w:rsidR="006D1256" w:rsidRDefault="00000000">
            <w:pPr>
              <w:spacing w:after="0"/>
              <w:ind w:firstLine="0"/>
            </w:pPr>
            <w:r>
              <w:rPr>
                <w:sz w:val="13"/>
              </w:rPr>
              <w:t>0,613</w:t>
            </w:r>
          </w:p>
        </w:tc>
        <w:tc>
          <w:tcPr>
            <w:tcW w:w="655" w:type="dxa"/>
          </w:tcPr>
          <w:p w14:paraId="2B6AD09D" w14:textId="77777777" w:rsidR="006D1256" w:rsidRDefault="00000000">
            <w:pPr>
              <w:spacing w:after="0"/>
              <w:ind w:firstLine="0"/>
            </w:pPr>
            <w:r>
              <w:rPr>
                <w:sz w:val="13"/>
              </w:rPr>
              <w:t>0</w:t>
            </w:r>
          </w:p>
        </w:tc>
        <w:tc>
          <w:tcPr>
            <w:tcW w:w="655" w:type="dxa"/>
          </w:tcPr>
          <w:p w14:paraId="3BD1DDFE" w14:textId="77777777" w:rsidR="006D1256" w:rsidRDefault="00000000">
            <w:pPr>
              <w:spacing w:after="0"/>
              <w:ind w:firstLine="0"/>
            </w:pPr>
            <w:r>
              <w:rPr>
                <w:sz w:val="13"/>
              </w:rPr>
              <w:t>95,0</w:t>
            </w:r>
          </w:p>
        </w:tc>
        <w:tc>
          <w:tcPr>
            <w:tcW w:w="655" w:type="dxa"/>
          </w:tcPr>
          <w:p w14:paraId="7D3E33A2" w14:textId="77777777" w:rsidR="006D1256" w:rsidRDefault="00000000">
            <w:pPr>
              <w:spacing w:after="0"/>
              <w:ind w:firstLine="0"/>
            </w:pPr>
            <w:r>
              <w:rPr>
                <w:sz w:val="13"/>
              </w:rPr>
              <w:t>48,1</w:t>
            </w:r>
          </w:p>
        </w:tc>
        <w:tc>
          <w:tcPr>
            <w:tcW w:w="655" w:type="dxa"/>
          </w:tcPr>
          <w:p w14:paraId="564FD04D" w14:textId="77777777" w:rsidR="006D1256" w:rsidRDefault="00000000">
            <w:pPr>
              <w:spacing w:after="0"/>
              <w:ind w:firstLine="0"/>
            </w:pPr>
            <w:r>
              <w:rPr>
                <w:sz w:val="13"/>
              </w:rPr>
              <w:t>0,6</w:t>
            </w:r>
          </w:p>
        </w:tc>
        <w:tc>
          <w:tcPr>
            <w:tcW w:w="655" w:type="dxa"/>
          </w:tcPr>
          <w:p w14:paraId="4EF6FCF4" w14:textId="77777777" w:rsidR="006D1256" w:rsidRDefault="00000000">
            <w:pPr>
              <w:spacing w:after="0"/>
              <w:ind w:firstLine="0"/>
            </w:pPr>
            <w:r>
              <w:rPr>
                <w:sz w:val="13"/>
              </w:rPr>
              <w:t>30,7</w:t>
            </w:r>
          </w:p>
        </w:tc>
        <w:tc>
          <w:tcPr>
            <w:tcW w:w="655" w:type="dxa"/>
          </w:tcPr>
          <w:p w14:paraId="7452F474" w14:textId="77777777" w:rsidR="006D1256" w:rsidRDefault="00000000">
            <w:pPr>
              <w:spacing w:after="0"/>
              <w:ind w:firstLine="0"/>
            </w:pPr>
            <w:r>
              <w:rPr>
                <w:sz w:val="13"/>
              </w:rPr>
              <w:t>0,268</w:t>
            </w:r>
          </w:p>
        </w:tc>
        <w:tc>
          <w:tcPr>
            <w:tcW w:w="655" w:type="dxa"/>
          </w:tcPr>
          <w:p w14:paraId="2D7901D9" w14:textId="77777777" w:rsidR="006D1256" w:rsidRDefault="00000000">
            <w:pPr>
              <w:spacing w:after="0"/>
              <w:ind w:firstLine="0"/>
            </w:pPr>
            <w:r>
              <w:rPr>
                <w:sz w:val="13"/>
              </w:rPr>
              <w:t>14025</w:t>
            </w:r>
          </w:p>
        </w:tc>
        <w:tc>
          <w:tcPr>
            <w:tcW w:w="655" w:type="dxa"/>
          </w:tcPr>
          <w:p w14:paraId="1648B77A" w14:textId="77777777" w:rsidR="006D1256" w:rsidRDefault="00000000">
            <w:pPr>
              <w:spacing w:after="0"/>
              <w:ind w:firstLine="0"/>
            </w:pPr>
            <w:r>
              <w:rPr>
                <w:sz w:val="13"/>
              </w:rPr>
              <w:t>76,8</w:t>
            </w:r>
          </w:p>
        </w:tc>
        <w:tc>
          <w:tcPr>
            <w:tcW w:w="655" w:type="dxa"/>
          </w:tcPr>
          <w:p w14:paraId="7EB38E65" w14:textId="77777777" w:rsidR="006D1256" w:rsidRDefault="00000000">
            <w:pPr>
              <w:spacing w:after="0"/>
              <w:ind w:firstLine="0"/>
            </w:pPr>
            <w:r>
              <w:rPr>
                <w:sz w:val="13"/>
              </w:rPr>
              <w:t>38,0</w:t>
            </w:r>
          </w:p>
        </w:tc>
        <w:tc>
          <w:tcPr>
            <w:tcW w:w="655" w:type="dxa"/>
          </w:tcPr>
          <w:p w14:paraId="496AB90B" w14:textId="77777777" w:rsidR="006D1256" w:rsidRDefault="00000000">
            <w:pPr>
              <w:spacing w:after="0"/>
              <w:ind w:firstLine="0"/>
            </w:pPr>
            <w:r>
              <w:rPr>
                <w:sz w:val="13"/>
              </w:rPr>
              <w:t>30,4</w:t>
            </w:r>
          </w:p>
        </w:tc>
        <w:tc>
          <w:tcPr>
            <w:tcW w:w="655" w:type="dxa"/>
          </w:tcPr>
          <w:p w14:paraId="1E49BAAF" w14:textId="77777777" w:rsidR="006D1256" w:rsidRDefault="00000000">
            <w:pPr>
              <w:spacing w:after="0"/>
              <w:ind w:firstLine="0"/>
            </w:pPr>
            <w:r>
              <w:rPr>
                <w:sz w:val="13"/>
              </w:rPr>
              <w:t>29,4</w:t>
            </w:r>
          </w:p>
        </w:tc>
        <w:tc>
          <w:tcPr>
            <w:tcW w:w="655" w:type="dxa"/>
          </w:tcPr>
          <w:p w14:paraId="0D8B7D54" w14:textId="77777777" w:rsidR="006D1256" w:rsidRDefault="00000000">
            <w:pPr>
              <w:spacing w:after="0"/>
              <w:ind w:firstLine="0"/>
            </w:pPr>
            <w:r>
              <w:rPr>
                <w:sz w:val="13"/>
              </w:rPr>
              <w:t>0,213</w:t>
            </w:r>
          </w:p>
        </w:tc>
        <w:tc>
          <w:tcPr>
            <w:tcW w:w="655" w:type="dxa"/>
          </w:tcPr>
          <w:p w14:paraId="3B53CA5F" w14:textId="77777777" w:rsidR="006D1256" w:rsidRDefault="00000000">
            <w:pPr>
              <w:spacing w:after="0"/>
              <w:ind w:firstLine="0"/>
            </w:pPr>
            <w:r>
              <w:rPr>
                <w:sz w:val="13"/>
              </w:rPr>
              <w:t>1325</w:t>
            </w:r>
          </w:p>
        </w:tc>
      </w:tr>
      <w:tr w:rsidR="006D1256" w14:paraId="73C31476" w14:textId="77777777">
        <w:trPr>
          <w:jc w:val="center"/>
        </w:trPr>
        <w:tc>
          <w:tcPr>
            <w:tcW w:w="539" w:type="dxa"/>
          </w:tcPr>
          <w:p w14:paraId="1D04AA31" w14:textId="77777777" w:rsidR="006D1256" w:rsidRDefault="00000000">
            <w:pPr>
              <w:spacing w:after="0"/>
              <w:ind w:firstLine="0"/>
            </w:pPr>
            <w:r>
              <w:rPr>
                <w:sz w:val="13"/>
              </w:rPr>
              <w:t>2014</w:t>
            </w:r>
          </w:p>
        </w:tc>
        <w:tc>
          <w:tcPr>
            <w:tcW w:w="425" w:type="dxa"/>
          </w:tcPr>
          <w:p w14:paraId="5701E9D3" w14:textId="77777777" w:rsidR="006D1256" w:rsidRDefault="00000000">
            <w:pPr>
              <w:spacing w:after="0"/>
              <w:ind w:firstLine="0"/>
            </w:pPr>
            <w:r>
              <w:rPr>
                <w:sz w:val="13"/>
              </w:rPr>
              <w:t>8</w:t>
            </w:r>
          </w:p>
        </w:tc>
        <w:tc>
          <w:tcPr>
            <w:tcW w:w="539" w:type="dxa"/>
          </w:tcPr>
          <w:p w14:paraId="7F741D30" w14:textId="77777777" w:rsidR="006D1256" w:rsidRDefault="00000000">
            <w:pPr>
              <w:spacing w:after="0"/>
              <w:ind w:firstLine="0"/>
            </w:pPr>
            <w:r>
              <w:rPr>
                <w:sz w:val="13"/>
              </w:rPr>
              <w:t>0,07</w:t>
            </w:r>
          </w:p>
        </w:tc>
        <w:tc>
          <w:tcPr>
            <w:tcW w:w="709" w:type="dxa"/>
          </w:tcPr>
          <w:p w14:paraId="2490BCF7" w14:textId="77777777" w:rsidR="006D1256" w:rsidRDefault="00000000">
            <w:pPr>
              <w:spacing w:after="0"/>
              <w:ind w:firstLine="0"/>
            </w:pPr>
            <w:r>
              <w:rPr>
                <w:sz w:val="13"/>
              </w:rPr>
              <w:t>Neutro</w:t>
            </w:r>
          </w:p>
        </w:tc>
        <w:tc>
          <w:tcPr>
            <w:tcW w:w="655" w:type="dxa"/>
          </w:tcPr>
          <w:p w14:paraId="5FAE1364" w14:textId="77777777" w:rsidR="006D1256" w:rsidRDefault="00000000">
            <w:pPr>
              <w:spacing w:after="0"/>
              <w:ind w:firstLine="0"/>
            </w:pPr>
            <w:r>
              <w:rPr>
                <w:sz w:val="13"/>
              </w:rPr>
              <w:t>150,0</w:t>
            </w:r>
          </w:p>
        </w:tc>
        <w:tc>
          <w:tcPr>
            <w:tcW w:w="655" w:type="dxa"/>
          </w:tcPr>
          <w:p w14:paraId="342ABDFE" w14:textId="77777777" w:rsidR="006D1256" w:rsidRDefault="00000000">
            <w:pPr>
              <w:spacing w:after="0"/>
              <w:ind w:firstLine="0"/>
            </w:pPr>
            <w:r>
              <w:rPr>
                <w:sz w:val="13"/>
              </w:rPr>
              <w:t>91,8</w:t>
            </w:r>
          </w:p>
        </w:tc>
        <w:tc>
          <w:tcPr>
            <w:tcW w:w="655" w:type="dxa"/>
          </w:tcPr>
          <w:p w14:paraId="66C78ADE" w14:textId="77777777" w:rsidR="006D1256" w:rsidRDefault="00000000">
            <w:pPr>
              <w:spacing w:after="0"/>
              <w:ind w:firstLine="0"/>
            </w:pPr>
            <w:r>
              <w:rPr>
                <w:sz w:val="13"/>
              </w:rPr>
              <w:t>36,3</w:t>
            </w:r>
          </w:p>
        </w:tc>
        <w:tc>
          <w:tcPr>
            <w:tcW w:w="655" w:type="dxa"/>
          </w:tcPr>
          <w:p w14:paraId="10275F70" w14:textId="77777777" w:rsidR="006D1256" w:rsidRDefault="00000000">
            <w:pPr>
              <w:spacing w:after="0"/>
              <w:ind w:firstLine="0"/>
            </w:pPr>
            <w:r>
              <w:rPr>
                <w:sz w:val="13"/>
              </w:rPr>
              <w:t>26,2</w:t>
            </w:r>
          </w:p>
        </w:tc>
        <w:tc>
          <w:tcPr>
            <w:tcW w:w="655" w:type="dxa"/>
          </w:tcPr>
          <w:p w14:paraId="5184F7AB" w14:textId="77777777" w:rsidR="006D1256" w:rsidRDefault="00000000">
            <w:pPr>
              <w:spacing w:after="0"/>
              <w:ind w:firstLine="0"/>
            </w:pPr>
            <w:r>
              <w:rPr>
                <w:sz w:val="13"/>
              </w:rPr>
              <w:t>0,520</w:t>
            </w:r>
          </w:p>
        </w:tc>
        <w:tc>
          <w:tcPr>
            <w:tcW w:w="655" w:type="dxa"/>
          </w:tcPr>
          <w:p w14:paraId="751E4CDC" w14:textId="77777777" w:rsidR="006D1256" w:rsidRDefault="00000000">
            <w:pPr>
              <w:spacing w:after="0"/>
              <w:ind w:firstLine="0"/>
            </w:pPr>
            <w:r>
              <w:rPr>
                <w:sz w:val="13"/>
              </w:rPr>
              <w:t>550</w:t>
            </w:r>
          </w:p>
        </w:tc>
        <w:tc>
          <w:tcPr>
            <w:tcW w:w="655" w:type="dxa"/>
          </w:tcPr>
          <w:p w14:paraId="267789C9" w14:textId="77777777" w:rsidR="006D1256" w:rsidRDefault="00000000">
            <w:pPr>
              <w:spacing w:after="0"/>
              <w:ind w:firstLine="0"/>
            </w:pPr>
            <w:r>
              <w:rPr>
                <w:sz w:val="13"/>
              </w:rPr>
              <w:t>72,1</w:t>
            </w:r>
          </w:p>
        </w:tc>
        <w:tc>
          <w:tcPr>
            <w:tcW w:w="655" w:type="dxa"/>
          </w:tcPr>
          <w:p w14:paraId="52EDB338" w14:textId="77777777" w:rsidR="006D1256" w:rsidRDefault="00000000">
            <w:pPr>
              <w:spacing w:after="0"/>
              <w:ind w:firstLine="0"/>
            </w:pPr>
            <w:r>
              <w:rPr>
                <w:sz w:val="13"/>
              </w:rPr>
              <w:t>30,9</w:t>
            </w:r>
          </w:p>
        </w:tc>
        <w:tc>
          <w:tcPr>
            <w:tcW w:w="655" w:type="dxa"/>
          </w:tcPr>
          <w:p w14:paraId="040144F6" w14:textId="77777777" w:rsidR="006D1256" w:rsidRDefault="00000000">
            <w:pPr>
              <w:spacing w:after="0"/>
              <w:ind w:firstLine="0"/>
            </w:pPr>
            <w:r>
              <w:rPr>
                <w:sz w:val="13"/>
              </w:rPr>
              <w:t>0,2</w:t>
            </w:r>
          </w:p>
        </w:tc>
        <w:tc>
          <w:tcPr>
            <w:tcW w:w="655" w:type="dxa"/>
          </w:tcPr>
          <w:p w14:paraId="3FBF4E22" w14:textId="77777777" w:rsidR="006D1256" w:rsidRDefault="00000000">
            <w:pPr>
              <w:spacing w:after="0"/>
              <w:ind w:firstLine="0"/>
            </w:pPr>
            <w:r>
              <w:rPr>
                <w:sz w:val="13"/>
              </w:rPr>
              <w:t>35,1</w:t>
            </w:r>
          </w:p>
        </w:tc>
        <w:tc>
          <w:tcPr>
            <w:tcW w:w="655" w:type="dxa"/>
          </w:tcPr>
          <w:p w14:paraId="2925541B" w14:textId="77777777" w:rsidR="006D1256" w:rsidRDefault="00000000">
            <w:pPr>
              <w:spacing w:after="0"/>
              <w:ind w:firstLine="0"/>
            </w:pPr>
            <w:r>
              <w:rPr>
                <w:sz w:val="13"/>
              </w:rPr>
              <w:t>0,136</w:t>
            </w:r>
          </w:p>
        </w:tc>
        <w:tc>
          <w:tcPr>
            <w:tcW w:w="655" w:type="dxa"/>
          </w:tcPr>
          <w:p w14:paraId="18185CEA" w14:textId="77777777" w:rsidR="006D1256" w:rsidRDefault="00000000">
            <w:pPr>
              <w:spacing w:after="0"/>
              <w:ind w:firstLine="0"/>
            </w:pPr>
            <w:r>
              <w:rPr>
                <w:sz w:val="13"/>
              </w:rPr>
              <w:t>40250</w:t>
            </w:r>
          </w:p>
        </w:tc>
        <w:tc>
          <w:tcPr>
            <w:tcW w:w="655" w:type="dxa"/>
          </w:tcPr>
          <w:p w14:paraId="79B12CF5" w14:textId="77777777" w:rsidR="006D1256" w:rsidRDefault="00000000">
            <w:pPr>
              <w:spacing w:after="0"/>
              <w:ind w:firstLine="0"/>
            </w:pPr>
            <w:r>
              <w:rPr>
                <w:sz w:val="13"/>
              </w:rPr>
              <w:t>70,5</w:t>
            </w:r>
          </w:p>
        </w:tc>
        <w:tc>
          <w:tcPr>
            <w:tcW w:w="655" w:type="dxa"/>
          </w:tcPr>
          <w:p w14:paraId="1D16BCCD" w14:textId="77777777" w:rsidR="006D1256" w:rsidRDefault="00000000">
            <w:pPr>
              <w:spacing w:after="0"/>
              <w:ind w:firstLine="0"/>
            </w:pPr>
            <w:r>
              <w:rPr>
                <w:sz w:val="13"/>
              </w:rPr>
              <w:t>32,7</w:t>
            </w:r>
          </w:p>
        </w:tc>
        <w:tc>
          <w:tcPr>
            <w:tcW w:w="655" w:type="dxa"/>
          </w:tcPr>
          <w:p w14:paraId="0C55B973" w14:textId="77777777" w:rsidR="006D1256" w:rsidRDefault="00000000">
            <w:pPr>
              <w:spacing w:after="0"/>
              <w:ind w:firstLine="0"/>
            </w:pPr>
            <w:r>
              <w:rPr>
                <w:sz w:val="13"/>
              </w:rPr>
              <w:t>10,9</w:t>
            </w:r>
          </w:p>
        </w:tc>
        <w:tc>
          <w:tcPr>
            <w:tcW w:w="655" w:type="dxa"/>
          </w:tcPr>
          <w:p w14:paraId="4FB8345D" w14:textId="77777777" w:rsidR="006D1256" w:rsidRDefault="00000000">
            <w:pPr>
              <w:spacing w:after="0"/>
              <w:ind w:firstLine="0"/>
            </w:pPr>
            <w:r>
              <w:rPr>
                <w:sz w:val="13"/>
              </w:rPr>
              <w:t>32,2</w:t>
            </w:r>
          </w:p>
        </w:tc>
        <w:tc>
          <w:tcPr>
            <w:tcW w:w="655" w:type="dxa"/>
          </w:tcPr>
          <w:p w14:paraId="68BDA77A" w14:textId="77777777" w:rsidR="006D1256" w:rsidRDefault="00000000">
            <w:pPr>
              <w:spacing w:after="0"/>
              <w:ind w:firstLine="0"/>
            </w:pPr>
            <w:r>
              <w:rPr>
                <w:sz w:val="13"/>
              </w:rPr>
              <w:t>0,154</w:t>
            </w:r>
          </w:p>
        </w:tc>
        <w:tc>
          <w:tcPr>
            <w:tcW w:w="655" w:type="dxa"/>
          </w:tcPr>
          <w:p w14:paraId="4ECEEF67" w14:textId="77777777" w:rsidR="006D1256" w:rsidRDefault="00000000">
            <w:pPr>
              <w:spacing w:after="0"/>
              <w:ind w:firstLine="0"/>
            </w:pPr>
            <w:r>
              <w:rPr>
                <w:sz w:val="13"/>
              </w:rPr>
              <w:t>6450</w:t>
            </w:r>
          </w:p>
        </w:tc>
      </w:tr>
      <w:tr w:rsidR="006D1256" w14:paraId="6F92FD5C" w14:textId="77777777">
        <w:trPr>
          <w:jc w:val="center"/>
        </w:trPr>
        <w:tc>
          <w:tcPr>
            <w:tcW w:w="539" w:type="dxa"/>
          </w:tcPr>
          <w:p w14:paraId="1DF4EF1A" w14:textId="77777777" w:rsidR="006D1256" w:rsidRDefault="00000000">
            <w:pPr>
              <w:spacing w:after="0"/>
              <w:ind w:firstLine="0"/>
            </w:pPr>
            <w:r>
              <w:rPr>
                <w:sz w:val="13"/>
              </w:rPr>
              <w:t>2014</w:t>
            </w:r>
          </w:p>
        </w:tc>
        <w:tc>
          <w:tcPr>
            <w:tcW w:w="425" w:type="dxa"/>
          </w:tcPr>
          <w:p w14:paraId="58857237" w14:textId="77777777" w:rsidR="006D1256" w:rsidRDefault="00000000">
            <w:pPr>
              <w:spacing w:after="0"/>
              <w:ind w:firstLine="0"/>
            </w:pPr>
            <w:r>
              <w:rPr>
                <w:sz w:val="13"/>
              </w:rPr>
              <w:t>9</w:t>
            </w:r>
          </w:p>
        </w:tc>
        <w:tc>
          <w:tcPr>
            <w:tcW w:w="539" w:type="dxa"/>
          </w:tcPr>
          <w:p w14:paraId="127B838C" w14:textId="77777777" w:rsidR="006D1256" w:rsidRDefault="00000000">
            <w:pPr>
              <w:spacing w:after="0"/>
              <w:ind w:firstLine="0"/>
            </w:pPr>
            <w:r>
              <w:rPr>
                <w:sz w:val="13"/>
              </w:rPr>
              <w:t>0,24</w:t>
            </w:r>
          </w:p>
        </w:tc>
        <w:tc>
          <w:tcPr>
            <w:tcW w:w="709" w:type="dxa"/>
          </w:tcPr>
          <w:p w14:paraId="277243FD" w14:textId="77777777" w:rsidR="006D1256" w:rsidRDefault="00000000">
            <w:pPr>
              <w:spacing w:after="0"/>
              <w:ind w:firstLine="0"/>
            </w:pPr>
            <w:r>
              <w:rPr>
                <w:sz w:val="13"/>
              </w:rPr>
              <w:t>Neutro</w:t>
            </w:r>
          </w:p>
        </w:tc>
        <w:tc>
          <w:tcPr>
            <w:tcW w:w="655" w:type="dxa"/>
          </w:tcPr>
          <w:p w14:paraId="65A7083D" w14:textId="77777777" w:rsidR="006D1256" w:rsidRDefault="00000000">
            <w:pPr>
              <w:spacing w:after="0"/>
              <w:ind w:firstLine="0"/>
            </w:pPr>
            <w:r>
              <w:rPr>
                <w:sz w:val="13"/>
              </w:rPr>
              <w:t>135,4</w:t>
            </w:r>
          </w:p>
        </w:tc>
        <w:tc>
          <w:tcPr>
            <w:tcW w:w="655" w:type="dxa"/>
          </w:tcPr>
          <w:p w14:paraId="53F4095D" w14:textId="77777777" w:rsidR="006D1256" w:rsidRDefault="00000000">
            <w:pPr>
              <w:spacing w:after="0"/>
              <w:ind w:firstLine="0"/>
            </w:pPr>
            <w:r>
              <w:rPr>
                <w:sz w:val="13"/>
              </w:rPr>
              <w:t>85,5</w:t>
            </w:r>
          </w:p>
        </w:tc>
        <w:tc>
          <w:tcPr>
            <w:tcW w:w="655" w:type="dxa"/>
          </w:tcPr>
          <w:p w14:paraId="541822A1" w14:textId="77777777" w:rsidR="006D1256" w:rsidRDefault="00000000">
            <w:pPr>
              <w:spacing w:after="0"/>
              <w:ind w:firstLine="0"/>
            </w:pPr>
            <w:r>
              <w:rPr>
                <w:sz w:val="13"/>
              </w:rPr>
              <w:t>35,3</w:t>
            </w:r>
          </w:p>
        </w:tc>
        <w:tc>
          <w:tcPr>
            <w:tcW w:w="655" w:type="dxa"/>
          </w:tcPr>
          <w:p w14:paraId="3CF55F44" w14:textId="77777777" w:rsidR="006D1256" w:rsidRDefault="00000000">
            <w:pPr>
              <w:spacing w:after="0"/>
              <w:ind w:firstLine="0"/>
            </w:pPr>
            <w:r>
              <w:rPr>
                <w:sz w:val="13"/>
              </w:rPr>
              <w:t>28,6</w:t>
            </w:r>
          </w:p>
        </w:tc>
        <w:tc>
          <w:tcPr>
            <w:tcW w:w="655" w:type="dxa"/>
          </w:tcPr>
          <w:p w14:paraId="2C54994F" w14:textId="77777777" w:rsidR="006D1256" w:rsidRDefault="00000000">
            <w:pPr>
              <w:spacing w:after="0"/>
              <w:ind w:firstLine="0"/>
            </w:pPr>
            <w:r>
              <w:rPr>
                <w:sz w:val="13"/>
              </w:rPr>
              <w:t>0,431</w:t>
            </w:r>
          </w:p>
        </w:tc>
        <w:tc>
          <w:tcPr>
            <w:tcW w:w="655" w:type="dxa"/>
          </w:tcPr>
          <w:p w14:paraId="448A2ADD" w14:textId="77777777" w:rsidR="006D1256" w:rsidRDefault="00000000">
            <w:pPr>
              <w:spacing w:after="0"/>
              <w:ind w:firstLine="0"/>
            </w:pPr>
            <w:r>
              <w:rPr>
                <w:sz w:val="13"/>
              </w:rPr>
              <w:t>3525</w:t>
            </w:r>
          </w:p>
        </w:tc>
        <w:tc>
          <w:tcPr>
            <w:tcW w:w="655" w:type="dxa"/>
          </w:tcPr>
          <w:p w14:paraId="039B3ED9" w14:textId="77777777" w:rsidR="006D1256" w:rsidRDefault="00000000">
            <w:pPr>
              <w:spacing w:after="0"/>
              <w:ind w:firstLine="0"/>
            </w:pPr>
            <w:r>
              <w:rPr>
                <w:sz w:val="13"/>
              </w:rPr>
              <w:t>52,9</w:t>
            </w:r>
          </w:p>
        </w:tc>
        <w:tc>
          <w:tcPr>
            <w:tcW w:w="655" w:type="dxa"/>
          </w:tcPr>
          <w:p w14:paraId="75C6C725" w14:textId="77777777" w:rsidR="006D1256" w:rsidRDefault="00000000">
            <w:pPr>
              <w:spacing w:after="0"/>
              <w:ind w:firstLine="0"/>
            </w:pPr>
            <w:r>
              <w:rPr>
                <w:sz w:val="13"/>
              </w:rPr>
              <w:t>27,4</w:t>
            </w:r>
          </w:p>
        </w:tc>
        <w:tc>
          <w:tcPr>
            <w:tcW w:w="655" w:type="dxa"/>
          </w:tcPr>
          <w:p w14:paraId="65D2DF1C" w14:textId="77777777" w:rsidR="006D1256" w:rsidRDefault="00000000">
            <w:pPr>
              <w:spacing w:after="0"/>
              <w:ind w:firstLine="0"/>
            </w:pPr>
            <w:r>
              <w:rPr>
                <w:sz w:val="13"/>
              </w:rPr>
              <w:t>5,5</w:t>
            </w:r>
          </w:p>
        </w:tc>
        <w:tc>
          <w:tcPr>
            <w:tcW w:w="655" w:type="dxa"/>
          </w:tcPr>
          <w:p w14:paraId="65C61AFF" w14:textId="77777777" w:rsidR="006D1256" w:rsidRDefault="00000000">
            <w:pPr>
              <w:spacing w:after="0"/>
              <w:ind w:firstLine="0"/>
            </w:pPr>
            <w:r>
              <w:rPr>
                <w:sz w:val="13"/>
              </w:rPr>
              <w:t>39,1</w:t>
            </w:r>
          </w:p>
        </w:tc>
        <w:tc>
          <w:tcPr>
            <w:tcW w:w="655" w:type="dxa"/>
          </w:tcPr>
          <w:p w14:paraId="7C06A311" w14:textId="77777777" w:rsidR="006D1256" w:rsidRDefault="00000000">
            <w:pPr>
              <w:spacing w:after="0"/>
              <w:ind w:firstLine="0"/>
            </w:pPr>
            <w:r>
              <w:rPr>
                <w:sz w:val="13"/>
              </w:rPr>
              <w:t>0,106</w:t>
            </w:r>
          </w:p>
        </w:tc>
        <w:tc>
          <w:tcPr>
            <w:tcW w:w="655" w:type="dxa"/>
          </w:tcPr>
          <w:p w14:paraId="25AABBBD" w14:textId="77777777" w:rsidR="006D1256" w:rsidRDefault="00000000">
            <w:pPr>
              <w:spacing w:after="0"/>
              <w:ind w:firstLine="0"/>
            </w:pPr>
            <w:r>
              <w:rPr>
                <w:sz w:val="13"/>
              </w:rPr>
              <w:t>257900</w:t>
            </w:r>
          </w:p>
        </w:tc>
        <w:tc>
          <w:tcPr>
            <w:tcW w:w="655" w:type="dxa"/>
          </w:tcPr>
          <w:p w14:paraId="21F0FF2E" w14:textId="77777777" w:rsidR="006D1256" w:rsidRDefault="00000000">
            <w:pPr>
              <w:spacing w:after="0"/>
              <w:ind w:firstLine="0"/>
            </w:pPr>
            <w:r>
              <w:rPr>
                <w:sz w:val="13"/>
              </w:rPr>
              <w:t>58,1</w:t>
            </w:r>
          </w:p>
        </w:tc>
        <w:tc>
          <w:tcPr>
            <w:tcW w:w="655" w:type="dxa"/>
          </w:tcPr>
          <w:p w14:paraId="357A400F" w14:textId="77777777" w:rsidR="006D1256" w:rsidRDefault="00000000">
            <w:pPr>
              <w:spacing w:after="0"/>
              <w:ind w:firstLine="0"/>
            </w:pPr>
            <w:r>
              <w:rPr>
                <w:sz w:val="13"/>
              </w:rPr>
              <w:t>26,7</w:t>
            </w:r>
          </w:p>
        </w:tc>
        <w:tc>
          <w:tcPr>
            <w:tcW w:w="655" w:type="dxa"/>
          </w:tcPr>
          <w:p w14:paraId="2DF849B4" w14:textId="77777777" w:rsidR="006D1256" w:rsidRDefault="00000000">
            <w:pPr>
              <w:spacing w:after="0"/>
              <w:ind w:firstLine="0"/>
            </w:pPr>
            <w:r>
              <w:rPr>
                <w:sz w:val="13"/>
              </w:rPr>
              <w:t>12,3</w:t>
            </w:r>
          </w:p>
        </w:tc>
        <w:tc>
          <w:tcPr>
            <w:tcW w:w="655" w:type="dxa"/>
          </w:tcPr>
          <w:p w14:paraId="29305875" w14:textId="77777777" w:rsidR="006D1256" w:rsidRDefault="00000000">
            <w:pPr>
              <w:spacing w:after="0"/>
              <w:ind w:firstLine="0"/>
            </w:pPr>
            <w:r>
              <w:rPr>
                <w:sz w:val="13"/>
              </w:rPr>
              <w:t>36,4</w:t>
            </w:r>
          </w:p>
        </w:tc>
        <w:tc>
          <w:tcPr>
            <w:tcW w:w="655" w:type="dxa"/>
          </w:tcPr>
          <w:p w14:paraId="3EBE40B8" w14:textId="77777777" w:rsidR="006D1256" w:rsidRDefault="00000000">
            <w:pPr>
              <w:spacing w:after="0"/>
              <w:ind w:firstLine="0"/>
            </w:pPr>
            <w:r>
              <w:rPr>
                <w:sz w:val="13"/>
              </w:rPr>
              <w:t>0,111</w:t>
            </w:r>
          </w:p>
        </w:tc>
        <w:tc>
          <w:tcPr>
            <w:tcW w:w="655" w:type="dxa"/>
          </w:tcPr>
          <w:p w14:paraId="23C59FDF" w14:textId="77777777" w:rsidR="006D1256" w:rsidRDefault="00000000">
            <w:pPr>
              <w:spacing w:after="0"/>
              <w:ind w:firstLine="0"/>
            </w:pPr>
            <w:r>
              <w:rPr>
                <w:sz w:val="13"/>
              </w:rPr>
              <w:t>10400</w:t>
            </w:r>
          </w:p>
        </w:tc>
      </w:tr>
      <w:tr w:rsidR="006D1256" w14:paraId="2ACA91EF" w14:textId="77777777">
        <w:trPr>
          <w:jc w:val="center"/>
        </w:trPr>
        <w:tc>
          <w:tcPr>
            <w:tcW w:w="539" w:type="dxa"/>
          </w:tcPr>
          <w:p w14:paraId="750E99F8" w14:textId="77777777" w:rsidR="006D1256" w:rsidRDefault="00000000">
            <w:pPr>
              <w:spacing w:after="0"/>
              <w:ind w:firstLine="0"/>
            </w:pPr>
            <w:r>
              <w:rPr>
                <w:sz w:val="13"/>
              </w:rPr>
              <w:t>2014</w:t>
            </w:r>
          </w:p>
        </w:tc>
        <w:tc>
          <w:tcPr>
            <w:tcW w:w="425" w:type="dxa"/>
          </w:tcPr>
          <w:p w14:paraId="4C35C07F" w14:textId="77777777" w:rsidR="006D1256" w:rsidRDefault="00000000">
            <w:pPr>
              <w:spacing w:after="0"/>
              <w:ind w:firstLine="0"/>
            </w:pPr>
            <w:r>
              <w:rPr>
                <w:sz w:val="13"/>
              </w:rPr>
              <w:t>10</w:t>
            </w:r>
          </w:p>
        </w:tc>
        <w:tc>
          <w:tcPr>
            <w:tcW w:w="539" w:type="dxa"/>
          </w:tcPr>
          <w:p w14:paraId="45269649" w14:textId="77777777" w:rsidR="006D1256" w:rsidRDefault="00000000">
            <w:pPr>
              <w:spacing w:after="0"/>
              <w:ind w:firstLine="0"/>
            </w:pPr>
            <w:r>
              <w:rPr>
                <w:sz w:val="13"/>
              </w:rPr>
              <w:t>0,51</w:t>
            </w:r>
          </w:p>
        </w:tc>
        <w:tc>
          <w:tcPr>
            <w:tcW w:w="709" w:type="dxa"/>
          </w:tcPr>
          <w:p w14:paraId="746059AA" w14:textId="77777777" w:rsidR="006D1256" w:rsidRDefault="00000000">
            <w:pPr>
              <w:spacing w:after="0"/>
              <w:ind w:firstLine="0"/>
            </w:pPr>
            <w:r>
              <w:rPr>
                <w:sz w:val="13"/>
              </w:rPr>
              <w:t>El Niño</w:t>
            </w:r>
          </w:p>
        </w:tc>
        <w:tc>
          <w:tcPr>
            <w:tcW w:w="655" w:type="dxa"/>
          </w:tcPr>
          <w:p w14:paraId="2F5CC539" w14:textId="77777777" w:rsidR="006D1256" w:rsidRDefault="00000000">
            <w:pPr>
              <w:spacing w:after="0"/>
              <w:ind w:firstLine="0"/>
            </w:pPr>
            <w:r>
              <w:rPr>
                <w:sz w:val="13"/>
              </w:rPr>
              <w:t>133,0</w:t>
            </w:r>
          </w:p>
        </w:tc>
        <w:tc>
          <w:tcPr>
            <w:tcW w:w="655" w:type="dxa"/>
          </w:tcPr>
          <w:p w14:paraId="1506D5EE" w14:textId="77777777" w:rsidR="006D1256" w:rsidRDefault="00000000">
            <w:pPr>
              <w:spacing w:after="0"/>
              <w:ind w:firstLine="0"/>
            </w:pPr>
            <w:r>
              <w:rPr>
                <w:sz w:val="13"/>
              </w:rPr>
              <w:t>91,9</w:t>
            </w:r>
          </w:p>
        </w:tc>
        <w:tc>
          <w:tcPr>
            <w:tcW w:w="655" w:type="dxa"/>
          </w:tcPr>
          <w:p w14:paraId="4249C41B" w14:textId="77777777" w:rsidR="006D1256" w:rsidRDefault="00000000">
            <w:pPr>
              <w:spacing w:after="0"/>
              <w:ind w:firstLine="0"/>
            </w:pPr>
            <w:r>
              <w:rPr>
                <w:sz w:val="13"/>
              </w:rPr>
              <w:t>92,4</w:t>
            </w:r>
          </w:p>
        </w:tc>
        <w:tc>
          <w:tcPr>
            <w:tcW w:w="655" w:type="dxa"/>
          </w:tcPr>
          <w:p w14:paraId="22F525F0" w14:textId="77777777" w:rsidR="006D1256" w:rsidRDefault="00000000">
            <w:pPr>
              <w:spacing w:after="0"/>
              <w:ind w:firstLine="0"/>
            </w:pPr>
            <w:r>
              <w:rPr>
                <w:sz w:val="13"/>
              </w:rPr>
              <w:t>31,2</w:t>
            </w:r>
          </w:p>
        </w:tc>
        <w:tc>
          <w:tcPr>
            <w:tcW w:w="655" w:type="dxa"/>
          </w:tcPr>
          <w:p w14:paraId="31BD31C5" w14:textId="77777777" w:rsidR="006D1256" w:rsidRDefault="00000000">
            <w:pPr>
              <w:spacing w:after="0"/>
              <w:ind w:firstLine="0"/>
            </w:pPr>
            <w:r>
              <w:rPr>
                <w:sz w:val="13"/>
              </w:rPr>
              <w:t>0,423</w:t>
            </w:r>
          </w:p>
        </w:tc>
        <w:tc>
          <w:tcPr>
            <w:tcW w:w="655" w:type="dxa"/>
          </w:tcPr>
          <w:p w14:paraId="422B1447" w14:textId="77777777" w:rsidR="006D1256" w:rsidRDefault="00000000">
            <w:pPr>
              <w:spacing w:after="0"/>
              <w:ind w:firstLine="0"/>
            </w:pPr>
            <w:r>
              <w:rPr>
                <w:sz w:val="13"/>
              </w:rPr>
              <w:t>12175</w:t>
            </w:r>
          </w:p>
        </w:tc>
        <w:tc>
          <w:tcPr>
            <w:tcW w:w="655" w:type="dxa"/>
          </w:tcPr>
          <w:p w14:paraId="09B5CD1A" w14:textId="77777777" w:rsidR="006D1256" w:rsidRDefault="00000000">
            <w:pPr>
              <w:spacing w:after="0"/>
              <w:ind w:firstLine="0"/>
            </w:pPr>
            <w:r>
              <w:rPr>
                <w:sz w:val="13"/>
              </w:rPr>
              <w:t>49,8</w:t>
            </w:r>
          </w:p>
        </w:tc>
        <w:tc>
          <w:tcPr>
            <w:tcW w:w="655" w:type="dxa"/>
          </w:tcPr>
          <w:p w14:paraId="1E8A01BD" w14:textId="77777777" w:rsidR="006D1256" w:rsidRDefault="00000000">
            <w:pPr>
              <w:spacing w:after="0"/>
              <w:ind w:firstLine="0"/>
            </w:pPr>
            <w:r>
              <w:rPr>
                <w:sz w:val="13"/>
              </w:rPr>
              <w:t>38,0</w:t>
            </w:r>
          </w:p>
        </w:tc>
        <w:tc>
          <w:tcPr>
            <w:tcW w:w="655" w:type="dxa"/>
          </w:tcPr>
          <w:p w14:paraId="2F717858" w14:textId="77777777" w:rsidR="006D1256" w:rsidRDefault="00000000">
            <w:pPr>
              <w:spacing w:after="0"/>
              <w:ind w:firstLine="0"/>
            </w:pPr>
            <w:r>
              <w:rPr>
                <w:sz w:val="13"/>
              </w:rPr>
              <w:t>66,2</w:t>
            </w:r>
          </w:p>
        </w:tc>
        <w:tc>
          <w:tcPr>
            <w:tcW w:w="655" w:type="dxa"/>
          </w:tcPr>
          <w:p w14:paraId="2F2282CA" w14:textId="77777777" w:rsidR="006D1256" w:rsidRDefault="00000000">
            <w:pPr>
              <w:spacing w:after="0"/>
              <w:ind w:firstLine="0"/>
            </w:pPr>
            <w:r>
              <w:rPr>
                <w:sz w:val="13"/>
              </w:rPr>
              <w:t>40,9</w:t>
            </w:r>
          </w:p>
        </w:tc>
        <w:tc>
          <w:tcPr>
            <w:tcW w:w="655" w:type="dxa"/>
          </w:tcPr>
          <w:p w14:paraId="5A004969" w14:textId="77777777" w:rsidR="006D1256" w:rsidRDefault="00000000">
            <w:pPr>
              <w:spacing w:after="0"/>
              <w:ind w:firstLine="0"/>
            </w:pPr>
            <w:r>
              <w:rPr>
                <w:sz w:val="13"/>
              </w:rPr>
              <w:t>0,157</w:t>
            </w:r>
          </w:p>
        </w:tc>
        <w:tc>
          <w:tcPr>
            <w:tcW w:w="655" w:type="dxa"/>
          </w:tcPr>
          <w:p w14:paraId="580D2CAA" w14:textId="77777777" w:rsidR="006D1256" w:rsidRDefault="00000000">
            <w:pPr>
              <w:spacing w:after="0"/>
              <w:ind w:firstLine="0"/>
            </w:pPr>
            <w:r>
              <w:rPr>
                <w:sz w:val="13"/>
              </w:rPr>
              <w:t>457175</w:t>
            </w:r>
          </w:p>
        </w:tc>
        <w:tc>
          <w:tcPr>
            <w:tcW w:w="655" w:type="dxa"/>
          </w:tcPr>
          <w:p w14:paraId="0C7768B4" w14:textId="77777777" w:rsidR="006D1256" w:rsidRDefault="00000000">
            <w:pPr>
              <w:spacing w:after="0"/>
              <w:ind w:firstLine="0"/>
            </w:pPr>
            <w:r>
              <w:rPr>
                <w:sz w:val="13"/>
              </w:rPr>
              <w:t>47,2</w:t>
            </w:r>
          </w:p>
        </w:tc>
        <w:tc>
          <w:tcPr>
            <w:tcW w:w="655" w:type="dxa"/>
          </w:tcPr>
          <w:p w14:paraId="5BF866EE" w14:textId="77777777" w:rsidR="006D1256" w:rsidRDefault="00000000">
            <w:pPr>
              <w:spacing w:after="0"/>
              <w:ind w:firstLine="0"/>
            </w:pPr>
            <w:r>
              <w:rPr>
                <w:sz w:val="13"/>
              </w:rPr>
              <w:t>26,7</w:t>
            </w:r>
          </w:p>
        </w:tc>
        <w:tc>
          <w:tcPr>
            <w:tcW w:w="655" w:type="dxa"/>
          </w:tcPr>
          <w:p w14:paraId="6391925F" w14:textId="77777777" w:rsidR="006D1256" w:rsidRDefault="00000000">
            <w:pPr>
              <w:spacing w:after="0"/>
              <w:ind w:firstLine="0"/>
            </w:pPr>
            <w:r>
              <w:rPr>
                <w:sz w:val="13"/>
              </w:rPr>
              <w:t>32,9</w:t>
            </w:r>
          </w:p>
        </w:tc>
        <w:tc>
          <w:tcPr>
            <w:tcW w:w="655" w:type="dxa"/>
          </w:tcPr>
          <w:p w14:paraId="62A94583" w14:textId="77777777" w:rsidR="006D1256" w:rsidRDefault="00000000">
            <w:pPr>
              <w:spacing w:after="0"/>
              <w:ind w:firstLine="0"/>
            </w:pPr>
            <w:r>
              <w:rPr>
                <w:sz w:val="13"/>
              </w:rPr>
              <w:t>38,9</w:t>
            </w:r>
          </w:p>
        </w:tc>
        <w:tc>
          <w:tcPr>
            <w:tcW w:w="655" w:type="dxa"/>
          </w:tcPr>
          <w:p w14:paraId="12DCAE39" w14:textId="77777777" w:rsidR="006D1256" w:rsidRDefault="00000000">
            <w:pPr>
              <w:spacing w:after="0"/>
              <w:ind w:firstLine="0"/>
            </w:pPr>
            <w:r>
              <w:rPr>
                <w:sz w:val="13"/>
              </w:rPr>
              <w:t>0,109</w:t>
            </w:r>
          </w:p>
        </w:tc>
        <w:tc>
          <w:tcPr>
            <w:tcW w:w="655" w:type="dxa"/>
          </w:tcPr>
          <w:p w14:paraId="37148F4F" w14:textId="77777777" w:rsidR="006D1256" w:rsidRDefault="00000000">
            <w:pPr>
              <w:spacing w:after="0"/>
              <w:ind w:firstLine="0"/>
            </w:pPr>
            <w:r>
              <w:rPr>
                <w:sz w:val="13"/>
              </w:rPr>
              <w:t>30775</w:t>
            </w:r>
          </w:p>
        </w:tc>
      </w:tr>
      <w:tr w:rsidR="006D1256" w14:paraId="46CF8B6A" w14:textId="77777777">
        <w:trPr>
          <w:jc w:val="center"/>
        </w:trPr>
        <w:tc>
          <w:tcPr>
            <w:tcW w:w="539" w:type="dxa"/>
          </w:tcPr>
          <w:p w14:paraId="384D3532" w14:textId="77777777" w:rsidR="006D1256" w:rsidRDefault="00000000">
            <w:pPr>
              <w:spacing w:after="0"/>
              <w:ind w:firstLine="0"/>
            </w:pPr>
            <w:r>
              <w:rPr>
                <w:sz w:val="13"/>
              </w:rPr>
              <w:t>2014</w:t>
            </w:r>
          </w:p>
        </w:tc>
        <w:tc>
          <w:tcPr>
            <w:tcW w:w="425" w:type="dxa"/>
          </w:tcPr>
          <w:p w14:paraId="04FEA1EC" w14:textId="77777777" w:rsidR="006D1256" w:rsidRDefault="00000000">
            <w:pPr>
              <w:spacing w:after="0"/>
              <w:ind w:firstLine="0"/>
            </w:pPr>
            <w:r>
              <w:rPr>
                <w:sz w:val="13"/>
              </w:rPr>
              <w:t>11</w:t>
            </w:r>
          </w:p>
        </w:tc>
        <w:tc>
          <w:tcPr>
            <w:tcW w:w="539" w:type="dxa"/>
          </w:tcPr>
          <w:p w14:paraId="37969DA5" w14:textId="77777777" w:rsidR="006D1256" w:rsidRDefault="00000000">
            <w:pPr>
              <w:spacing w:after="0"/>
              <w:ind w:firstLine="0"/>
            </w:pPr>
            <w:r>
              <w:rPr>
                <w:sz w:val="13"/>
              </w:rPr>
              <w:t>0,70</w:t>
            </w:r>
          </w:p>
        </w:tc>
        <w:tc>
          <w:tcPr>
            <w:tcW w:w="709" w:type="dxa"/>
          </w:tcPr>
          <w:p w14:paraId="282AA4A6" w14:textId="77777777" w:rsidR="006D1256" w:rsidRDefault="00000000">
            <w:pPr>
              <w:spacing w:after="0"/>
              <w:ind w:firstLine="0"/>
            </w:pPr>
            <w:r>
              <w:rPr>
                <w:sz w:val="13"/>
              </w:rPr>
              <w:t>El Niño</w:t>
            </w:r>
          </w:p>
        </w:tc>
        <w:tc>
          <w:tcPr>
            <w:tcW w:w="655" w:type="dxa"/>
          </w:tcPr>
          <w:p w14:paraId="06FB48C1" w14:textId="77777777" w:rsidR="006D1256" w:rsidRDefault="00000000">
            <w:pPr>
              <w:spacing w:after="0"/>
              <w:ind w:firstLine="0"/>
            </w:pPr>
            <w:r>
              <w:rPr>
                <w:sz w:val="13"/>
              </w:rPr>
              <w:t>141,2</w:t>
            </w:r>
          </w:p>
        </w:tc>
        <w:tc>
          <w:tcPr>
            <w:tcW w:w="655" w:type="dxa"/>
          </w:tcPr>
          <w:p w14:paraId="7122BC6C" w14:textId="77777777" w:rsidR="006D1256" w:rsidRDefault="00000000">
            <w:pPr>
              <w:spacing w:after="0"/>
              <w:ind w:firstLine="0"/>
            </w:pPr>
            <w:r>
              <w:rPr>
                <w:sz w:val="13"/>
              </w:rPr>
              <w:t>113,3</w:t>
            </w:r>
          </w:p>
        </w:tc>
        <w:tc>
          <w:tcPr>
            <w:tcW w:w="655" w:type="dxa"/>
          </w:tcPr>
          <w:p w14:paraId="5CA370CC" w14:textId="77777777" w:rsidR="006D1256" w:rsidRDefault="00000000">
            <w:pPr>
              <w:spacing w:after="0"/>
              <w:ind w:firstLine="0"/>
            </w:pPr>
            <w:r>
              <w:rPr>
                <w:sz w:val="13"/>
              </w:rPr>
              <w:t>135,3</w:t>
            </w:r>
          </w:p>
        </w:tc>
        <w:tc>
          <w:tcPr>
            <w:tcW w:w="655" w:type="dxa"/>
          </w:tcPr>
          <w:p w14:paraId="052B1BCD" w14:textId="77777777" w:rsidR="006D1256" w:rsidRDefault="00000000">
            <w:pPr>
              <w:spacing w:after="0"/>
              <w:ind w:firstLine="0"/>
            </w:pPr>
            <w:r>
              <w:rPr>
                <w:sz w:val="13"/>
              </w:rPr>
              <w:t>30,3</w:t>
            </w:r>
          </w:p>
        </w:tc>
        <w:tc>
          <w:tcPr>
            <w:tcW w:w="655" w:type="dxa"/>
          </w:tcPr>
          <w:p w14:paraId="61D64B35" w14:textId="77777777" w:rsidR="006D1256" w:rsidRDefault="00000000">
            <w:pPr>
              <w:spacing w:after="0"/>
              <w:ind w:firstLine="0"/>
            </w:pPr>
            <w:r>
              <w:rPr>
                <w:sz w:val="13"/>
              </w:rPr>
              <w:t>0,547</w:t>
            </w:r>
          </w:p>
        </w:tc>
        <w:tc>
          <w:tcPr>
            <w:tcW w:w="655" w:type="dxa"/>
          </w:tcPr>
          <w:p w14:paraId="751011E2" w14:textId="77777777" w:rsidR="006D1256" w:rsidRDefault="00000000">
            <w:pPr>
              <w:spacing w:after="0"/>
              <w:ind w:firstLine="0"/>
            </w:pPr>
            <w:r>
              <w:rPr>
                <w:sz w:val="13"/>
              </w:rPr>
              <w:t>1200</w:t>
            </w:r>
          </w:p>
        </w:tc>
        <w:tc>
          <w:tcPr>
            <w:tcW w:w="655" w:type="dxa"/>
          </w:tcPr>
          <w:p w14:paraId="048AFEF2" w14:textId="77777777" w:rsidR="006D1256" w:rsidRDefault="00000000">
            <w:pPr>
              <w:spacing w:after="0"/>
              <w:ind w:firstLine="0"/>
            </w:pPr>
            <w:r>
              <w:rPr>
                <w:sz w:val="13"/>
              </w:rPr>
              <w:t>97,5</w:t>
            </w:r>
          </w:p>
        </w:tc>
        <w:tc>
          <w:tcPr>
            <w:tcW w:w="655" w:type="dxa"/>
          </w:tcPr>
          <w:p w14:paraId="6363367F" w14:textId="77777777" w:rsidR="006D1256" w:rsidRDefault="00000000">
            <w:pPr>
              <w:spacing w:after="0"/>
              <w:ind w:firstLine="0"/>
            </w:pPr>
            <w:r>
              <w:rPr>
                <w:sz w:val="13"/>
              </w:rPr>
              <w:t>88,2</w:t>
            </w:r>
          </w:p>
        </w:tc>
        <w:tc>
          <w:tcPr>
            <w:tcW w:w="655" w:type="dxa"/>
          </w:tcPr>
          <w:p w14:paraId="702E82E5" w14:textId="77777777" w:rsidR="006D1256" w:rsidRDefault="00000000">
            <w:pPr>
              <w:spacing w:after="0"/>
              <w:ind w:firstLine="0"/>
            </w:pPr>
            <w:r>
              <w:rPr>
                <w:sz w:val="13"/>
              </w:rPr>
              <w:t>223,9</w:t>
            </w:r>
          </w:p>
        </w:tc>
        <w:tc>
          <w:tcPr>
            <w:tcW w:w="655" w:type="dxa"/>
          </w:tcPr>
          <w:p w14:paraId="43608673" w14:textId="77777777" w:rsidR="006D1256" w:rsidRDefault="00000000">
            <w:pPr>
              <w:spacing w:after="0"/>
              <w:ind w:firstLine="0"/>
            </w:pPr>
            <w:r>
              <w:rPr>
                <w:sz w:val="13"/>
              </w:rPr>
              <w:t>35,5</w:t>
            </w:r>
          </w:p>
        </w:tc>
        <w:tc>
          <w:tcPr>
            <w:tcW w:w="655" w:type="dxa"/>
          </w:tcPr>
          <w:p w14:paraId="6912BBF9" w14:textId="77777777" w:rsidR="006D1256" w:rsidRDefault="00000000">
            <w:pPr>
              <w:spacing w:after="0"/>
              <w:ind w:firstLine="0"/>
            </w:pPr>
            <w:r>
              <w:rPr>
                <w:sz w:val="13"/>
              </w:rPr>
              <w:t>0,472</w:t>
            </w:r>
          </w:p>
        </w:tc>
        <w:tc>
          <w:tcPr>
            <w:tcW w:w="655" w:type="dxa"/>
          </w:tcPr>
          <w:p w14:paraId="0EC22344" w14:textId="77777777" w:rsidR="006D1256" w:rsidRDefault="00000000">
            <w:pPr>
              <w:spacing w:after="0"/>
              <w:ind w:firstLine="0"/>
            </w:pPr>
            <w:r>
              <w:rPr>
                <w:sz w:val="13"/>
              </w:rPr>
              <w:t>43875</w:t>
            </w:r>
          </w:p>
        </w:tc>
        <w:tc>
          <w:tcPr>
            <w:tcW w:w="655" w:type="dxa"/>
          </w:tcPr>
          <w:p w14:paraId="48CF9915" w14:textId="77777777" w:rsidR="006D1256" w:rsidRDefault="00000000">
            <w:pPr>
              <w:spacing w:after="0"/>
              <w:ind w:firstLine="0"/>
            </w:pPr>
            <w:r>
              <w:rPr>
                <w:sz w:val="13"/>
              </w:rPr>
              <w:t>97,3</w:t>
            </w:r>
          </w:p>
        </w:tc>
        <w:tc>
          <w:tcPr>
            <w:tcW w:w="655" w:type="dxa"/>
          </w:tcPr>
          <w:p w14:paraId="5F308901" w14:textId="77777777" w:rsidR="006D1256" w:rsidRDefault="00000000">
            <w:pPr>
              <w:spacing w:after="0"/>
              <w:ind w:firstLine="0"/>
            </w:pPr>
            <w:r>
              <w:rPr>
                <w:sz w:val="13"/>
              </w:rPr>
              <w:t>72,0</w:t>
            </w:r>
          </w:p>
        </w:tc>
        <w:tc>
          <w:tcPr>
            <w:tcW w:w="655" w:type="dxa"/>
          </w:tcPr>
          <w:p w14:paraId="6404C50D" w14:textId="77777777" w:rsidR="006D1256" w:rsidRDefault="00000000">
            <w:pPr>
              <w:spacing w:after="0"/>
              <w:ind w:firstLine="0"/>
            </w:pPr>
            <w:r>
              <w:rPr>
                <w:sz w:val="13"/>
              </w:rPr>
              <w:t>141,9</w:t>
            </w:r>
          </w:p>
        </w:tc>
        <w:tc>
          <w:tcPr>
            <w:tcW w:w="655" w:type="dxa"/>
          </w:tcPr>
          <w:p w14:paraId="26086DD3" w14:textId="77777777" w:rsidR="006D1256" w:rsidRDefault="00000000">
            <w:pPr>
              <w:spacing w:after="0"/>
              <w:ind w:firstLine="0"/>
            </w:pPr>
            <w:r>
              <w:rPr>
                <w:sz w:val="13"/>
              </w:rPr>
              <w:t>34,3</w:t>
            </w:r>
          </w:p>
        </w:tc>
        <w:tc>
          <w:tcPr>
            <w:tcW w:w="655" w:type="dxa"/>
          </w:tcPr>
          <w:p w14:paraId="2C69F2EC" w14:textId="77777777" w:rsidR="006D1256" w:rsidRDefault="00000000">
            <w:pPr>
              <w:spacing w:after="0"/>
              <w:ind w:firstLine="0"/>
            </w:pPr>
            <w:r>
              <w:rPr>
                <w:sz w:val="13"/>
              </w:rPr>
              <w:t>0,347</w:t>
            </w:r>
          </w:p>
        </w:tc>
        <w:tc>
          <w:tcPr>
            <w:tcW w:w="655" w:type="dxa"/>
          </w:tcPr>
          <w:p w14:paraId="77991535" w14:textId="77777777" w:rsidR="006D1256" w:rsidRDefault="00000000">
            <w:pPr>
              <w:spacing w:after="0"/>
              <w:ind w:firstLine="0"/>
            </w:pPr>
            <w:r>
              <w:rPr>
                <w:sz w:val="13"/>
              </w:rPr>
              <w:t>2675</w:t>
            </w:r>
          </w:p>
        </w:tc>
      </w:tr>
      <w:tr w:rsidR="006D1256" w14:paraId="21303A5C" w14:textId="77777777">
        <w:trPr>
          <w:jc w:val="center"/>
        </w:trPr>
        <w:tc>
          <w:tcPr>
            <w:tcW w:w="539" w:type="dxa"/>
          </w:tcPr>
          <w:p w14:paraId="23243069" w14:textId="77777777" w:rsidR="006D1256" w:rsidRDefault="00000000">
            <w:pPr>
              <w:spacing w:after="0"/>
              <w:ind w:firstLine="0"/>
            </w:pPr>
            <w:r>
              <w:rPr>
                <w:sz w:val="13"/>
              </w:rPr>
              <w:t>2014</w:t>
            </w:r>
          </w:p>
        </w:tc>
        <w:tc>
          <w:tcPr>
            <w:tcW w:w="425" w:type="dxa"/>
          </w:tcPr>
          <w:p w14:paraId="3E61E9E3" w14:textId="77777777" w:rsidR="006D1256" w:rsidRDefault="00000000">
            <w:pPr>
              <w:spacing w:after="0"/>
              <w:ind w:firstLine="0"/>
            </w:pPr>
            <w:r>
              <w:rPr>
                <w:sz w:val="13"/>
              </w:rPr>
              <w:t>12</w:t>
            </w:r>
          </w:p>
        </w:tc>
        <w:tc>
          <w:tcPr>
            <w:tcW w:w="539" w:type="dxa"/>
          </w:tcPr>
          <w:p w14:paraId="4D5676B7" w14:textId="77777777" w:rsidR="006D1256" w:rsidRDefault="00000000">
            <w:pPr>
              <w:spacing w:after="0"/>
              <w:ind w:firstLine="0"/>
            </w:pPr>
            <w:r>
              <w:rPr>
                <w:sz w:val="13"/>
              </w:rPr>
              <w:t>0,80</w:t>
            </w:r>
          </w:p>
        </w:tc>
        <w:tc>
          <w:tcPr>
            <w:tcW w:w="709" w:type="dxa"/>
          </w:tcPr>
          <w:p w14:paraId="09152EBD" w14:textId="77777777" w:rsidR="006D1256" w:rsidRDefault="00000000">
            <w:pPr>
              <w:spacing w:after="0"/>
              <w:ind w:firstLine="0"/>
            </w:pPr>
            <w:r>
              <w:rPr>
                <w:sz w:val="13"/>
              </w:rPr>
              <w:t>El Niño</w:t>
            </w:r>
          </w:p>
        </w:tc>
        <w:tc>
          <w:tcPr>
            <w:tcW w:w="655" w:type="dxa"/>
          </w:tcPr>
          <w:p w14:paraId="0CAEBD7D" w14:textId="77777777" w:rsidR="006D1256" w:rsidRDefault="00000000">
            <w:pPr>
              <w:spacing w:after="0"/>
              <w:ind w:firstLine="0"/>
            </w:pPr>
            <w:r>
              <w:rPr>
                <w:sz w:val="13"/>
              </w:rPr>
              <w:t>143,4</w:t>
            </w:r>
          </w:p>
        </w:tc>
        <w:tc>
          <w:tcPr>
            <w:tcW w:w="655" w:type="dxa"/>
          </w:tcPr>
          <w:p w14:paraId="26A81A10" w14:textId="77777777" w:rsidR="006D1256" w:rsidRDefault="00000000">
            <w:pPr>
              <w:spacing w:after="0"/>
              <w:ind w:firstLine="0"/>
            </w:pPr>
            <w:r>
              <w:rPr>
                <w:sz w:val="13"/>
              </w:rPr>
              <w:t>109,4</w:t>
            </w:r>
          </w:p>
        </w:tc>
        <w:tc>
          <w:tcPr>
            <w:tcW w:w="655" w:type="dxa"/>
          </w:tcPr>
          <w:p w14:paraId="19FC8D64" w14:textId="77777777" w:rsidR="006D1256" w:rsidRDefault="00000000">
            <w:pPr>
              <w:spacing w:after="0"/>
              <w:ind w:firstLine="0"/>
            </w:pPr>
            <w:r>
              <w:rPr>
                <w:sz w:val="13"/>
              </w:rPr>
              <w:t>148,2</w:t>
            </w:r>
          </w:p>
        </w:tc>
        <w:tc>
          <w:tcPr>
            <w:tcW w:w="655" w:type="dxa"/>
          </w:tcPr>
          <w:p w14:paraId="08C8E3F0" w14:textId="77777777" w:rsidR="006D1256" w:rsidRDefault="00000000">
            <w:pPr>
              <w:spacing w:after="0"/>
              <w:ind w:firstLine="0"/>
            </w:pPr>
            <w:r>
              <w:rPr>
                <w:sz w:val="13"/>
              </w:rPr>
              <w:t>29,1</w:t>
            </w:r>
          </w:p>
        </w:tc>
        <w:tc>
          <w:tcPr>
            <w:tcW w:w="655" w:type="dxa"/>
          </w:tcPr>
          <w:p w14:paraId="1DDD20EB" w14:textId="77777777" w:rsidR="006D1256" w:rsidRDefault="00000000">
            <w:pPr>
              <w:spacing w:after="0"/>
              <w:ind w:firstLine="0"/>
            </w:pPr>
            <w:r>
              <w:rPr>
                <w:sz w:val="13"/>
              </w:rPr>
              <w:t>0,529</w:t>
            </w:r>
          </w:p>
        </w:tc>
        <w:tc>
          <w:tcPr>
            <w:tcW w:w="655" w:type="dxa"/>
          </w:tcPr>
          <w:p w14:paraId="474489B9" w14:textId="77777777" w:rsidR="006D1256" w:rsidRDefault="00000000">
            <w:pPr>
              <w:spacing w:after="0"/>
              <w:ind w:firstLine="0"/>
            </w:pPr>
            <w:r>
              <w:rPr>
                <w:sz w:val="13"/>
              </w:rPr>
              <w:t>1325</w:t>
            </w:r>
          </w:p>
        </w:tc>
        <w:tc>
          <w:tcPr>
            <w:tcW w:w="655" w:type="dxa"/>
          </w:tcPr>
          <w:p w14:paraId="2B645A72" w14:textId="77777777" w:rsidR="006D1256" w:rsidRDefault="00000000">
            <w:pPr>
              <w:spacing w:after="0"/>
              <w:ind w:firstLine="0"/>
            </w:pPr>
            <w:r>
              <w:rPr>
                <w:sz w:val="13"/>
              </w:rPr>
              <w:t>114,5</w:t>
            </w:r>
          </w:p>
        </w:tc>
        <w:tc>
          <w:tcPr>
            <w:tcW w:w="655" w:type="dxa"/>
          </w:tcPr>
          <w:p w14:paraId="43EE91E5" w14:textId="77777777" w:rsidR="006D1256" w:rsidRDefault="00000000">
            <w:pPr>
              <w:spacing w:after="0"/>
              <w:ind w:firstLine="0"/>
            </w:pPr>
            <w:r>
              <w:rPr>
                <w:sz w:val="13"/>
              </w:rPr>
              <w:t>94,3</w:t>
            </w:r>
          </w:p>
        </w:tc>
        <w:tc>
          <w:tcPr>
            <w:tcW w:w="655" w:type="dxa"/>
          </w:tcPr>
          <w:p w14:paraId="325FC6CC" w14:textId="77777777" w:rsidR="006D1256" w:rsidRDefault="00000000">
            <w:pPr>
              <w:spacing w:after="0"/>
              <w:ind w:firstLine="0"/>
            </w:pPr>
            <w:r>
              <w:rPr>
                <w:sz w:val="13"/>
              </w:rPr>
              <w:t>195,8</w:t>
            </w:r>
          </w:p>
        </w:tc>
        <w:tc>
          <w:tcPr>
            <w:tcW w:w="655" w:type="dxa"/>
          </w:tcPr>
          <w:p w14:paraId="1F5A5A53" w14:textId="77777777" w:rsidR="006D1256" w:rsidRDefault="00000000">
            <w:pPr>
              <w:spacing w:after="0"/>
              <w:ind w:firstLine="0"/>
            </w:pPr>
            <w:r>
              <w:rPr>
                <w:sz w:val="13"/>
              </w:rPr>
              <w:t>33,0</w:t>
            </w:r>
          </w:p>
        </w:tc>
        <w:tc>
          <w:tcPr>
            <w:tcW w:w="655" w:type="dxa"/>
          </w:tcPr>
          <w:p w14:paraId="6847F04D" w14:textId="77777777" w:rsidR="006D1256" w:rsidRDefault="00000000">
            <w:pPr>
              <w:spacing w:after="0"/>
              <w:ind w:firstLine="0"/>
            </w:pPr>
            <w:r>
              <w:rPr>
                <w:sz w:val="13"/>
              </w:rPr>
              <w:t>0,538</w:t>
            </w:r>
          </w:p>
        </w:tc>
        <w:tc>
          <w:tcPr>
            <w:tcW w:w="655" w:type="dxa"/>
          </w:tcPr>
          <w:p w14:paraId="2ADAA51F" w14:textId="77777777" w:rsidR="006D1256" w:rsidRDefault="00000000">
            <w:pPr>
              <w:spacing w:after="0"/>
              <w:ind w:firstLine="0"/>
            </w:pPr>
            <w:r>
              <w:rPr>
                <w:sz w:val="13"/>
              </w:rPr>
              <w:t>32650</w:t>
            </w:r>
          </w:p>
        </w:tc>
        <w:tc>
          <w:tcPr>
            <w:tcW w:w="655" w:type="dxa"/>
          </w:tcPr>
          <w:p w14:paraId="20FD665D" w14:textId="77777777" w:rsidR="006D1256" w:rsidRDefault="00000000">
            <w:pPr>
              <w:spacing w:after="0"/>
              <w:ind w:firstLine="0"/>
            </w:pPr>
            <w:r>
              <w:rPr>
                <w:sz w:val="13"/>
              </w:rPr>
              <w:t>111,2</w:t>
            </w:r>
          </w:p>
        </w:tc>
        <w:tc>
          <w:tcPr>
            <w:tcW w:w="655" w:type="dxa"/>
          </w:tcPr>
          <w:p w14:paraId="344CB7EE" w14:textId="77777777" w:rsidR="006D1256" w:rsidRDefault="00000000">
            <w:pPr>
              <w:spacing w:after="0"/>
              <w:ind w:firstLine="0"/>
            </w:pPr>
            <w:r>
              <w:rPr>
                <w:sz w:val="13"/>
              </w:rPr>
              <w:t>81,6</w:t>
            </w:r>
          </w:p>
        </w:tc>
        <w:tc>
          <w:tcPr>
            <w:tcW w:w="655" w:type="dxa"/>
          </w:tcPr>
          <w:p w14:paraId="7E38FD80" w14:textId="77777777" w:rsidR="006D1256" w:rsidRDefault="00000000">
            <w:pPr>
              <w:spacing w:after="0"/>
              <w:ind w:firstLine="0"/>
            </w:pPr>
            <w:r>
              <w:rPr>
                <w:sz w:val="13"/>
              </w:rPr>
              <w:t>116,1</w:t>
            </w:r>
          </w:p>
        </w:tc>
        <w:tc>
          <w:tcPr>
            <w:tcW w:w="655" w:type="dxa"/>
          </w:tcPr>
          <w:p w14:paraId="6B6201BF" w14:textId="77777777" w:rsidR="006D1256" w:rsidRDefault="00000000">
            <w:pPr>
              <w:spacing w:after="0"/>
              <w:ind w:firstLine="0"/>
            </w:pPr>
            <w:r>
              <w:rPr>
                <w:sz w:val="13"/>
              </w:rPr>
              <w:t>31,6</w:t>
            </w:r>
          </w:p>
        </w:tc>
        <w:tc>
          <w:tcPr>
            <w:tcW w:w="655" w:type="dxa"/>
          </w:tcPr>
          <w:p w14:paraId="29E9EC1B" w14:textId="77777777" w:rsidR="006D1256" w:rsidRDefault="00000000">
            <w:pPr>
              <w:spacing w:after="0"/>
              <w:ind w:firstLine="0"/>
            </w:pPr>
            <w:r>
              <w:rPr>
                <w:sz w:val="13"/>
              </w:rPr>
              <w:t>0,407</w:t>
            </w:r>
          </w:p>
        </w:tc>
        <w:tc>
          <w:tcPr>
            <w:tcW w:w="655" w:type="dxa"/>
          </w:tcPr>
          <w:p w14:paraId="0E139B0F" w14:textId="77777777" w:rsidR="006D1256" w:rsidRDefault="00000000">
            <w:pPr>
              <w:spacing w:after="0"/>
              <w:ind w:firstLine="0"/>
            </w:pPr>
            <w:r>
              <w:rPr>
                <w:sz w:val="13"/>
              </w:rPr>
              <w:t>425</w:t>
            </w:r>
          </w:p>
        </w:tc>
      </w:tr>
      <w:tr w:rsidR="006D1256" w14:paraId="394227EB" w14:textId="77777777">
        <w:trPr>
          <w:jc w:val="center"/>
        </w:trPr>
        <w:tc>
          <w:tcPr>
            <w:tcW w:w="539" w:type="dxa"/>
          </w:tcPr>
          <w:p w14:paraId="523B9FD5" w14:textId="77777777" w:rsidR="006D1256" w:rsidRDefault="00000000">
            <w:pPr>
              <w:spacing w:after="0"/>
              <w:ind w:firstLine="0"/>
            </w:pPr>
            <w:r>
              <w:rPr>
                <w:sz w:val="13"/>
              </w:rPr>
              <w:t>2015</w:t>
            </w:r>
          </w:p>
        </w:tc>
        <w:tc>
          <w:tcPr>
            <w:tcW w:w="425" w:type="dxa"/>
          </w:tcPr>
          <w:p w14:paraId="546F81FF" w14:textId="77777777" w:rsidR="006D1256" w:rsidRDefault="00000000">
            <w:pPr>
              <w:spacing w:after="0"/>
              <w:ind w:firstLine="0"/>
            </w:pPr>
            <w:r>
              <w:rPr>
                <w:sz w:val="13"/>
              </w:rPr>
              <w:t>1</w:t>
            </w:r>
          </w:p>
        </w:tc>
        <w:tc>
          <w:tcPr>
            <w:tcW w:w="539" w:type="dxa"/>
          </w:tcPr>
          <w:p w14:paraId="54DB08C0" w14:textId="77777777" w:rsidR="006D1256" w:rsidRDefault="00000000">
            <w:pPr>
              <w:spacing w:after="0"/>
              <w:ind w:firstLine="0"/>
            </w:pPr>
            <w:r>
              <w:rPr>
                <w:sz w:val="13"/>
              </w:rPr>
              <w:t>0,73</w:t>
            </w:r>
          </w:p>
        </w:tc>
        <w:tc>
          <w:tcPr>
            <w:tcW w:w="709" w:type="dxa"/>
          </w:tcPr>
          <w:p w14:paraId="71EB83EA" w14:textId="77777777" w:rsidR="006D1256" w:rsidRDefault="00000000">
            <w:pPr>
              <w:spacing w:after="0"/>
              <w:ind w:firstLine="0"/>
            </w:pPr>
            <w:r>
              <w:rPr>
                <w:sz w:val="13"/>
              </w:rPr>
              <w:t>El Niño</w:t>
            </w:r>
          </w:p>
        </w:tc>
        <w:tc>
          <w:tcPr>
            <w:tcW w:w="655" w:type="dxa"/>
          </w:tcPr>
          <w:p w14:paraId="7330A3DD" w14:textId="77777777" w:rsidR="006D1256" w:rsidRDefault="00000000">
            <w:pPr>
              <w:spacing w:after="0"/>
              <w:ind w:firstLine="0"/>
            </w:pPr>
            <w:r>
              <w:rPr>
                <w:sz w:val="13"/>
              </w:rPr>
              <w:t>143,8</w:t>
            </w:r>
          </w:p>
        </w:tc>
        <w:tc>
          <w:tcPr>
            <w:tcW w:w="655" w:type="dxa"/>
          </w:tcPr>
          <w:p w14:paraId="2C0B38DE" w14:textId="77777777" w:rsidR="006D1256" w:rsidRDefault="00000000">
            <w:pPr>
              <w:spacing w:after="0"/>
              <w:ind w:firstLine="0"/>
            </w:pPr>
            <w:r>
              <w:rPr>
                <w:sz w:val="13"/>
              </w:rPr>
              <w:t>103,0</w:t>
            </w:r>
          </w:p>
        </w:tc>
        <w:tc>
          <w:tcPr>
            <w:tcW w:w="655" w:type="dxa"/>
          </w:tcPr>
          <w:p w14:paraId="45915F8F" w14:textId="77777777" w:rsidR="006D1256" w:rsidRDefault="00000000">
            <w:pPr>
              <w:spacing w:after="0"/>
              <w:ind w:firstLine="0"/>
            </w:pPr>
            <w:r>
              <w:rPr>
                <w:sz w:val="13"/>
              </w:rPr>
              <w:t>30,2</w:t>
            </w:r>
          </w:p>
        </w:tc>
        <w:tc>
          <w:tcPr>
            <w:tcW w:w="655" w:type="dxa"/>
          </w:tcPr>
          <w:p w14:paraId="750BD2A7" w14:textId="77777777" w:rsidR="006D1256" w:rsidRDefault="00000000">
            <w:pPr>
              <w:spacing w:after="0"/>
              <w:ind w:firstLine="0"/>
            </w:pPr>
            <w:r>
              <w:rPr>
                <w:sz w:val="13"/>
              </w:rPr>
              <w:t>29,8</w:t>
            </w:r>
          </w:p>
        </w:tc>
        <w:tc>
          <w:tcPr>
            <w:tcW w:w="655" w:type="dxa"/>
          </w:tcPr>
          <w:p w14:paraId="619D4B79" w14:textId="77777777" w:rsidR="006D1256" w:rsidRDefault="00000000">
            <w:pPr>
              <w:spacing w:after="0"/>
              <w:ind w:firstLine="0"/>
            </w:pPr>
            <w:r>
              <w:rPr>
                <w:sz w:val="13"/>
              </w:rPr>
              <w:t>0,468</w:t>
            </w:r>
          </w:p>
        </w:tc>
        <w:tc>
          <w:tcPr>
            <w:tcW w:w="655" w:type="dxa"/>
          </w:tcPr>
          <w:p w14:paraId="6A655611" w14:textId="77777777" w:rsidR="006D1256" w:rsidRDefault="00000000">
            <w:pPr>
              <w:spacing w:after="0"/>
              <w:ind w:firstLine="0"/>
            </w:pPr>
            <w:r>
              <w:rPr>
                <w:sz w:val="13"/>
              </w:rPr>
              <w:t>2325</w:t>
            </w:r>
          </w:p>
        </w:tc>
        <w:tc>
          <w:tcPr>
            <w:tcW w:w="655" w:type="dxa"/>
          </w:tcPr>
          <w:p w14:paraId="4CA3C6B5" w14:textId="77777777" w:rsidR="006D1256" w:rsidRDefault="00000000">
            <w:pPr>
              <w:spacing w:after="0"/>
              <w:ind w:firstLine="0"/>
            </w:pPr>
            <w:r>
              <w:rPr>
                <w:sz w:val="13"/>
              </w:rPr>
              <w:t>135,0</w:t>
            </w:r>
          </w:p>
        </w:tc>
        <w:tc>
          <w:tcPr>
            <w:tcW w:w="655" w:type="dxa"/>
          </w:tcPr>
          <w:p w14:paraId="420AE33F" w14:textId="77777777" w:rsidR="006D1256" w:rsidRDefault="00000000">
            <w:pPr>
              <w:spacing w:after="0"/>
              <w:ind w:firstLine="0"/>
            </w:pPr>
            <w:r>
              <w:rPr>
                <w:sz w:val="13"/>
              </w:rPr>
              <w:t>94,2</w:t>
            </w:r>
          </w:p>
        </w:tc>
        <w:tc>
          <w:tcPr>
            <w:tcW w:w="655" w:type="dxa"/>
          </w:tcPr>
          <w:p w14:paraId="36BCCB64" w14:textId="77777777" w:rsidR="006D1256" w:rsidRDefault="00000000">
            <w:pPr>
              <w:spacing w:after="0"/>
              <w:ind w:firstLine="0"/>
            </w:pPr>
            <w:r>
              <w:rPr>
                <w:sz w:val="13"/>
              </w:rPr>
              <w:t>72,4</w:t>
            </w:r>
          </w:p>
        </w:tc>
        <w:tc>
          <w:tcPr>
            <w:tcW w:w="655" w:type="dxa"/>
          </w:tcPr>
          <w:p w14:paraId="03D39D90" w14:textId="77777777" w:rsidR="006D1256" w:rsidRDefault="00000000">
            <w:pPr>
              <w:spacing w:after="0"/>
              <w:ind w:firstLine="0"/>
            </w:pPr>
            <w:r>
              <w:rPr>
                <w:sz w:val="13"/>
              </w:rPr>
              <w:t>33,8</w:t>
            </w:r>
          </w:p>
        </w:tc>
        <w:tc>
          <w:tcPr>
            <w:tcW w:w="655" w:type="dxa"/>
          </w:tcPr>
          <w:p w14:paraId="685055CE" w14:textId="77777777" w:rsidR="006D1256" w:rsidRDefault="00000000">
            <w:pPr>
              <w:spacing w:after="0"/>
              <w:ind w:firstLine="0"/>
            </w:pPr>
            <w:r>
              <w:rPr>
                <w:sz w:val="13"/>
              </w:rPr>
              <w:t>0,444</w:t>
            </w:r>
          </w:p>
        </w:tc>
        <w:tc>
          <w:tcPr>
            <w:tcW w:w="655" w:type="dxa"/>
          </w:tcPr>
          <w:p w14:paraId="6CF8BE63" w14:textId="77777777" w:rsidR="006D1256" w:rsidRDefault="00000000">
            <w:pPr>
              <w:spacing w:after="0"/>
              <w:ind w:firstLine="0"/>
            </w:pPr>
            <w:r>
              <w:rPr>
                <w:sz w:val="13"/>
              </w:rPr>
              <w:t>16000</w:t>
            </w:r>
          </w:p>
        </w:tc>
        <w:tc>
          <w:tcPr>
            <w:tcW w:w="655" w:type="dxa"/>
          </w:tcPr>
          <w:p w14:paraId="1DACD427" w14:textId="77777777" w:rsidR="006D1256" w:rsidRDefault="00000000">
            <w:pPr>
              <w:spacing w:after="0"/>
              <w:ind w:firstLine="0"/>
            </w:pPr>
            <w:r>
              <w:rPr>
                <w:sz w:val="13"/>
              </w:rPr>
              <w:t>102,2</w:t>
            </w:r>
          </w:p>
        </w:tc>
        <w:tc>
          <w:tcPr>
            <w:tcW w:w="655" w:type="dxa"/>
          </w:tcPr>
          <w:p w14:paraId="0A539D22" w14:textId="77777777" w:rsidR="006D1256" w:rsidRDefault="00000000">
            <w:pPr>
              <w:spacing w:after="0"/>
              <w:ind w:firstLine="0"/>
            </w:pPr>
            <w:r>
              <w:rPr>
                <w:sz w:val="13"/>
              </w:rPr>
              <w:t>77,5</w:t>
            </w:r>
          </w:p>
        </w:tc>
        <w:tc>
          <w:tcPr>
            <w:tcW w:w="655" w:type="dxa"/>
          </w:tcPr>
          <w:p w14:paraId="44BFE756" w14:textId="77777777" w:rsidR="006D1256" w:rsidRDefault="00000000">
            <w:pPr>
              <w:spacing w:after="0"/>
              <w:ind w:firstLine="0"/>
            </w:pPr>
            <w:r>
              <w:rPr>
                <w:sz w:val="13"/>
              </w:rPr>
              <w:t>20,5</w:t>
            </w:r>
          </w:p>
        </w:tc>
        <w:tc>
          <w:tcPr>
            <w:tcW w:w="655" w:type="dxa"/>
          </w:tcPr>
          <w:p w14:paraId="111A9ABF" w14:textId="77777777" w:rsidR="006D1256" w:rsidRDefault="00000000">
            <w:pPr>
              <w:spacing w:after="0"/>
              <w:ind w:firstLine="0"/>
            </w:pPr>
            <w:r>
              <w:rPr>
                <w:sz w:val="13"/>
              </w:rPr>
              <w:t>32,3</w:t>
            </w:r>
          </w:p>
        </w:tc>
        <w:tc>
          <w:tcPr>
            <w:tcW w:w="655" w:type="dxa"/>
          </w:tcPr>
          <w:p w14:paraId="44AF5652" w14:textId="77777777" w:rsidR="006D1256" w:rsidRDefault="00000000">
            <w:pPr>
              <w:spacing w:after="0"/>
              <w:ind w:firstLine="0"/>
            </w:pPr>
            <w:r>
              <w:rPr>
                <w:sz w:val="13"/>
              </w:rPr>
              <w:t>0,356</w:t>
            </w:r>
          </w:p>
        </w:tc>
        <w:tc>
          <w:tcPr>
            <w:tcW w:w="655" w:type="dxa"/>
          </w:tcPr>
          <w:p w14:paraId="158F65D4" w14:textId="77777777" w:rsidR="006D1256" w:rsidRDefault="00000000">
            <w:pPr>
              <w:spacing w:after="0"/>
              <w:ind w:firstLine="0"/>
            </w:pPr>
            <w:r>
              <w:rPr>
                <w:sz w:val="13"/>
              </w:rPr>
              <w:t>4225</w:t>
            </w:r>
          </w:p>
        </w:tc>
      </w:tr>
      <w:tr w:rsidR="006D1256" w14:paraId="2079C1B8" w14:textId="77777777">
        <w:trPr>
          <w:jc w:val="center"/>
        </w:trPr>
        <w:tc>
          <w:tcPr>
            <w:tcW w:w="539" w:type="dxa"/>
          </w:tcPr>
          <w:p w14:paraId="3A023B29" w14:textId="77777777" w:rsidR="006D1256" w:rsidRDefault="00000000">
            <w:pPr>
              <w:spacing w:after="0"/>
              <w:ind w:firstLine="0"/>
            </w:pPr>
            <w:r>
              <w:rPr>
                <w:sz w:val="13"/>
              </w:rPr>
              <w:t>2015</w:t>
            </w:r>
          </w:p>
        </w:tc>
        <w:tc>
          <w:tcPr>
            <w:tcW w:w="425" w:type="dxa"/>
          </w:tcPr>
          <w:p w14:paraId="02A4771B" w14:textId="77777777" w:rsidR="006D1256" w:rsidRDefault="00000000">
            <w:pPr>
              <w:spacing w:after="0"/>
              <w:ind w:firstLine="0"/>
            </w:pPr>
            <w:r>
              <w:rPr>
                <w:sz w:val="13"/>
              </w:rPr>
              <w:t>2</w:t>
            </w:r>
          </w:p>
        </w:tc>
        <w:tc>
          <w:tcPr>
            <w:tcW w:w="539" w:type="dxa"/>
          </w:tcPr>
          <w:p w14:paraId="7A79E6CD" w14:textId="77777777" w:rsidR="006D1256" w:rsidRDefault="00000000">
            <w:pPr>
              <w:spacing w:after="0"/>
              <w:ind w:firstLine="0"/>
            </w:pPr>
            <w:r>
              <w:rPr>
                <w:sz w:val="13"/>
              </w:rPr>
              <w:t>0,65</w:t>
            </w:r>
          </w:p>
        </w:tc>
        <w:tc>
          <w:tcPr>
            <w:tcW w:w="709" w:type="dxa"/>
          </w:tcPr>
          <w:p w14:paraId="319835D2" w14:textId="77777777" w:rsidR="006D1256" w:rsidRDefault="00000000">
            <w:pPr>
              <w:spacing w:after="0"/>
              <w:ind w:firstLine="0"/>
            </w:pPr>
            <w:r>
              <w:rPr>
                <w:sz w:val="13"/>
              </w:rPr>
              <w:t>El Niño</w:t>
            </w:r>
          </w:p>
        </w:tc>
        <w:tc>
          <w:tcPr>
            <w:tcW w:w="655" w:type="dxa"/>
          </w:tcPr>
          <w:p w14:paraId="375580B2" w14:textId="77777777" w:rsidR="006D1256" w:rsidRDefault="00000000">
            <w:pPr>
              <w:spacing w:after="0"/>
              <w:ind w:firstLine="0"/>
            </w:pPr>
            <w:r>
              <w:rPr>
                <w:sz w:val="13"/>
              </w:rPr>
              <w:t>126,2</w:t>
            </w:r>
          </w:p>
        </w:tc>
        <w:tc>
          <w:tcPr>
            <w:tcW w:w="655" w:type="dxa"/>
          </w:tcPr>
          <w:p w14:paraId="66370A79" w14:textId="77777777" w:rsidR="006D1256" w:rsidRDefault="00000000">
            <w:pPr>
              <w:spacing w:after="0"/>
              <w:ind w:firstLine="0"/>
            </w:pPr>
            <w:r>
              <w:rPr>
                <w:sz w:val="13"/>
              </w:rPr>
              <w:t>101,3</w:t>
            </w:r>
          </w:p>
        </w:tc>
        <w:tc>
          <w:tcPr>
            <w:tcW w:w="655" w:type="dxa"/>
          </w:tcPr>
          <w:p w14:paraId="6899ADAE" w14:textId="77777777" w:rsidR="006D1256" w:rsidRDefault="00000000">
            <w:pPr>
              <w:spacing w:after="0"/>
              <w:ind w:firstLine="0"/>
            </w:pPr>
            <w:r>
              <w:rPr>
                <w:sz w:val="13"/>
              </w:rPr>
              <w:t>107,1</w:t>
            </w:r>
          </w:p>
        </w:tc>
        <w:tc>
          <w:tcPr>
            <w:tcW w:w="655" w:type="dxa"/>
          </w:tcPr>
          <w:p w14:paraId="6AA8D15D" w14:textId="77777777" w:rsidR="006D1256" w:rsidRDefault="00000000">
            <w:pPr>
              <w:spacing w:after="0"/>
              <w:ind w:firstLine="0"/>
            </w:pPr>
            <w:r>
              <w:rPr>
                <w:sz w:val="13"/>
              </w:rPr>
              <w:t>30,0</w:t>
            </w:r>
          </w:p>
        </w:tc>
        <w:tc>
          <w:tcPr>
            <w:tcW w:w="655" w:type="dxa"/>
          </w:tcPr>
          <w:p w14:paraId="6974BEDD" w14:textId="77777777" w:rsidR="006D1256" w:rsidRDefault="00000000">
            <w:pPr>
              <w:spacing w:after="0"/>
              <w:ind w:firstLine="0"/>
            </w:pPr>
            <w:r>
              <w:rPr>
                <w:sz w:val="13"/>
              </w:rPr>
              <w:t>0,450</w:t>
            </w:r>
          </w:p>
        </w:tc>
        <w:tc>
          <w:tcPr>
            <w:tcW w:w="655" w:type="dxa"/>
          </w:tcPr>
          <w:p w14:paraId="3ECB1B92" w14:textId="77777777" w:rsidR="006D1256" w:rsidRDefault="00000000">
            <w:pPr>
              <w:spacing w:after="0"/>
              <w:ind w:firstLine="0"/>
            </w:pPr>
            <w:r>
              <w:rPr>
                <w:sz w:val="13"/>
              </w:rPr>
              <w:t>1350</w:t>
            </w:r>
          </w:p>
        </w:tc>
        <w:tc>
          <w:tcPr>
            <w:tcW w:w="655" w:type="dxa"/>
          </w:tcPr>
          <w:p w14:paraId="10ED907A" w14:textId="77777777" w:rsidR="006D1256" w:rsidRDefault="00000000">
            <w:pPr>
              <w:spacing w:after="0"/>
              <w:ind w:firstLine="0"/>
            </w:pPr>
            <w:r>
              <w:rPr>
                <w:sz w:val="13"/>
              </w:rPr>
              <w:t>129,3</w:t>
            </w:r>
          </w:p>
        </w:tc>
        <w:tc>
          <w:tcPr>
            <w:tcW w:w="655" w:type="dxa"/>
          </w:tcPr>
          <w:p w14:paraId="04CC4309" w14:textId="77777777" w:rsidR="006D1256" w:rsidRDefault="00000000">
            <w:pPr>
              <w:spacing w:after="0"/>
              <w:ind w:firstLine="0"/>
            </w:pPr>
            <w:r>
              <w:rPr>
                <w:sz w:val="13"/>
              </w:rPr>
              <w:t>109,2</w:t>
            </w:r>
          </w:p>
        </w:tc>
        <w:tc>
          <w:tcPr>
            <w:tcW w:w="655" w:type="dxa"/>
          </w:tcPr>
          <w:p w14:paraId="2B3451EA" w14:textId="77777777" w:rsidR="006D1256" w:rsidRDefault="00000000">
            <w:pPr>
              <w:spacing w:after="0"/>
              <w:ind w:firstLine="0"/>
            </w:pPr>
            <w:r>
              <w:rPr>
                <w:sz w:val="13"/>
              </w:rPr>
              <w:t>150,1</w:t>
            </w:r>
          </w:p>
        </w:tc>
        <w:tc>
          <w:tcPr>
            <w:tcW w:w="655" w:type="dxa"/>
          </w:tcPr>
          <w:p w14:paraId="113746D7" w14:textId="77777777" w:rsidR="006D1256" w:rsidRDefault="00000000">
            <w:pPr>
              <w:spacing w:after="0"/>
              <w:ind w:firstLine="0"/>
            </w:pPr>
            <w:r>
              <w:rPr>
                <w:sz w:val="13"/>
              </w:rPr>
              <w:t>31,2</w:t>
            </w:r>
          </w:p>
        </w:tc>
        <w:tc>
          <w:tcPr>
            <w:tcW w:w="655" w:type="dxa"/>
          </w:tcPr>
          <w:p w14:paraId="10A56EDD" w14:textId="77777777" w:rsidR="006D1256" w:rsidRDefault="00000000">
            <w:pPr>
              <w:spacing w:after="0"/>
              <w:ind w:firstLine="0"/>
            </w:pPr>
            <w:r>
              <w:rPr>
                <w:sz w:val="13"/>
              </w:rPr>
              <w:t>0,560</w:t>
            </w:r>
          </w:p>
        </w:tc>
        <w:tc>
          <w:tcPr>
            <w:tcW w:w="655" w:type="dxa"/>
          </w:tcPr>
          <w:p w14:paraId="359AD613" w14:textId="77777777" w:rsidR="006D1256" w:rsidRDefault="00000000">
            <w:pPr>
              <w:spacing w:after="0"/>
              <w:ind w:firstLine="0"/>
            </w:pPr>
            <w:r>
              <w:rPr>
                <w:sz w:val="13"/>
              </w:rPr>
              <w:t>4250</w:t>
            </w:r>
          </w:p>
        </w:tc>
        <w:tc>
          <w:tcPr>
            <w:tcW w:w="655" w:type="dxa"/>
          </w:tcPr>
          <w:p w14:paraId="10135CD0" w14:textId="77777777" w:rsidR="006D1256" w:rsidRDefault="00000000">
            <w:pPr>
              <w:spacing w:after="0"/>
              <w:ind w:firstLine="0"/>
            </w:pPr>
            <w:r>
              <w:rPr>
                <w:sz w:val="13"/>
              </w:rPr>
              <w:t>95,8</w:t>
            </w:r>
          </w:p>
        </w:tc>
        <w:tc>
          <w:tcPr>
            <w:tcW w:w="655" w:type="dxa"/>
          </w:tcPr>
          <w:p w14:paraId="51DC5D18" w14:textId="77777777" w:rsidR="006D1256" w:rsidRDefault="00000000">
            <w:pPr>
              <w:spacing w:after="0"/>
              <w:ind w:firstLine="0"/>
            </w:pPr>
            <w:r>
              <w:rPr>
                <w:sz w:val="13"/>
              </w:rPr>
              <w:t>77,3</w:t>
            </w:r>
          </w:p>
        </w:tc>
        <w:tc>
          <w:tcPr>
            <w:tcW w:w="655" w:type="dxa"/>
          </w:tcPr>
          <w:p w14:paraId="0DEC5124" w14:textId="77777777" w:rsidR="006D1256" w:rsidRDefault="00000000">
            <w:pPr>
              <w:spacing w:after="0"/>
              <w:ind w:firstLine="0"/>
            </w:pPr>
            <w:r>
              <w:rPr>
                <w:sz w:val="13"/>
              </w:rPr>
              <w:t>117,2</w:t>
            </w:r>
          </w:p>
        </w:tc>
        <w:tc>
          <w:tcPr>
            <w:tcW w:w="655" w:type="dxa"/>
          </w:tcPr>
          <w:p w14:paraId="3DF18960" w14:textId="77777777" w:rsidR="006D1256" w:rsidRDefault="00000000">
            <w:pPr>
              <w:spacing w:after="0"/>
              <w:ind w:firstLine="0"/>
            </w:pPr>
            <w:r>
              <w:rPr>
                <w:sz w:val="13"/>
              </w:rPr>
              <w:t>33,0</w:t>
            </w:r>
          </w:p>
        </w:tc>
        <w:tc>
          <w:tcPr>
            <w:tcW w:w="655" w:type="dxa"/>
          </w:tcPr>
          <w:p w14:paraId="763003A9" w14:textId="77777777" w:rsidR="006D1256" w:rsidRDefault="00000000">
            <w:pPr>
              <w:spacing w:after="0"/>
              <w:ind w:firstLine="0"/>
            </w:pPr>
            <w:r>
              <w:rPr>
                <w:sz w:val="13"/>
              </w:rPr>
              <w:t>0,360</w:t>
            </w:r>
          </w:p>
        </w:tc>
        <w:tc>
          <w:tcPr>
            <w:tcW w:w="655" w:type="dxa"/>
          </w:tcPr>
          <w:p w14:paraId="2B0957CB" w14:textId="77777777" w:rsidR="006D1256" w:rsidRDefault="00000000">
            <w:pPr>
              <w:spacing w:after="0"/>
              <w:ind w:firstLine="0"/>
            </w:pPr>
            <w:r>
              <w:rPr>
                <w:sz w:val="13"/>
              </w:rPr>
              <w:t>125</w:t>
            </w:r>
          </w:p>
        </w:tc>
      </w:tr>
      <w:tr w:rsidR="006D1256" w14:paraId="76DC5F11" w14:textId="77777777">
        <w:trPr>
          <w:jc w:val="center"/>
        </w:trPr>
        <w:tc>
          <w:tcPr>
            <w:tcW w:w="539" w:type="dxa"/>
          </w:tcPr>
          <w:p w14:paraId="7A096171" w14:textId="77777777" w:rsidR="006D1256" w:rsidRDefault="00000000">
            <w:pPr>
              <w:spacing w:after="0"/>
              <w:ind w:firstLine="0"/>
            </w:pPr>
            <w:r>
              <w:rPr>
                <w:sz w:val="13"/>
              </w:rPr>
              <w:t>2015</w:t>
            </w:r>
          </w:p>
        </w:tc>
        <w:tc>
          <w:tcPr>
            <w:tcW w:w="425" w:type="dxa"/>
          </w:tcPr>
          <w:p w14:paraId="54EC35B1" w14:textId="77777777" w:rsidR="006D1256" w:rsidRDefault="00000000">
            <w:pPr>
              <w:spacing w:after="0"/>
              <w:ind w:firstLine="0"/>
            </w:pPr>
            <w:r>
              <w:rPr>
                <w:sz w:val="13"/>
              </w:rPr>
              <w:t>3</w:t>
            </w:r>
          </w:p>
        </w:tc>
        <w:tc>
          <w:tcPr>
            <w:tcW w:w="539" w:type="dxa"/>
          </w:tcPr>
          <w:p w14:paraId="04D4BB12" w14:textId="77777777" w:rsidR="006D1256" w:rsidRDefault="00000000">
            <w:pPr>
              <w:spacing w:after="0"/>
              <w:ind w:firstLine="0"/>
            </w:pPr>
            <w:r>
              <w:rPr>
                <w:sz w:val="13"/>
              </w:rPr>
              <w:t>0,72</w:t>
            </w:r>
          </w:p>
        </w:tc>
        <w:tc>
          <w:tcPr>
            <w:tcW w:w="709" w:type="dxa"/>
          </w:tcPr>
          <w:p w14:paraId="70194700" w14:textId="77777777" w:rsidR="006D1256" w:rsidRDefault="00000000">
            <w:pPr>
              <w:spacing w:after="0"/>
              <w:ind w:firstLine="0"/>
            </w:pPr>
            <w:r>
              <w:rPr>
                <w:sz w:val="13"/>
              </w:rPr>
              <w:t>El Niño</w:t>
            </w:r>
          </w:p>
        </w:tc>
        <w:tc>
          <w:tcPr>
            <w:tcW w:w="655" w:type="dxa"/>
          </w:tcPr>
          <w:p w14:paraId="14C5C450" w14:textId="77777777" w:rsidR="006D1256" w:rsidRDefault="00000000">
            <w:pPr>
              <w:spacing w:after="0"/>
              <w:ind w:firstLine="0"/>
            </w:pPr>
            <w:r>
              <w:rPr>
                <w:sz w:val="13"/>
              </w:rPr>
              <w:t>117,0</w:t>
            </w:r>
          </w:p>
        </w:tc>
        <w:tc>
          <w:tcPr>
            <w:tcW w:w="655" w:type="dxa"/>
          </w:tcPr>
          <w:p w14:paraId="0208E78A" w14:textId="77777777" w:rsidR="006D1256" w:rsidRDefault="00000000">
            <w:pPr>
              <w:spacing w:after="0"/>
              <w:ind w:firstLine="0"/>
            </w:pPr>
            <w:r>
              <w:rPr>
                <w:sz w:val="13"/>
              </w:rPr>
              <w:t>108,5</w:t>
            </w:r>
          </w:p>
        </w:tc>
        <w:tc>
          <w:tcPr>
            <w:tcW w:w="655" w:type="dxa"/>
          </w:tcPr>
          <w:p w14:paraId="2AA74EA2" w14:textId="77777777" w:rsidR="006D1256" w:rsidRDefault="00000000">
            <w:pPr>
              <w:spacing w:after="0"/>
              <w:ind w:firstLine="0"/>
            </w:pPr>
            <w:r>
              <w:rPr>
                <w:sz w:val="13"/>
              </w:rPr>
              <w:t>63,2</w:t>
            </w:r>
          </w:p>
        </w:tc>
        <w:tc>
          <w:tcPr>
            <w:tcW w:w="655" w:type="dxa"/>
          </w:tcPr>
          <w:p w14:paraId="6F806ADA" w14:textId="77777777" w:rsidR="006D1256" w:rsidRDefault="00000000">
            <w:pPr>
              <w:spacing w:after="0"/>
              <w:ind w:firstLine="0"/>
            </w:pPr>
            <w:r>
              <w:rPr>
                <w:sz w:val="13"/>
              </w:rPr>
              <w:t>29,0</w:t>
            </w:r>
          </w:p>
        </w:tc>
        <w:tc>
          <w:tcPr>
            <w:tcW w:w="655" w:type="dxa"/>
          </w:tcPr>
          <w:p w14:paraId="2C902169" w14:textId="77777777" w:rsidR="006D1256" w:rsidRDefault="00000000">
            <w:pPr>
              <w:spacing w:after="0"/>
              <w:ind w:firstLine="0"/>
            </w:pPr>
            <w:r>
              <w:rPr>
                <w:sz w:val="13"/>
              </w:rPr>
              <w:t>0,489</w:t>
            </w:r>
          </w:p>
        </w:tc>
        <w:tc>
          <w:tcPr>
            <w:tcW w:w="655" w:type="dxa"/>
          </w:tcPr>
          <w:p w14:paraId="305E887F" w14:textId="77777777" w:rsidR="006D1256" w:rsidRDefault="00000000">
            <w:pPr>
              <w:spacing w:after="0"/>
              <w:ind w:firstLine="0"/>
            </w:pPr>
            <w:r>
              <w:rPr>
                <w:sz w:val="13"/>
              </w:rPr>
              <w:t>1975</w:t>
            </w:r>
          </w:p>
        </w:tc>
        <w:tc>
          <w:tcPr>
            <w:tcW w:w="655" w:type="dxa"/>
          </w:tcPr>
          <w:p w14:paraId="35A73153" w14:textId="77777777" w:rsidR="006D1256" w:rsidRDefault="00000000">
            <w:pPr>
              <w:spacing w:after="0"/>
              <w:ind w:firstLine="0"/>
            </w:pPr>
            <w:r>
              <w:rPr>
                <w:sz w:val="13"/>
              </w:rPr>
              <w:t>128,0</w:t>
            </w:r>
          </w:p>
        </w:tc>
        <w:tc>
          <w:tcPr>
            <w:tcW w:w="655" w:type="dxa"/>
          </w:tcPr>
          <w:p w14:paraId="6A1C180A" w14:textId="77777777" w:rsidR="006D1256" w:rsidRDefault="00000000">
            <w:pPr>
              <w:spacing w:after="0"/>
              <w:ind w:firstLine="0"/>
            </w:pPr>
            <w:r>
              <w:rPr>
                <w:sz w:val="13"/>
              </w:rPr>
              <w:t>112,6</w:t>
            </w:r>
          </w:p>
        </w:tc>
        <w:tc>
          <w:tcPr>
            <w:tcW w:w="655" w:type="dxa"/>
          </w:tcPr>
          <w:p w14:paraId="52D31E22" w14:textId="77777777" w:rsidR="006D1256" w:rsidRDefault="00000000">
            <w:pPr>
              <w:spacing w:after="0"/>
              <w:ind w:firstLine="0"/>
            </w:pPr>
            <w:r>
              <w:rPr>
                <w:sz w:val="13"/>
              </w:rPr>
              <w:t>134,6</w:t>
            </w:r>
          </w:p>
        </w:tc>
        <w:tc>
          <w:tcPr>
            <w:tcW w:w="655" w:type="dxa"/>
          </w:tcPr>
          <w:p w14:paraId="0837EAC7" w14:textId="77777777" w:rsidR="006D1256" w:rsidRDefault="00000000">
            <w:pPr>
              <w:spacing w:after="0"/>
              <w:ind w:firstLine="0"/>
            </w:pPr>
            <w:r>
              <w:rPr>
                <w:sz w:val="13"/>
              </w:rPr>
              <w:t>30,3</w:t>
            </w:r>
          </w:p>
        </w:tc>
        <w:tc>
          <w:tcPr>
            <w:tcW w:w="655" w:type="dxa"/>
          </w:tcPr>
          <w:p w14:paraId="64368166" w14:textId="77777777" w:rsidR="006D1256" w:rsidRDefault="00000000">
            <w:pPr>
              <w:spacing w:after="0"/>
              <w:ind w:firstLine="0"/>
            </w:pPr>
            <w:r>
              <w:rPr>
                <w:sz w:val="13"/>
              </w:rPr>
              <w:t>0,582</w:t>
            </w:r>
          </w:p>
        </w:tc>
        <w:tc>
          <w:tcPr>
            <w:tcW w:w="655" w:type="dxa"/>
          </w:tcPr>
          <w:p w14:paraId="1A0F0D3C" w14:textId="77777777" w:rsidR="006D1256" w:rsidRDefault="00000000">
            <w:pPr>
              <w:spacing w:after="0"/>
              <w:ind w:firstLine="0"/>
            </w:pPr>
            <w:r>
              <w:rPr>
                <w:sz w:val="13"/>
              </w:rPr>
              <w:t>10200</w:t>
            </w:r>
          </w:p>
        </w:tc>
        <w:tc>
          <w:tcPr>
            <w:tcW w:w="655" w:type="dxa"/>
          </w:tcPr>
          <w:p w14:paraId="4E7B6ED8" w14:textId="77777777" w:rsidR="006D1256" w:rsidRDefault="00000000">
            <w:pPr>
              <w:spacing w:after="0"/>
              <w:ind w:firstLine="0"/>
            </w:pPr>
            <w:r>
              <w:rPr>
                <w:sz w:val="13"/>
              </w:rPr>
              <w:t>102,5</w:t>
            </w:r>
          </w:p>
        </w:tc>
        <w:tc>
          <w:tcPr>
            <w:tcW w:w="655" w:type="dxa"/>
          </w:tcPr>
          <w:p w14:paraId="70582936" w14:textId="77777777" w:rsidR="006D1256" w:rsidRDefault="00000000">
            <w:pPr>
              <w:spacing w:after="0"/>
              <w:ind w:firstLine="0"/>
            </w:pPr>
            <w:r>
              <w:rPr>
                <w:sz w:val="13"/>
              </w:rPr>
              <w:t>77,7</w:t>
            </w:r>
          </w:p>
        </w:tc>
        <w:tc>
          <w:tcPr>
            <w:tcW w:w="655" w:type="dxa"/>
          </w:tcPr>
          <w:p w14:paraId="0131E72B" w14:textId="77777777" w:rsidR="006D1256" w:rsidRDefault="00000000">
            <w:pPr>
              <w:spacing w:after="0"/>
              <w:ind w:firstLine="0"/>
            </w:pPr>
            <w:r>
              <w:rPr>
                <w:sz w:val="13"/>
              </w:rPr>
              <w:t>46,3</w:t>
            </w:r>
          </w:p>
        </w:tc>
        <w:tc>
          <w:tcPr>
            <w:tcW w:w="655" w:type="dxa"/>
          </w:tcPr>
          <w:p w14:paraId="727E1B7C" w14:textId="77777777" w:rsidR="006D1256" w:rsidRDefault="00000000">
            <w:pPr>
              <w:spacing w:after="0"/>
              <w:ind w:firstLine="0"/>
            </w:pPr>
            <w:r>
              <w:rPr>
                <w:sz w:val="13"/>
              </w:rPr>
              <w:t>32,5</w:t>
            </w:r>
          </w:p>
        </w:tc>
        <w:tc>
          <w:tcPr>
            <w:tcW w:w="655" w:type="dxa"/>
          </w:tcPr>
          <w:p w14:paraId="6AF14D18" w14:textId="77777777" w:rsidR="006D1256" w:rsidRDefault="00000000">
            <w:pPr>
              <w:spacing w:after="0"/>
              <w:ind w:firstLine="0"/>
            </w:pPr>
            <w:r>
              <w:rPr>
                <w:sz w:val="13"/>
              </w:rPr>
              <w:t>0,351</w:t>
            </w:r>
          </w:p>
        </w:tc>
        <w:tc>
          <w:tcPr>
            <w:tcW w:w="655" w:type="dxa"/>
          </w:tcPr>
          <w:p w14:paraId="4627906C" w14:textId="77777777" w:rsidR="006D1256" w:rsidRDefault="00000000">
            <w:pPr>
              <w:spacing w:after="0"/>
              <w:ind w:firstLine="0"/>
            </w:pPr>
            <w:r>
              <w:rPr>
                <w:sz w:val="13"/>
              </w:rPr>
              <w:t>175</w:t>
            </w:r>
          </w:p>
        </w:tc>
      </w:tr>
      <w:tr w:rsidR="006D1256" w14:paraId="6024172D" w14:textId="77777777">
        <w:trPr>
          <w:jc w:val="center"/>
        </w:trPr>
        <w:tc>
          <w:tcPr>
            <w:tcW w:w="539" w:type="dxa"/>
          </w:tcPr>
          <w:p w14:paraId="7F37F539" w14:textId="77777777" w:rsidR="006D1256" w:rsidRDefault="00000000">
            <w:pPr>
              <w:spacing w:after="0"/>
              <w:ind w:firstLine="0"/>
            </w:pPr>
            <w:r>
              <w:rPr>
                <w:sz w:val="13"/>
              </w:rPr>
              <w:t>2015</w:t>
            </w:r>
          </w:p>
        </w:tc>
        <w:tc>
          <w:tcPr>
            <w:tcW w:w="425" w:type="dxa"/>
          </w:tcPr>
          <w:p w14:paraId="20C79B32" w14:textId="77777777" w:rsidR="006D1256" w:rsidRDefault="00000000">
            <w:pPr>
              <w:spacing w:after="0"/>
              <w:ind w:firstLine="0"/>
            </w:pPr>
            <w:r>
              <w:rPr>
                <w:sz w:val="13"/>
              </w:rPr>
              <w:t>4</w:t>
            </w:r>
          </w:p>
        </w:tc>
        <w:tc>
          <w:tcPr>
            <w:tcW w:w="539" w:type="dxa"/>
          </w:tcPr>
          <w:p w14:paraId="2499A103" w14:textId="77777777" w:rsidR="006D1256" w:rsidRDefault="00000000">
            <w:pPr>
              <w:spacing w:after="0"/>
              <w:ind w:firstLine="0"/>
            </w:pPr>
            <w:r>
              <w:rPr>
                <w:sz w:val="13"/>
              </w:rPr>
              <w:t>0,86</w:t>
            </w:r>
          </w:p>
        </w:tc>
        <w:tc>
          <w:tcPr>
            <w:tcW w:w="709" w:type="dxa"/>
          </w:tcPr>
          <w:p w14:paraId="34C2AD62" w14:textId="77777777" w:rsidR="006D1256" w:rsidRDefault="00000000">
            <w:pPr>
              <w:spacing w:after="0"/>
              <w:ind w:firstLine="0"/>
            </w:pPr>
            <w:r>
              <w:rPr>
                <w:sz w:val="13"/>
              </w:rPr>
              <w:t>El Niño</w:t>
            </w:r>
          </w:p>
        </w:tc>
        <w:tc>
          <w:tcPr>
            <w:tcW w:w="655" w:type="dxa"/>
          </w:tcPr>
          <w:p w14:paraId="2B825268" w14:textId="77777777" w:rsidR="006D1256" w:rsidRDefault="00000000">
            <w:pPr>
              <w:spacing w:after="0"/>
              <w:ind w:firstLine="0"/>
            </w:pPr>
            <w:r>
              <w:rPr>
                <w:sz w:val="13"/>
              </w:rPr>
              <w:t>105,2</w:t>
            </w:r>
          </w:p>
        </w:tc>
        <w:tc>
          <w:tcPr>
            <w:tcW w:w="655" w:type="dxa"/>
          </w:tcPr>
          <w:p w14:paraId="41A03666" w14:textId="77777777" w:rsidR="006D1256" w:rsidRDefault="00000000">
            <w:pPr>
              <w:spacing w:after="0"/>
              <w:ind w:firstLine="0"/>
            </w:pPr>
            <w:r>
              <w:rPr>
                <w:sz w:val="13"/>
              </w:rPr>
              <w:t>104,1</w:t>
            </w:r>
          </w:p>
        </w:tc>
        <w:tc>
          <w:tcPr>
            <w:tcW w:w="655" w:type="dxa"/>
          </w:tcPr>
          <w:p w14:paraId="3A53BFFF" w14:textId="77777777" w:rsidR="006D1256" w:rsidRDefault="00000000">
            <w:pPr>
              <w:spacing w:after="0"/>
              <w:ind w:firstLine="0"/>
            </w:pPr>
            <w:r>
              <w:rPr>
                <w:sz w:val="13"/>
              </w:rPr>
              <w:t>103,5</w:t>
            </w:r>
          </w:p>
        </w:tc>
        <w:tc>
          <w:tcPr>
            <w:tcW w:w="655" w:type="dxa"/>
          </w:tcPr>
          <w:p w14:paraId="39F9646A" w14:textId="77777777" w:rsidR="006D1256" w:rsidRDefault="00000000">
            <w:pPr>
              <w:spacing w:after="0"/>
              <w:ind w:firstLine="0"/>
            </w:pPr>
            <w:r>
              <w:rPr>
                <w:sz w:val="13"/>
              </w:rPr>
              <w:t>29,4</w:t>
            </w:r>
          </w:p>
        </w:tc>
        <w:tc>
          <w:tcPr>
            <w:tcW w:w="655" w:type="dxa"/>
          </w:tcPr>
          <w:p w14:paraId="2F8E1AFD" w14:textId="77777777" w:rsidR="006D1256" w:rsidRDefault="00000000">
            <w:pPr>
              <w:spacing w:after="0"/>
              <w:ind w:firstLine="0"/>
            </w:pPr>
            <w:r>
              <w:rPr>
                <w:sz w:val="13"/>
              </w:rPr>
              <w:t>0,546</w:t>
            </w:r>
          </w:p>
        </w:tc>
        <w:tc>
          <w:tcPr>
            <w:tcW w:w="655" w:type="dxa"/>
          </w:tcPr>
          <w:p w14:paraId="79AE25A3" w14:textId="77777777" w:rsidR="006D1256" w:rsidRDefault="00000000">
            <w:pPr>
              <w:spacing w:after="0"/>
              <w:ind w:firstLine="0"/>
            </w:pPr>
            <w:r>
              <w:rPr>
                <w:sz w:val="13"/>
              </w:rPr>
              <w:t>1175</w:t>
            </w:r>
          </w:p>
        </w:tc>
        <w:tc>
          <w:tcPr>
            <w:tcW w:w="655" w:type="dxa"/>
          </w:tcPr>
          <w:p w14:paraId="28E6D43B" w14:textId="77777777" w:rsidR="006D1256" w:rsidRDefault="00000000">
            <w:pPr>
              <w:spacing w:after="0"/>
              <w:ind w:firstLine="0"/>
            </w:pPr>
            <w:r>
              <w:rPr>
                <w:sz w:val="13"/>
              </w:rPr>
              <w:t>116,0</w:t>
            </w:r>
          </w:p>
        </w:tc>
        <w:tc>
          <w:tcPr>
            <w:tcW w:w="655" w:type="dxa"/>
          </w:tcPr>
          <w:p w14:paraId="3A689235" w14:textId="77777777" w:rsidR="006D1256" w:rsidRDefault="00000000">
            <w:pPr>
              <w:spacing w:after="0"/>
              <w:ind w:firstLine="0"/>
            </w:pPr>
            <w:r>
              <w:rPr>
                <w:sz w:val="13"/>
              </w:rPr>
              <w:t>103,3</w:t>
            </w:r>
          </w:p>
        </w:tc>
        <w:tc>
          <w:tcPr>
            <w:tcW w:w="655" w:type="dxa"/>
          </w:tcPr>
          <w:p w14:paraId="58BDCCA0" w14:textId="77777777" w:rsidR="006D1256" w:rsidRDefault="00000000">
            <w:pPr>
              <w:spacing w:after="0"/>
              <w:ind w:firstLine="0"/>
            </w:pPr>
            <w:r>
              <w:rPr>
                <w:sz w:val="13"/>
              </w:rPr>
              <w:t>205,3</w:t>
            </w:r>
          </w:p>
        </w:tc>
        <w:tc>
          <w:tcPr>
            <w:tcW w:w="655" w:type="dxa"/>
          </w:tcPr>
          <w:p w14:paraId="045FFA02" w14:textId="77777777" w:rsidR="006D1256" w:rsidRDefault="00000000">
            <w:pPr>
              <w:spacing w:after="0"/>
              <w:ind w:firstLine="0"/>
            </w:pPr>
            <w:r>
              <w:rPr>
                <w:sz w:val="13"/>
              </w:rPr>
              <w:t>29,7</w:t>
            </w:r>
          </w:p>
        </w:tc>
        <w:tc>
          <w:tcPr>
            <w:tcW w:w="655" w:type="dxa"/>
          </w:tcPr>
          <w:p w14:paraId="7106D712" w14:textId="77777777" w:rsidR="006D1256" w:rsidRDefault="00000000">
            <w:pPr>
              <w:spacing w:after="0"/>
              <w:ind w:firstLine="0"/>
            </w:pPr>
            <w:r>
              <w:rPr>
                <w:sz w:val="13"/>
              </w:rPr>
              <w:t>0,559</w:t>
            </w:r>
          </w:p>
        </w:tc>
        <w:tc>
          <w:tcPr>
            <w:tcW w:w="655" w:type="dxa"/>
          </w:tcPr>
          <w:p w14:paraId="2E75BE28" w14:textId="77777777" w:rsidR="006D1256" w:rsidRDefault="00000000">
            <w:pPr>
              <w:spacing w:after="0"/>
              <w:ind w:firstLine="0"/>
            </w:pPr>
            <w:r>
              <w:rPr>
                <w:sz w:val="13"/>
              </w:rPr>
              <w:t>8450</w:t>
            </w:r>
          </w:p>
        </w:tc>
        <w:tc>
          <w:tcPr>
            <w:tcW w:w="655" w:type="dxa"/>
          </w:tcPr>
          <w:p w14:paraId="760CDEAB" w14:textId="77777777" w:rsidR="006D1256" w:rsidRDefault="00000000">
            <w:pPr>
              <w:spacing w:after="0"/>
              <w:ind w:firstLine="0"/>
            </w:pPr>
            <w:r>
              <w:rPr>
                <w:sz w:val="13"/>
              </w:rPr>
              <w:t>87,7</w:t>
            </w:r>
          </w:p>
        </w:tc>
        <w:tc>
          <w:tcPr>
            <w:tcW w:w="655" w:type="dxa"/>
          </w:tcPr>
          <w:p w14:paraId="66C733AA" w14:textId="77777777" w:rsidR="006D1256" w:rsidRDefault="00000000">
            <w:pPr>
              <w:spacing w:after="0"/>
              <w:ind w:firstLine="0"/>
            </w:pPr>
            <w:r>
              <w:rPr>
                <w:sz w:val="13"/>
              </w:rPr>
              <w:t>72,1</w:t>
            </w:r>
          </w:p>
        </w:tc>
        <w:tc>
          <w:tcPr>
            <w:tcW w:w="655" w:type="dxa"/>
          </w:tcPr>
          <w:p w14:paraId="0315F02E" w14:textId="77777777" w:rsidR="006D1256" w:rsidRDefault="00000000">
            <w:pPr>
              <w:spacing w:after="0"/>
              <w:ind w:firstLine="0"/>
            </w:pPr>
            <w:r>
              <w:rPr>
                <w:sz w:val="13"/>
              </w:rPr>
              <w:t>103,9</w:t>
            </w:r>
          </w:p>
        </w:tc>
        <w:tc>
          <w:tcPr>
            <w:tcW w:w="655" w:type="dxa"/>
          </w:tcPr>
          <w:p w14:paraId="7BABCC01" w14:textId="77777777" w:rsidR="006D1256" w:rsidRDefault="00000000">
            <w:pPr>
              <w:spacing w:after="0"/>
              <w:ind w:firstLine="0"/>
            </w:pPr>
            <w:r>
              <w:rPr>
                <w:sz w:val="13"/>
              </w:rPr>
              <w:t>32,7</w:t>
            </w:r>
          </w:p>
        </w:tc>
        <w:tc>
          <w:tcPr>
            <w:tcW w:w="655" w:type="dxa"/>
          </w:tcPr>
          <w:p w14:paraId="08BE4485" w14:textId="77777777" w:rsidR="006D1256" w:rsidRDefault="00000000">
            <w:pPr>
              <w:spacing w:after="0"/>
              <w:ind w:firstLine="0"/>
            </w:pPr>
            <w:r>
              <w:rPr>
                <w:sz w:val="13"/>
              </w:rPr>
              <w:t>0,354</w:t>
            </w:r>
          </w:p>
        </w:tc>
        <w:tc>
          <w:tcPr>
            <w:tcW w:w="655" w:type="dxa"/>
          </w:tcPr>
          <w:p w14:paraId="065759FE" w14:textId="77777777" w:rsidR="006D1256" w:rsidRDefault="00000000">
            <w:pPr>
              <w:spacing w:after="0"/>
              <w:ind w:firstLine="0"/>
            </w:pPr>
            <w:r>
              <w:rPr>
                <w:sz w:val="13"/>
              </w:rPr>
              <w:t>0</w:t>
            </w:r>
          </w:p>
        </w:tc>
      </w:tr>
      <w:tr w:rsidR="006D1256" w14:paraId="455A558A" w14:textId="77777777">
        <w:trPr>
          <w:jc w:val="center"/>
        </w:trPr>
        <w:tc>
          <w:tcPr>
            <w:tcW w:w="539" w:type="dxa"/>
          </w:tcPr>
          <w:p w14:paraId="6399F223" w14:textId="77777777" w:rsidR="006D1256" w:rsidRDefault="00000000">
            <w:pPr>
              <w:spacing w:after="0"/>
              <w:ind w:firstLine="0"/>
            </w:pPr>
            <w:r>
              <w:rPr>
                <w:sz w:val="13"/>
              </w:rPr>
              <w:t>2015</w:t>
            </w:r>
          </w:p>
        </w:tc>
        <w:tc>
          <w:tcPr>
            <w:tcW w:w="425" w:type="dxa"/>
          </w:tcPr>
          <w:p w14:paraId="23EB0BEC" w14:textId="77777777" w:rsidR="006D1256" w:rsidRDefault="00000000">
            <w:pPr>
              <w:spacing w:after="0"/>
              <w:ind w:firstLine="0"/>
            </w:pPr>
            <w:r>
              <w:rPr>
                <w:sz w:val="13"/>
              </w:rPr>
              <w:t>5</w:t>
            </w:r>
          </w:p>
        </w:tc>
        <w:tc>
          <w:tcPr>
            <w:tcW w:w="539" w:type="dxa"/>
          </w:tcPr>
          <w:p w14:paraId="0B352318" w14:textId="77777777" w:rsidR="006D1256" w:rsidRDefault="00000000">
            <w:pPr>
              <w:spacing w:after="0"/>
              <w:ind w:firstLine="0"/>
            </w:pPr>
            <w:r>
              <w:rPr>
                <w:sz w:val="13"/>
              </w:rPr>
              <w:t>1,04</w:t>
            </w:r>
          </w:p>
        </w:tc>
        <w:tc>
          <w:tcPr>
            <w:tcW w:w="709" w:type="dxa"/>
          </w:tcPr>
          <w:p w14:paraId="109018B4" w14:textId="77777777" w:rsidR="006D1256" w:rsidRDefault="00000000">
            <w:pPr>
              <w:spacing w:after="0"/>
              <w:ind w:firstLine="0"/>
            </w:pPr>
            <w:r>
              <w:rPr>
                <w:sz w:val="13"/>
              </w:rPr>
              <w:t>El Niño</w:t>
            </w:r>
          </w:p>
        </w:tc>
        <w:tc>
          <w:tcPr>
            <w:tcW w:w="655" w:type="dxa"/>
          </w:tcPr>
          <w:p w14:paraId="031061B9" w14:textId="77777777" w:rsidR="006D1256" w:rsidRDefault="00000000">
            <w:pPr>
              <w:spacing w:after="0"/>
              <w:ind w:firstLine="0"/>
            </w:pPr>
            <w:r>
              <w:rPr>
                <w:sz w:val="13"/>
              </w:rPr>
              <w:t>121,5</w:t>
            </w:r>
          </w:p>
        </w:tc>
        <w:tc>
          <w:tcPr>
            <w:tcW w:w="655" w:type="dxa"/>
          </w:tcPr>
          <w:p w14:paraId="2681AFC1" w14:textId="77777777" w:rsidR="006D1256" w:rsidRDefault="00000000">
            <w:pPr>
              <w:spacing w:after="0"/>
              <w:ind w:firstLine="0"/>
            </w:pPr>
            <w:r>
              <w:rPr>
                <w:sz w:val="13"/>
              </w:rPr>
              <w:t>101,1</w:t>
            </w:r>
          </w:p>
        </w:tc>
        <w:tc>
          <w:tcPr>
            <w:tcW w:w="655" w:type="dxa"/>
          </w:tcPr>
          <w:p w14:paraId="584045C6" w14:textId="77777777" w:rsidR="006D1256" w:rsidRDefault="00000000">
            <w:pPr>
              <w:spacing w:after="0"/>
              <w:ind w:firstLine="0"/>
            </w:pPr>
            <w:r>
              <w:rPr>
                <w:sz w:val="13"/>
              </w:rPr>
              <w:t>140,6</w:t>
            </w:r>
          </w:p>
        </w:tc>
        <w:tc>
          <w:tcPr>
            <w:tcW w:w="655" w:type="dxa"/>
          </w:tcPr>
          <w:p w14:paraId="34C1926D" w14:textId="77777777" w:rsidR="006D1256" w:rsidRDefault="00000000">
            <w:pPr>
              <w:spacing w:after="0"/>
              <w:ind w:firstLine="0"/>
            </w:pPr>
            <w:r>
              <w:rPr>
                <w:sz w:val="13"/>
              </w:rPr>
              <w:t>26,1</w:t>
            </w:r>
          </w:p>
        </w:tc>
        <w:tc>
          <w:tcPr>
            <w:tcW w:w="655" w:type="dxa"/>
          </w:tcPr>
          <w:p w14:paraId="011B1CBE" w14:textId="77777777" w:rsidR="006D1256" w:rsidRDefault="00000000">
            <w:pPr>
              <w:spacing w:after="0"/>
              <w:ind w:firstLine="0"/>
            </w:pPr>
            <w:r>
              <w:rPr>
                <w:sz w:val="13"/>
              </w:rPr>
              <w:t>0,657</w:t>
            </w:r>
          </w:p>
        </w:tc>
        <w:tc>
          <w:tcPr>
            <w:tcW w:w="655" w:type="dxa"/>
          </w:tcPr>
          <w:p w14:paraId="082A60E5" w14:textId="77777777" w:rsidR="006D1256" w:rsidRDefault="00000000">
            <w:pPr>
              <w:spacing w:after="0"/>
              <w:ind w:firstLine="0"/>
            </w:pPr>
            <w:r>
              <w:rPr>
                <w:sz w:val="13"/>
              </w:rPr>
              <w:t>3075</w:t>
            </w:r>
          </w:p>
        </w:tc>
        <w:tc>
          <w:tcPr>
            <w:tcW w:w="655" w:type="dxa"/>
          </w:tcPr>
          <w:p w14:paraId="5CD3E9B0" w14:textId="77777777" w:rsidR="006D1256" w:rsidRDefault="00000000">
            <w:pPr>
              <w:spacing w:after="0"/>
              <w:ind w:firstLine="0"/>
            </w:pPr>
            <w:r>
              <w:rPr>
                <w:sz w:val="13"/>
              </w:rPr>
              <w:t>143,0</w:t>
            </w:r>
          </w:p>
        </w:tc>
        <w:tc>
          <w:tcPr>
            <w:tcW w:w="655" w:type="dxa"/>
          </w:tcPr>
          <w:p w14:paraId="48B8E8A1" w14:textId="77777777" w:rsidR="006D1256" w:rsidRDefault="00000000">
            <w:pPr>
              <w:spacing w:after="0"/>
              <w:ind w:firstLine="0"/>
            </w:pPr>
            <w:r>
              <w:rPr>
                <w:sz w:val="13"/>
              </w:rPr>
              <w:t>98,3</w:t>
            </w:r>
          </w:p>
        </w:tc>
        <w:tc>
          <w:tcPr>
            <w:tcW w:w="655" w:type="dxa"/>
          </w:tcPr>
          <w:p w14:paraId="78C148FE" w14:textId="77777777" w:rsidR="006D1256" w:rsidRDefault="00000000">
            <w:pPr>
              <w:spacing w:after="0"/>
              <w:ind w:firstLine="0"/>
            </w:pPr>
            <w:r>
              <w:rPr>
                <w:sz w:val="13"/>
              </w:rPr>
              <w:t>22,7</w:t>
            </w:r>
          </w:p>
        </w:tc>
        <w:tc>
          <w:tcPr>
            <w:tcW w:w="655" w:type="dxa"/>
          </w:tcPr>
          <w:p w14:paraId="2A1A36AE" w14:textId="77777777" w:rsidR="006D1256" w:rsidRDefault="00000000">
            <w:pPr>
              <w:spacing w:after="0"/>
              <w:ind w:firstLine="0"/>
            </w:pPr>
            <w:r>
              <w:rPr>
                <w:sz w:val="13"/>
              </w:rPr>
              <w:t>29,1</w:t>
            </w:r>
          </w:p>
        </w:tc>
        <w:tc>
          <w:tcPr>
            <w:tcW w:w="655" w:type="dxa"/>
          </w:tcPr>
          <w:p w14:paraId="4AB0752C" w14:textId="77777777" w:rsidR="006D1256" w:rsidRDefault="00000000">
            <w:pPr>
              <w:spacing w:after="0"/>
              <w:ind w:firstLine="0"/>
            </w:pPr>
            <w:r>
              <w:rPr>
                <w:sz w:val="13"/>
              </w:rPr>
              <w:t>0,568</w:t>
            </w:r>
          </w:p>
        </w:tc>
        <w:tc>
          <w:tcPr>
            <w:tcW w:w="655" w:type="dxa"/>
          </w:tcPr>
          <w:p w14:paraId="6E8BE928" w14:textId="77777777" w:rsidR="006D1256" w:rsidRDefault="00000000">
            <w:pPr>
              <w:spacing w:after="0"/>
              <w:ind w:firstLine="0"/>
            </w:pPr>
            <w:r>
              <w:rPr>
                <w:sz w:val="13"/>
              </w:rPr>
              <w:t>7000</w:t>
            </w:r>
          </w:p>
        </w:tc>
        <w:tc>
          <w:tcPr>
            <w:tcW w:w="655" w:type="dxa"/>
          </w:tcPr>
          <w:p w14:paraId="087C8B03" w14:textId="77777777" w:rsidR="006D1256" w:rsidRDefault="00000000">
            <w:pPr>
              <w:spacing w:after="0"/>
              <w:ind w:firstLine="0"/>
            </w:pPr>
            <w:r>
              <w:rPr>
                <w:sz w:val="13"/>
              </w:rPr>
              <w:t>107,2</w:t>
            </w:r>
          </w:p>
        </w:tc>
        <w:tc>
          <w:tcPr>
            <w:tcW w:w="655" w:type="dxa"/>
          </w:tcPr>
          <w:p w14:paraId="2CED9FB9" w14:textId="77777777" w:rsidR="006D1256" w:rsidRDefault="00000000">
            <w:pPr>
              <w:spacing w:after="0"/>
              <w:ind w:firstLine="0"/>
            </w:pPr>
            <w:r>
              <w:rPr>
                <w:sz w:val="13"/>
              </w:rPr>
              <w:t>70,4</w:t>
            </w:r>
          </w:p>
        </w:tc>
        <w:tc>
          <w:tcPr>
            <w:tcW w:w="655" w:type="dxa"/>
          </w:tcPr>
          <w:p w14:paraId="33154770" w14:textId="77777777" w:rsidR="006D1256" w:rsidRDefault="00000000">
            <w:pPr>
              <w:spacing w:after="0"/>
              <w:ind w:firstLine="0"/>
            </w:pPr>
            <w:r>
              <w:rPr>
                <w:sz w:val="13"/>
              </w:rPr>
              <w:t>44,2</w:t>
            </w:r>
          </w:p>
        </w:tc>
        <w:tc>
          <w:tcPr>
            <w:tcW w:w="655" w:type="dxa"/>
          </w:tcPr>
          <w:p w14:paraId="52625540" w14:textId="77777777" w:rsidR="006D1256" w:rsidRDefault="00000000">
            <w:pPr>
              <w:spacing w:after="0"/>
              <w:ind w:firstLine="0"/>
            </w:pPr>
            <w:r>
              <w:rPr>
                <w:sz w:val="13"/>
              </w:rPr>
              <w:t>29,7</w:t>
            </w:r>
          </w:p>
        </w:tc>
        <w:tc>
          <w:tcPr>
            <w:tcW w:w="655" w:type="dxa"/>
          </w:tcPr>
          <w:p w14:paraId="216D4F9E" w14:textId="77777777" w:rsidR="006D1256" w:rsidRDefault="00000000">
            <w:pPr>
              <w:spacing w:after="0"/>
              <w:ind w:firstLine="0"/>
            </w:pPr>
            <w:r>
              <w:rPr>
                <w:sz w:val="13"/>
              </w:rPr>
              <w:t>0,397</w:t>
            </w:r>
          </w:p>
        </w:tc>
        <w:tc>
          <w:tcPr>
            <w:tcW w:w="655" w:type="dxa"/>
          </w:tcPr>
          <w:p w14:paraId="7994324B" w14:textId="77777777" w:rsidR="006D1256" w:rsidRDefault="00000000">
            <w:pPr>
              <w:spacing w:after="0"/>
              <w:ind w:firstLine="0"/>
            </w:pPr>
            <w:r>
              <w:rPr>
                <w:sz w:val="13"/>
              </w:rPr>
              <w:t>1550</w:t>
            </w:r>
          </w:p>
        </w:tc>
      </w:tr>
      <w:tr w:rsidR="006D1256" w14:paraId="076977A1" w14:textId="77777777">
        <w:trPr>
          <w:jc w:val="center"/>
        </w:trPr>
        <w:tc>
          <w:tcPr>
            <w:tcW w:w="539" w:type="dxa"/>
          </w:tcPr>
          <w:p w14:paraId="3590775C" w14:textId="77777777" w:rsidR="006D1256" w:rsidRDefault="00000000">
            <w:pPr>
              <w:spacing w:after="0"/>
              <w:ind w:firstLine="0"/>
            </w:pPr>
            <w:r>
              <w:rPr>
                <w:sz w:val="13"/>
              </w:rPr>
              <w:t>2015</w:t>
            </w:r>
          </w:p>
        </w:tc>
        <w:tc>
          <w:tcPr>
            <w:tcW w:w="425" w:type="dxa"/>
          </w:tcPr>
          <w:p w14:paraId="023FD14D" w14:textId="77777777" w:rsidR="006D1256" w:rsidRDefault="00000000">
            <w:pPr>
              <w:spacing w:after="0"/>
              <w:ind w:firstLine="0"/>
            </w:pPr>
            <w:r>
              <w:rPr>
                <w:sz w:val="13"/>
              </w:rPr>
              <w:t>6</w:t>
            </w:r>
          </w:p>
        </w:tc>
        <w:tc>
          <w:tcPr>
            <w:tcW w:w="539" w:type="dxa"/>
          </w:tcPr>
          <w:p w14:paraId="654D3862" w14:textId="77777777" w:rsidR="006D1256" w:rsidRDefault="00000000">
            <w:pPr>
              <w:spacing w:after="0"/>
              <w:ind w:firstLine="0"/>
            </w:pPr>
            <w:r>
              <w:rPr>
                <w:sz w:val="13"/>
              </w:rPr>
              <w:t>1,19</w:t>
            </w:r>
          </w:p>
        </w:tc>
        <w:tc>
          <w:tcPr>
            <w:tcW w:w="709" w:type="dxa"/>
          </w:tcPr>
          <w:p w14:paraId="5E78F765" w14:textId="77777777" w:rsidR="006D1256" w:rsidRDefault="00000000">
            <w:pPr>
              <w:spacing w:after="0"/>
              <w:ind w:firstLine="0"/>
            </w:pPr>
            <w:r>
              <w:rPr>
                <w:sz w:val="13"/>
              </w:rPr>
              <w:t>El Niño</w:t>
            </w:r>
          </w:p>
        </w:tc>
        <w:tc>
          <w:tcPr>
            <w:tcW w:w="655" w:type="dxa"/>
          </w:tcPr>
          <w:p w14:paraId="61B7CED5" w14:textId="77777777" w:rsidR="006D1256" w:rsidRDefault="00000000">
            <w:pPr>
              <w:spacing w:after="0"/>
              <w:ind w:firstLine="0"/>
            </w:pPr>
            <w:r>
              <w:rPr>
                <w:sz w:val="13"/>
              </w:rPr>
              <w:t>123,2</w:t>
            </w:r>
          </w:p>
        </w:tc>
        <w:tc>
          <w:tcPr>
            <w:tcW w:w="655" w:type="dxa"/>
          </w:tcPr>
          <w:p w14:paraId="6386A5DB" w14:textId="77777777" w:rsidR="006D1256" w:rsidRDefault="00000000">
            <w:pPr>
              <w:spacing w:after="0"/>
              <w:ind w:firstLine="0"/>
            </w:pPr>
            <w:r>
              <w:rPr>
                <w:sz w:val="13"/>
              </w:rPr>
              <w:t>96,7</w:t>
            </w:r>
          </w:p>
        </w:tc>
        <w:tc>
          <w:tcPr>
            <w:tcW w:w="655" w:type="dxa"/>
          </w:tcPr>
          <w:p w14:paraId="3F95B2A7" w14:textId="77777777" w:rsidR="006D1256" w:rsidRDefault="00000000">
            <w:pPr>
              <w:spacing w:after="0"/>
              <w:ind w:firstLine="0"/>
            </w:pPr>
            <w:r>
              <w:rPr>
                <w:sz w:val="13"/>
              </w:rPr>
              <w:t>149,8</w:t>
            </w:r>
          </w:p>
        </w:tc>
        <w:tc>
          <w:tcPr>
            <w:tcW w:w="655" w:type="dxa"/>
          </w:tcPr>
          <w:p w14:paraId="6CF38050" w14:textId="77777777" w:rsidR="006D1256" w:rsidRDefault="00000000">
            <w:pPr>
              <w:spacing w:after="0"/>
              <w:ind w:firstLine="0"/>
            </w:pPr>
            <w:r>
              <w:rPr>
                <w:sz w:val="13"/>
              </w:rPr>
              <w:t>24,2</w:t>
            </w:r>
          </w:p>
        </w:tc>
        <w:tc>
          <w:tcPr>
            <w:tcW w:w="655" w:type="dxa"/>
          </w:tcPr>
          <w:p w14:paraId="548E807C" w14:textId="77777777" w:rsidR="006D1256" w:rsidRDefault="00000000">
            <w:pPr>
              <w:spacing w:after="0"/>
              <w:ind w:firstLine="0"/>
            </w:pPr>
            <w:r>
              <w:rPr>
                <w:sz w:val="13"/>
              </w:rPr>
              <w:t>0,685</w:t>
            </w:r>
          </w:p>
        </w:tc>
        <w:tc>
          <w:tcPr>
            <w:tcW w:w="655" w:type="dxa"/>
          </w:tcPr>
          <w:p w14:paraId="79E405F6" w14:textId="77777777" w:rsidR="006D1256" w:rsidRDefault="00000000">
            <w:pPr>
              <w:spacing w:after="0"/>
              <w:ind w:firstLine="0"/>
            </w:pPr>
            <w:r>
              <w:rPr>
                <w:sz w:val="13"/>
              </w:rPr>
              <w:t>725</w:t>
            </w:r>
          </w:p>
        </w:tc>
        <w:tc>
          <w:tcPr>
            <w:tcW w:w="655" w:type="dxa"/>
          </w:tcPr>
          <w:p w14:paraId="3BC5A44E" w14:textId="77777777" w:rsidR="006D1256" w:rsidRDefault="00000000">
            <w:pPr>
              <w:spacing w:after="0"/>
              <w:ind w:firstLine="0"/>
            </w:pPr>
            <w:r>
              <w:rPr>
                <w:sz w:val="13"/>
              </w:rPr>
              <w:t>122,5</w:t>
            </w:r>
          </w:p>
        </w:tc>
        <w:tc>
          <w:tcPr>
            <w:tcW w:w="655" w:type="dxa"/>
          </w:tcPr>
          <w:p w14:paraId="283D1A95" w14:textId="77777777" w:rsidR="006D1256" w:rsidRDefault="00000000">
            <w:pPr>
              <w:spacing w:after="0"/>
              <w:ind w:firstLine="0"/>
            </w:pPr>
            <w:r>
              <w:rPr>
                <w:sz w:val="13"/>
              </w:rPr>
              <w:t>71,6</w:t>
            </w:r>
          </w:p>
        </w:tc>
        <w:tc>
          <w:tcPr>
            <w:tcW w:w="655" w:type="dxa"/>
          </w:tcPr>
          <w:p w14:paraId="4B317C3A" w14:textId="77777777" w:rsidR="006D1256" w:rsidRDefault="00000000">
            <w:pPr>
              <w:spacing w:after="0"/>
              <w:ind w:firstLine="0"/>
            </w:pPr>
            <w:r>
              <w:rPr>
                <w:sz w:val="13"/>
              </w:rPr>
              <w:t>2,0</w:t>
            </w:r>
          </w:p>
        </w:tc>
        <w:tc>
          <w:tcPr>
            <w:tcW w:w="655" w:type="dxa"/>
          </w:tcPr>
          <w:p w14:paraId="44779C74" w14:textId="77777777" w:rsidR="006D1256" w:rsidRDefault="00000000">
            <w:pPr>
              <w:spacing w:after="0"/>
              <w:ind w:firstLine="0"/>
            </w:pPr>
            <w:r>
              <w:rPr>
                <w:sz w:val="13"/>
              </w:rPr>
              <w:t>29,6</w:t>
            </w:r>
          </w:p>
        </w:tc>
        <w:tc>
          <w:tcPr>
            <w:tcW w:w="655" w:type="dxa"/>
          </w:tcPr>
          <w:p w14:paraId="3BB9F0BF" w14:textId="77777777" w:rsidR="006D1256" w:rsidRDefault="00000000">
            <w:pPr>
              <w:spacing w:after="0"/>
              <w:ind w:firstLine="0"/>
            </w:pPr>
            <w:r>
              <w:rPr>
                <w:sz w:val="13"/>
              </w:rPr>
              <w:t>0,442</w:t>
            </w:r>
          </w:p>
        </w:tc>
        <w:tc>
          <w:tcPr>
            <w:tcW w:w="655" w:type="dxa"/>
          </w:tcPr>
          <w:p w14:paraId="6755AAB9" w14:textId="77777777" w:rsidR="006D1256" w:rsidRDefault="00000000">
            <w:pPr>
              <w:spacing w:after="0"/>
              <w:ind w:firstLine="0"/>
            </w:pPr>
            <w:r>
              <w:rPr>
                <w:sz w:val="13"/>
              </w:rPr>
              <w:t>9950</w:t>
            </w:r>
          </w:p>
        </w:tc>
        <w:tc>
          <w:tcPr>
            <w:tcW w:w="655" w:type="dxa"/>
          </w:tcPr>
          <w:p w14:paraId="5C836527" w14:textId="77777777" w:rsidR="006D1256" w:rsidRDefault="00000000">
            <w:pPr>
              <w:spacing w:after="0"/>
              <w:ind w:firstLine="0"/>
            </w:pPr>
            <w:r>
              <w:rPr>
                <w:sz w:val="13"/>
              </w:rPr>
              <w:t>92,2</w:t>
            </w:r>
          </w:p>
        </w:tc>
        <w:tc>
          <w:tcPr>
            <w:tcW w:w="655" w:type="dxa"/>
          </w:tcPr>
          <w:p w14:paraId="37CC833A" w14:textId="77777777" w:rsidR="006D1256" w:rsidRDefault="00000000">
            <w:pPr>
              <w:spacing w:after="0"/>
              <w:ind w:firstLine="0"/>
            </w:pPr>
            <w:r>
              <w:rPr>
                <w:sz w:val="13"/>
              </w:rPr>
              <w:t>53,2</w:t>
            </w:r>
          </w:p>
        </w:tc>
        <w:tc>
          <w:tcPr>
            <w:tcW w:w="655" w:type="dxa"/>
          </w:tcPr>
          <w:p w14:paraId="3BD31DCA" w14:textId="77777777" w:rsidR="006D1256" w:rsidRDefault="00000000">
            <w:pPr>
              <w:spacing w:after="0"/>
              <w:ind w:firstLine="0"/>
            </w:pPr>
            <w:r>
              <w:rPr>
                <w:sz w:val="13"/>
              </w:rPr>
              <w:t>38,4</w:t>
            </w:r>
          </w:p>
        </w:tc>
        <w:tc>
          <w:tcPr>
            <w:tcW w:w="655" w:type="dxa"/>
          </w:tcPr>
          <w:p w14:paraId="2D2AA06E" w14:textId="77777777" w:rsidR="006D1256" w:rsidRDefault="00000000">
            <w:pPr>
              <w:spacing w:after="0"/>
              <w:ind w:firstLine="0"/>
            </w:pPr>
            <w:r>
              <w:rPr>
                <w:sz w:val="13"/>
              </w:rPr>
              <w:t>28,7</w:t>
            </w:r>
          </w:p>
        </w:tc>
        <w:tc>
          <w:tcPr>
            <w:tcW w:w="655" w:type="dxa"/>
          </w:tcPr>
          <w:p w14:paraId="575971D4" w14:textId="77777777" w:rsidR="006D1256" w:rsidRDefault="00000000">
            <w:pPr>
              <w:spacing w:after="0"/>
              <w:ind w:firstLine="0"/>
            </w:pPr>
            <w:r>
              <w:rPr>
                <w:sz w:val="13"/>
              </w:rPr>
              <w:t>0,332</w:t>
            </w:r>
          </w:p>
        </w:tc>
        <w:tc>
          <w:tcPr>
            <w:tcW w:w="655" w:type="dxa"/>
          </w:tcPr>
          <w:p w14:paraId="1D70B200" w14:textId="77777777" w:rsidR="006D1256" w:rsidRDefault="00000000">
            <w:pPr>
              <w:spacing w:after="0"/>
              <w:ind w:firstLine="0"/>
            </w:pPr>
            <w:r>
              <w:rPr>
                <w:sz w:val="13"/>
              </w:rPr>
              <w:t>475</w:t>
            </w:r>
          </w:p>
        </w:tc>
      </w:tr>
      <w:tr w:rsidR="006D1256" w14:paraId="09DB47AE" w14:textId="77777777">
        <w:trPr>
          <w:jc w:val="center"/>
        </w:trPr>
        <w:tc>
          <w:tcPr>
            <w:tcW w:w="539" w:type="dxa"/>
          </w:tcPr>
          <w:p w14:paraId="741F15DB" w14:textId="77777777" w:rsidR="006D1256" w:rsidRDefault="00000000">
            <w:pPr>
              <w:spacing w:after="0"/>
              <w:ind w:firstLine="0"/>
            </w:pPr>
            <w:r>
              <w:rPr>
                <w:sz w:val="13"/>
              </w:rPr>
              <w:t>2015</w:t>
            </w:r>
          </w:p>
        </w:tc>
        <w:tc>
          <w:tcPr>
            <w:tcW w:w="425" w:type="dxa"/>
          </w:tcPr>
          <w:p w14:paraId="67965F81" w14:textId="77777777" w:rsidR="006D1256" w:rsidRDefault="00000000">
            <w:pPr>
              <w:spacing w:after="0"/>
              <w:ind w:firstLine="0"/>
            </w:pPr>
            <w:r>
              <w:rPr>
                <w:sz w:val="13"/>
              </w:rPr>
              <w:t>7</w:t>
            </w:r>
          </w:p>
        </w:tc>
        <w:tc>
          <w:tcPr>
            <w:tcW w:w="539" w:type="dxa"/>
          </w:tcPr>
          <w:p w14:paraId="0EDAB5E7" w14:textId="77777777" w:rsidR="006D1256" w:rsidRDefault="00000000">
            <w:pPr>
              <w:spacing w:after="0"/>
              <w:ind w:firstLine="0"/>
            </w:pPr>
            <w:r>
              <w:rPr>
                <w:sz w:val="13"/>
              </w:rPr>
              <w:t>1,44</w:t>
            </w:r>
          </w:p>
        </w:tc>
        <w:tc>
          <w:tcPr>
            <w:tcW w:w="709" w:type="dxa"/>
          </w:tcPr>
          <w:p w14:paraId="778110D1" w14:textId="77777777" w:rsidR="006D1256" w:rsidRDefault="00000000">
            <w:pPr>
              <w:spacing w:after="0"/>
              <w:ind w:firstLine="0"/>
            </w:pPr>
            <w:r>
              <w:rPr>
                <w:sz w:val="13"/>
              </w:rPr>
              <w:t>El Niño</w:t>
            </w:r>
          </w:p>
        </w:tc>
        <w:tc>
          <w:tcPr>
            <w:tcW w:w="655" w:type="dxa"/>
          </w:tcPr>
          <w:p w14:paraId="2D6F2115" w14:textId="77777777" w:rsidR="006D1256" w:rsidRDefault="00000000">
            <w:pPr>
              <w:spacing w:after="0"/>
              <w:ind w:firstLine="0"/>
            </w:pPr>
            <w:r>
              <w:rPr>
                <w:sz w:val="13"/>
              </w:rPr>
              <w:t>136,5</w:t>
            </w:r>
          </w:p>
        </w:tc>
        <w:tc>
          <w:tcPr>
            <w:tcW w:w="655" w:type="dxa"/>
          </w:tcPr>
          <w:p w14:paraId="1B54DF8C" w14:textId="77777777" w:rsidR="006D1256" w:rsidRDefault="00000000">
            <w:pPr>
              <w:spacing w:after="0"/>
              <w:ind w:firstLine="0"/>
            </w:pPr>
            <w:r>
              <w:rPr>
                <w:sz w:val="13"/>
              </w:rPr>
              <w:t>94,6</w:t>
            </w:r>
          </w:p>
        </w:tc>
        <w:tc>
          <w:tcPr>
            <w:tcW w:w="655" w:type="dxa"/>
          </w:tcPr>
          <w:p w14:paraId="2210CB30" w14:textId="77777777" w:rsidR="006D1256" w:rsidRDefault="00000000">
            <w:pPr>
              <w:spacing w:after="0"/>
              <w:ind w:firstLine="0"/>
            </w:pPr>
            <w:r>
              <w:rPr>
                <w:sz w:val="13"/>
              </w:rPr>
              <w:t>73,2</w:t>
            </w:r>
          </w:p>
        </w:tc>
        <w:tc>
          <w:tcPr>
            <w:tcW w:w="655" w:type="dxa"/>
          </w:tcPr>
          <w:p w14:paraId="794FB54B" w14:textId="77777777" w:rsidR="006D1256" w:rsidRDefault="00000000">
            <w:pPr>
              <w:spacing w:after="0"/>
              <w:ind w:firstLine="0"/>
            </w:pPr>
            <w:r>
              <w:rPr>
                <w:sz w:val="13"/>
              </w:rPr>
              <w:t>24,2</w:t>
            </w:r>
          </w:p>
        </w:tc>
        <w:tc>
          <w:tcPr>
            <w:tcW w:w="655" w:type="dxa"/>
          </w:tcPr>
          <w:p w14:paraId="01EAFBAE" w14:textId="77777777" w:rsidR="006D1256" w:rsidRDefault="00000000">
            <w:pPr>
              <w:spacing w:after="0"/>
              <w:ind w:firstLine="0"/>
            </w:pPr>
            <w:r>
              <w:rPr>
                <w:sz w:val="13"/>
              </w:rPr>
              <w:t>0,643</w:t>
            </w:r>
          </w:p>
        </w:tc>
        <w:tc>
          <w:tcPr>
            <w:tcW w:w="655" w:type="dxa"/>
          </w:tcPr>
          <w:p w14:paraId="2EC5F863" w14:textId="77777777" w:rsidR="006D1256" w:rsidRDefault="00000000">
            <w:pPr>
              <w:spacing w:after="0"/>
              <w:ind w:firstLine="0"/>
            </w:pPr>
            <w:r>
              <w:rPr>
                <w:sz w:val="13"/>
              </w:rPr>
              <w:t>825</w:t>
            </w:r>
          </w:p>
        </w:tc>
        <w:tc>
          <w:tcPr>
            <w:tcW w:w="655" w:type="dxa"/>
          </w:tcPr>
          <w:p w14:paraId="7BD6ADF4" w14:textId="77777777" w:rsidR="006D1256" w:rsidRDefault="00000000">
            <w:pPr>
              <w:spacing w:after="0"/>
              <w:ind w:firstLine="0"/>
            </w:pPr>
            <w:r>
              <w:rPr>
                <w:sz w:val="13"/>
              </w:rPr>
              <w:t>99,4</w:t>
            </w:r>
          </w:p>
        </w:tc>
        <w:tc>
          <w:tcPr>
            <w:tcW w:w="655" w:type="dxa"/>
          </w:tcPr>
          <w:p w14:paraId="75DC5F20" w14:textId="77777777" w:rsidR="006D1256" w:rsidRDefault="00000000">
            <w:pPr>
              <w:spacing w:after="0"/>
              <w:ind w:firstLine="0"/>
            </w:pPr>
            <w:r>
              <w:rPr>
                <w:sz w:val="13"/>
              </w:rPr>
              <w:t>48,7</w:t>
            </w:r>
          </w:p>
        </w:tc>
        <w:tc>
          <w:tcPr>
            <w:tcW w:w="655" w:type="dxa"/>
          </w:tcPr>
          <w:p w14:paraId="223A47A3" w14:textId="77777777" w:rsidR="006D1256" w:rsidRDefault="00000000">
            <w:pPr>
              <w:spacing w:after="0"/>
              <w:ind w:firstLine="0"/>
            </w:pPr>
            <w:r>
              <w:rPr>
                <w:sz w:val="13"/>
              </w:rPr>
              <w:t>0,6</w:t>
            </w:r>
          </w:p>
        </w:tc>
        <w:tc>
          <w:tcPr>
            <w:tcW w:w="655" w:type="dxa"/>
          </w:tcPr>
          <w:p w14:paraId="30DAF92E" w14:textId="77777777" w:rsidR="006D1256" w:rsidRDefault="00000000">
            <w:pPr>
              <w:spacing w:after="0"/>
              <w:ind w:firstLine="0"/>
            </w:pPr>
            <w:r>
              <w:rPr>
                <w:sz w:val="13"/>
              </w:rPr>
              <w:t>31,2</w:t>
            </w:r>
          </w:p>
        </w:tc>
        <w:tc>
          <w:tcPr>
            <w:tcW w:w="655" w:type="dxa"/>
          </w:tcPr>
          <w:p w14:paraId="5B961FB1" w14:textId="77777777" w:rsidR="006D1256" w:rsidRDefault="00000000">
            <w:pPr>
              <w:spacing w:after="0"/>
              <w:ind w:firstLine="0"/>
            </w:pPr>
            <w:r>
              <w:rPr>
                <w:sz w:val="13"/>
              </w:rPr>
              <w:t>0,272</w:t>
            </w:r>
          </w:p>
        </w:tc>
        <w:tc>
          <w:tcPr>
            <w:tcW w:w="655" w:type="dxa"/>
          </w:tcPr>
          <w:p w14:paraId="294ABC2B" w14:textId="77777777" w:rsidR="006D1256" w:rsidRDefault="00000000">
            <w:pPr>
              <w:spacing w:after="0"/>
              <w:ind w:firstLine="0"/>
            </w:pPr>
            <w:r>
              <w:rPr>
                <w:sz w:val="13"/>
              </w:rPr>
              <w:t>20225</w:t>
            </w:r>
          </w:p>
        </w:tc>
        <w:tc>
          <w:tcPr>
            <w:tcW w:w="655" w:type="dxa"/>
          </w:tcPr>
          <w:p w14:paraId="3321828E" w14:textId="77777777" w:rsidR="006D1256" w:rsidRDefault="00000000">
            <w:pPr>
              <w:spacing w:after="0"/>
              <w:ind w:firstLine="0"/>
            </w:pPr>
            <w:r>
              <w:rPr>
                <w:sz w:val="13"/>
              </w:rPr>
              <w:t>85,5</w:t>
            </w:r>
          </w:p>
        </w:tc>
        <w:tc>
          <w:tcPr>
            <w:tcW w:w="655" w:type="dxa"/>
          </w:tcPr>
          <w:p w14:paraId="279A5F9F" w14:textId="77777777" w:rsidR="006D1256" w:rsidRDefault="00000000">
            <w:pPr>
              <w:spacing w:after="0"/>
              <w:ind w:firstLine="0"/>
            </w:pPr>
            <w:r>
              <w:rPr>
                <w:sz w:val="13"/>
              </w:rPr>
              <w:t>42,9</w:t>
            </w:r>
          </w:p>
        </w:tc>
        <w:tc>
          <w:tcPr>
            <w:tcW w:w="655" w:type="dxa"/>
          </w:tcPr>
          <w:p w14:paraId="68532F06" w14:textId="77777777" w:rsidR="006D1256" w:rsidRDefault="00000000">
            <w:pPr>
              <w:spacing w:after="0"/>
              <w:ind w:firstLine="0"/>
            </w:pPr>
            <w:r>
              <w:rPr>
                <w:sz w:val="13"/>
              </w:rPr>
              <w:t>24,4</w:t>
            </w:r>
          </w:p>
        </w:tc>
        <w:tc>
          <w:tcPr>
            <w:tcW w:w="655" w:type="dxa"/>
          </w:tcPr>
          <w:p w14:paraId="5A3FF855" w14:textId="77777777" w:rsidR="006D1256" w:rsidRDefault="00000000">
            <w:pPr>
              <w:spacing w:after="0"/>
              <w:ind w:firstLine="0"/>
            </w:pPr>
            <w:r>
              <w:rPr>
                <w:sz w:val="13"/>
              </w:rPr>
              <w:t>29,6</w:t>
            </w:r>
          </w:p>
        </w:tc>
        <w:tc>
          <w:tcPr>
            <w:tcW w:w="655" w:type="dxa"/>
          </w:tcPr>
          <w:p w14:paraId="6326B815" w14:textId="77777777" w:rsidR="006D1256" w:rsidRDefault="00000000">
            <w:pPr>
              <w:spacing w:after="0"/>
              <w:ind w:firstLine="0"/>
            </w:pPr>
            <w:r>
              <w:rPr>
                <w:sz w:val="13"/>
              </w:rPr>
              <w:t>0,242</w:t>
            </w:r>
          </w:p>
        </w:tc>
        <w:tc>
          <w:tcPr>
            <w:tcW w:w="655" w:type="dxa"/>
          </w:tcPr>
          <w:p w14:paraId="5F70EA59" w14:textId="77777777" w:rsidR="006D1256" w:rsidRDefault="00000000">
            <w:pPr>
              <w:spacing w:after="0"/>
              <w:ind w:firstLine="0"/>
            </w:pPr>
            <w:r>
              <w:rPr>
                <w:sz w:val="13"/>
              </w:rPr>
              <w:t>1225</w:t>
            </w:r>
          </w:p>
        </w:tc>
      </w:tr>
      <w:tr w:rsidR="006D1256" w14:paraId="271A6E23" w14:textId="77777777">
        <w:trPr>
          <w:jc w:val="center"/>
        </w:trPr>
        <w:tc>
          <w:tcPr>
            <w:tcW w:w="539" w:type="dxa"/>
          </w:tcPr>
          <w:p w14:paraId="3C598E8A" w14:textId="77777777" w:rsidR="006D1256" w:rsidRDefault="00000000">
            <w:pPr>
              <w:spacing w:after="0"/>
              <w:ind w:firstLine="0"/>
            </w:pPr>
            <w:r>
              <w:rPr>
                <w:sz w:val="13"/>
              </w:rPr>
              <w:lastRenderedPageBreak/>
              <w:t>2015</w:t>
            </w:r>
          </w:p>
        </w:tc>
        <w:tc>
          <w:tcPr>
            <w:tcW w:w="425" w:type="dxa"/>
          </w:tcPr>
          <w:p w14:paraId="52BE240A" w14:textId="77777777" w:rsidR="006D1256" w:rsidRDefault="00000000">
            <w:pPr>
              <w:spacing w:after="0"/>
              <w:ind w:firstLine="0"/>
            </w:pPr>
            <w:r>
              <w:rPr>
                <w:sz w:val="13"/>
              </w:rPr>
              <w:t>8</w:t>
            </w:r>
          </w:p>
        </w:tc>
        <w:tc>
          <w:tcPr>
            <w:tcW w:w="539" w:type="dxa"/>
          </w:tcPr>
          <w:p w14:paraId="637980A7" w14:textId="77777777" w:rsidR="006D1256" w:rsidRDefault="00000000">
            <w:pPr>
              <w:spacing w:after="0"/>
              <w:ind w:firstLine="0"/>
            </w:pPr>
            <w:r>
              <w:rPr>
                <w:sz w:val="13"/>
              </w:rPr>
              <w:t>1,73</w:t>
            </w:r>
          </w:p>
        </w:tc>
        <w:tc>
          <w:tcPr>
            <w:tcW w:w="709" w:type="dxa"/>
          </w:tcPr>
          <w:p w14:paraId="47496B85" w14:textId="77777777" w:rsidR="006D1256" w:rsidRDefault="00000000">
            <w:pPr>
              <w:spacing w:after="0"/>
              <w:ind w:firstLine="0"/>
            </w:pPr>
            <w:r>
              <w:rPr>
                <w:sz w:val="13"/>
              </w:rPr>
              <w:t>El Niño</w:t>
            </w:r>
          </w:p>
        </w:tc>
        <w:tc>
          <w:tcPr>
            <w:tcW w:w="655" w:type="dxa"/>
          </w:tcPr>
          <w:p w14:paraId="66AEB9E3" w14:textId="77777777" w:rsidR="006D1256" w:rsidRDefault="00000000">
            <w:pPr>
              <w:spacing w:after="0"/>
              <w:ind w:firstLine="0"/>
            </w:pPr>
            <w:r>
              <w:rPr>
                <w:sz w:val="13"/>
              </w:rPr>
              <w:t>150,9</w:t>
            </w:r>
          </w:p>
        </w:tc>
        <w:tc>
          <w:tcPr>
            <w:tcW w:w="655" w:type="dxa"/>
          </w:tcPr>
          <w:p w14:paraId="581E1ADF" w14:textId="77777777" w:rsidR="006D1256" w:rsidRDefault="00000000">
            <w:pPr>
              <w:spacing w:after="0"/>
              <w:ind w:firstLine="0"/>
            </w:pPr>
            <w:r>
              <w:rPr>
                <w:sz w:val="13"/>
              </w:rPr>
              <w:t>97,3</w:t>
            </w:r>
          </w:p>
        </w:tc>
        <w:tc>
          <w:tcPr>
            <w:tcW w:w="655" w:type="dxa"/>
          </w:tcPr>
          <w:p w14:paraId="15F9BBF3" w14:textId="77777777" w:rsidR="006D1256" w:rsidRDefault="00000000">
            <w:pPr>
              <w:spacing w:after="0"/>
              <w:ind w:firstLine="0"/>
            </w:pPr>
            <w:r>
              <w:rPr>
                <w:sz w:val="13"/>
              </w:rPr>
              <w:t>63,5</w:t>
            </w:r>
          </w:p>
        </w:tc>
        <w:tc>
          <w:tcPr>
            <w:tcW w:w="655" w:type="dxa"/>
          </w:tcPr>
          <w:p w14:paraId="28AC1213" w14:textId="77777777" w:rsidR="006D1256" w:rsidRDefault="00000000">
            <w:pPr>
              <w:spacing w:after="0"/>
              <w:ind w:firstLine="0"/>
            </w:pPr>
            <w:r>
              <w:rPr>
                <w:sz w:val="13"/>
              </w:rPr>
              <w:t>25,9</w:t>
            </w:r>
          </w:p>
        </w:tc>
        <w:tc>
          <w:tcPr>
            <w:tcW w:w="655" w:type="dxa"/>
          </w:tcPr>
          <w:p w14:paraId="6C3E309A" w14:textId="77777777" w:rsidR="006D1256" w:rsidRDefault="00000000">
            <w:pPr>
              <w:spacing w:after="0"/>
              <w:ind w:firstLine="0"/>
            </w:pPr>
            <w:r>
              <w:rPr>
                <w:sz w:val="13"/>
              </w:rPr>
              <w:t>0,559</w:t>
            </w:r>
          </w:p>
        </w:tc>
        <w:tc>
          <w:tcPr>
            <w:tcW w:w="655" w:type="dxa"/>
          </w:tcPr>
          <w:p w14:paraId="28DB6BA6" w14:textId="77777777" w:rsidR="006D1256" w:rsidRDefault="00000000">
            <w:pPr>
              <w:spacing w:after="0"/>
              <w:ind w:firstLine="0"/>
            </w:pPr>
            <w:r>
              <w:rPr>
                <w:sz w:val="13"/>
              </w:rPr>
              <w:t>2450</w:t>
            </w:r>
          </w:p>
        </w:tc>
        <w:tc>
          <w:tcPr>
            <w:tcW w:w="655" w:type="dxa"/>
          </w:tcPr>
          <w:p w14:paraId="04BD81C5" w14:textId="77777777" w:rsidR="006D1256" w:rsidRDefault="00000000">
            <w:pPr>
              <w:spacing w:after="0"/>
              <w:ind w:firstLine="0"/>
            </w:pPr>
            <w:r>
              <w:rPr>
                <w:sz w:val="13"/>
              </w:rPr>
              <w:t>72,3</w:t>
            </w:r>
          </w:p>
        </w:tc>
        <w:tc>
          <w:tcPr>
            <w:tcW w:w="655" w:type="dxa"/>
          </w:tcPr>
          <w:p w14:paraId="75281A76" w14:textId="77777777" w:rsidR="006D1256" w:rsidRDefault="00000000">
            <w:pPr>
              <w:spacing w:after="0"/>
              <w:ind w:firstLine="0"/>
            </w:pPr>
            <w:r>
              <w:rPr>
                <w:sz w:val="13"/>
              </w:rPr>
              <w:t>31,8</w:t>
            </w:r>
          </w:p>
        </w:tc>
        <w:tc>
          <w:tcPr>
            <w:tcW w:w="655" w:type="dxa"/>
          </w:tcPr>
          <w:p w14:paraId="1E8C0E0A" w14:textId="77777777" w:rsidR="006D1256" w:rsidRDefault="00000000">
            <w:pPr>
              <w:spacing w:after="0"/>
              <w:ind w:firstLine="0"/>
            </w:pPr>
            <w:r>
              <w:rPr>
                <w:sz w:val="13"/>
              </w:rPr>
              <w:t>1,0</w:t>
            </w:r>
          </w:p>
        </w:tc>
        <w:tc>
          <w:tcPr>
            <w:tcW w:w="655" w:type="dxa"/>
          </w:tcPr>
          <w:p w14:paraId="7E036222" w14:textId="77777777" w:rsidR="006D1256" w:rsidRDefault="00000000">
            <w:pPr>
              <w:spacing w:after="0"/>
              <w:ind w:firstLine="0"/>
            </w:pPr>
            <w:r>
              <w:rPr>
                <w:sz w:val="13"/>
              </w:rPr>
              <w:t>35,3</w:t>
            </w:r>
          </w:p>
        </w:tc>
        <w:tc>
          <w:tcPr>
            <w:tcW w:w="655" w:type="dxa"/>
          </w:tcPr>
          <w:p w14:paraId="62D89DA6" w14:textId="77777777" w:rsidR="006D1256" w:rsidRDefault="00000000">
            <w:pPr>
              <w:spacing w:after="0"/>
              <w:ind w:firstLine="0"/>
            </w:pPr>
            <w:r>
              <w:rPr>
                <w:sz w:val="13"/>
              </w:rPr>
              <w:t>0,141</w:t>
            </w:r>
          </w:p>
        </w:tc>
        <w:tc>
          <w:tcPr>
            <w:tcW w:w="655" w:type="dxa"/>
          </w:tcPr>
          <w:p w14:paraId="2B24C757" w14:textId="77777777" w:rsidR="006D1256" w:rsidRDefault="00000000">
            <w:pPr>
              <w:spacing w:after="0"/>
              <w:ind w:firstLine="0"/>
            </w:pPr>
            <w:r>
              <w:rPr>
                <w:sz w:val="13"/>
              </w:rPr>
              <w:t>43225</w:t>
            </w:r>
          </w:p>
        </w:tc>
        <w:tc>
          <w:tcPr>
            <w:tcW w:w="655" w:type="dxa"/>
          </w:tcPr>
          <w:p w14:paraId="3D002CDF" w14:textId="77777777" w:rsidR="006D1256" w:rsidRDefault="00000000">
            <w:pPr>
              <w:spacing w:after="0"/>
              <w:ind w:firstLine="0"/>
            </w:pPr>
            <w:r>
              <w:rPr>
                <w:sz w:val="13"/>
              </w:rPr>
              <w:t>71,2</w:t>
            </w:r>
          </w:p>
        </w:tc>
        <w:tc>
          <w:tcPr>
            <w:tcW w:w="655" w:type="dxa"/>
          </w:tcPr>
          <w:p w14:paraId="4AC63FCD" w14:textId="77777777" w:rsidR="006D1256" w:rsidRDefault="00000000">
            <w:pPr>
              <w:spacing w:after="0"/>
              <w:ind w:firstLine="0"/>
            </w:pPr>
            <w:r>
              <w:rPr>
                <w:sz w:val="13"/>
              </w:rPr>
              <w:t>34,1</w:t>
            </w:r>
          </w:p>
        </w:tc>
        <w:tc>
          <w:tcPr>
            <w:tcW w:w="655" w:type="dxa"/>
          </w:tcPr>
          <w:p w14:paraId="328A7EAE" w14:textId="77777777" w:rsidR="006D1256" w:rsidRDefault="00000000">
            <w:pPr>
              <w:spacing w:after="0"/>
              <w:ind w:firstLine="0"/>
            </w:pPr>
            <w:r>
              <w:rPr>
                <w:sz w:val="13"/>
              </w:rPr>
              <w:t>19,8</w:t>
            </w:r>
          </w:p>
        </w:tc>
        <w:tc>
          <w:tcPr>
            <w:tcW w:w="655" w:type="dxa"/>
          </w:tcPr>
          <w:p w14:paraId="062A9F93" w14:textId="77777777" w:rsidR="006D1256" w:rsidRDefault="00000000">
            <w:pPr>
              <w:spacing w:after="0"/>
              <w:ind w:firstLine="0"/>
            </w:pPr>
            <w:r>
              <w:rPr>
                <w:sz w:val="13"/>
              </w:rPr>
              <w:t>32,7</w:t>
            </w:r>
          </w:p>
        </w:tc>
        <w:tc>
          <w:tcPr>
            <w:tcW w:w="655" w:type="dxa"/>
          </w:tcPr>
          <w:p w14:paraId="2C386D05" w14:textId="77777777" w:rsidR="006D1256" w:rsidRDefault="00000000">
            <w:pPr>
              <w:spacing w:after="0"/>
              <w:ind w:firstLine="0"/>
            </w:pPr>
            <w:r>
              <w:rPr>
                <w:sz w:val="13"/>
              </w:rPr>
              <w:t>0,161</w:t>
            </w:r>
          </w:p>
        </w:tc>
        <w:tc>
          <w:tcPr>
            <w:tcW w:w="655" w:type="dxa"/>
          </w:tcPr>
          <w:p w14:paraId="0BBB2F83" w14:textId="77777777" w:rsidR="006D1256" w:rsidRDefault="00000000">
            <w:pPr>
              <w:spacing w:after="0"/>
              <w:ind w:firstLine="0"/>
            </w:pPr>
            <w:r>
              <w:rPr>
                <w:sz w:val="13"/>
              </w:rPr>
              <w:t>18425</w:t>
            </w:r>
          </w:p>
        </w:tc>
      </w:tr>
      <w:tr w:rsidR="006D1256" w14:paraId="13896071" w14:textId="77777777">
        <w:trPr>
          <w:jc w:val="center"/>
        </w:trPr>
        <w:tc>
          <w:tcPr>
            <w:tcW w:w="539" w:type="dxa"/>
          </w:tcPr>
          <w:p w14:paraId="3BFFFB5F" w14:textId="77777777" w:rsidR="006D1256" w:rsidRDefault="00000000">
            <w:pPr>
              <w:spacing w:after="0"/>
              <w:ind w:firstLine="0"/>
            </w:pPr>
            <w:r>
              <w:rPr>
                <w:sz w:val="13"/>
              </w:rPr>
              <w:t>2015</w:t>
            </w:r>
          </w:p>
        </w:tc>
        <w:tc>
          <w:tcPr>
            <w:tcW w:w="425" w:type="dxa"/>
          </w:tcPr>
          <w:p w14:paraId="665B505D" w14:textId="77777777" w:rsidR="006D1256" w:rsidRDefault="00000000">
            <w:pPr>
              <w:spacing w:after="0"/>
              <w:ind w:firstLine="0"/>
            </w:pPr>
            <w:r>
              <w:rPr>
                <w:sz w:val="13"/>
              </w:rPr>
              <w:t>9</w:t>
            </w:r>
          </w:p>
        </w:tc>
        <w:tc>
          <w:tcPr>
            <w:tcW w:w="539" w:type="dxa"/>
          </w:tcPr>
          <w:p w14:paraId="5826EC5B" w14:textId="77777777" w:rsidR="006D1256" w:rsidRDefault="00000000">
            <w:pPr>
              <w:spacing w:after="0"/>
              <w:ind w:firstLine="0"/>
            </w:pPr>
            <w:r>
              <w:rPr>
                <w:sz w:val="13"/>
              </w:rPr>
              <w:t>2,02</w:t>
            </w:r>
          </w:p>
        </w:tc>
        <w:tc>
          <w:tcPr>
            <w:tcW w:w="709" w:type="dxa"/>
          </w:tcPr>
          <w:p w14:paraId="68464077" w14:textId="77777777" w:rsidR="006D1256" w:rsidRDefault="00000000">
            <w:pPr>
              <w:spacing w:after="0"/>
              <w:ind w:firstLine="0"/>
            </w:pPr>
            <w:r>
              <w:rPr>
                <w:sz w:val="13"/>
              </w:rPr>
              <w:t>El Niño</w:t>
            </w:r>
          </w:p>
        </w:tc>
        <w:tc>
          <w:tcPr>
            <w:tcW w:w="655" w:type="dxa"/>
          </w:tcPr>
          <w:p w14:paraId="6A23F42A" w14:textId="77777777" w:rsidR="006D1256" w:rsidRDefault="00000000">
            <w:pPr>
              <w:spacing w:after="0"/>
              <w:ind w:firstLine="0"/>
            </w:pPr>
            <w:r>
              <w:rPr>
                <w:sz w:val="13"/>
              </w:rPr>
              <w:t>143,5</w:t>
            </w:r>
          </w:p>
        </w:tc>
        <w:tc>
          <w:tcPr>
            <w:tcW w:w="655" w:type="dxa"/>
          </w:tcPr>
          <w:p w14:paraId="005ACE6C" w14:textId="77777777" w:rsidR="006D1256" w:rsidRDefault="00000000">
            <w:pPr>
              <w:spacing w:after="0"/>
              <w:ind w:firstLine="0"/>
            </w:pPr>
            <w:r>
              <w:rPr>
                <w:sz w:val="13"/>
              </w:rPr>
              <w:t>96,4</w:t>
            </w:r>
          </w:p>
        </w:tc>
        <w:tc>
          <w:tcPr>
            <w:tcW w:w="655" w:type="dxa"/>
          </w:tcPr>
          <w:p w14:paraId="36ADAC93" w14:textId="77777777" w:rsidR="006D1256" w:rsidRDefault="00000000">
            <w:pPr>
              <w:spacing w:after="0"/>
              <w:ind w:firstLine="0"/>
            </w:pPr>
            <w:r>
              <w:rPr>
                <w:sz w:val="13"/>
              </w:rPr>
              <w:t>17,8</w:t>
            </w:r>
          </w:p>
        </w:tc>
        <w:tc>
          <w:tcPr>
            <w:tcW w:w="655" w:type="dxa"/>
          </w:tcPr>
          <w:p w14:paraId="3FC244BE" w14:textId="77777777" w:rsidR="006D1256" w:rsidRDefault="00000000">
            <w:pPr>
              <w:spacing w:after="0"/>
              <w:ind w:firstLine="0"/>
            </w:pPr>
            <w:r>
              <w:rPr>
                <w:sz w:val="13"/>
              </w:rPr>
              <w:t>30,6</w:t>
            </w:r>
          </w:p>
        </w:tc>
        <w:tc>
          <w:tcPr>
            <w:tcW w:w="655" w:type="dxa"/>
          </w:tcPr>
          <w:p w14:paraId="1AD3FDE0" w14:textId="77777777" w:rsidR="006D1256" w:rsidRDefault="00000000">
            <w:pPr>
              <w:spacing w:after="0"/>
              <w:ind w:firstLine="0"/>
            </w:pPr>
            <w:r>
              <w:rPr>
                <w:sz w:val="13"/>
              </w:rPr>
              <w:t>0,446</w:t>
            </w:r>
          </w:p>
        </w:tc>
        <w:tc>
          <w:tcPr>
            <w:tcW w:w="655" w:type="dxa"/>
          </w:tcPr>
          <w:p w14:paraId="51BF2D7A" w14:textId="77777777" w:rsidR="006D1256" w:rsidRDefault="00000000">
            <w:pPr>
              <w:spacing w:after="0"/>
              <w:ind w:firstLine="0"/>
            </w:pPr>
            <w:r>
              <w:rPr>
                <w:sz w:val="13"/>
              </w:rPr>
              <w:t>12900</w:t>
            </w:r>
          </w:p>
        </w:tc>
        <w:tc>
          <w:tcPr>
            <w:tcW w:w="655" w:type="dxa"/>
          </w:tcPr>
          <w:p w14:paraId="2E407684" w14:textId="77777777" w:rsidR="006D1256" w:rsidRDefault="00000000">
            <w:pPr>
              <w:spacing w:after="0"/>
              <w:ind w:firstLine="0"/>
            </w:pPr>
            <w:r>
              <w:rPr>
                <w:sz w:val="13"/>
              </w:rPr>
              <w:t>23,9</w:t>
            </w:r>
          </w:p>
        </w:tc>
        <w:tc>
          <w:tcPr>
            <w:tcW w:w="655" w:type="dxa"/>
          </w:tcPr>
          <w:p w14:paraId="7A0F6D95" w14:textId="77777777" w:rsidR="006D1256" w:rsidRDefault="00000000">
            <w:pPr>
              <w:spacing w:after="0"/>
              <w:ind w:firstLine="0"/>
            </w:pPr>
            <w:r>
              <w:rPr>
                <w:sz w:val="13"/>
              </w:rPr>
              <w:t>20,3</w:t>
            </w:r>
          </w:p>
        </w:tc>
        <w:tc>
          <w:tcPr>
            <w:tcW w:w="655" w:type="dxa"/>
          </w:tcPr>
          <w:p w14:paraId="3CEBDFD8" w14:textId="77777777" w:rsidR="006D1256" w:rsidRDefault="00000000">
            <w:pPr>
              <w:spacing w:after="0"/>
              <w:ind w:firstLine="0"/>
            </w:pPr>
            <w:r>
              <w:rPr>
                <w:sz w:val="13"/>
              </w:rPr>
              <w:t>1,9</w:t>
            </w:r>
          </w:p>
        </w:tc>
        <w:tc>
          <w:tcPr>
            <w:tcW w:w="655" w:type="dxa"/>
          </w:tcPr>
          <w:p w14:paraId="3FF73EE8" w14:textId="77777777" w:rsidR="006D1256" w:rsidRDefault="00000000">
            <w:pPr>
              <w:spacing w:after="0"/>
              <w:ind w:firstLine="0"/>
            </w:pPr>
            <w:r>
              <w:rPr>
                <w:sz w:val="13"/>
              </w:rPr>
              <w:t>41,6</w:t>
            </w:r>
          </w:p>
        </w:tc>
        <w:tc>
          <w:tcPr>
            <w:tcW w:w="655" w:type="dxa"/>
          </w:tcPr>
          <w:p w14:paraId="0B35112B" w14:textId="77777777" w:rsidR="006D1256" w:rsidRDefault="00000000">
            <w:pPr>
              <w:spacing w:after="0"/>
              <w:ind w:firstLine="0"/>
            </w:pPr>
            <w:r>
              <w:rPr>
                <w:sz w:val="13"/>
              </w:rPr>
              <w:t>0,077</w:t>
            </w:r>
          </w:p>
        </w:tc>
        <w:tc>
          <w:tcPr>
            <w:tcW w:w="655" w:type="dxa"/>
          </w:tcPr>
          <w:p w14:paraId="0DE04BA8" w14:textId="77777777" w:rsidR="006D1256" w:rsidRDefault="00000000">
            <w:pPr>
              <w:spacing w:after="0"/>
              <w:ind w:firstLine="0"/>
            </w:pPr>
            <w:r>
              <w:rPr>
                <w:sz w:val="13"/>
              </w:rPr>
              <w:t>529625</w:t>
            </w:r>
          </w:p>
        </w:tc>
        <w:tc>
          <w:tcPr>
            <w:tcW w:w="655" w:type="dxa"/>
          </w:tcPr>
          <w:p w14:paraId="70C325E0" w14:textId="77777777" w:rsidR="006D1256" w:rsidRDefault="00000000">
            <w:pPr>
              <w:spacing w:after="0"/>
              <w:ind w:firstLine="0"/>
            </w:pPr>
            <w:r>
              <w:rPr>
                <w:sz w:val="13"/>
              </w:rPr>
              <w:t>44,7</w:t>
            </w:r>
          </w:p>
        </w:tc>
        <w:tc>
          <w:tcPr>
            <w:tcW w:w="655" w:type="dxa"/>
          </w:tcPr>
          <w:p w14:paraId="0990E4E9" w14:textId="77777777" w:rsidR="006D1256" w:rsidRDefault="00000000">
            <w:pPr>
              <w:spacing w:after="0"/>
              <w:ind w:firstLine="0"/>
            </w:pPr>
            <w:r>
              <w:rPr>
                <w:sz w:val="13"/>
              </w:rPr>
              <w:t>24,5</w:t>
            </w:r>
          </w:p>
        </w:tc>
        <w:tc>
          <w:tcPr>
            <w:tcW w:w="655" w:type="dxa"/>
          </w:tcPr>
          <w:p w14:paraId="16AA6CBA" w14:textId="77777777" w:rsidR="006D1256" w:rsidRDefault="00000000">
            <w:pPr>
              <w:spacing w:after="0"/>
              <w:ind w:firstLine="0"/>
            </w:pPr>
            <w:r>
              <w:rPr>
                <w:sz w:val="13"/>
              </w:rPr>
              <w:t>4,1</w:t>
            </w:r>
          </w:p>
        </w:tc>
        <w:tc>
          <w:tcPr>
            <w:tcW w:w="655" w:type="dxa"/>
          </w:tcPr>
          <w:p w14:paraId="2319EA3F" w14:textId="77777777" w:rsidR="006D1256" w:rsidRDefault="00000000">
            <w:pPr>
              <w:spacing w:after="0"/>
              <w:ind w:firstLine="0"/>
            </w:pPr>
            <w:r>
              <w:rPr>
                <w:sz w:val="13"/>
              </w:rPr>
              <w:t>38,1</w:t>
            </w:r>
          </w:p>
        </w:tc>
        <w:tc>
          <w:tcPr>
            <w:tcW w:w="655" w:type="dxa"/>
          </w:tcPr>
          <w:p w14:paraId="343C4216" w14:textId="77777777" w:rsidR="006D1256" w:rsidRDefault="00000000">
            <w:pPr>
              <w:spacing w:after="0"/>
              <w:ind w:firstLine="0"/>
            </w:pPr>
            <w:r>
              <w:rPr>
                <w:sz w:val="13"/>
              </w:rPr>
              <w:t>0,099</w:t>
            </w:r>
          </w:p>
        </w:tc>
        <w:tc>
          <w:tcPr>
            <w:tcW w:w="655" w:type="dxa"/>
          </w:tcPr>
          <w:p w14:paraId="06C01F9C" w14:textId="77777777" w:rsidR="006D1256" w:rsidRDefault="00000000">
            <w:pPr>
              <w:spacing w:after="0"/>
              <w:ind w:firstLine="0"/>
            </w:pPr>
            <w:r>
              <w:rPr>
                <w:sz w:val="13"/>
              </w:rPr>
              <w:t>298950</w:t>
            </w:r>
          </w:p>
        </w:tc>
      </w:tr>
      <w:tr w:rsidR="006D1256" w14:paraId="70F9F72B" w14:textId="77777777">
        <w:trPr>
          <w:jc w:val="center"/>
        </w:trPr>
        <w:tc>
          <w:tcPr>
            <w:tcW w:w="539" w:type="dxa"/>
          </w:tcPr>
          <w:p w14:paraId="18458E71" w14:textId="77777777" w:rsidR="006D1256" w:rsidRDefault="00000000">
            <w:pPr>
              <w:spacing w:after="0"/>
              <w:ind w:firstLine="0"/>
            </w:pPr>
            <w:r>
              <w:rPr>
                <w:sz w:val="13"/>
              </w:rPr>
              <w:t>2015</w:t>
            </w:r>
          </w:p>
        </w:tc>
        <w:tc>
          <w:tcPr>
            <w:tcW w:w="425" w:type="dxa"/>
          </w:tcPr>
          <w:p w14:paraId="3F765227" w14:textId="77777777" w:rsidR="006D1256" w:rsidRDefault="00000000">
            <w:pPr>
              <w:spacing w:after="0"/>
              <w:ind w:firstLine="0"/>
            </w:pPr>
            <w:r>
              <w:rPr>
                <w:sz w:val="13"/>
              </w:rPr>
              <w:t>10</w:t>
            </w:r>
          </w:p>
        </w:tc>
        <w:tc>
          <w:tcPr>
            <w:tcW w:w="539" w:type="dxa"/>
          </w:tcPr>
          <w:p w14:paraId="393A787C" w14:textId="77777777" w:rsidR="006D1256" w:rsidRDefault="00000000">
            <w:pPr>
              <w:spacing w:after="0"/>
              <w:ind w:firstLine="0"/>
            </w:pPr>
            <w:r>
              <w:rPr>
                <w:sz w:val="13"/>
              </w:rPr>
              <w:t>2,28</w:t>
            </w:r>
          </w:p>
        </w:tc>
        <w:tc>
          <w:tcPr>
            <w:tcW w:w="709" w:type="dxa"/>
          </w:tcPr>
          <w:p w14:paraId="132D107B" w14:textId="77777777" w:rsidR="006D1256" w:rsidRDefault="00000000">
            <w:pPr>
              <w:spacing w:after="0"/>
              <w:ind w:firstLine="0"/>
            </w:pPr>
            <w:r>
              <w:rPr>
                <w:sz w:val="13"/>
              </w:rPr>
              <w:t>El Niño</w:t>
            </w:r>
          </w:p>
        </w:tc>
        <w:tc>
          <w:tcPr>
            <w:tcW w:w="655" w:type="dxa"/>
          </w:tcPr>
          <w:p w14:paraId="42DDF395" w14:textId="77777777" w:rsidR="006D1256" w:rsidRDefault="00000000">
            <w:pPr>
              <w:spacing w:after="0"/>
              <w:ind w:firstLine="0"/>
            </w:pPr>
            <w:r>
              <w:rPr>
                <w:sz w:val="13"/>
              </w:rPr>
              <w:t>125,4</w:t>
            </w:r>
          </w:p>
        </w:tc>
        <w:tc>
          <w:tcPr>
            <w:tcW w:w="655" w:type="dxa"/>
          </w:tcPr>
          <w:p w14:paraId="57D67E1C" w14:textId="77777777" w:rsidR="006D1256" w:rsidRDefault="00000000">
            <w:pPr>
              <w:spacing w:after="0"/>
              <w:ind w:firstLine="0"/>
            </w:pPr>
            <w:r>
              <w:rPr>
                <w:sz w:val="13"/>
              </w:rPr>
              <w:t>89,8</w:t>
            </w:r>
          </w:p>
        </w:tc>
        <w:tc>
          <w:tcPr>
            <w:tcW w:w="655" w:type="dxa"/>
          </w:tcPr>
          <w:p w14:paraId="5AB0CFFD" w14:textId="77777777" w:rsidR="006D1256" w:rsidRDefault="00000000">
            <w:pPr>
              <w:spacing w:after="0"/>
              <w:ind w:firstLine="0"/>
            </w:pPr>
            <w:r>
              <w:rPr>
                <w:sz w:val="13"/>
              </w:rPr>
              <w:t>24,1</w:t>
            </w:r>
          </w:p>
        </w:tc>
        <w:tc>
          <w:tcPr>
            <w:tcW w:w="655" w:type="dxa"/>
          </w:tcPr>
          <w:p w14:paraId="4C27F241" w14:textId="77777777" w:rsidR="006D1256" w:rsidRDefault="00000000">
            <w:pPr>
              <w:spacing w:after="0"/>
              <w:ind w:firstLine="0"/>
            </w:pPr>
            <w:r>
              <w:rPr>
                <w:sz w:val="13"/>
              </w:rPr>
              <w:t>33,6</w:t>
            </w:r>
          </w:p>
        </w:tc>
        <w:tc>
          <w:tcPr>
            <w:tcW w:w="655" w:type="dxa"/>
          </w:tcPr>
          <w:p w14:paraId="33857D2F" w14:textId="77777777" w:rsidR="006D1256" w:rsidRDefault="00000000">
            <w:pPr>
              <w:spacing w:after="0"/>
              <w:ind w:firstLine="0"/>
            </w:pPr>
            <w:r>
              <w:rPr>
                <w:sz w:val="13"/>
              </w:rPr>
              <w:t>0,380</w:t>
            </w:r>
          </w:p>
        </w:tc>
        <w:tc>
          <w:tcPr>
            <w:tcW w:w="655" w:type="dxa"/>
          </w:tcPr>
          <w:p w14:paraId="23203830" w14:textId="77777777" w:rsidR="006D1256" w:rsidRDefault="00000000">
            <w:pPr>
              <w:spacing w:after="0"/>
              <w:ind w:firstLine="0"/>
            </w:pPr>
            <w:r>
              <w:rPr>
                <w:sz w:val="13"/>
              </w:rPr>
              <w:t>19600</w:t>
            </w:r>
          </w:p>
        </w:tc>
        <w:tc>
          <w:tcPr>
            <w:tcW w:w="655" w:type="dxa"/>
          </w:tcPr>
          <w:p w14:paraId="26184130" w14:textId="77777777" w:rsidR="006D1256" w:rsidRDefault="00000000">
            <w:pPr>
              <w:spacing w:after="0"/>
              <w:ind w:firstLine="0"/>
            </w:pPr>
            <w:r>
              <w:rPr>
                <w:sz w:val="13"/>
              </w:rPr>
              <w:t>27,5</w:t>
            </w:r>
          </w:p>
        </w:tc>
        <w:tc>
          <w:tcPr>
            <w:tcW w:w="655" w:type="dxa"/>
          </w:tcPr>
          <w:p w14:paraId="0B898750" w14:textId="77777777" w:rsidR="006D1256" w:rsidRDefault="00000000">
            <w:pPr>
              <w:spacing w:after="0"/>
              <w:ind w:firstLine="0"/>
            </w:pPr>
            <w:r>
              <w:rPr>
                <w:sz w:val="13"/>
              </w:rPr>
              <w:t>26,9</w:t>
            </w:r>
          </w:p>
        </w:tc>
        <w:tc>
          <w:tcPr>
            <w:tcW w:w="655" w:type="dxa"/>
          </w:tcPr>
          <w:p w14:paraId="3618B65E" w14:textId="77777777" w:rsidR="006D1256" w:rsidRDefault="00000000">
            <w:pPr>
              <w:spacing w:after="0"/>
              <w:ind w:firstLine="0"/>
            </w:pPr>
            <w:r>
              <w:rPr>
                <w:sz w:val="13"/>
              </w:rPr>
              <w:t>37,9</w:t>
            </w:r>
          </w:p>
        </w:tc>
        <w:tc>
          <w:tcPr>
            <w:tcW w:w="655" w:type="dxa"/>
          </w:tcPr>
          <w:p w14:paraId="6D1917BA" w14:textId="77777777" w:rsidR="006D1256" w:rsidRDefault="00000000">
            <w:pPr>
              <w:spacing w:after="0"/>
              <w:ind w:firstLine="0"/>
            </w:pPr>
            <w:r>
              <w:rPr>
                <w:sz w:val="13"/>
              </w:rPr>
              <w:t>43,5</w:t>
            </w:r>
          </w:p>
        </w:tc>
        <w:tc>
          <w:tcPr>
            <w:tcW w:w="655" w:type="dxa"/>
          </w:tcPr>
          <w:p w14:paraId="76B023C4" w14:textId="77777777" w:rsidR="006D1256" w:rsidRDefault="00000000">
            <w:pPr>
              <w:spacing w:after="0"/>
              <w:ind w:firstLine="0"/>
            </w:pPr>
            <w:r>
              <w:rPr>
                <w:sz w:val="13"/>
              </w:rPr>
              <w:t>0,102</w:t>
            </w:r>
          </w:p>
        </w:tc>
        <w:tc>
          <w:tcPr>
            <w:tcW w:w="655" w:type="dxa"/>
          </w:tcPr>
          <w:p w14:paraId="5E59174E" w14:textId="77777777" w:rsidR="006D1256" w:rsidRDefault="00000000">
            <w:pPr>
              <w:spacing w:after="0"/>
              <w:ind w:firstLine="0"/>
            </w:pPr>
            <w:r>
              <w:rPr>
                <w:sz w:val="13"/>
              </w:rPr>
              <w:t>539325</w:t>
            </w:r>
          </w:p>
        </w:tc>
        <w:tc>
          <w:tcPr>
            <w:tcW w:w="655" w:type="dxa"/>
          </w:tcPr>
          <w:p w14:paraId="1ADFE3FB" w14:textId="77777777" w:rsidR="006D1256" w:rsidRDefault="00000000">
            <w:pPr>
              <w:spacing w:after="0"/>
              <w:ind w:firstLine="0"/>
            </w:pPr>
            <w:r>
              <w:rPr>
                <w:sz w:val="13"/>
              </w:rPr>
              <w:t>35,2</w:t>
            </w:r>
          </w:p>
        </w:tc>
        <w:tc>
          <w:tcPr>
            <w:tcW w:w="655" w:type="dxa"/>
          </w:tcPr>
          <w:p w14:paraId="1A39C317" w14:textId="77777777" w:rsidR="006D1256" w:rsidRDefault="00000000">
            <w:pPr>
              <w:spacing w:after="0"/>
              <w:ind w:firstLine="0"/>
            </w:pPr>
            <w:r>
              <w:rPr>
                <w:sz w:val="13"/>
              </w:rPr>
              <w:t>22,2</w:t>
            </w:r>
          </w:p>
        </w:tc>
        <w:tc>
          <w:tcPr>
            <w:tcW w:w="655" w:type="dxa"/>
          </w:tcPr>
          <w:p w14:paraId="34FE17F5" w14:textId="77777777" w:rsidR="006D1256" w:rsidRDefault="00000000">
            <w:pPr>
              <w:spacing w:after="0"/>
              <w:ind w:firstLine="0"/>
            </w:pPr>
            <w:r>
              <w:rPr>
                <w:sz w:val="13"/>
              </w:rPr>
              <w:t>12,0</w:t>
            </w:r>
          </w:p>
        </w:tc>
        <w:tc>
          <w:tcPr>
            <w:tcW w:w="655" w:type="dxa"/>
          </w:tcPr>
          <w:p w14:paraId="12E9DA3D" w14:textId="77777777" w:rsidR="006D1256" w:rsidRDefault="00000000">
            <w:pPr>
              <w:spacing w:after="0"/>
              <w:ind w:firstLine="0"/>
            </w:pPr>
            <w:r>
              <w:rPr>
                <w:sz w:val="13"/>
              </w:rPr>
              <w:t>40,8</w:t>
            </w:r>
          </w:p>
        </w:tc>
        <w:tc>
          <w:tcPr>
            <w:tcW w:w="655" w:type="dxa"/>
          </w:tcPr>
          <w:p w14:paraId="30660D89" w14:textId="77777777" w:rsidR="006D1256" w:rsidRDefault="00000000">
            <w:pPr>
              <w:spacing w:after="0"/>
              <w:ind w:firstLine="0"/>
            </w:pPr>
            <w:r>
              <w:rPr>
                <w:sz w:val="13"/>
              </w:rPr>
              <w:t>0,084</w:t>
            </w:r>
          </w:p>
        </w:tc>
        <w:tc>
          <w:tcPr>
            <w:tcW w:w="655" w:type="dxa"/>
          </w:tcPr>
          <w:p w14:paraId="5621FD29" w14:textId="77777777" w:rsidR="006D1256" w:rsidRDefault="00000000">
            <w:pPr>
              <w:spacing w:after="0"/>
              <w:ind w:firstLine="0"/>
            </w:pPr>
            <w:r>
              <w:rPr>
                <w:sz w:val="13"/>
              </w:rPr>
              <w:t>143500</w:t>
            </w:r>
          </w:p>
        </w:tc>
      </w:tr>
      <w:tr w:rsidR="006D1256" w14:paraId="2374466C" w14:textId="77777777">
        <w:trPr>
          <w:jc w:val="center"/>
        </w:trPr>
        <w:tc>
          <w:tcPr>
            <w:tcW w:w="539" w:type="dxa"/>
          </w:tcPr>
          <w:p w14:paraId="408C0E54" w14:textId="77777777" w:rsidR="006D1256" w:rsidRDefault="00000000">
            <w:pPr>
              <w:spacing w:after="0"/>
              <w:ind w:firstLine="0"/>
            </w:pPr>
            <w:r>
              <w:rPr>
                <w:sz w:val="13"/>
              </w:rPr>
              <w:t>2015</w:t>
            </w:r>
          </w:p>
        </w:tc>
        <w:tc>
          <w:tcPr>
            <w:tcW w:w="425" w:type="dxa"/>
          </w:tcPr>
          <w:p w14:paraId="580E80F5" w14:textId="77777777" w:rsidR="006D1256" w:rsidRDefault="00000000">
            <w:pPr>
              <w:spacing w:after="0"/>
              <w:ind w:firstLine="0"/>
            </w:pPr>
            <w:r>
              <w:rPr>
                <w:sz w:val="13"/>
              </w:rPr>
              <w:t>11</w:t>
            </w:r>
          </w:p>
        </w:tc>
        <w:tc>
          <w:tcPr>
            <w:tcW w:w="539" w:type="dxa"/>
          </w:tcPr>
          <w:p w14:paraId="3F762C0B" w14:textId="77777777" w:rsidR="006D1256" w:rsidRDefault="00000000">
            <w:pPr>
              <w:spacing w:after="0"/>
              <w:ind w:firstLine="0"/>
            </w:pPr>
            <w:r>
              <w:rPr>
                <w:sz w:val="13"/>
              </w:rPr>
              <w:t>2,45</w:t>
            </w:r>
          </w:p>
        </w:tc>
        <w:tc>
          <w:tcPr>
            <w:tcW w:w="709" w:type="dxa"/>
          </w:tcPr>
          <w:p w14:paraId="33847132" w14:textId="77777777" w:rsidR="006D1256" w:rsidRDefault="00000000">
            <w:pPr>
              <w:spacing w:after="0"/>
              <w:ind w:firstLine="0"/>
            </w:pPr>
            <w:r>
              <w:rPr>
                <w:sz w:val="13"/>
              </w:rPr>
              <w:t>El Niño</w:t>
            </w:r>
          </w:p>
        </w:tc>
        <w:tc>
          <w:tcPr>
            <w:tcW w:w="655" w:type="dxa"/>
          </w:tcPr>
          <w:p w14:paraId="7AF764C6" w14:textId="77777777" w:rsidR="006D1256" w:rsidRDefault="00000000">
            <w:pPr>
              <w:spacing w:after="0"/>
              <w:ind w:firstLine="0"/>
            </w:pPr>
            <w:r>
              <w:rPr>
                <w:sz w:val="13"/>
              </w:rPr>
              <w:t>89,9</w:t>
            </w:r>
          </w:p>
        </w:tc>
        <w:tc>
          <w:tcPr>
            <w:tcW w:w="655" w:type="dxa"/>
          </w:tcPr>
          <w:p w14:paraId="7FE2096B" w14:textId="77777777" w:rsidR="006D1256" w:rsidRDefault="00000000">
            <w:pPr>
              <w:spacing w:after="0"/>
              <w:ind w:firstLine="0"/>
            </w:pPr>
            <w:r>
              <w:rPr>
                <w:sz w:val="13"/>
              </w:rPr>
              <w:t>88,2</w:t>
            </w:r>
          </w:p>
        </w:tc>
        <w:tc>
          <w:tcPr>
            <w:tcW w:w="655" w:type="dxa"/>
          </w:tcPr>
          <w:p w14:paraId="1D905A10" w14:textId="77777777" w:rsidR="006D1256" w:rsidRDefault="00000000">
            <w:pPr>
              <w:spacing w:after="0"/>
              <w:ind w:firstLine="0"/>
            </w:pPr>
            <w:r>
              <w:rPr>
                <w:sz w:val="13"/>
              </w:rPr>
              <w:t>30,3</w:t>
            </w:r>
          </w:p>
        </w:tc>
        <w:tc>
          <w:tcPr>
            <w:tcW w:w="655" w:type="dxa"/>
          </w:tcPr>
          <w:p w14:paraId="45DBEBF5" w14:textId="77777777" w:rsidR="006D1256" w:rsidRDefault="00000000">
            <w:pPr>
              <w:spacing w:after="0"/>
              <w:ind w:firstLine="0"/>
            </w:pPr>
            <w:r>
              <w:rPr>
                <w:sz w:val="13"/>
              </w:rPr>
              <w:t>36,0</w:t>
            </w:r>
          </w:p>
        </w:tc>
        <w:tc>
          <w:tcPr>
            <w:tcW w:w="655" w:type="dxa"/>
          </w:tcPr>
          <w:p w14:paraId="20F7EF2C" w14:textId="77777777" w:rsidR="006D1256" w:rsidRDefault="00000000">
            <w:pPr>
              <w:spacing w:after="0"/>
              <w:ind w:firstLine="0"/>
            </w:pPr>
            <w:r>
              <w:rPr>
                <w:sz w:val="13"/>
              </w:rPr>
              <w:t>0,395</w:t>
            </w:r>
          </w:p>
        </w:tc>
        <w:tc>
          <w:tcPr>
            <w:tcW w:w="655" w:type="dxa"/>
          </w:tcPr>
          <w:p w14:paraId="629F244E" w14:textId="77777777" w:rsidR="006D1256" w:rsidRDefault="00000000">
            <w:pPr>
              <w:spacing w:after="0"/>
              <w:ind w:firstLine="0"/>
            </w:pPr>
            <w:r>
              <w:rPr>
                <w:sz w:val="13"/>
              </w:rPr>
              <w:t>24200</w:t>
            </w:r>
          </w:p>
        </w:tc>
        <w:tc>
          <w:tcPr>
            <w:tcW w:w="655" w:type="dxa"/>
          </w:tcPr>
          <w:p w14:paraId="0E409C74" w14:textId="77777777" w:rsidR="006D1256" w:rsidRDefault="00000000">
            <w:pPr>
              <w:spacing w:after="0"/>
              <w:ind w:firstLine="0"/>
            </w:pPr>
            <w:r>
              <w:rPr>
                <w:sz w:val="13"/>
              </w:rPr>
              <w:t>62,1</w:t>
            </w:r>
          </w:p>
        </w:tc>
        <w:tc>
          <w:tcPr>
            <w:tcW w:w="655" w:type="dxa"/>
          </w:tcPr>
          <w:p w14:paraId="5FBED8FE" w14:textId="77777777" w:rsidR="006D1256" w:rsidRDefault="00000000">
            <w:pPr>
              <w:spacing w:after="0"/>
              <w:ind w:firstLine="0"/>
            </w:pPr>
            <w:r>
              <w:rPr>
                <w:sz w:val="13"/>
              </w:rPr>
              <w:t>64,0</w:t>
            </w:r>
          </w:p>
        </w:tc>
        <w:tc>
          <w:tcPr>
            <w:tcW w:w="655" w:type="dxa"/>
          </w:tcPr>
          <w:p w14:paraId="379773B9" w14:textId="77777777" w:rsidR="006D1256" w:rsidRDefault="00000000">
            <w:pPr>
              <w:spacing w:after="0"/>
              <w:ind w:firstLine="0"/>
            </w:pPr>
            <w:r>
              <w:rPr>
                <w:sz w:val="13"/>
              </w:rPr>
              <w:t>147,3</w:t>
            </w:r>
          </w:p>
        </w:tc>
        <w:tc>
          <w:tcPr>
            <w:tcW w:w="655" w:type="dxa"/>
          </w:tcPr>
          <w:p w14:paraId="483F45D1" w14:textId="77777777" w:rsidR="006D1256" w:rsidRDefault="00000000">
            <w:pPr>
              <w:spacing w:after="0"/>
              <w:ind w:firstLine="0"/>
            </w:pPr>
            <w:r>
              <w:rPr>
                <w:sz w:val="13"/>
              </w:rPr>
              <w:t>39,4</w:t>
            </w:r>
          </w:p>
        </w:tc>
        <w:tc>
          <w:tcPr>
            <w:tcW w:w="655" w:type="dxa"/>
          </w:tcPr>
          <w:p w14:paraId="3E6632F3" w14:textId="77777777" w:rsidR="006D1256" w:rsidRDefault="00000000">
            <w:pPr>
              <w:spacing w:after="0"/>
              <w:ind w:firstLine="0"/>
            </w:pPr>
            <w:r>
              <w:rPr>
                <w:sz w:val="13"/>
              </w:rPr>
              <w:t>0,313</w:t>
            </w:r>
          </w:p>
        </w:tc>
        <w:tc>
          <w:tcPr>
            <w:tcW w:w="655" w:type="dxa"/>
          </w:tcPr>
          <w:p w14:paraId="71BD6DD0" w14:textId="77777777" w:rsidR="006D1256" w:rsidRDefault="00000000">
            <w:pPr>
              <w:spacing w:after="0"/>
              <w:ind w:firstLine="0"/>
            </w:pPr>
            <w:r>
              <w:rPr>
                <w:sz w:val="13"/>
              </w:rPr>
              <w:t>98725</w:t>
            </w:r>
          </w:p>
        </w:tc>
        <w:tc>
          <w:tcPr>
            <w:tcW w:w="655" w:type="dxa"/>
          </w:tcPr>
          <w:p w14:paraId="0B2AC717" w14:textId="77777777" w:rsidR="006D1256" w:rsidRDefault="00000000">
            <w:pPr>
              <w:spacing w:after="0"/>
              <w:ind w:firstLine="0"/>
            </w:pPr>
            <w:r>
              <w:rPr>
                <w:sz w:val="13"/>
              </w:rPr>
              <w:t>34,9</w:t>
            </w:r>
          </w:p>
        </w:tc>
        <w:tc>
          <w:tcPr>
            <w:tcW w:w="655" w:type="dxa"/>
          </w:tcPr>
          <w:p w14:paraId="03248105" w14:textId="77777777" w:rsidR="006D1256" w:rsidRDefault="00000000">
            <w:pPr>
              <w:spacing w:after="0"/>
              <w:ind w:firstLine="0"/>
            </w:pPr>
            <w:r>
              <w:rPr>
                <w:sz w:val="13"/>
              </w:rPr>
              <w:t>31,6</w:t>
            </w:r>
          </w:p>
        </w:tc>
        <w:tc>
          <w:tcPr>
            <w:tcW w:w="655" w:type="dxa"/>
          </w:tcPr>
          <w:p w14:paraId="2A76511E" w14:textId="77777777" w:rsidR="006D1256" w:rsidRDefault="00000000">
            <w:pPr>
              <w:spacing w:after="0"/>
              <w:ind w:firstLine="0"/>
            </w:pPr>
            <w:r>
              <w:rPr>
                <w:sz w:val="13"/>
              </w:rPr>
              <w:t>48,7</w:t>
            </w:r>
          </w:p>
        </w:tc>
        <w:tc>
          <w:tcPr>
            <w:tcW w:w="655" w:type="dxa"/>
          </w:tcPr>
          <w:p w14:paraId="1812BD80" w14:textId="77777777" w:rsidR="006D1256" w:rsidRDefault="00000000">
            <w:pPr>
              <w:spacing w:after="0"/>
              <w:ind w:firstLine="0"/>
            </w:pPr>
            <w:r>
              <w:rPr>
                <w:sz w:val="13"/>
              </w:rPr>
              <w:t>41,2</w:t>
            </w:r>
          </w:p>
        </w:tc>
        <w:tc>
          <w:tcPr>
            <w:tcW w:w="655" w:type="dxa"/>
          </w:tcPr>
          <w:p w14:paraId="21FC9A90" w14:textId="77777777" w:rsidR="006D1256" w:rsidRDefault="00000000">
            <w:pPr>
              <w:spacing w:after="0"/>
              <w:ind w:firstLine="0"/>
            </w:pPr>
            <w:r>
              <w:rPr>
                <w:sz w:val="13"/>
              </w:rPr>
              <w:t>0,129</w:t>
            </w:r>
          </w:p>
        </w:tc>
        <w:tc>
          <w:tcPr>
            <w:tcW w:w="655" w:type="dxa"/>
          </w:tcPr>
          <w:p w14:paraId="72C24F97" w14:textId="77777777" w:rsidR="006D1256" w:rsidRDefault="00000000">
            <w:pPr>
              <w:spacing w:after="0"/>
              <w:ind w:firstLine="0"/>
            </w:pPr>
            <w:r>
              <w:rPr>
                <w:sz w:val="13"/>
              </w:rPr>
              <w:t>44150</w:t>
            </w:r>
          </w:p>
        </w:tc>
      </w:tr>
      <w:tr w:rsidR="006D1256" w14:paraId="49DEC66E" w14:textId="77777777">
        <w:trPr>
          <w:jc w:val="center"/>
        </w:trPr>
        <w:tc>
          <w:tcPr>
            <w:tcW w:w="539" w:type="dxa"/>
          </w:tcPr>
          <w:p w14:paraId="3EBE6CBC" w14:textId="77777777" w:rsidR="006D1256" w:rsidRDefault="00000000">
            <w:pPr>
              <w:spacing w:after="0"/>
              <w:ind w:firstLine="0"/>
            </w:pPr>
            <w:r>
              <w:rPr>
                <w:sz w:val="13"/>
              </w:rPr>
              <w:t>2015</w:t>
            </w:r>
          </w:p>
        </w:tc>
        <w:tc>
          <w:tcPr>
            <w:tcW w:w="425" w:type="dxa"/>
          </w:tcPr>
          <w:p w14:paraId="2A5E376C" w14:textId="77777777" w:rsidR="006D1256" w:rsidRDefault="00000000">
            <w:pPr>
              <w:spacing w:after="0"/>
              <w:ind w:firstLine="0"/>
            </w:pPr>
            <w:r>
              <w:rPr>
                <w:sz w:val="13"/>
              </w:rPr>
              <w:t>12</w:t>
            </w:r>
          </w:p>
        </w:tc>
        <w:tc>
          <w:tcPr>
            <w:tcW w:w="539" w:type="dxa"/>
          </w:tcPr>
          <w:p w14:paraId="7B80FCE1" w14:textId="77777777" w:rsidR="006D1256" w:rsidRDefault="00000000">
            <w:pPr>
              <w:spacing w:after="0"/>
              <w:ind w:firstLine="0"/>
            </w:pPr>
            <w:r>
              <w:rPr>
                <w:sz w:val="13"/>
              </w:rPr>
              <w:t>2,59</w:t>
            </w:r>
          </w:p>
        </w:tc>
        <w:tc>
          <w:tcPr>
            <w:tcW w:w="709" w:type="dxa"/>
          </w:tcPr>
          <w:p w14:paraId="1E722AFE" w14:textId="77777777" w:rsidR="006D1256" w:rsidRDefault="00000000">
            <w:pPr>
              <w:spacing w:after="0"/>
              <w:ind w:firstLine="0"/>
            </w:pPr>
            <w:r>
              <w:rPr>
                <w:sz w:val="13"/>
              </w:rPr>
              <w:t>El Niño</w:t>
            </w:r>
          </w:p>
        </w:tc>
        <w:tc>
          <w:tcPr>
            <w:tcW w:w="655" w:type="dxa"/>
          </w:tcPr>
          <w:p w14:paraId="1CE81171" w14:textId="77777777" w:rsidR="006D1256" w:rsidRDefault="00000000">
            <w:pPr>
              <w:spacing w:after="0"/>
              <w:ind w:firstLine="0"/>
            </w:pPr>
            <w:r>
              <w:rPr>
                <w:sz w:val="13"/>
              </w:rPr>
              <w:t>95,5</w:t>
            </w:r>
          </w:p>
        </w:tc>
        <w:tc>
          <w:tcPr>
            <w:tcW w:w="655" w:type="dxa"/>
          </w:tcPr>
          <w:p w14:paraId="0DF1D440" w14:textId="77777777" w:rsidR="006D1256" w:rsidRDefault="00000000">
            <w:pPr>
              <w:spacing w:after="0"/>
              <w:ind w:firstLine="0"/>
            </w:pPr>
            <w:r>
              <w:rPr>
                <w:sz w:val="13"/>
              </w:rPr>
              <w:t>76,8</w:t>
            </w:r>
          </w:p>
        </w:tc>
        <w:tc>
          <w:tcPr>
            <w:tcW w:w="655" w:type="dxa"/>
          </w:tcPr>
          <w:p w14:paraId="11685792" w14:textId="77777777" w:rsidR="006D1256" w:rsidRDefault="00000000">
            <w:pPr>
              <w:spacing w:after="0"/>
              <w:ind w:firstLine="0"/>
            </w:pPr>
            <w:r>
              <w:rPr>
                <w:sz w:val="13"/>
              </w:rPr>
              <w:t>19,6</w:t>
            </w:r>
          </w:p>
        </w:tc>
        <w:tc>
          <w:tcPr>
            <w:tcW w:w="655" w:type="dxa"/>
          </w:tcPr>
          <w:p w14:paraId="6AF437FB" w14:textId="77777777" w:rsidR="006D1256" w:rsidRDefault="00000000">
            <w:pPr>
              <w:spacing w:after="0"/>
              <w:ind w:firstLine="0"/>
            </w:pPr>
            <w:r>
              <w:rPr>
                <w:sz w:val="13"/>
              </w:rPr>
              <w:t>35,2</w:t>
            </w:r>
          </w:p>
        </w:tc>
        <w:tc>
          <w:tcPr>
            <w:tcW w:w="655" w:type="dxa"/>
          </w:tcPr>
          <w:p w14:paraId="36147E03" w14:textId="77777777" w:rsidR="006D1256" w:rsidRDefault="00000000">
            <w:pPr>
              <w:spacing w:after="0"/>
              <w:ind w:firstLine="0"/>
            </w:pPr>
            <w:r>
              <w:rPr>
                <w:sz w:val="13"/>
              </w:rPr>
              <w:t>0,360</w:t>
            </w:r>
          </w:p>
        </w:tc>
        <w:tc>
          <w:tcPr>
            <w:tcW w:w="655" w:type="dxa"/>
          </w:tcPr>
          <w:p w14:paraId="4B330D3C" w14:textId="77777777" w:rsidR="006D1256" w:rsidRDefault="00000000">
            <w:pPr>
              <w:spacing w:after="0"/>
              <w:ind w:firstLine="0"/>
            </w:pPr>
            <w:r>
              <w:rPr>
                <w:sz w:val="13"/>
              </w:rPr>
              <w:t>64425</w:t>
            </w:r>
          </w:p>
        </w:tc>
        <w:tc>
          <w:tcPr>
            <w:tcW w:w="655" w:type="dxa"/>
          </w:tcPr>
          <w:p w14:paraId="008F8FF7" w14:textId="77777777" w:rsidR="006D1256" w:rsidRDefault="00000000">
            <w:pPr>
              <w:spacing w:after="0"/>
              <w:ind w:firstLine="0"/>
            </w:pPr>
            <w:r>
              <w:rPr>
                <w:sz w:val="13"/>
              </w:rPr>
              <w:t>68,3</w:t>
            </w:r>
          </w:p>
        </w:tc>
        <w:tc>
          <w:tcPr>
            <w:tcW w:w="655" w:type="dxa"/>
          </w:tcPr>
          <w:p w14:paraId="1E92B00E" w14:textId="77777777" w:rsidR="006D1256" w:rsidRDefault="00000000">
            <w:pPr>
              <w:spacing w:after="0"/>
              <w:ind w:firstLine="0"/>
            </w:pPr>
            <w:r>
              <w:rPr>
                <w:sz w:val="13"/>
              </w:rPr>
              <w:t>54,6</w:t>
            </w:r>
          </w:p>
        </w:tc>
        <w:tc>
          <w:tcPr>
            <w:tcW w:w="655" w:type="dxa"/>
          </w:tcPr>
          <w:p w14:paraId="7C78BAD6" w14:textId="77777777" w:rsidR="006D1256" w:rsidRDefault="00000000">
            <w:pPr>
              <w:spacing w:after="0"/>
              <w:ind w:firstLine="0"/>
            </w:pPr>
            <w:r>
              <w:rPr>
                <w:sz w:val="13"/>
              </w:rPr>
              <w:t>38,0</w:t>
            </w:r>
          </w:p>
        </w:tc>
        <w:tc>
          <w:tcPr>
            <w:tcW w:w="655" w:type="dxa"/>
          </w:tcPr>
          <w:p w14:paraId="3EA4A076" w14:textId="77777777" w:rsidR="006D1256" w:rsidRDefault="00000000">
            <w:pPr>
              <w:spacing w:after="0"/>
              <w:ind w:firstLine="0"/>
            </w:pPr>
            <w:r>
              <w:rPr>
                <w:sz w:val="13"/>
              </w:rPr>
              <w:t>37,9</w:t>
            </w:r>
          </w:p>
        </w:tc>
        <w:tc>
          <w:tcPr>
            <w:tcW w:w="655" w:type="dxa"/>
          </w:tcPr>
          <w:p w14:paraId="4CACA2B6" w14:textId="77777777" w:rsidR="006D1256" w:rsidRDefault="00000000">
            <w:pPr>
              <w:spacing w:after="0"/>
              <w:ind w:firstLine="0"/>
            </w:pPr>
            <w:r>
              <w:rPr>
                <w:sz w:val="13"/>
              </w:rPr>
              <w:t>0,248</w:t>
            </w:r>
          </w:p>
        </w:tc>
        <w:tc>
          <w:tcPr>
            <w:tcW w:w="655" w:type="dxa"/>
          </w:tcPr>
          <w:p w14:paraId="15EB03C6" w14:textId="77777777" w:rsidR="006D1256" w:rsidRDefault="00000000">
            <w:pPr>
              <w:spacing w:after="0"/>
              <w:ind w:firstLine="0"/>
            </w:pPr>
            <w:r>
              <w:rPr>
                <w:sz w:val="13"/>
              </w:rPr>
              <w:t>69100</w:t>
            </w:r>
          </w:p>
        </w:tc>
        <w:tc>
          <w:tcPr>
            <w:tcW w:w="655" w:type="dxa"/>
          </w:tcPr>
          <w:p w14:paraId="73FC8CBB" w14:textId="77777777" w:rsidR="006D1256" w:rsidRDefault="00000000">
            <w:pPr>
              <w:spacing w:after="0"/>
              <w:ind w:firstLine="0"/>
            </w:pPr>
            <w:r>
              <w:rPr>
                <w:sz w:val="13"/>
              </w:rPr>
              <w:t>39,0</w:t>
            </w:r>
          </w:p>
        </w:tc>
        <w:tc>
          <w:tcPr>
            <w:tcW w:w="655" w:type="dxa"/>
          </w:tcPr>
          <w:p w14:paraId="3AAFDEEA" w14:textId="77777777" w:rsidR="006D1256" w:rsidRDefault="00000000">
            <w:pPr>
              <w:spacing w:after="0"/>
              <w:ind w:firstLine="0"/>
            </w:pPr>
            <w:r>
              <w:rPr>
                <w:sz w:val="13"/>
              </w:rPr>
              <w:t>32,1</w:t>
            </w:r>
          </w:p>
        </w:tc>
        <w:tc>
          <w:tcPr>
            <w:tcW w:w="655" w:type="dxa"/>
          </w:tcPr>
          <w:p w14:paraId="08078FF4" w14:textId="77777777" w:rsidR="006D1256" w:rsidRDefault="00000000">
            <w:pPr>
              <w:spacing w:after="0"/>
              <w:ind w:firstLine="0"/>
            </w:pPr>
            <w:r>
              <w:rPr>
                <w:sz w:val="13"/>
              </w:rPr>
              <w:t>11,8</w:t>
            </w:r>
          </w:p>
        </w:tc>
        <w:tc>
          <w:tcPr>
            <w:tcW w:w="655" w:type="dxa"/>
          </w:tcPr>
          <w:p w14:paraId="252A280F" w14:textId="77777777" w:rsidR="006D1256" w:rsidRDefault="00000000">
            <w:pPr>
              <w:spacing w:after="0"/>
              <w:ind w:firstLine="0"/>
            </w:pPr>
            <w:r>
              <w:rPr>
                <w:sz w:val="13"/>
              </w:rPr>
              <w:t>39,1</w:t>
            </w:r>
          </w:p>
        </w:tc>
        <w:tc>
          <w:tcPr>
            <w:tcW w:w="655" w:type="dxa"/>
          </w:tcPr>
          <w:p w14:paraId="5D4F8590" w14:textId="77777777" w:rsidR="006D1256" w:rsidRDefault="00000000">
            <w:pPr>
              <w:spacing w:after="0"/>
              <w:ind w:firstLine="0"/>
            </w:pPr>
            <w:r>
              <w:rPr>
                <w:sz w:val="13"/>
              </w:rPr>
              <w:t>0,139</w:t>
            </w:r>
          </w:p>
        </w:tc>
        <w:tc>
          <w:tcPr>
            <w:tcW w:w="655" w:type="dxa"/>
          </w:tcPr>
          <w:p w14:paraId="4EC3D568" w14:textId="77777777" w:rsidR="006D1256" w:rsidRDefault="00000000">
            <w:pPr>
              <w:spacing w:after="0"/>
              <w:ind w:firstLine="0"/>
            </w:pPr>
            <w:r>
              <w:rPr>
                <w:sz w:val="13"/>
              </w:rPr>
              <w:t>37450</w:t>
            </w:r>
          </w:p>
        </w:tc>
      </w:tr>
      <w:tr w:rsidR="006D1256" w14:paraId="61389F65" w14:textId="77777777">
        <w:trPr>
          <w:jc w:val="center"/>
        </w:trPr>
        <w:tc>
          <w:tcPr>
            <w:tcW w:w="539" w:type="dxa"/>
          </w:tcPr>
          <w:p w14:paraId="026F4707" w14:textId="77777777" w:rsidR="006D1256" w:rsidRDefault="00000000">
            <w:pPr>
              <w:spacing w:after="0"/>
              <w:ind w:firstLine="0"/>
            </w:pPr>
            <w:r>
              <w:rPr>
                <w:sz w:val="13"/>
              </w:rPr>
              <w:t>2016</w:t>
            </w:r>
          </w:p>
        </w:tc>
        <w:tc>
          <w:tcPr>
            <w:tcW w:w="425" w:type="dxa"/>
          </w:tcPr>
          <w:p w14:paraId="02047B96" w14:textId="77777777" w:rsidR="006D1256" w:rsidRDefault="00000000">
            <w:pPr>
              <w:spacing w:after="0"/>
              <w:ind w:firstLine="0"/>
            </w:pPr>
            <w:r>
              <w:rPr>
                <w:sz w:val="13"/>
              </w:rPr>
              <w:t>1</w:t>
            </w:r>
          </w:p>
        </w:tc>
        <w:tc>
          <w:tcPr>
            <w:tcW w:w="539" w:type="dxa"/>
          </w:tcPr>
          <w:p w14:paraId="0105EB23" w14:textId="77777777" w:rsidR="006D1256" w:rsidRDefault="00000000">
            <w:pPr>
              <w:spacing w:after="0"/>
              <w:ind w:firstLine="0"/>
            </w:pPr>
            <w:r>
              <w:rPr>
                <w:sz w:val="13"/>
              </w:rPr>
              <w:t>2,50</w:t>
            </w:r>
          </w:p>
        </w:tc>
        <w:tc>
          <w:tcPr>
            <w:tcW w:w="709" w:type="dxa"/>
          </w:tcPr>
          <w:p w14:paraId="5B1A4652" w14:textId="77777777" w:rsidR="006D1256" w:rsidRDefault="00000000">
            <w:pPr>
              <w:spacing w:after="0"/>
              <w:ind w:firstLine="0"/>
            </w:pPr>
            <w:r>
              <w:rPr>
                <w:sz w:val="13"/>
              </w:rPr>
              <w:t>El Niño</w:t>
            </w:r>
          </w:p>
        </w:tc>
        <w:tc>
          <w:tcPr>
            <w:tcW w:w="655" w:type="dxa"/>
          </w:tcPr>
          <w:p w14:paraId="1A089B3D" w14:textId="77777777" w:rsidR="006D1256" w:rsidRDefault="00000000">
            <w:pPr>
              <w:spacing w:after="0"/>
              <w:ind w:firstLine="0"/>
            </w:pPr>
            <w:r>
              <w:rPr>
                <w:sz w:val="13"/>
              </w:rPr>
              <w:t>79,0</w:t>
            </w:r>
          </w:p>
        </w:tc>
        <w:tc>
          <w:tcPr>
            <w:tcW w:w="655" w:type="dxa"/>
          </w:tcPr>
          <w:p w14:paraId="57382416" w14:textId="77777777" w:rsidR="006D1256" w:rsidRDefault="00000000">
            <w:pPr>
              <w:spacing w:after="0"/>
              <w:ind w:firstLine="0"/>
            </w:pPr>
            <w:r>
              <w:rPr>
                <w:sz w:val="13"/>
              </w:rPr>
              <w:t>83,3</w:t>
            </w:r>
          </w:p>
        </w:tc>
        <w:tc>
          <w:tcPr>
            <w:tcW w:w="655" w:type="dxa"/>
          </w:tcPr>
          <w:p w14:paraId="1FCD5149" w14:textId="77777777" w:rsidR="006D1256" w:rsidRDefault="00000000">
            <w:pPr>
              <w:spacing w:after="0"/>
              <w:ind w:firstLine="0"/>
            </w:pPr>
            <w:r>
              <w:rPr>
                <w:sz w:val="13"/>
              </w:rPr>
              <w:t>250,5</w:t>
            </w:r>
          </w:p>
        </w:tc>
        <w:tc>
          <w:tcPr>
            <w:tcW w:w="655" w:type="dxa"/>
          </w:tcPr>
          <w:p w14:paraId="22B42993" w14:textId="77777777" w:rsidR="006D1256" w:rsidRDefault="00000000">
            <w:pPr>
              <w:spacing w:after="0"/>
              <w:ind w:firstLine="0"/>
            </w:pPr>
            <w:r>
              <w:rPr>
                <w:sz w:val="13"/>
              </w:rPr>
              <w:t>33,3</w:t>
            </w:r>
          </w:p>
        </w:tc>
        <w:tc>
          <w:tcPr>
            <w:tcW w:w="655" w:type="dxa"/>
          </w:tcPr>
          <w:p w14:paraId="74ABADE3" w14:textId="77777777" w:rsidR="006D1256" w:rsidRDefault="00000000">
            <w:pPr>
              <w:spacing w:after="0"/>
              <w:ind w:firstLine="0"/>
            </w:pPr>
            <w:r>
              <w:rPr>
                <w:sz w:val="13"/>
              </w:rPr>
              <w:t>0,486</w:t>
            </w:r>
          </w:p>
        </w:tc>
        <w:tc>
          <w:tcPr>
            <w:tcW w:w="655" w:type="dxa"/>
          </w:tcPr>
          <w:p w14:paraId="793AD439" w14:textId="77777777" w:rsidR="006D1256" w:rsidRDefault="00000000">
            <w:pPr>
              <w:spacing w:after="0"/>
              <w:ind w:firstLine="0"/>
            </w:pPr>
            <w:r>
              <w:rPr>
                <w:sz w:val="13"/>
              </w:rPr>
              <w:t>3675</w:t>
            </w:r>
          </w:p>
        </w:tc>
        <w:tc>
          <w:tcPr>
            <w:tcW w:w="655" w:type="dxa"/>
          </w:tcPr>
          <w:p w14:paraId="60EC8B29" w14:textId="77777777" w:rsidR="006D1256" w:rsidRDefault="00000000">
            <w:pPr>
              <w:spacing w:after="0"/>
              <w:ind w:firstLine="0"/>
            </w:pPr>
            <w:r>
              <w:rPr>
                <w:sz w:val="13"/>
              </w:rPr>
              <w:t>76,8</w:t>
            </w:r>
          </w:p>
        </w:tc>
        <w:tc>
          <w:tcPr>
            <w:tcW w:w="655" w:type="dxa"/>
          </w:tcPr>
          <w:p w14:paraId="6DA398DB" w14:textId="77777777" w:rsidR="006D1256" w:rsidRDefault="00000000">
            <w:pPr>
              <w:spacing w:after="0"/>
              <w:ind w:firstLine="0"/>
            </w:pPr>
            <w:r>
              <w:rPr>
                <w:sz w:val="13"/>
              </w:rPr>
              <w:t>86,1</w:t>
            </w:r>
          </w:p>
        </w:tc>
        <w:tc>
          <w:tcPr>
            <w:tcW w:w="655" w:type="dxa"/>
          </w:tcPr>
          <w:p w14:paraId="382BF827" w14:textId="77777777" w:rsidR="006D1256" w:rsidRDefault="00000000">
            <w:pPr>
              <w:spacing w:after="0"/>
              <w:ind w:firstLine="0"/>
            </w:pPr>
            <w:r>
              <w:rPr>
                <w:sz w:val="13"/>
              </w:rPr>
              <w:t>463,3</w:t>
            </w:r>
          </w:p>
        </w:tc>
        <w:tc>
          <w:tcPr>
            <w:tcW w:w="655" w:type="dxa"/>
          </w:tcPr>
          <w:p w14:paraId="09DBCDE8" w14:textId="77777777" w:rsidR="006D1256" w:rsidRDefault="00000000">
            <w:pPr>
              <w:spacing w:after="0"/>
              <w:ind w:firstLine="0"/>
            </w:pPr>
            <w:r>
              <w:rPr>
                <w:sz w:val="13"/>
              </w:rPr>
              <w:t>31,5</w:t>
            </w:r>
          </w:p>
        </w:tc>
        <w:tc>
          <w:tcPr>
            <w:tcW w:w="655" w:type="dxa"/>
          </w:tcPr>
          <w:p w14:paraId="5076F9AC" w14:textId="77777777" w:rsidR="006D1256" w:rsidRDefault="00000000">
            <w:pPr>
              <w:spacing w:after="0"/>
              <w:ind w:firstLine="0"/>
            </w:pPr>
            <w:r>
              <w:rPr>
                <w:sz w:val="13"/>
              </w:rPr>
              <w:t>0,575</w:t>
            </w:r>
          </w:p>
        </w:tc>
        <w:tc>
          <w:tcPr>
            <w:tcW w:w="655" w:type="dxa"/>
          </w:tcPr>
          <w:p w14:paraId="7F5524C1" w14:textId="77777777" w:rsidR="006D1256" w:rsidRDefault="00000000">
            <w:pPr>
              <w:spacing w:after="0"/>
              <w:ind w:firstLine="0"/>
            </w:pPr>
            <w:r>
              <w:rPr>
                <w:sz w:val="13"/>
              </w:rPr>
              <w:t>10300</w:t>
            </w:r>
          </w:p>
        </w:tc>
        <w:tc>
          <w:tcPr>
            <w:tcW w:w="655" w:type="dxa"/>
          </w:tcPr>
          <w:p w14:paraId="00700830" w14:textId="77777777" w:rsidR="006D1256" w:rsidRDefault="00000000">
            <w:pPr>
              <w:spacing w:after="0"/>
              <w:ind w:firstLine="0"/>
            </w:pPr>
            <w:r>
              <w:rPr>
                <w:sz w:val="13"/>
              </w:rPr>
              <w:t>63,3</w:t>
            </w:r>
          </w:p>
        </w:tc>
        <w:tc>
          <w:tcPr>
            <w:tcW w:w="655" w:type="dxa"/>
          </w:tcPr>
          <w:p w14:paraId="64F6C784" w14:textId="77777777" w:rsidR="006D1256" w:rsidRDefault="00000000">
            <w:pPr>
              <w:spacing w:after="0"/>
              <w:ind w:firstLine="0"/>
            </w:pPr>
            <w:r>
              <w:rPr>
                <w:sz w:val="13"/>
              </w:rPr>
              <w:t>67,2</w:t>
            </w:r>
          </w:p>
        </w:tc>
        <w:tc>
          <w:tcPr>
            <w:tcW w:w="655" w:type="dxa"/>
          </w:tcPr>
          <w:p w14:paraId="6A5107FD" w14:textId="77777777" w:rsidR="006D1256" w:rsidRDefault="00000000">
            <w:pPr>
              <w:spacing w:after="0"/>
              <w:ind w:firstLine="0"/>
            </w:pPr>
            <w:r>
              <w:rPr>
                <w:sz w:val="13"/>
              </w:rPr>
              <w:t>393,8</w:t>
            </w:r>
          </w:p>
        </w:tc>
        <w:tc>
          <w:tcPr>
            <w:tcW w:w="655" w:type="dxa"/>
          </w:tcPr>
          <w:p w14:paraId="41AC75F0" w14:textId="77777777" w:rsidR="006D1256" w:rsidRDefault="00000000">
            <w:pPr>
              <w:spacing w:after="0"/>
              <w:ind w:firstLine="0"/>
            </w:pPr>
            <w:r>
              <w:rPr>
                <w:sz w:val="13"/>
              </w:rPr>
              <w:t>33,8</w:t>
            </w:r>
          </w:p>
        </w:tc>
        <w:tc>
          <w:tcPr>
            <w:tcW w:w="655" w:type="dxa"/>
          </w:tcPr>
          <w:p w14:paraId="103549CA" w14:textId="77777777" w:rsidR="006D1256" w:rsidRDefault="00000000">
            <w:pPr>
              <w:spacing w:after="0"/>
              <w:ind w:firstLine="0"/>
            </w:pPr>
            <w:r>
              <w:rPr>
                <w:sz w:val="13"/>
              </w:rPr>
              <w:t>0,398</w:t>
            </w:r>
          </w:p>
        </w:tc>
        <w:tc>
          <w:tcPr>
            <w:tcW w:w="655" w:type="dxa"/>
          </w:tcPr>
          <w:p w14:paraId="675C7670" w14:textId="77777777" w:rsidR="006D1256" w:rsidRDefault="00000000">
            <w:pPr>
              <w:spacing w:after="0"/>
              <w:ind w:firstLine="0"/>
            </w:pPr>
            <w:r>
              <w:rPr>
                <w:sz w:val="13"/>
              </w:rPr>
              <w:t>2100</w:t>
            </w:r>
          </w:p>
        </w:tc>
      </w:tr>
      <w:tr w:rsidR="006D1256" w14:paraId="6DD393AD" w14:textId="77777777">
        <w:trPr>
          <w:jc w:val="center"/>
        </w:trPr>
        <w:tc>
          <w:tcPr>
            <w:tcW w:w="539" w:type="dxa"/>
          </w:tcPr>
          <w:p w14:paraId="5447D76E" w14:textId="77777777" w:rsidR="006D1256" w:rsidRDefault="00000000">
            <w:pPr>
              <w:spacing w:after="0"/>
              <w:ind w:firstLine="0"/>
            </w:pPr>
            <w:r>
              <w:rPr>
                <w:sz w:val="13"/>
              </w:rPr>
              <w:t>2016</w:t>
            </w:r>
          </w:p>
        </w:tc>
        <w:tc>
          <w:tcPr>
            <w:tcW w:w="425" w:type="dxa"/>
          </w:tcPr>
          <w:p w14:paraId="63208CD2" w14:textId="77777777" w:rsidR="006D1256" w:rsidRDefault="00000000">
            <w:pPr>
              <w:spacing w:after="0"/>
              <w:ind w:firstLine="0"/>
            </w:pPr>
            <w:r>
              <w:rPr>
                <w:sz w:val="13"/>
              </w:rPr>
              <w:t>2</w:t>
            </w:r>
          </w:p>
        </w:tc>
        <w:tc>
          <w:tcPr>
            <w:tcW w:w="539" w:type="dxa"/>
          </w:tcPr>
          <w:p w14:paraId="72C749C6" w14:textId="77777777" w:rsidR="006D1256" w:rsidRDefault="00000000">
            <w:pPr>
              <w:spacing w:after="0"/>
              <w:ind w:firstLine="0"/>
            </w:pPr>
            <w:r>
              <w:rPr>
                <w:sz w:val="13"/>
              </w:rPr>
              <w:t>2,21</w:t>
            </w:r>
          </w:p>
        </w:tc>
        <w:tc>
          <w:tcPr>
            <w:tcW w:w="709" w:type="dxa"/>
          </w:tcPr>
          <w:p w14:paraId="626629F0" w14:textId="77777777" w:rsidR="006D1256" w:rsidRDefault="00000000">
            <w:pPr>
              <w:spacing w:after="0"/>
              <w:ind w:firstLine="0"/>
            </w:pPr>
            <w:r>
              <w:rPr>
                <w:sz w:val="13"/>
              </w:rPr>
              <w:t>El Niño</w:t>
            </w:r>
          </w:p>
        </w:tc>
        <w:tc>
          <w:tcPr>
            <w:tcW w:w="655" w:type="dxa"/>
          </w:tcPr>
          <w:p w14:paraId="0463C384" w14:textId="77777777" w:rsidR="006D1256" w:rsidRDefault="00000000">
            <w:pPr>
              <w:spacing w:after="0"/>
              <w:ind w:firstLine="0"/>
            </w:pPr>
            <w:r>
              <w:rPr>
                <w:sz w:val="13"/>
              </w:rPr>
              <w:t>149,6</w:t>
            </w:r>
          </w:p>
        </w:tc>
        <w:tc>
          <w:tcPr>
            <w:tcW w:w="655" w:type="dxa"/>
          </w:tcPr>
          <w:p w14:paraId="025064F1" w14:textId="77777777" w:rsidR="006D1256" w:rsidRDefault="00000000">
            <w:pPr>
              <w:spacing w:after="0"/>
              <w:ind w:firstLine="0"/>
            </w:pPr>
            <w:r>
              <w:rPr>
                <w:sz w:val="13"/>
              </w:rPr>
              <w:t>120,9</w:t>
            </w:r>
          </w:p>
        </w:tc>
        <w:tc>
          <w:tcPr>
            <w:tcW w:w="655" w:type="dxa"/>
          </w:tcPr>
          <w:p w14:paraId="613D17B0" w14:textId="77777777" w:rsidR="006D1256" w:rsidRDefault="00000000">
            <w:pPr>
              <w:spacing w:after="0"/>
              <w:ind w:firstLine="0"/>
            </w:pPr>
            <w:r>
              <w:rPr>
                <w:sz w:val="13"/>
              </w:rPr>
              <w:t>27,3</w:t>
            </w:r>
          </w:p>
        </w:tc>
        <w:tc>
          <w:tcPr>
            <w:tcW w:w="655" w:type="dxa"/>
          </w:tcPr>
          <w:p w14:paraId="7FC2A63C" w14:textId="77777777" w:rsidR="006D1256" w:rsidRDefault="00000000">
            <w:pPr>
              <w:spacing w:after="0"/>
              <w:ind w:firstLine="0"/>
            </w:pPr>
            <w:r>
              <w:rPr>
                <w:sz w:val="13"/>
              </w:rPr>
              <w:t>28,8</w:t>
            </w:r>
          </w:p>
        </w:tc>
        <w:tc>
          <w:tcPr>
            <w:tcW w:w="655" w:type="dxa"/>
          </w:tcPr>
          <w:p w14:paraId="697040D5" w14:textId="77777777" w:rsidR="006D1256" w:rsidRDefault="00000000">
            <w:pPr>
              <w:spacing w:after="0"/>
              <w:ind w:firstLine="0"/>
            </w:pPr>
            <w:r>
              <w:rPr>
                <w:sz w:val="13"/>
              </w:rPr>
              <w:t>0,491</w:t>
            </w:r>
          </w:p>
        </w:tc>
        <w:tc>
          <w:tcPr>
            <w:tcW w:w="655" w:type="dxa"/>
          </w:tcPr>
          <w:p w14:paraId="12742118" w14:textId="77777777" w:rsidR="006D1256" w:rsidRDefault="00000000">
            <w:pPr>
              <w:spacing w:after="0"/>
              <w:ind w:firstLine="0"/>
            </w:pPr>
            <w:r>
              <w:rPr>
                <w:sz w:val="13"/>
              </w:rPr>
              <w:t>5700</w:t>
            </w:r>
          </w:p>
        </w:tc>
        <w:tc>
          <w:tcPr>
            <w:tcW w:w="655" w:type="dxa"/>
          </w:tcPr>
          <w:p w14:paraId="0C2656E9" w14:textId="77777777" w:rsidR="006D1256" w:rsidRDefault="00000000">
            <w:pPr>
              <w:spacing w:after="0"/>
              <w:ind w:firstLine="0"/>
            </w:pPr>
            <w:r>
              <w:rPr>
                <w:sz w:val="13"/>
              </w:rPr>
              <w:t>165,8</w:t>
            </w:r>
          </w:p>
        </w:tc>
        <w:tc>
          <w:tcPr>
            <w:tcW w:w="655" w:type="dxa"/>
          </w:tcPr>
          <w:p w14:paraId="35E0DD2C" w14:textId="77777777" w:rsidR="006D1256" w:rsidRDefault="00000000">
            <w:pPr>
              <w:spacing w:after="0"/>
              <w:ind w:firstLine="0"/>
            </w:pPr>
            <w:r>
              <w:rPr>
                <w:sz w:val="13"/>
              </w:rPr>
              <w:t>121,2</w:t>
            </w:r>
          </w:p>
        </w:tc>
        <w:tc>
          <w:tcPr>
            <w:tcW w:w="655" w:type="dxa"/>
          </w:tcPr>
          <w:p w14:paraId="0E91A120" w14:textId="77777777" w:rsidR="006D1256" w:rsidRDefault="00000000">
            <w:pPr>
              <w:spacing w:after="0"/>
              <w:ind w:firstLine="0"/>
            </w:pPr>
            <w:r>
              <w:rPr>
                <w:sz w:val="13"/>
              </w:rPr>
              <w:t>33,3</w:t>
            </w:r>
          </w:p>
        </w:tc>
        <w:tc>
          <w:tcPr>
            <w:tcW w:w="655" w:type="dxa"/>
          </w:tcPr>
          <w:p w14:paraId="03DF0EB0" w14:textId="77777777" w:rsidR="006D1256" w:rsidRDefault="00000000">
            <w:pPr>
              <w:spacing w:after="0"/>
              <w:ind w:firstLine="0"/>
            </w:pPr>
            <w:r>
              <w:rPr>
                <w:sz w:val="13"/>
              </w:rPr>
              <w:t>31,7</w:t>
            </w:r>
          </w:p>
        </w:tc>
        <w:tc>
          <w:tcPr>
            <w:tcW w:w="655" w:type="dxa"/>
          </w:tcPr>
          <w:p w14:paraId="1F43230C" w14:textId="77777777" w:rsidR="006D1256" w:rsidRDefault="00000000">
            <w:pPr>
              <w:spacing w:after="0"/>
              <w:ind w:firstLine="0"/>
            </w:pPr>
            <w:r>
              <w:rPr>
                <w:sz w:val="13"/>
              </w:rPr>
              <w:t>0,526</w:t>
            </w:r>
          </w:p>
        </w:tc>
        <w:tc>
          <w:tcPr>
            <w:tcW w:w="655" w:type="dxa"/>
          </w:tcPr>
          <w:p w14:paraId="6DA4442B" w14:textId="77777777" w:rsidR="006D1256" w:rsidRDefault="00000000">
            <w:pPr>
              <w:spacing w:after="0"/>
              <w:ind w:firstLine="0"/>
            </w:pPr>
            <w:r>
              <w:rPr>
                <w:sz w:val="13"/>
              </w:rPr>
              <w:t>5275</w:t>
            </w:r>
          </w:p>
        </w:tc>
        <w:tc>
          <w:tcPr>
            <w:tcW w:w="655" w:type="dxa"/>
          </w:tcPr>
          <w:p w14:paraId="51D82A65" w14:textId="77777777" w:rsidR="006D1256" w:rsidRDefault="00000000">
            <w:pPr>
              <w:spacing w:after="0"/>
              <w:ind w:firstLine="0"/>
            </w:pPr>
            <w:r>
              <w:rPr>
                <w:sz w:val="13"/>
              </w:rPr>
              <w:t>157,5</w:t>
            </w:r>
          </w:p>
        </w:tc>
        <w:tc>
          <w:tcPr>
            <w:tcW w:w="655" w:type="dxa"/>
          </w:tcPr>
          <w:p w14:paraId="6CDF396F" w14:textId="77777777" w:rsidR="006D1256" w:rsidRDefault="00000000">
            <w:pPr>
              <w:spacing w:after="0"/>
              <w:ind w:firstLine="0"/>
            </w:pPr>
            <w:r>
              <w:rPr>
                <w:sz w:val="13"/>
              </w:rPr>
              <w:t>114,3</w:t>
            </w:r>
          </w:p>
        </w:tc>
        <w:tc>
          <w:tcPr>
            <w:tcW w:w="655" w:type="dxa"/>
          </w:tcPr>
          <w:p w14:paraId="4AAB41DF" w14:textId="77777777" w:rsidR="006D1256" w:rsidRDefault="00000000">
            <w:pPr>
              <w:spacing w:after="0"/>
              <w:ind w:firstLine="0"/>
            </w:pPr>
            <w:r>
              <w:rPr>
                <w:sz w:val="13"/>
              </w:rPr>
              <w:t>25,4</w:t>
            </w:r>
          </w:p>
        </w:tc>
        <w:tc>
          <w:tcPr>
            <w:tcW w:w="655" w:type="dxa"/>
          </w:tcPr>
          <w:p w14:paraId="270AED3E" w14:textId="77777777" w:rsidR="006D1256" w:rsidRDefault="00000000">
            <w:pPr>
              <w:spacing w:after="0"/>
              <w:ind w:firstLine="0"/>
            </w:pPr>
            <w:r>
              <w:rPr>
                <w:sz w:val="13"/>
              </w:rPr>
              <w:t>30,5</w:t>
            </w:r>
          </w:p>
        </w:tc>
        <w:tc>
          <w:tcPr>
            <w:tcW w:w="655" w:type="dxa"/>
          </w:tcPr>
          <w:p w14:paraId="693C2635" w14:textId="77777777" w:rsidR="006D1256" w:rsidRDefault="00000000">
            <w:pPr>
              <w:spacing w:after="0"/>
              <w:ind w:firstLine="0"/>
            </w:pPr>
            <w:r>
              <w:rPr>
                <w:sz w:val="13"/>
              </w:rPr>
              <w:t>0,478</w:t>
            </w:r>
          </w:p>
        </w:tc>
        <w:tc>
          <w:tcPr>
            <w:tcW w:w="655" w:type="dxa"/>
          </w:tcPr>
          <w:p w14:paraId="4392B26B" w14:textId="77777777" w:rsidR="006D1256" w:rsidRDefault="00000000">
            <w:pPr>
              <w:spacing w:after="0"/>
              <w:ind w:firstLine="0"/>
            </w:pPr>
            <w:r>
              <w:rPr>
                <w:sz w:val="13"/>
              </w:rPr>
              <w:t>575</w:t>
            </w:r>
          </w:p>
        </w:tc>
      </w:tr>
      <w:tr w:rsidR="006D1256" w14:paraId="77035A38" w14:textId="77777777">
        <w:trPr>
          <w:jc w:val="center"/>
        </w:trPr>
        <w:tc>
          <w:tcPr>
            <w:tcW w:w="539" w:type="dxa"/>
          </w:tcPr>
          <w:p w14:paraId="68D547C2" w14:textId="77777777" w:rsidR="006D1256" w:rsidRDefault="00000000">
            <w:pPr>
              <w:spacing w:after="0"/>
              <w:ind w:firstLine="0"/>
            </w:pPr>
            <w:r>
              <w:rPr>
                <w:sz w:val="13"/>
              </w:rPr>
              <w:t>2016</w:t>
            </w:r>
          </w:p>
        </w:tc>
        <w:tc>
          <w:tcPr>
            <w:tcW w:w="425" w:type="dxa"/>
          </w:tcPr>
          <w:p w14:paraId="592EDDAD" w14:textId="77777777" w:rsidR="006D1256" w:rsidRDefault="00000000">
            <w:pPr>
              <w:spacing w:after="0"/>
              <w:ind w:firstLine="0"/>
            </w:pPr>
            <w:r>
              <w:rPr>
                <w:sz w:val="13"/>
              </w:rPr>
              <w:t>3</w:t>
            </w:r>
          </w:p>
        </w:tc>
        <w:tc>
          <w:tcPr>
            <w:tcW w:w="539" w:type="dxa"/>
          </w:tcPr>
          <w:p w14:paraId="75FB2DE1" w14:textId="77777777" w:rsidR="006D1256" w:rsidRDefault="00000000">
            <w:pPr>
              <w:spacing w:after="0"/>
              <w:ind w:firstLine="0"/>
            </w:pPr>
            <w:r>
              <w:rPr>
                <w:sz w:val="13"/>
              </w:rPr>
              <w:t>1,69</w:t>
            </w:r>
          </w:p>
        </w:tc>
        <w:tc>
          <w:tcPr>
            <w:tcW w:w="709" w:type="dxa"/>
          </w:tcPr>
          <w:p w14:paraId="401C107E" w14:textId="77777777" w:rsidR="006D1256" w:rsidRDefault="00000000">
            <w:pPr>
              <w:spacing w:after="0"/>
              <w:ind w:firstLine="0"/>
            </w:pPr>
            <w:r>
              <w:rPr>
                <w:sz w:val="13"/>
              </w:rPr>
              <w:t>El Niño</w:t>
            </w:r>
          </w:p>
        </w:tc>
        <w:tc>
          <w:tcPr>
            <w:tcW w:w="655" w:type="dxa"/>
          </w:tcPr>
          <w:p w14:paraId="0FB18014" w14:textId="77777777" w:rsidR="006D1256" w:rsidRDefault="00000000">
            <w:pPr>
              <w:spacing w:after="0"/>
              <w:ind w:firstLine="0"/>
            </w:pPr>
            <w:r>
              <w:rPr>
                <w:sz w:val="13"/>
              </w:rPr>
              <w:t>122,1</w:t>
            </w:r>
          </w:p>
        </w:tc>
        <w:tc>
          <w:tcPr>
            <w:tcW w:w="655" w:type="dxa"/>
          </w:tcPr>
          <w:p w14:paraId="278B2BA0" w14:textId="77777777" w:rsidR="006D1256" w:rsidRDefault="00000000">
            <w:pPr>
              <w:spacing w:after="0"/>
              <w:ind w:firstLine="0"/>
            </w:pPr>
            <w:r>
              <w:rPr>
                <w:sz w:val="13"/>
              </w:rPr>
              <w:t>98,3</w:t>
            </w:r>
          </w:p>
        </w:tc>
        <w:tc>
          <w:tcPr>
            <w:tcW w:w="655" w:type="dxa"/>
          </w:tcPr>
          <w:p w14:paraId="211560FC" w14:textId="77777777" w:rsidR="006D1256" w:rsidRDefault="00000000">
            <w:pPr>
              <w:spacing w:after="0"/>
              <w:ind w:firstLine="0"/>
            </w:pPr>
            <w:r>
              <w:rPr>
                <w:sz w:val="13"/>
              </w:rPr>
              <w:t>34,3</w:t>
            </w:r>
          </w:p>
        </w:tc>
        <w:tc>
          <w:tcPr>
            <w:tcW w:w="655" w:type="dxa"/>
          </w:tcPr>
          <w:p w14:paraId="4C365E71" w14:textId="77777777" w:rsidR="006D1256" w:rsidRDefault="00000000">
            <w:pPr>
              <w:spacing w:after="0"/>
              <w:ind w:firstLine="0"/>
            </w:pPr>
            <w:r>
              <w:rPr>
                <w:sz w:val="13"/>
              </w:rPr>
              <w:t>31,6</w:t>
            </w:r>
          </w:p>
        </w:tc>
        <w:tc>
          <w:tcPr>
            <w:tcW w:w="655" w:type="dxa"/>
          </w:tcPr>
          <w:p w14:paraId="5CD1E60C" w14:textId="77777777" w:rsidR="006D1256" w:rsidRDefault="00000000">
            <w:pPr>
              <w:spacing w:after="0"/>
              <w:ind w:firstLine="0"/>
            </w:pPr>
            <w:r>
              <w:rPr>
                <w:sz w:val="13"/>
              </w:rPr>
              <w:t>0,418</w:t>
            </w:r>
          </w:p>
        </w:tc>
        <w:tc>
          <w:tcPr>
            <w:tcW w:w="655" w:type="dxa"/>
          </w:tcPr>
          <w:p w14:paraId="7B7341C2" w14:textId="77777777" w:rsidR="006D1256" w:rsidRDefault="00000000">
            <w:pPr>
              <w:spacing w:after="0"/>
              <w:ind w:firstLine="0"/>
            </w:pPr>
            <w:r>
              <w:rPr>
                <w:sz w:val="13"/>
              </w:rPr>
              <w:t>1275</w:t>
            </w:r>
          </w:p>
        </w:tc>
        <w:tc>
          <w:tcPr>
            <w:tcW w:w="655" w:type="dxa"/>
          </w:tcPr>
          <w:p w14:paraId="0FAEA2CB" w14:textId="77777777" w:rsidR="006D1256" w:rsidRDefault="00000000">
            <w:pPr>
              <w:spacing w:after="0"/>
              <w:ind w:firstLine="0"/>
            </w:pPr>
            <w:r>
              <w:rPr>
                <w:sz w:val="13"/>
              </w:rPr>
              <w:t>119,6</w:t>
            </w:r>
          </w:p>
        </w:tc>
        <w:tc>
          <w:tcPr>
            <w:tcW w:w="655" w:type="dxa"/>
          </w:tcPr>
          <w:p w14:paraId="39A80E34" w14:textId="77777777" w:rsidR="006D1256" w:rsidRDefault="00000000">
            <w:pPr>
              <w:spacing w:after="0"/>
              <w:ind w:firstLine="0"/>
            </w:pPr>
            <w:r>
              <w:rPr>
                <w:sz w:val="13"/>
              </w:rPr>
              <w:t>100,1</w:t>
            </w:r>
          </w:p>
        </w:tc>
        <w:tc>
          <w:tcPr>
            <w:tcW w:w="655" w:type="dxa"/>
          </w:tcPr>
          <w:p w14:paraId="7F35AD2A" w14:textId="77777777" w:rsidR="006D1256" w:rsidRDefault="00000000">
            <w:pPr>
              <w:spacing w:after="0"/>
              <w:ind w:firstLine="0"/>
            </w:pPr>
            <w:r>
              <w:rPr>
                <w:sz w:val="13"/>
              </w:rPr>
              <w:t>71,6</w:t>
            </w:r>
          </w:p>
        </w:tc>
        <w:tc>
          <w:tcPr>
            <w:tcW w:w="655" w:type="dxa"/>
          </w:tcPr>
          <w:p w14:paraId="49412103" w14:textId="77777777" w:rsidR="006D1256" w:rsidRDefault="00000000">
            <w:pPr>
              <w:spacing w:after="0"/>
              <w:ind w:firstLine="0"/>
            </w:pPr>
            <w:r>
              <w:rPr>
                <w:sz w:val="13"/>
              </w:rPr>
              <w:t>33,1</w:t>
            </w:r>
          </w:p>
        </w:tc>
        <w:tc>
          <w:tcPr>
            <w:tcW w:w="655" w:type="dxa"/>
          </w:tcPr>
          <w:p w14:paraId="629C5A90" w14:textId="77777777" w:rsidR="006D1256" w:rsidRDefault="00000000">
            <w:pPr>
              <w:spacing w:after="0"/>
              <w:ind w:firstLine="0"/>
            </w:pPr>
            <w:r>
              <w:rPr>
                <w:sz w:val="13"/>
              </w:rPr>
              <w:t>0,434</w:t>
            </w:r>
          </w:p>
        </w:tc>
        <w:tc>
          <w:tcPr>
            <w:tcW w:w="655" w:type="dxa"/>
          </w:tcPr>
          <w:p w14:paraId="234B246D" w14:textId="77777777" w:rsidR="006D1256" w:rsidRDefault="00000000">
            <w:pPr>
              <w:spacing w:after="0"/>
              <w:ind w:firstLine="0"/>
            </w:pPr>
            <w:r>
              <w:rPr>
                <w:sz w:val="13"/>
              </w:rPr>
              <w:t>6925</w:t>
            </w:r>
          </w:p>
        </w:tc>
        <w:tc>
          <w:tcPr>
            <w:tcW w:w="655" w:type="dxa"/>
          </w:tcPr>
          <w:p w14:paraId="14C12279" w14:textId="77777777" w:rsidR="006D1256" w:rsidRDefault="00000000">
            <w:pPr>
              <w:spacing w:after="0"/>
              <w:ind w:firstLine="0"/>
            </w:pPr>
            <w:r>
              <w:rPr>
                <w:sz w:val="13"/>
              </w:rPr>
              <w:t>103,5</w:t>
            </w:r>
          </w:p>
        </w:tc>
        <w:tc>
          <w:tcPr>
            <w:tcW w:w="655" w:type="dxa"/>
          </w:tcPr>
          <w:p w14:paraId="50542A43" w14:textId="77777777" w:rsidR="006D1256" w:rsidRDefault="00000000">
            <w:pPr>
              <w:spacing w:after="0"/>
              <w:ind w:firstLine="0"/>
            </w:pPr>
            <w:r>
              <w:rPr>
                <w:sz w:val="13"/>
              </w:rPr>
              <w:t>84,0</w:t>
            </w:r>
          </w:p>
        </w:tc>
        <w:tc>
          <w:tcPr>
            <w:tcW w:w="655" w:type="dxa"/>
          </w:tcPr>
          <w:p w14:paraId="47E62FEB" w14:textId="77777777" w:rsidR="006D1256" w:rsidRDefault="00000000">
            <w:pPr>
              <w:spacing w:after="0"/>
              <w:ind w:firstLine="0"/>
            </w:pPr>
            <w:r>
              <w:rPr>
                <w:sz w:val="13"/>
              </w:rPr>
              <w:t>11,4</w:t>
            </w:r>
          </w:p>
        </w:tc>
        <w:tc>
          <w:tcPr>
            <w:tcW w:w="655" w:type="dxa"/>
          </w:tcPr>
          <w:p w14:paraId="64C93392" w14:textId="77777777" w:rsidR="006D1256" w:rsidRDefault="00000000">
            <w:pPr>
              <w:spacing w:after="0"/>
              <w:ind w:firstLine="0"/>
            </w:pPr>
            <w:r>
              <w:rPr>
                <w:sz w:val="13"/>
              </w:rPr>
              <w:t>32,7</w:t>
            </w:r>
          </w:p>
        </w:tc>
        <w:tc>
          <w:tcPr>
            <w:tcW w:w="655" w:type="dxa"/>
          </w:tcPr>
          <w:p w14:paraId="15CC42C8" w14:textId="77777777" w:rsidR="006D1256" w:rsidRDefault="00000000">
            <w:pPr>
              <w:spacing w:after="0"/>
              <w:ind w:firstLine="0"/>
            </w:pPr>
            <w:r>
              <w:rPr>
                <w:sz w:val="13"/>
              </w:rPr>
              <w:t>0,346</w:t>
            </w:r>
          </w:p>
        </w:tc>
        <w:tc>
          <w:tcPr>
            <w:tcW w:w="655" w:type="dxa"/>
          </w:tcPr>
          <w:p w14:paraId="582AA4DB" w14:textId="77777777" w:rsidR="006D1256" w:rsidRDefault="00000000">
            <w:pPr>
              <w:spacing w:after="0"/>
              <w:ind w:firstLine="0"/>
            </w:pPr>
            <w:r>
              <w:rPr>
                <w:sz w:val="13"/>
              </w:rPr>
              <w:t>0</w:t>
            </w:r>
          </w:p>
        </w:tc>
      </w:tr>
      <w:tr w:rsidR="006D1256" w14:paraId="55108912" w14:textId="77777777">
        <w:trPr>
          <w:jc w:val="center"/>
        </w:trPr>
        <w:tc>
          <w:tcPr>
            <w:tcW w:w="539" w:type="dxa"/>
          </w:tcPr>
          <w:p w14:paraId="56A90F6D" w14:textId="77777777" w:rsidR="006D1256" w:rsidRDefault="00000000">
            <w:pPr>
              <w:spacing w:after="0"/>
              <w:ind w:firstLine="0"/>
            </w:pPr>
            <w:r>
              <w:rPr>
                <w:sz w:val="13"/>
              </w:rPr>
              <w:t>2016</w:t>
            </w:r>
          </w:p>
        </w:tc>
        <w:tc>
          <w:tcPr>
            <w:tcW w:w="425" w:type="dxa"/>
          </w:tcPr>
          <w:p w14:paraId="2EC1B6D2" w14:textId="77777777" w:rsidR="006D1256" w:rsidRDefault="00000000">
            <w:pPr>
              <w:spacing w:after="0"/>
              <w:ind w:firstLine="0"/>
            </w:pPr>
            <w:r>
              <w:rPr>
                <w:sz w:val="13"/>
              </w:rPr>
              <w:t>4</w:t>
            </w:r>
          </w:p>
        </w:tc>
        <w:tc>
          <w:tcPr>
            <w:tcW w:w="539" w:type="dxa"/>
          </w:tcPr>
          <w:p w14:paraId="588F512E" w14:textId="77777777" w:rsidR="006D1256" w:rsidRDefault="00000000">
            <w:pPr>
              <w:spacing w:after="0"/>
              <w:ind w:firstLine="0"/>
            </w:pPr>
            <w:r>
              <w:rPr>
                <w:sz w:val="13"/>
              </w:rPr>
              <w:t>1,11</w:t>
            </w:r>
          </w:p>
        </w:tc>
        <w:tc>
          <w:tcPr>
            <w:tcW w:w="709" w:type="dxa"/>
          </w:tcPr>
          <w:p w14:paraId="0D2A4913" w14:textId="77777777" w:rsidR="006D1256" w:rsidRDefault="00000000">
            <w:pPr>
              <w:spacing w:after="0"/>
              <w:ind w:firstLine="0"/>
            </w:pPr>
            <w:r>
              <w:rPr>
                <w:sz w:val="13"/>
              </w:rPr>
              <w:t>El Niño</w:t>
            </w:r>
          </w:p>
        </w:tc>
        <w:tc>
          <w:tcPr>
            <w:tcW w:w="655" w:type="dxa"/>
          </w:tcPr>
          <w:p w14:paraId="2A421EF1" w14:textId="77777777" w:rsidR="006D1256" w:rsidRDefault="00000000">
            <w:pPr>
              <w:spacing w:after="0"/>
              <w:ind w:firstLine="0"/>
            </w:pPr>
            <w:r>
              <w:rPr>
                <w:sz w:val="13"/>
              </w:rPr>
              <w:t>105,9</w:t>
            </w:r>
          </w:p>
        </w:tc>
        <w:tc>
          <w:tcPr>
            <w:tcW w:w="655" w:type="dxa"/>
          </w:tcPr>
          <w:p w14:paraId="45A9D081" w14:textId="77777777" w:rsidR="006D1256" w:rsidRDefault="00000000">
            <w:pPr>
              <w:spacing w:after="0"/>
              <w:ind w:firstLine="0"/>
            </w:pPr>
            <w:r>
              <w:rPr>
                <w:sz w:val="13"/>
              </w:rPr>
              <w:t>86,5</w:t>
            </w:r>
          </w:p>
        </w:tc>
        <w:tc>
          <w:tcPr>
            <w:tcW w:w="655" w:type="dxa"/>
          </w:tcPr>
          <w:p w14:paraId="1EB0AD3F" w14:textId="77777777" w:rsidR="006D1256" w:rsidRDefault="00000000">
            <w:pPr>
              <w:spacing w:after="0"/>
              <w:ind w:firstLine="0"/>
            </w:pPr>
            <w:r>
              <w:rPr>
                <w:sz w:val="13"/>
              </w:rPr>
              <w:t>30,0</w:t>
            </w:r>
          </w:p>
        </w:tc>
        <w:tc>
          <w:tcPr>
            <w:tcW w:w="655" w:type="dxa"/>
          </w:tcPr>
          <w:p w14:paraId="7AF30F31" w14:textId="77777777" w:rsidR="006D1256" w:rsidRDefault="00000000">
            <w:pPr>
              <w:spacing w:after="0"/>
              <w:ind w:firstLine="0"/>
            </w:pPr>
            <w:r>
              <w:rPr>
                <w:sz w:val="13"/>
              </w:rPr>
              <w:t>30,8</w:t>
            </w:r>
          </w:p>
        </w:tc>
        <w:tc>
          <w:tcPr>
            <w:tcW w:w="655" w:type="dxa"/>
          </w:tcPr>
          <w:p w14:paraId="599ACBAD" w14:textId="77777777" w:rsidR="006D1256" w:rsidRDefault="00000000">
            <w:pPr>
              <w:spacing w:after="0"/>
              <w:ind w:firstLine="0"/>
            </w:pPr>
            <w:r>
              <w:rPr>
                <w:sz w:val="13"/>
              </w:rPr>
              <w:t>0,435</w:t>
            </w:r>
          </w:p>
        </w:tc>
        <w:tc>
          <w:tcPr>
            <w:tcW w:w="655" w:type="dxa"/>
          </w:tcPr>
          <w:p w14:paraId="228495E0" w14:textId="77777777" w:rsidR="006D1256" w:rsidRDefault="00000000">
            <w:pPr>
              <w:spacing w:after="0"/>
              <w:ind w:firstLine="0"/>
            </w:pPr>
            <w:r>
              <w:rPr>
                <w:sz w:val="13"/>
              </w:rPr>
              <w:t>1475</w:t>
            </w:r>
          </w:p>
        </w:tc>
        <w:tc>
          <w:tcPr>
            <w:tcW w:w="655" w:type="dxa"/>
          </w:tcPr>
          <w:p w14:paraId="537666AD" w14:textId="77777777" w:rsidR="006D1256" w:rsidRDefault="00000000">
            <w:pPr>
              <w:spacing w:after="0"/>
              <w:ind w:firstLine="0"/>
            </w:pPr>
            <w:r>
              <w:rPr>
                <w:sz w:val="13"/>
              </w:rPr>
              <w:t>83,0</w:t>
            </w:r>
          </w:p>
        </w:tc>
        <w:tc>
          <w:tcPr>
            <w:tcW w:w="655" w:type="dxa"/>
          </w:tcPr>
          <w:p w14:paraId="004DCC73" w14:textId="77777777" w:rsidR="006D1256" w:rsidRDefault="00000000">
            <w:pPr>
              <w:spacing w:after="0"/>
              <w:ind w:firstLine="0"/>
            </w:pPr>
            <w:r>
              <w:rPr>
                <w:sz w:val="13"/>
              </w:rPr>
              <w:t>67,7</w:t>
            </w:r>
          </w:p>
        </w:tc>
        <w:tc>
          <w:tcPr>
            <w:tcW w:w="655" w:type="dxa"/>
          </w:tcPr>
          <w:p w14:paraId="43A903D6" w14:textId="77777777" w:rsidR="006D1256" w:rsidRDefault="00000000">
            <w:pPr>
              <w:spacing w:after="0"/>
              <w:ind w:firstLine="0"/>
            </w:pPr>
            <w:r>
              <w:rPr>
                <w:sz w:val="13"/>
              </w:rPr>
              <w:t>9,0</w:t>
            </w:r>
          </w:p>
        </w:tc>
        <w:tc>
          <w:tcPr>
            <w:tcW w:w="655" w:type="dxa"/>
          </w:tcPr>
          <w:p w14:paraId="4604FB17" w14:textId="77777777" w:rsidR="006D1256" w:rsidRDefault="00000000">
            <w:pPr>
              <w:spacing w:after="0"/>
              <w:ind w:firstLine="0"/>
            </w:pPr>
            <w:r>
              <w:rPr>
                <w:sz w:val="13"/>
              </w:rPr>
              <w:t>33,5</w:t>
            </w:r>
          </w:p>
        </w:tc>
        <w:tc>
          <w:tcPr>
            <w:tcW w:w="655" w:type="dxa"/>
          </w:tcPr>
          <w:p w14:paraId="48217B1F" w14:textId="77777777" w:rsidR="006D1256" w:rsidRDefault="00000000">
            <w:pPr>
              <w:spacing w:after="0"/>
              <w:ind w:firstLine="0"/>
            </w:pPr>
            <w:r>
              <w:rPr>
                <w:sz w:val="13"/>
              </w:rPr>
              <w:t>0,318</w:t>
            </w:r>
          </w:p>
        </w:tc>
        <w:tc>
          <w:tcPr>
            <w:tcW w:w="655" w:type="dxa"/>
          </w:tcPr>
          <w:p w14:paraId="477D1EF7" w14:textId="77777777" w:rsidR="006D1256" w:rsidRDefault="00000000">
            <w:pPr>
              <w:spacing w:after="0"/>
              <w:ind w:firstLine="0"/>
            </w:pPr>
            <w:r>
              <w:rPr>
                <w:sz w:val="13"/>
              </w:rPr>
              <w:t>16000</w:t>
            </w:r>
          </w:p>
        </w:tc>
        <w:tc>
          <w:tcPr>
            <w:tcW w:w="655" w:type="dxa"/>
          </w:tcPr>
          <w:p w14:paraId="2619C73E" w14:textId="77777777" w:rsidR="006D1256" w:rsidRDefault="00000000">
            <w:pPr>
              <w:spacing w:after="0"/>
              <w:ind w:firstLine="0"/>
            </w:pPr>
            <w:r>
              <w:rPr>
                <w:sz w:val="13"/>
              </w:rPr>
              <w:t>69,9</w:t>
            </w:r>
          </w:p>
        </w:tc>
        <w:tc>
          <w:tcPr>
            <w:tcW w:w="655" w:type="dxa"/>
          </w:tcPr>
          <w:p w14:paraId="45FD6360" w14:textId="77777777" w:rsidR="006D1256" w:rsidRDefault="00000000">
            <w:pPr>
              <w:spacing w:after="0"/>
              <w:ind w:firstLine="0"/>
            </w:pPr>
            <w:r>
              <w:rPr>
                <w:sz w:val="13"/>
              </w:rPr>
              <w:t>57,3</w:t>
            </w:r>
          </w:p>
        </w:tc>
        <w:tc>
          <w:tcPr>
            <w:tcW w:w="655" w:type="dxa"/>
          </w:tcPr>
          <w:p w14:paraId="24DA2927" w14:textId="77777777" w:rsidR="006D1256" w:rsidRDefault="00000000">
            <w:pPr>
              <w:spacing w:after="0"/>
              <w:ind w:firstLine="0"/>
            </w:pPr>
            <w:r>
              <w:rPr>
                <w:sz w:val="13"/>
              </w:rPr>
              <w:t>9,4</w:t>
            </w:r>
          </w:p>
        </w:tc>
        <w:tc>
          <w:tcPr>
            <w:tcW w:w="655" w:type="dxa"/>
          </w:tcPr>
          <w:p w14:paraId="60697763" w14:textId="77777777" w:rsidR="006D1256" w:rsidRDefault="00000000">
            <w:pPr>
              <w:spacing w:after="0"/>
              <w:ind w:firstLine="0"/>
            </w:pPr>
            <w:r>
              <w:rPr>
                <w:sz w:val="13"/>
              </w:rPr>
              <w:t>32,7</w:t>
            </w:r>
          </w:p>
        </w:tc>
        <w:tc>
          <w:tcPr>
            <w:tcW w:w="655" w:type="dxa"/>
          </w:tcPr>
          <w:p w14:paraId="4915EFF9" w14:textId="77777777" w:rsidR="006D1256" w:rsidRDefault="00000000">
            <w:pPr>
              <w:spacing w:after="0"/>
              <w:ind w:firstLine="0"/>
            </w:pPr>
            <w:r>
              <w:rPr>
                <w:sz w:val="13"/>
              </w:rPr>
              <w:t>0,265</w:t>
            </w:r>
          </w:p>
        </w:tc>
        <w:tc>
          <w:tcPr>
            <w:tcW w:w="655" w:type="dxa"/>
          </w:tcPr>
          <w:p w14:paraId="69A40995" w14:textId="77777777" w:rsidR="006D1256" w:rsidRDefault="00000000">
            <w:pPr>
              <w:spacing w:after="0"/>
              <w:ind w:firstLine="0"/>
            </w:pPr>
            <w:r>
              <w:rPr>
                <w:sz w:val="13"/>
              </w:rPr>
              <w:t>1150</w:t>
            </w:r>
          </w:p>
        </w:tc>
      </w:tr>
      <w:tr w:rsidR="006D1256" w14:paraId="79A56708" w14:textId="77777777">
        <w:trPr>
          <w:jc w:val="center"/>
        </w:trPr>
        <w:tc>
          <w:tcPr>
            <w:tcW w:w="539" w:type="dxa"/>
          </w:tcPr>
          <w:p w14:paraId="76675F9D" w14:textId="77777777" w:rsidR="006D1256" w:rsidRDefault="00000000">
            <w:pPr>
              <w:spacing w:after="0"/>
              <w:ind w:firstLine="0"/>
            </w:pPr>
            <w:r>
              <w:rPr>
                <w:sz w:val="13"/>
              </w:rPr>
              <w:t>2016</w:t>
            </w:r>
          </w:p>
        </w:tc>
        <w:tc>
          <w:tcPr>
            <w:tcW w:w="425" w:type="dxa"/>
          </w:tcPr>
          <w:p w14:paraId="76CBEF56" w14:textId="77777777" w:rsidR="006D1256" w:rsidRDefault="00000000">
            <w:pPr>
              <w:spacing w:after="0"/>
              <w:ind w:firstLine="0"/>
            </w:pPr>
            <w:r>
              <w:rPr>
                <w:sz w:val="13"/>
              </w:rPr>
              <w:t>5</w:t>
            </w:r>
          </w:p>
        </w:tc>
        <w:tc>
          <w:tcPr>
            <w:tcW w:w="539" w:type="dxa"/>
          </w:tcPr>
          <w:p w14:paraId="08A9A644" w14:textId="77777777" w:rsidR="006D1256" w:rsidRDefault="00000000">
            <w:pPr>
              <w:spacing w:after="0"/>
              <w:ind w:firstLine="0"/>
            </w:pPr>
            <w:r>
              <w:rPr>
                <w:sz w:val="13"/>
              </w:rPr>
              <w:t>0,57</w:t>
            </w:r>
          </w:p>
        </w:tc>
        <w:tc>
          <w:tcPr>
            <w:tcW w:w="709" w:type="dxa"/>
          </w:tcPr>
          <w:p w14:paraId="6F5C2118" w14:textId="77777777" w:rsidR="006D1256" w:rsidRDefault="00000000">
            <w:pPr>
              <w:spacing w:after="0"/>
              <w:ind w:firstLine="0"/>
            </w:pPr>
            <w:r>
              <w:rPr>
                <w:sz w:val="13"/>
              </w:rPr>
              <w:t>El Niño</w:t>
            </w:r>
          </w:p>
        </w:tc>
        <w:tc>
          <w:tcPr>
            <w:tcW w:w="655" w:type="dxa"/>
          </w:tcPr>
          <w:p w14:paraId="3C6E7DDF" w14:textId="77777777" w:rsidR="006D1256" w:rsidRDefault="00000000">
            <w:pPr>
              <w:spacing w:after="0"/>
              <w:ind w:firstLine="0"/>
            </w:pPr>
            <w:r>
              <w:rPr>
                <w:sz w:val="13"/>
              </w:rPr>
              <w:t>100,2</w:t>
            </w:r>
          </w:p>
        </w:tc>
        <w:tc>
          <w:tcPr>
            <w:tcW w:w="655" w:type="dxa"/>
          </w:tcPr>
          <w:p w14:paraId="75DF9A11" w14:textId="77777777" w:rsidR="006D1256" w:rsidRDefault="00000000">
            <w:pPr>
              <w:spacing w:after="0"/>
              <w:ind w:firstLine="0"/>
            </w:pPr>
            <w:r>
              <w:rPr>
                <w:sz w:val="13"/>
              </w:rPr>
              <w:t>80,5</w:t>
            </w:r>
          </w:p>
        </w:tc>
        <w:tc>
          <w:tcPr>
            <w:tcW w:w="655" w:type="dxa"/>
          </w:tcPr>
          <w:p w14:paraId="1E267803" w14:textId="77777777" w:rsidR="006D1256" w:rsidRDefault="00000000">
            <w:pPr>
              <w:spacing w:after="0"/>
              <w:ind w:firstLine="0"/>
            </w:pPr>
            <w:r>
              <w:rPr>
                <w:sz w:val="13"/>
              </w:rPr>
              <w:t>58,2</w:t>
            </w:r>
          </w:p>
        </w:tc>
        <w:tc>
          <w:tcPr>
            <w:tcW w:w="655" w:type="dxa"/>
          </w:tcPr>
          <w:p w14:paraId="44D6CC0D" w14:textId="77777777" w:rsidR="006D1256" w:rsidRDefault="00000000">
            <w:pPr>
              <w:spacing w:after="0"/>
              <w:ind w:firstLine="0"/>
            </w:pPr>
            <w:r>
              <w:rPr>
                <w:sz w:val="13"/>
              </w:rPr>
              <w:t>29,3</w:t>
            </w:r>
          </w:p>
        </w:tc>
        <w:tc>
          <w:tcPr>
            <w:tcW w:w="655" w:type="dxa"/>
          </w:tcPr>
          <w:p w14:paraId="7F5EFB11" w14:textId="77777777" w:rsidR="006D1256" w:rsidRDefault="00000000">
            <w:pPr>
              <w:spacing w:after="0"/>
              <w:ind w:firstLine="0"/>
            </w:pPr>
            <w:r>
              <w:rPr>
                <w:sz w:val="13"/>
              </w:rPr>
              <w:t>0,505</w:t>
            </w:r>
          </w:p>
        </w:tc>
        <w:tc>
          <w:tcPr>
            <w:tcW w:w="655" w:type="dxa"/>
          </w:tcPr>
          <w:p w14:paraId="79D2AE0A" w14:textId="77777777" w:rsidR="006D1256" w:rsidRDefault="00000000">
            <w:pPr>
              <w:spacing w:after="0"/>
              <w:ind w:firstLine="0"/>
            </w:pPr>
            <w:r>
              <w:rPr>
                <w:sz w:val="13"/>
              </w:rPr>
              <w:t>3150</w:t>
            </w:r>
          </w:p>
        </w:tc>
        <w:tc>
          <w:tcPr>
            <w:tcW w:w="655" w:type="dxa"/>
          </w:tcPr>
          <w:p w14:paraId="226BA102" w14:textId="77777777" w:rsidR="006D1256" w:rsidRDefault="00000000">
            <w:pPr>
              <w:spacing w:after="0"/>
              <w:ind w:firstLine="0"/>
            </w:pPr>
            <w:r>
              <w:rPr>
                <w:sz w:val="13"/>
              </w:rPr>
              <w:t>69,2</w:t>
            </w:r>
          </w:p>
        </w:tc>
        <w:tc>
          <w:tcPr>
            <w:tcW w:w="655" w:type="dxa"/>
          </w:tcPr>
          <w:p w14:paraId="160C8872" w14:textId="77777777" w:rsidR="006D1256" w:rsidRDefault="00000000">
            <w:pPr>
              <w:spacing w:after="0"/>
              <w:ind w:firstLine="0"/>
            </w:pPr>
            <w:r>
              <w:rPr>
                <w:sz w:val="13"/>
              </w:rPr>
              <w:t>47,1</w:t>
            </w:r>
          </w:p>
        </w:tc>
        <w:tc>
          <w:tcPr>
            <w:tcW w:w="655" w:type="dxa"/>
          </w:tcPr>
          <w:p w14:paraId="79DB3229" w14:textId="77777777" w:rsidR="006D1256" w:rsidRDefault="00000000">
            <w:pPr>
              <w:spacing w:after="0"/>
              <w:ind w:firstLine="0"/>
            </w:pPr>
            <w:r>
              <w:rPr>
                <w:sz w:val="13"/>
              </w:rPr>
              <w:t>1,9</w:t>
            </w:r>
          </w:p>
        </w:tc>
        <w:tc>
          <w:tcPr>
            <w:tcW w:w="655" w:type="dxa"/>
          </w:tcPr>
          <w:p w14:paraId="69204A4D" w14:textId="77777777" w:rsidR="006D1256" w:rsidRDefault="00000000">
            <w:pPr>
              <w:spacing w:after="0"/>
              <w:ind w:firstLine="0"/>
            </w:pPr>
            <w:r>
              <w:rPr>
                <w:sz w:val="13"/>
              </w:rPr>
              <w:t>32,8</w:t>
            </w:r>
          </w:p>
        </w:tc>
        <w:tc>
          <w:tcPr>
            <w:tcW w:w="655" w:type="dxa"/>
          </w:tcPr>
          <w:p w14:paraId="16CF4C1C" w14:textId="77777777" w:rsidR="006D1256" w:rsidRDefault="00000000">
            <w:pPr>
              <w:spacing w:after="0"/>
              <w:ind w:firstLine="0"/>
            </w:pPr>
            <w:r>
              <w:rPr>
                <w:sz w:val="13"/>
              </w:rPr>
              <w:t>0,245</w:t>
            </w:r>
          </w:p>
        </w:tc>
        <w:tc>
          <w:tcPr>
            <w:tcW w:w="655" w:type="dxa"/>
          </w:tcPr>
          <w:p w14:paraId="29A7835F" w14:textId="77777777" w:rsidR="006D1256" w:rsidRDefault="00000000">
            <w:pPr>
              <w:spacing w:after="0"/>
              <w:ind w:firstLine="0"/>
            </w:pPr>
            <w:r>
              <w:rPr>
                <w:sz w:val="13"/>
              </w:rPr>
              <w:t>5475</w:t>
            </w:r>
          </w:p>
        </w:tc>
        <w:tc>
          <w:tcPr>
            <w:tcW w:w="655" w:type="dxa"/>
          </w:tcPr>
          <w:p w14:paraId="1A67AC01" w14:textId="77777777" w:rsidR="006D1256" w:rsidRDefault="00000000">
            <w:pPr>
              <w:spacing w:after="0"/>
              <w:ind w:firstLine="0"/>
            </w:pPr>
            <w:r>
              <w:rPr>
                <w:sz w:val="13"/>
              </w:rPr>
              <w:t>62,7</w:t>
            </w:r>
          </w:p>
        </w:tc>
        <w:tc>
          <w:tcPr>
            <w:tcW w:w="655" w:type="dxa"/>
          </w:tcPr>
          <w:p w14:paraId="163E69B3" w14:textId="77777777" w:rsidR="006D1256" w:rsidRDefault="00000000">
            <w:pPr>
              <w:spacing w:after="0"/>
              <w:ind w:firstLine="0"/>
            </w:pPr>
            <w:r>
              <w:rPr>
                <w:sz w:val="13"/>
              </w:rPr>
              <w:t>42,8</w:t>
            </w:r>
          </w:p>
        </w:tc>
        <w:tc>
          <w:tcPr>
            <w:tcW w:w="655" w:type="dxa"/>
          </w:tcPr>
          <w:p w14:paraId="7369A881" w14:textId="77777777" w:rsidR="006D1256" w:rsidRDefault="00000000">
            <w:pPr>
              <w:spacing w:after="0"/>
              <w:ind w:firstLine="0"/>
            </w:pPr>
            <w:r>
              <w:rPr>
                <w:sz w:val="13"/>
              </w:rPr>
              <w:t>23,9</w:t>
            </w:r>
          </w:p>
        </w:tc>
        <w:tc>
          <w:tcPr>
            <w:tcW w:w="655" w:type="dxa"/>
          </w:tcPr>
          <w:p w14:paraId="37724AB6" w14:textId="77777777" w:rsidR="006D1256" w:rsidRDefault="00000000">
            <w:pPr>
              <w:spacing w:after="0"/>
              <w:ind w:firstLine="0"/>
            </w:pPr>
            <w:r>
              <w:rPr>
                <w:sz w:val="13"/>
              </w:rPr>
              <w:t>32,2</w:t>
            </w:r>
          </w:p>
        </w:tc>
        <w:tc>
          <w:tcPr>
            <w:tcW w:w="655" w:type="dxa"/>
          </w:tcPr>
          <w:p w14:paraId="36A8E6AF" w14:textId="77777777" w:rsidR="006D1256" w:rsidRDefault="00000000">
            <w:pPr>
              <w:spacing w:after="0"/>
              <w:ind w:firstLine="0"/>
            </w:pPr>
            <w:r>
              <w:rPr>
                <w:sz w:val="13"/>
              </w:rPr>
              <w:t>0,228</w:t>
            </w:r>
          </w:p>
        </w:tc>
        <w:tc>
          <w:tcPr>
            <w:tcW w:w="655" w:type="dxa"/>
          </w:tcPr>
          <w:p w14:paraId="08A694C1" w14:textId="77777777" w:rsidR="006D1256" w:rsidRDefault="00000000">
            <w:pPr>
              <w:spacing w:after="0"/>
              <w:ind w:firstLine="0"/>
            </w:pPr>
            <w:r>
              <w:rPr>
                <w:sz w:val="13"/>
              </w:rPr>
              <w:t>25</w:t>
            </w:r>
          </w:p>
        </w:tc>
      </w:tr>
      <w:tr w:rsidR="006D1256" w14:paraId="24ED93C0" w14:textId="77777777">
        <w:trPr>
          <w:jc w:val="center"/>
        </w:trPr>
        <w:tc>
          <w:tcPr>
            <w:tcW w:w="539" w:type="dxa"/>
          </w:tcPr>
          <w:p w14:paraId="596EA394" w14:textId="77777777" w:rsidR="006D1256" w:rsidRDefault="00000000">
            <w:pPr>
              <w:spacing w:after="0"/>
              <w:ind w:firstLine="0"/>
            </w:pPr>
            <w:r>
              <w:rPr>
                <w:sz w:val="13"/>
              </w:rPr>
              <w:t>2016</w:t>
            </w:r>
          </w:p>
        </w:tc>
        <w:tc>
          <w:tcPr>
            <w:tcW w:w="425" w:type="dxa"/>
          </w:tcPr>
          <w:p w14:paraId="04864068" w14:textId="77777777" w:rsidR="006D1256" w:rsidRDefault="00000000">
            <w:pPr>
              <w:spacing w:after="0"/>
              <w:ind w:firstLine="0"/>
            </w:pPr>
            <w:r>
              <w:rPr>
                <w:sz w:val="13"/>
              </w:rPr>
              <w:t>6</w:t>
            </w:r>
          </w:p>
        </w:tc>
        <w:tc>
          <w:tcPr>
            <w:tcW w:w="539" w:type="dxa"/>
          </w:tcPr>
          <w:p w14:paraId="2D618EE1" w14:textId="77777777" w:rsidR="006D1256" w:rsidRDefault="00000000">
            <w:pPr>
              <w:spacing w:after="0"/>
              <w:ind w:firstLine="0"/>
            </w:pPr>
            <w:r>
              <w:rPr>
                <w:sz w:val="13"/>
              </w:rPr>
              <w:t>0,09</w:t>
            </w:r>
          </w:p>
        </w:tc>
        <w:tc>
          <w:tcPr>
            <w:tcW w:w="709" w:type="dxa"/>
          </w:tcPr>
          <w:p w14:paraId="12B310F4" w14:textId="77777777" w:rsidR="006D1256" w:rsidRDefault="00000000">
            <w:pPr>
              <w:spacing w:after="0"/>
              <w:ind w:firstLine="0"/>
            </w:pPr>
            <w:r>
              <w:rPr>
                <w:sz w:val="13"/>
              </w:rPr>
              <w:t>Neutro</w:t>
            </w:r>
          </w:p>
        </w:tc>
        <w:tc>
          <w:tcPr>
            <w:tcW w:w="655" w:type="dxa"/>
          </w:tcPr>
          <w:p w14:paraId="7A9E117E" w14:textId="77777777" w:rsidR="006D1256" w:rsidRDefault="00000000">
            <w:pPr>
              <w:spacing w:after="0"/>
              <w:ind w:firstLine="0"/>
            </w:pPr>
            <w:r>
              <w:rPr>
                <w:sz w:val="13"/>
              </w:rPr>
              <w:t>99,6</w:t>
            </w:r>
          </w:p>
        </w:tc>
        <w:tc>
          <w:tcPr>
            <w:tcW w:w="655" w:type="dxa"/>
          </w:tcPr>
          <w:p w14:paraId="1D11F919" w14:textId="77777777" w:rsidR="006D1256" w:rsidRDefault="00000000">
            <w:pPr>
              <w:spacing w:after="0"/>
              <w:ind w:firstLine="0"/>
            </w:pPr>
            <w:r>
              <w:rPr>
                <w:sz w:val="13"/>
              </w:rPr>
              <w:t>76,9</w:t>
            </w:r>
          </w:p>
        </w:tc>
        <w:tc>
          <w:tcPr>
            <w:tcW w:w="655" w:type="dxa"/>
          </w:tcPr>
          <w:p w14:paraId="558E0454" w14:textId="77777777" w:rsidR="006D1256" w:rsidRDefault="00000000">
            <w:pPr>
              <w:spacing w:after="0"/>
              <w:ind w:firstLine="0"/>
            </w:pPr>
            <w:r>
              <w:rPr>
                <w:sz w:val="13"/>
              </w:rPr>
              <w:t>49,8</w:t>
            </w:r>
          </w:p>
        </w:tc>
        <w:tc>
          <w:tcPr>
            <w:tcW w:w="655" w:type="dxa"/>
          </w:tcPr>
          <w:p w14:paraId="4448F8F6" w14:textId="77777777" w:rsidR="006D1256" w:rsidRDefault="00000000">
            <w:pPr>
              <w:spacing w:after="0"/>
              <w:ind w:firstLine="0"/>
            </w:pPr>
            <w:r>
              <w:rPr>
                <w:sz w:val="13"/>
              </w:rPr>
              <w:t>26,9</w:t>
            </w:r>
          </w:p>
        </w:tc>
        <w:tc>
          <w:tcPr>
            <w:tcW w:w="655" w:type="dxa"/>
          </w:tcPr>
          <w:p w14:paraId="3E83C52B" w14:textId="77777777" w:rsidR="006D1256" w:rsidRDefault="00000000">
            <w:pPr>
              <w:spacing w:after="0"/>
              <w:ind w:firstLine="0"/>
            </w:pPr>
            <w:r>
              <w:rPr>
                <w:sz w:val="13"/>
              </w:rPr>
              <w:t>0,549</w:t>
            </w:r>
          </w:p>
        </w:tc>
        <w:tc>
          <w:tcPr>
            <w:tcW w:w="655" w:type="dxa"/>
          </w:tcPr>
          <w:p w14:paraId="602FC741" w14:textId="77777777" w:rsidR="006D1256" w:rsidRDefault="00000000">
            <w:pPr>
              <w:spacing w:after="0"/>
              <w:ind w:firstLine="0"/>
            </w:pPr>
            <w:r>
              <w:rPr>
                <w:sz w:val="13"/>
              </w:rPr>
              <w:t>1375</w:t>
            </w:r>
          </w:p>
        </w:tc>
        <w:tc>
          <w:tcPr>
            <w:tcW w:w="655" w:type="dxa"/>
          </w:tcPr>
          <w:p w14:paraId="23FBF124" w14:textId="77777777" w:rsidR="006D1256" w:rsidRDefault="00000000">
            <w:pPr>
              <w:spacing w:after="0"/>
              <w:ind w:firstLine="0"/>
            </w:pPr>
            <w:r>
              <w:rPr>
                <w:sz w:val="13"/>
              </w:rPr>
              <w:t>68,3</w:t>
            </w:r>
          </w:p>
        </w:tc>
        <w:tc>
          <w:tcPr>
            <w:tcW w:w="655" w:type="dxa"/>
          </w:tcPr>
          <w:p w14:paraId="135EB478" w14:textId="77777777" w:rsidR="006D1256" w:rsidRDefault="00000000">
            <w:pPr>
              <w:spacing w:after="0"/>
              <w:ind w:firstLine="0"/>
            </w:pPr>
            <w:r>
              <w:rPr>
                <w:sz w:val="13"/>
              </w:rPr>
              <w:t>37,7</w:t>
            </w:r>
          </w:p>
        </w:tc>
        <w:tc>
          <w:tcPr>
            <w:tcW w:w="655" w:type="dxa"/>
          </w:tcPr>
          <w:p w14:paraId="333E1086" w14:textId="77777777" w:rsidR="006D1256" w:rsidRDefault="00000000">
            <w:pPr>
              <w:spacing w:after="0"/>
              <w:ind w:firstLine="0"/>
            </w:pPr>
            <w:r>
              <w:rPr>
                <w:sz w:val="13"/>
              </w:rPr>
              <w:t>3,8</w:t>
            </w:r>
          </w:p>
        </w:tc>
        <w:tc>
          <w:tcPr>
            <w:tcW w:w="655" w:type="dxa"/>
          </w:tcPr>
          <w:p w14:paraId="6F0CAF9B" w14:textId="77777777" w:rsidR="006D1256" w:rsidRDefault="00000000">
            <w:pPr>
              <w:spacing w:after="0"/>
              <w:ind w:firstLine="0"/>
            </w:pPr>
            <w:r>
              <w:rPr>
                <w:sz w:val="13"/>
              </w:rPr>
              <w:t>31,3</w:t>
            </w:r>
          </w:p>
        </w:tc>
        <w:tc>
          <w:tcPr>
            <w:tcW w:w="655" w:type="dxa"/>
          </w:tcPr>
          <w:p w14:paraId="54B9BFB9" w14:textId="77777777" w:rsidR="006D1256" w:rsidRDefault="00000000">
            <w:pPr>
              <w:spacing w:after="0"/>
              <w:ind w:firstLine="0"/>
            </w:pPr>
            <w:r>
              <w:rPr>
                <w:sz w:val="13"/>
              </w:rPr>
              <w:t>0,203</w:t>
            </w:r>
          </w:p>
        </w:tc>
        <w:tc>
          <w:tcPr>
            <w:tcW w:w="655" w:type="dxa"/>
          </w:tcPr>
          <w:p w14:paraId="74FD0421" w14:textId="77777777" w:rsidR="006D1256" w:rsidRDefault="00000000">
            <w:pPr>
              <w:spacing w:after="0"/>
              <w:ind w:firstLine="0"/>
            </w:pPr>
            <w:r>
              <w:rPr>
                <w:sz w:val="13"/>
              </w:rPr>
              <w:t>19525</w:t>
            </w:r>
          </w:p>
        </w:tc>
        <w:tc>
          <w:tcPr>
            <w:tcW w:w="655" w:type="dxa"/>
          </w:tcPr>
          <w:p w14:paraId="299463B8" w14:textId="77777777" w:rsidR="006D1256" w:rsidRDefault="00000000">
            <w:pPr>
              <w:spacing w:after="0"/>
              <w:ind w:firstLine="0"/>
            </w:pPr>
            <w:r>
              <w:rPr>
                <w:sz w:val="13"/>
              </w:rPr>
              <w:t>69,5</w:t>
            </w:r>
          </w:p>
        </w:tc>
        <w:tc>
          <w:tcPr>
            <w:tcW w:w="655" w:type="dxa"/>
          </w:tcPr>
          <w:p w14:paraId="3CC25BE4" w14:textId="77777777" w:rsidR="006D1256" w:rsidRDefault="00000000">
            <w:pPr>
              <w:spacing w:after="0"/>
              <w:ind w:firstLine="0"/>
            </w:pPr>
            <w:r>
              <w:rPr>
                <w:sz w:val="13"/>
              </w:rPr>
              <w:t>38,7</w:t>
            </w:r>
          </w:p>
        </w:tc>
        <w:tc>
          <w:tcPr>
            <w:tcW w:w="655" w:type="dxa"/>
          </w:tcPr>
          <w:p w14:paraId="074C0FB3" w14:textId="77777777" w:rsidR="006D1256" w:rsidRDefault="00000000">
            <w:pPr>
              <w:spacing w:after="0"/>
              <w:ind w:firstLine="0"/>
            </w:pPr>
            <w:r>
              <w:rPr>
                <w:sz w:val="13"/>
              </w:rPr>
              <w:t>14,7</w:t>
            </w:r>
          </w:p>
        </w:tc>
        <w:tc>
          <w:tcPr>
            <w:tcW w:w="655" w:type="dxa"/>
          </w:tcPr>
          <w:p w14:paraId="0C02FFA7" w14:textId="77777777" w:rsidR="006D1256" w:rsidRDefault="00000000">
            <w:pPr>
              <w:spacing w:after="0"/>
              <w:ind w:firstLine="0"/>
            </w:pPr>
            <w:r>
              <w:rPr>
                <w:sz w:val="13"/>
              </w:rPr>
              <w:t>30,4</w:t>
            </w:r>
          </w:p>
        </w:tc>
        <w:tc>
          <w:tcPr>
            <w:tcW w:w="655" w:type="dxa"/>
          </w:tcPr>
          <w:p w14:paraId="6A1650EE" w14:textId="77777777" w:rsidR="006D1256" w:rsidRDefault="00000000">
            <w:pPr>
              <w:spacing w:after="0"/>
              <w:ind w:firstLine="0"/>
            </w:pPr>
            <w:r>
              <w:rPr>
                <w:sz w:val="13"/>
              </w:rPr>
              <w:t>0,221</w:t>
            </w:r>
          </w:p>
        </w:tc>
        <w:tc>
          <w:tcPr>
            <w:tcW w:w="655" w:type="dxa"/>
          </w:tcPr>
          <w:p w14:paraId="752B9B31" w14:textId="77777777" w:rsidR="006D1256" w:rsidRDefault="00000000">
            <w:pPr>
              <w:spacing w:after="0"/>
              <w:ind w:firstLine="0"/>
            </w:pPr>
            <w:r>
              <w:rPr>
                <w:sz w:val="13"/>
              </w:rPr>
              <w:t>100</w:t>
            </w:r>
          </w:p>
        </w:tc>
      </w:tr>
      <w:tr w:rsidR="006D1256" w14:paraId="47E50331" w14:textId="77777777">
        <w:trPr>
          <w:jc w:val="center"/>
        </w:trPr>
        <w:tc>
          <w:tcPr>
            <w:tcW w:w="539" w:type="dxa"/>
          </w:tcPr>
          <w:p w14:paraId="4949E46C" w14:textId="77777777" w:rsidR="006D1256" w:rsidRDefault="00000000">
            <w:pPr>
              <w:spacing w:after="0"/>
              <w:ind w:firstLine="0"/>
            </w:pPr>
            <w:r>
              <w:rPr>
                <w:sz w:val="13"/>
              </w:rPr>
              <w:t>2016</w:t>
            </w:r>
          </w:p>
        </w:tc>
        <w:tc>
          <w:tcPr>
            <w:tcW w:w="425" w:type="dxa"/>
          </w:tcPr>
          <w:p w14:paraId="32CCDB80" w14:textId="77777777" w:rsidR="006D1256" w:rsidRDefault="00000000">
            <w:pPr>
              <w:spacing w:after="0"/>
              <w:ind w:firstLine="0"/>
            </w:pPr>
            <w:r>
              <w:rPr>
                <w:sz w:val="13"/>
              </w:rPr>
              <w:t>7</w:t>
            </w:r>
          </w:p>
        </w:tc>
        <w:tc>
          <w:tcPr>
            <w:tcW w:w="539" w:type="dxa"/>
          </w:tcPr>
          <w:p w14:paraId="780D9649" w14:textId="77777777" w:rsidR="006D1256" w:rsidRDefault="00000000">
            <w:pPr>
              <w:spacing w:after="0"/>
              <w:ind w:firstLine="0"/>
            </w:pPr>
            <w:r>
              <w:rPr>
                <w:sz w:val="13"/>
              </w:rPr>
              <w:t>-0,19</w:t>
            </w:r>
          </w:p>
        </w:tc>
        <w:tc>
          <w:tcPr>
            <w:tcW w:w="709" w:type="dxa"/>
          </w:tcPr>
          <w:p w14:paraId="3C4B7817" w14:textId="77777777" w:rsidR="006D1256" w:rsidRDefault="00000000">
            <w:pPr>
              <w:spacing w:after="0"/>
              <w:ind w:firstLine="0"/>
            </w:pPr>
            <w:r>
              <w:rPr>
                <w:sz w:val="13"/>
              </w:rPr>
              <w:t>Neutro</w:t>
            </w:r>
          </w:p>
        </w:tc>
        <w:tc>
          <w:tcPr>
            <w:tcW w:w="655" w:type="dxa"/>
          </w:tcPr>
          <w:p w14:paraId="364AD0B7" w14:textId="77777777" w:rsidR="006D1256" w:rsidRDefault="00000000">
            <w:pPr>
              <w:spacing w:after="0"/>
              <w:ind w:firstLine="0"/>
            </w:pPr>
            <w:r>
              <w:rPr>
                <w:sz w:val="13"/>
              </w:rPr>
              <w:t>128,1</w:t>
            </w:r>
          </w:p>
        </w:tc>
        <w:tc>
          <w:tcPr>
            <w:tcW w:w="655" w:type="dxa"/>
          </w:tcPr>
          <w:p w14:paraId="6F35C575" w14:textId="77777777" w:rsidR="006D1256" w:rsidRDefault="00000000">
            <w:pPr>
              <w:spacing w:after="0"/>
              <w:ind w:firstLine="0"/>
            </w:pPr>
            <w:r>
              <w:rPr>
                <w:sz w:val="13"/>
              </w:rPr>
              <w:t>83,1</w:t>
            </w:r>
          </w:p>
        </w:tc>
        <w:tc>
          <w:tcPr>
            <w:tcW w:w="655" w:type="dxa"/>
          </w:tcPr>
          <w:p w14:paraId="7CE5168E" w14:textId="77777777" w:rsidR="006D1256" w:rsidRDefault="00000000">
            <w:pPr>
              <w:spacing w:after="0"/>
              <w:ind w:firstLine="0"/>
            </w:pPr>
            <w:r>
              <w:rPr>
                <w:sz w:val="13"/>
              </w:rPr>
              <w:t>55,6</w:t>
            </w:r>
          </w:p>
        </w:tc>
        <w:tc>
          <w:tcPr>
            <w:tcW w:w="655" w:type="dxa"/>
          </w:tcPr>
          <w:p w14:paraId="7B9F4BEE" w14:textId="77777777" w:rsidR="006D1256" w:rsidRDefault="00000000">
            <w:pPr>
              <w:spacing w:after="0"/>
              <w:ind w:firstLine="0"/>
            </w:pPr>
            <w:r>
              <w:rPr>
                <w:sz w:val="13"/>
              </w:rPr>
              <w:t>25,7</w:t>
            </w:r>
          </w:p>
        </w:tc>
        <w:tc>
          <w:tcPr>
            <w:tcW w:w="655" w:type="dxa"/>
          </w:tcPr>
          <w:p w14:paraId="2930DD87" w14:textId="77777777" w:rsidR="006D1256" w:rsidRDefault="00000000">
            <w:pPr>
              <w:spacing w:after="0"/>
              <w:ind w:firstLine="0"/>
            </w:pPr>
            <w:r>
              <w:rPr>
                <w:sz w:val="13"/>
              </w:rPr>
              <w:t>0,568</w:t>
            </w:r>
          </w:p>
        </w:tc>
        <w:tc>
          <w:tcPr>
            <w:tcW w:w="655" w:type="dxa"/>
          </w:tcPr>
          <w:p w14:paraId="52AF4574" w14:textId="77777777" w:rsidR="006D1256" w:rsidRDefault="00000000">
            <w:pPr>
              <w:spacing w:after="0"/>
              <w:ind w:firstLine="0"/>
            </w:pPr>
            <w:r>
              <w:rPr>
                <w:sz w:val="13"/>
              </w:rPr>
              <w:t>150</w:t>
            </w:r>
          </w:p>
        </w:tc>
        <w:tc>
          <w:tcPr>
            <w:tcW w:w="655" w:type="dxa"/>
          </w:tcPr>
          <w:p w14:paraId="290862EF" w14:textId="77777777" w:rsidR="006D1256" w:rsidRDefault="00000000">
            <w:pPr>
              <w:spacing w:after="0"/>
              <w:ind w:firstLine="0"/>
            </w:pPr>
            <w:r>
              <w:rPr>
                <w:sz w:val="13"/>
              </w:rPr>
              <w:t>64,1</w:t>
            </w:r>
          </w:p>
        </w:tc>
        <w:tc>
          <w:tcPr>
            <w:tcW w:w="655" w:type="dxa"/>
          </w:tcPr>
          <w:p w14:paraId="41C844F7" w14:textId="77777777" w:rsidR="006D1256" w:rsidRDefault="00000000">
            <w:pPr>
              <w:spacing w:after="0"/>
              <w:ind w:firstLine="0"/>
            </w:pPr>
            <w:r>
              <w:rPr>
                <w:sz w:val="13"/>
              </w:rPr>
              <w:t>28,2</w:t>
            </w:r>
          </w:p>
        </w:tc>
        <w:tc>
          <w:tcPr>
            <w:tcW w:w="655" w:type="dxa"/>
          </w:tcPr>
          <w:p w14:paraId="3B0A7EEA" w14:textId="77777777" w:rsidR="006D1256" w:rsidRDefault="00000000">
            <w:pPr>
              <w:spacing w:after="0"/>
              <w:ind w:firstLine="0"/>
            </w:pPr>
            <w:r>
              <w:rPr>
                <w:sz w:val="13"/>
              </w:rPr>
              <w:t>0,7</w:t>
            </w:r>
          </w:p>
        </w:tc>
        <w:tc>
          <w:tcPr>
            <w:tcW w:w="655" w:type="dxa"/>
          </w:tcPr>
          <w:p w14:paraId="1CB39FEA" w14:textId="77777777" w:rsidR="006D1256" w:rsidRDefault="00000000">
            <w:pPr>
              <w:spacing w:after="0"/>
              <w:ind w:firstLine="0"/>
            </w:pPr>
            <w:r>
              <w:rPr>
                <w:sz w:val="13"/>
              </w:rPr>
              <w:t>32,9</w:t>
            </w:r>
          </w:p>
        </w:tc>
        <w:tc>
          <w:tcPr>
            <w:tcW w:w="655" w:type="dxa"/>
          </w:tcPr>
          <w:p w14:paraId="320AA3BC" w14:textId="77777777" w:rsidR="006D1256" w:rsidRDefault="00000000">
            <w:pPr>
              <w:spacing w:after="0"/>
              <w:ind w:firstLine="0"/>
            </w:pPr>
            <w:r>
              <w:rPr>
                <w:sz w:val="13"/>
              </w:rPr>
              <w:t>0,139</w:t>
            </w:r>
          </w:p>
        </w:tc>
        <w:tc>
          <w:tcPr>
            <w:tcW w:w="655" w:type="dxa"/>
          </w:tcPr>
          <w:p w14:paraId="5D3820F6" w14:textId="77777777" w:rsidR="006D1256" w:rsidRDefault="00000000">
            <w:pPr>
              <w:spacing w:after="0"/>
              <w:ind w:firstLine="0"/>
            </w:pPr>
            <w:r>
              <w:rPr>
                <w:sz w:val="13"/>
              </w:rPr>
              <w:t>16050</w:t>
            </w:r>
          </w:p>
        </w:tc>
        <w:tc>
          <w:tcPr>
            <w:tcW w:w="655" w:type="dxa"/>
          </w:tcPr>
          <w:p w14:paraId="4D556A03" w14:textId="77777777" w:rsidR="006D1256" w:rsidRDefault="00000000">
            <w:pPr>
              <w:spacing w:after="0"/>
              <w:ind w:firstLine="0"/>
            </w:pPr>
            <w:r>
              <w:rPr>
                <w:sz w:val="13"/>
              </w:rPr>
              <w:t>74,9</w:t>
            </w:r>
          </w:p>
        </w:tc>
        <w:tc>
          <w:tcPr>
            <w:tcW w:w="655" w:type="dxa"/>
          </w:tcPr>
          <w:p w14:paraId="60D0DD77" w14:textId="77777777" w:rsidR="006D1256" w:rsidRDefault="00000000">
            <w:pPr>
              <w:spacing w:after="0"/>
              <w:ind w:firstLine="0"/>
            </w:pPr>
            <w:r>
              <w:rPr>
                <w:sz w:val="13"/>
              </w:rPr>
              <w:t>33,3</w:t>
            </w:r>
          </w:p>
        </w:tc>
        <w:tc>
          <w:tcPr>
            <w:tcW w:w="655" w:type="dxa"/>
          </w:tcPr>
          <w:p w14:paraId="47CCF90B" w14:textId="77777777" w:rsidR="006D1256" w:rsidRDefault="00000000">
            <w:pPr>
              <w:spacing w:after="0"/>
              <w:ind w:firstLine="0"/>
            </w:pPr>
            <w:r>
              <w:rPr>
                <w:sz w:val="13"/>
              </w:rPr>
              <w:t>10,1</w:t>
            </w:r>
          </w:p>
        </w:tc>
        <w:tc>
          <w:tcPr>
            <w:tcW w:w="655" w:type="dxa"/>
          </w:tcPr>
          <w:p w14:paraId="1D7AFA88" w14:textId="77777777" w:rsidR="006D1256" w:rsidRDefault="00000000">
            <w:pPr>
              <w:spacing w:after="0"/>
              <w:ind w:firstLine="0"/>
            </w:pPr>
            <w:r>
              <w:rPr>
                <w:sz w:val="13"/>
              </w:rPr>
              <w:t>30,4</w:t>
            </w:r>
          </w:p>
        </w:tc>
        <w:tc>
          <w:tcPr>
            <w:tcW w:w="655" w:type="dxa"/>
          </w:tcPr>
          <w:p w14:paraId="11E9FD97" w14:textId="77777777" w:rsidR="006D1256" w:rsidRDefault="00000000">
            <w:pPr>
              <w:spacing w:after="0"/>
              <w:ind w:firstLine="0"/>
            </w:pPr>
            <w:r>
              <w:rPr>
                <w:sz w:val="13"/>
              </w:rPr>
              <w:t>0,181</w:t>
            </w:r>
          </w:p>
        </w:tc>
        <w:tc>
          <w:tcPr>
            <w:tcW w:w="655" w:type="dxa"/>
          </w:tcPr>
          <w:p w14:paraId="58B23696" w14:textId="77777777" w:rsidR="006D1256" w:rsidRDefault="00000000">
            <w:pPr>
              <w:spacing w:after="0"/>
              <w:ind w:firstLine="0"/>
            </w:pPr>
            <w:r>
              <w:rPr>
                <w:sz w:val="13"/>
              </w:rPr>
              <w:t>775</w:t>
            </w:r>
          </w:p>
        </w:tc>
      </w:tr>
      <w:tr w:rsidR="006D1256" w14:paraId="2EEE9E1F" w14:textId="77777777">
        <w:trPr>
          <w:jc w:val="center"/>
        </w:trPr>
        <w:tc>
          <w:tcPr>
            <w:tcW w:w="539" w:type="dxa"/>
          </w:tcPr>
          <w:p w14:paraId="37B83B74" w14:textId="77777777" w:rsidR="006D1256" w:rsidRDefault="00000000">
            <w:pPr>
              <w:spacing w:after="0"/>
              <w:ind w:firstLine="0"/>
            </w:pPr>
            <w:r>
              <w:rPr>
                <w:sz w:val="13"/>
              </w:rPr>
              <w:t>2016</w:t>
            </w:r>
          </w:p>
        </w:tc>
        <w:tc>
          <w:tcPr>
            <w:tcW w:w="425" w:type="dxa"/>
          </w:tcPr>
          <w:p w14:paraId="31CDA403" w14:textId="77777777" w:rsidR="006D1256" w:rsidRDefault="00000000">
            <w:pPr>
              <w:spacing w:after="0"/>
              <w:ind w:firstLine="0"/>
            </w:pPr>
            <w:r>
              <w:rPr>
                <w:sz w:val="13"/>
              </w:rPr>
              <w:t>8</w:t>
            </w:r>
          </w:p>
        </w:tc>
        <w:tc>
          <w:tcPr>
            <w:tcW w:w="539" w:type="dxa"/>
          </w:tcPr>
          <w:p w14:paraId="3919DCE2" w14:textId="77777777" w:rsidR="006D1256" w:rsidRDefault="00000000">
            <w:pPr>
              <w:spacing w:after="0"/>
              <w:ind w:firstLine="0"/>
            </w:pPr>
            <w:r>
              <w:rPr>
                <w:sz w:val="13"/>
              </w:rPr>
              <w:t>-0,34</w:t>
            </w:r>
          </w:p>
        </w:tc>
        <w:tc>
          <w:tcPr>
            <w:tcW w:w="709" w:type="dxa"/>
          </w:tcPr>
          <w:p w14:paraId="303BA31E" w14:textId="77777777" w:rsidR="006D1256" w:rsidRDefault="00000000">
            <w:pPr>
              <w:spacing w:after="0"/>
              <w:ind w:firstLine="0"/>
            </w:pPr>
            <w:r>
              <w:rPr>
                <w:sz w:val="13"/>
              </w:rPr>
              <w:t>Neutro</w:t>
            </w:r>
          </w:p>
        </w:tc>
        <w:tc>
          <w:tcPr>
            <w:tcW w:w="655" w:type="dxa"/>
          </w:tcPr>
          <w:p w14:paraId="7AED87A4" w14:textId="77777777" w:rsidR="006D1256" w:rsidRDefault="00000000">
            <w:pPr>
              <w:spacing w:after="0"/>
              <w:ind w:firstLine="0"/>
            </w:pPr>
            <w:r>
              <w:rPr>
                <w:sz w:val="13"/>
              </w:rPr>
              <w:t>136,6</w:t>
            </w:r>
          </w:p>
        </w:tc>
        <w:tc>
          <w:tcPr>
            <w:tcW w:w="655" w:type="dxa"/>
          </w:tcPr>
          <w:p w14:paraId="0579A54E" w14:textId="77777777" w:rsidR="006D1256" w:rsidRDefault="00000000">
            <w:pPr>
              <w:spacing w:after="0"/>
              <w:ind w:firstLine="0"/>
            </w:pPr>
            <w:r>
              <w:rPr>
                <w:sz w:val="13"/>
              </w:rPr>
              <w:t>85,6</w:t>
            </w:r>
          </w:p>
        </w:tc>
        <w:tc>
          <w:tcPr>
            <w:tcW w:w="655" w:type="dxa"/>
          </w:tcPr>
          <w:p w14:paraId="26C7453A" w14:textId="77777777" w:rsidR="006D1256" w:rsidRDefault="00000000">
            <w:pPr>
              <w:spacing w:after="0"/>
              <w:ind w:firstLine="0"/>
            </w:pPr>
            <w:r>
              <w:rPr>
                <w:sz w:val="13"/>
              </w:rPr>
              <w:t>52,9</w:t>
            </w:r>
          </w:p>
        </w:tc>
        <w:tc>
          <w:tcPr>
            <w:tcW w:w="655" w:type="dxa"/>
          </w:tcPr>
          <w:p w14:paraId="45B79C22" w14:textId="77777777" w:rsidR="006D1256" w:rsidRDefault="00000000">
            <w:pPr>
              <w:spacing w:after="0"/>
              <w:ind w:firstLine="0"/>
            </w:pPr>
            <w:r>
              <w:rPr>
                <w:sz w:val="13"/>
              </w:rPr>
              <w:t>27,1</w:t>
            </w:r>
          </w:p>
        </w:tc>
        <w:tc>
          <w:tcPr>
            <w:tcW w:w="655" w:type="dxa"/>
          </w:tcPr>
          <w:p w14:paraId="2FEDAAEE" w14:textId="77777777" w:rsidR="006D1256" w:rsidRDefault="00000000">
            <w:pPr>
              <w:spacing w:after="0"/>
              <w:ind w:firstLine="0"/>
            </w:pPr>
            <w:r>
              <w:rPr>
                <w:sz w:val="13"/>
              </w:rPr>
              <w:t>0,500</w:t>
            </w:r>
          </w:p>
        </w:tc>
        <w:tc>
          <w:tcPr>
            <w:tcW w:w="655" w:type="dxa"/>
          </w:tcPr>
          <w:p w14:paraId="4BC3397D" w14:textId="77777777" w:rsidR="006D1256" w:rsidRDefault="00000000">
            <w:pPr>
              <w:spacing w:after="0"/>
              <w:ind w:firstLine="0"/>
            </w:pPr>
            <w:r>
              <w:rPr>
                <w:sz w:val="13"/>
              </w:rPr>
              <w:t>425</w:t>
            </w:r>
          </w:p>
        </w:tc>
        <w:tc>
          <w:tcPr>
            <w:tcW w:w="655" w:type="dxa"/>
          </w:tcPr>
          <w:p w14:paraId="1B813FC3" w14:textId="77777777" w:rsidR="006D1256" w:rsidRDefault="00000000">
            <w:pPr>
              <w:spacing w:after="0"/>
              <w:ind w:firstLine="0"/>
            </w:pPr>
            <w:r>
              <w:rPr>
                <w:sz w:val="13"/>
              </w:rPr>
              <w:t>37,2</w:t>
            </w:r>
          </w:p>
        </w:tc>
        <w:tc>
          <w:tcPr>
            <w:tcW w:w="655" w:type="dxa"/>
          </w:tcPr>
          <w:p w14:paraId="4877DD07" w14:textId="77777777" w:rsidR="006D1256" w:rsidRDefault="00000000">
            <w:pPr>
              <w:spacing w:after="0"/>
              <w:ind w:firstLine="0"/>
            </w:pPr>
            <w:r>
              <w:rPr>
                <w:sz w:val="13"/>
              </w:rPr>
              <w:t>21,3</w:t>
            </w:r>
          </w:p>
        </w:tc>
        <w:tc>
          <w:tcPr>
            <w:tcW w:w="655" w:type="dxa"/>
          </w:tcPr>
          <w:p w14:paraId="3967306F" w14:textId="77777777" w:rsidR="006D1256" w:rsidRDefault="00000000">
            <w:pPr>
              <w:spacing w:after="0"/>
              <w:ind w:firstLine="0"/>
            </w:pPr>
            <w:r>
              <w:rPr>
                <w:sz w:val="13"/>
              </w:rPr>
              <w:t>1,6</w:t>
            </w:r>
          </w:p>
        </w:tc>
        <w:tc>
          <w:tcPr>
            <w:tcW w:w="655" w:type="dxa"/>
          </w:tcPr>
          <w:p w14:paraId="46B9D276" w14:textId="77777777" w:rsidR="006D1256" w:rsidRDefault="00000000">
            <w:pPr>
              <w:spacing w:after="0"/>
              <w:ind w:firstLine="0"/>
            </w:pPr>
            <w:r>
              <w:rPr>
                <w:sz w:val="13"/>
              </w:rPr>
              <w:t>36,6</w:t>
            </w:r>
          </w:p>
        </w:tc>
        <w:tc>
          <w:tcPr>
            <w:tcW w:w="655" w:type="dxa"/>
          </w:tcPr>
          <w:p w14:paraId="61CBE549" w14:textId="77777777" w:rsidR="006D1256" w:rsidRDefault="00000000">
            <w:pPr>
              <w:spacing w:after="0"/>
              <w:ind w:firstLine="0"/>
            </w:pPr>
            <w:r>
              <w:rPr>
                <w:sz w:val="13"/>
              </w:rPr>
              <w:t>0,091</w:t>
            </w:r>
          </w:p>
        </w:tc>
        <w:tc>
          <w:tcPr>
            <w:tcW w:w="655" w:type="dxa"/>
          </w:tcPr>
          <w:p w14:paraId="66281B5A" w14:textId="77777777" w:rsidR="006D1256" w:rsidRDefault="00000000">
            <w:pPr>
              <w:spacing w:after="0"/>
              <w:ind w:firstLine="0"/>
            </w:pPr>
            <w:r>
              <w:rPr>
                <w:sz w:val="13"/>
              </w:rPr>
              <w:t>60850</w:t>
            </w:r>
          </w:p>
        </w:tc>
        <w:tc>
          <w:tcPr>
            <w:tcW w:w="655" w:type="dxa"/>
          </w:tcPr>
          <w:p w14:paraId="2BAE32E0" w14:textId="77777777" w:rsidR="006D1256" w:rsidRDefault="00000000">
            <w:pPr>
              <w:spacing w:after="0"/>
              <w:ind w:firstLine="0"/>
            </w:pPr>
            <w:r>
              <w:rPr>
                <w:sz w:val="13"/>
              </w:rPr>
              <w:t>59,0</w:t>
            </w:r>
          </w:p>
        </w:tc>
        <w:tc>
          <w:tcPr>
            <w:tcW w:w="655" w:type="dxa"/>
          </w:tcPr>
          <w:p w14:paraId="54E2736C" w14:textId="77777777" w:rsidR="006D1256" w:rsidRDefault="00000000">
            <w:pPr>
              <w:spacing w:after="0"/>
              <w:ind w:firstLine="0"/>
            </w:pPr>
            <w:r>
              <w:rPr>
                <w:sz w:val="13"/>
              </w:rPr>
              <w:t>28,1</w:t>
            </w:r>
          </w:p>
        </w:tc>
        <w:tc>
          <w:tcPr>
            <w:tcW w:w="655" w:type="dxa"/>
          </w:tcPr>
          <w:p w14:paraId="0E72CAFB" w14:textId="77777777" w:rsidR="006D1256" w:rsidRDefault="00000000">
            <w:pPr>
              <w:spacing w:after="0"/>
              <w:ind w:firstLine="0"/>
            </w:pPr>
            <w:r>
              <w:rPr>
                <w:sz w:val="13"/>
              </w:rPr>
              <w:t>14,1</w:t>
            </w:r>
          </w:p>
        </w:tc>
        <w:tc>
          <w:tcPr>
            <w:tcW w:w="655" w:type="dxa"/>
          </w:tcPr>
          <w:p w14:paraId="64E1C35E" w14:textId="77777777" w:rsidR="006D1256" w:rsidRDefault="00000000">
            <w:pPr>
              <w:spacing w:after="0"/>
              <w:ind w:firstLine="0"/>
            </w:pPr>
            <w:r>
              <w:rPr>
                <w:sz w:val="13"/>
              </w:rPr>
              <w:t>33,9</w:t>
            </w:r>
          </w:p>
        </w:tc>
        <w:tc>
          <w:tcPr>
            <w:tcW w:w="655" w:type="dxa"/>
          </w:tcPr>
          <w:p w14:paraId="4410D23A" w14:textId="77777777" w:rsidR="006D1256" w:rsidRDefault="00000000">
            <w:pPr>
              <w:spacing w:after="0"/>
              <w:ind w:firstLine="0"/>
            </w:pPr>
            <w:r>
              <w:rPr>
                <w:sz w:val="13"/>
              </w:rPr>
              <w:t>0,133</w:t>
            </w:r>
          </w:p>
        </w:tc>
        <w:tc>
          <w:tcPr>
            <w:tcW w:w="655" w:type="dxa"/>
          </w:tcPr>
          <w:p w14:paraId="545DD62F" w14:textId="77777777" w:rsidR="006D1256" w:rsidRDefault="00000000">
            <w:pPr>
              <w:spacing w:after="0"/>
              <w:ind w:firstLine="0"/>
            </w:pPr>
            <w:r>
              <w:rPr>
                <w:sz w:val="13"/>
              </w:rPr>
              <w:t>17325</w:t>
            </w:r>
          </w:p>
        </w:tc>
      </w:tr>
      <w:tr w:rsidR="006D1256" w14:paraId="59638040" w14:textId="77777777">
        <w:trPr>
          <w:jc w:val="center"/>
        </w:trPr>
        <w:tc>
          <w:tcPr>
            <w:tcW w:w="539" w:type="dxa"/>
          </w:tcPr>
          <w:p w14:paraId="1334C4F6" w14:textId="77777777" w:rsidR="006D1256" w:rsidRDefault="00000000">
            <w:pPr>
              <w:spacing w:after="0"/>
              <w:ind w:firstLine="0"/>
            </w:pPr>
            <w:r>
              <w:rPr>
                <w:sz w:val="13"/>
              </w:rPr>
              <w:t>2016</w:t>
            </w:r>
          </w:p>
        </w:tc>
        <w:tc>
          <w:tcPr>
            <w:tcW w:w="425" w:type="dxa"/>
          </w:tcPr>
          <w:p w14:paraId="6A74BF98" w14:textId="77777777" w:rsidR="006D1256" w:rsidRDefault="00000000">
            <w:pPr>
              <w:spacing w:after="0"/>
              <w:ind w:firstLine="0"/>
            </w:pPr>
            <w:r>
              <w:rPr>
                <w:sz w:val="13"/>
              </w:rPr>
              <w:t>9</w:t>
            </w:r>
          </w:p>
        </w:tc>
        <w:tc>
          <w:tcPr>
            <w:tcW w:w="539" w:type="dxa"/>
          </w:tcPr>
          <w:p w14:paraId="1BE72D32" w14:textId="77777777" w:rsidR="006D1256" w:rsidRDefault="00000000">
            <w:pPr>
              <w:spacing w:after="0"/>
              <w:ind w:firstLine="0"/>
            </w:pPr>
            <w:r>
              <w:rPr>
                <w:sz w:val="13"/>
              </w:rPr>
              <w:t>-0,42</w:t>
            </w:r>
          </w:p>
        </w:tc>
        <w:tc>
          <w:tcPr>
            <w:tcW w:w="709" w:type="dxa"/>
          </w:tcPr>
          <w:p w14:paraId="0EBD9E20" w14:textId="77777777" w:rsidR="006D1256" w:rsidRDefault="00000000">
            <w:pPr>
              <w:spacing w:after="0"/>
              <w:ind w:firstLine="0"/>
            </w:pPr>
            <w:r>
              <w:rPr>
                <w:sz w:val="13"/>
              </w:rPr>
              <w:t>Neutro</w:t>
            </w:r>
          </w:p>
        </w:tc>
        <w:tc>
          <w:tcPr>
            <w:tcW w:w="655" w:type="dxa"/>
          </w:tcPr>
          <w:p w14:paraId="1B67E5A1" w14:textId="77777777" w:rsidR="006D1256" w:rsidRDefault="00000000">
            <w:pPr>
              <w:spacing w:after="0"/>
              <w:ind w:firstLine="0"/>
            </w:pPr>
            <w:r>
              <w:rPr>
                <w:sz w:val="13"/>
              </w:rPr>
              <w:t>134,2</w:t>
            </w:r>
          </w:p>
        </w:tc>
        <w:tc>
          <w:tcPr>
            <w:tcW w:w="655" w:type="dxa"/>
          </w:tcPr>
          <w:p w14:paraId="7BE10735" w14:textId="77777777" w:rsidR="006D1256" w:rsidRDefault="00000000">
            <w:pPr>
              <w:spacing w:after="0"/>
              <w:ind w:firstLine="0"/>
            </w:pPr>
            <w:r>
              <w:rPr>
                <w:sz w:val="13"/>
              </w:rPr>
              <w:t>90,1</w:t>
            </w:r>
          </w:p>
        </w:tc>
        <w:tc>
          <w:tcPr>
            <w:tcW w:w="655" w:type="dxa"/>
          </w:tcPr>
          <w:p w14:paraId="02DE8587" w14:textId="77777777" w:rsidR="006D1256" w:rsidRDefault="00000000">
            <w:pPr>
              <w:spacing w:after="0"/>
              <w:ind w:firstLine="0"/>
            </w:pPr>
            <w:r>
              <w:rPr>
                <w:sz w:val="13"/>
              </w:rPr>
              <w:t>56,0</w:t>
            </w:r>
          </w:p>
        </w:tc>
        <w:tc>
          <w:tcPr>
            <w:tcW w:w="655" w:type="dxa"/>
          </w:tcPr>
          <w:p w14:paraId="2DB53687" w14:textId="77777777" w:rsidR="006D1256" w:rsidRDefault="00000000">
            <w:pPr>
              <w:spacing w:after="0"/>
              <w:ind w:firstLine="0"/>
            </w:pPr>
            <w:r>
              <w:rPr>
                <w:sz w:val="13"/>
              </w:rPr>
              <w:t>30,3</w:t>
            </w:r>
          </w:p>
        </w:tc>
        <w:tc>
          <w:tcPr>
            <w:tcW w:w="655" w:type="dxa"/>
          </w:tcPr>
          <w:p w14:paraId="1BF9B283" w14:textId="77777777" w:rsidR="006D1256" w:rsidRDefault="00000000">
            <w:pPr>
              <w:spacing w:after="0"/>
              <w:ind w:firstLine="0"/>
            </w:pPr>
            <w:r>
              <w:rPr>
                <w:sz w:val="13"/>
              </w:rPr>
              <w:t>0,452</w:t>
            </w:r>
          </w:p>
        </w:tc>
        <w:tc>
          <w:tcPr>
            <w:tcW w:w="655" w:type="dxa"/>
          </w:tcPr>
          <w:p w14:paraId="5542116C" w14:textId="77777777" w:rsidR="006D1256" w:rsidRDefault="00000000">
            <w:pPr>
              <w:spacing w:after="0"/>
              <w:ind w:firstLine="0"/>
            </w:pPr>
            <w:r>
              <w:rPr>
                <w:sz w:val="13"/>
              </w:rPr>
              <w:t>825</w:t>
            </w:r>
          </w:p>
        </w:tc>
        <w:tc>
          <w:tcPr>
            <w:tcW w:w="655" w:type="dxa"/>
          </w:tcPr>
          <w:p w14:paraId="62A34129" w14:textId="77777777" w:rsidR="006D1256" w:rsidRDefault="00000000">
            <w:pPr>
              <w:spacing w:after="0"/>
              <w:ind w:firstLine="0"/>
            </w:pPr>
            <w:r>
              <w:rPr>
                <w:sz w:val="13"/>
              </w:rPr>
              <w:t>29,6</w:t>
            </w:r>
          </w:p>
        </w:tc>
        <w:tc>
          <w:tcPr>
            <w:tcW w:w="655" w:type="dxa"/>
          </w:tcPr>
          <w:p w14:paraId="2C07B56F" w14:textId="77777777" w:rsidR="006D1256" w:rsidRDefault="00000000">
            <w:pPr>
              <w:spacing w:after="0"/>
              <w:ind w:firstLine="0"/>
            </w:pPr>
            <w:r>
              <w:rPr>
                <w:sz w:val="13"/>
              </w:rPr>
              <w:t>25,7</w:t>
            </w:r>
          </w:p>
        </w:tc>
        <w:tc>
          <w:tcPr>
            <w:tcW w:w="655" w:type="dxa"/>
          </w:tcPr>
          <w:p w14:paraId="3EC8409C" w14:textId="77777777" w:rsidR="006D1256" w:rsidRDefault="00000000">
            <w:pPr>
              <w:spacing w:after="0"/>
              <w:ind w:firstLine="0"/>
            </w:pPr>
            <w:r>
              <w:rPr>
                <w:sz w:val="13"/>
              </w:rPr>
              <w:t>26,9</w:t>
            </w:r>
          </w:p>
        </w:tc>
        <w:tc>
          <w:tcPr>
            <w:tcW w:w="655" w:type="dxa"/>
          </w:tcPr>
          <w:p w14:paraId="23637FFC" w14:textId="77777777" w:rsidR="006D1256" w:rsidRDefault="00000000">
            <w:pPr>
              <w:spacing w:after="0"/>
              <w:ind w:firstLine="0"/>
            </w:pPr>
            <w:r>
              <w:rPr>
                <w:sz w:val="13"/>
              </w:rPr>
              <w:t>39,4</w:t>
            </w:r>
          </w:p>
        </w:tc>
        <w:tc>
          <w:tcPr>
            <w:tcW w:w="655" w:type="dxa"/>
          </w:tcPr>
          <w:p w14:paraId="3B319BD2" w14:textId="77777777" w:rsidR="006D1256" w:rsidRDefault="00000000">
            <w:pPr>
              <w:spacing w:after="0"/>
              <w:ind w:firstLine="0"/>
            </w:pPr>
            <w:r>
              <w:rPr>
                <w:sz w:val="13"/>
              </w:rPr>
              <w:t>0,109</w:t>
            </w:r>
          </w:p>
        </w:tc>
        <w:tc>
          <w:tcPr>
            <w:tcW w:w="655" w:type="dxa"/>
          </w:tcPr>
          <w:p w14:paraId="7933A6BF" w14:textId="77777777" w:rsidR="006D1256" w:rsidRDefault="00000000">
            <w:pPr>
              <w:spacing w:after="0"/>
              <w:ind w:firstLine="0"/>
            </w:pPr>
            <w:r>
              <w:rPr>
                <w:sz w:val="13"/>
              </w:rPr>
              <w:t>135075</w:t>
            </w:r>
          </w:p>
        </w:tc>
        <w:tc>
          <w:tcPr>
            <w:tcW w:w="655" w:type="dxa"/>
          </w:tcPr>
          <w:p w14:paraId="4D90D6F6" w14:textId="77777777" w:rsidR="006D1256" w:rsidRDefault="00000000">
            <w:pPr>
              <w:spacing w:after="0"/>
              <w:ind w:firstLine="0"/>
            </w:pPr>
            <w:r>
              <w:rPr>
                <w:sz w:val="13"/>
              </w:rPr>
              <w:t>49,6</w:t>
            </w:r>
          </w:p>
        </w:tc>
        <w:tc>
          <w:tcPr>
            <w:tcW w:w="655" w:type="dxa"/>
          </w:tcPr>
          <w:p w14:paraId="489372A9" w14:textId="77777777" w:rsidR="006D1256" w:rsidRDefault="00000000">
            <w:pPr>
              <w:spacing w:after="0"/>
              <w:ind w:firstLine="0"/>
            </w:pPr>
            <w:r>
              <w:rPr>
                <w:sz w:val="13"/>
              </w:rPr>
              <w:t>27,4</w:t>
            </w:r>
          </w:p>
        </w:tc>
        <w:tc>
          <w:tcPr>
            <w:tcW w:w="655" w:type="dxa"/>
          </w:tcPr>
          <w:p w14:paraId="5BA28852" w14:textId="77777777" w:rsidR="006D1256" w:rsidRDefault="00000000">
            <w:pPr>
              <w:spacing w:after="0"/>
              <w:ind w:firstLine="0"/>
            </w:pPr>
            <w:r>
              <w:rPr>
                <w:sz w:val="13"/>
              </w:rPr>
              <w:t>20,0</w:t>
            </w:r>
          </w:p>
        </w:tc>
        <w:tc>
          <w:tcPr>
            <w:tcW w:w="655" w:type="dxa"/>
          </w:tcPr>
          <w:p w14:paraId="0554A435" w14:textId="77777777" w:rsidR="006D1256" w:rsidRDefault="00000000">
            <w:pPr>
              <w:spacing w:after="0"/>
              <w:ind w:firstLine="0"/>
            </w:pPr>
            <w:r>
              <w:rPr>
                <w:sz w:val="13"/>
              </w:rPr>
              <w:t>37,3</w:t>
            </w:r>
          </w:p>
        </w:tc>
        <w:tc>
          <w:tcPr>
            <w:tcW w:w="655" w:type="dxa"/>
          </w:tcPr>
          <w:p w14:paraId="1B2C46BE" w14:textId="77777777" w:rsidR="006D1256" w:rsidRDefault="00000000">
            <w:pPr>
              <w:spacing w:after="0"/>
              <w:ind w:firstLine="0"/>
            </w:pPr>
            <w:r>
              <w:rPr>
                <w:sz w:val="13"/>
              </w:rPr>
              <w:t>0,118</w:t>
            </w:r>
          </w:p>
        </w:tc>
        <w:tc>
          <w:tcPr>
            <w:tcW w:w="655" w:type="dxa"/>
          </w:tcPr>
          <w:p w14:paraId="0CA2B76D" w14:textId="77777777" w:rsidR="006D1256" w:rsidRDefault="00000000">
            <w:pPr>
              <w:spacing w:after="0"/>
              <w:ind w:firstLine="0"/>
            </w:pPr>
            <w:r>
              <w:rPr>
                <w:sz w:val="13"/>
              </w:rPr>
              <w:t>44175</w:t>
            </w:r>
          </w:p>
        </w:tc>
      </w:tr>
      <w:tr w:rsidR="006D1256" w14:paraId="4597C569" w14:textId="77777777">
        <w:trPr>
          <w:jc w:val="center"/>
        </w:trPr>
        <w:tc>
          <w:tcPr>
            <w:tcW w:w="539" w:type="dxa"/>
          </w:tcPr>
          <w:p w14:paraId="593C052B" w14:textId="77777777" w:rsidR="006D1256" w:rsidRDefault="00000000">
            <w:pPr>
              <w:spacing w:after="0"/>
              <w:ind w:firstLine="0"/>
            </w:pPr>
            <w:r>
              <w:rPr>
                <w:sz w:val="13"/>
              </w:rPr>
              <w:t>2016</w:t>
            </w:r>
          </w:p>
        </w:tc>
        <w:tc>
          <w:tcPr>
            <w:tcW w:w="425" w:type="dxa"/>
          </w:tcPr>
          <w:p w14:paraId="6E9F2E5E" w14:textId="77777777" w:rsidR="006D1256" w:rsidRDefault="00000000">
            <w:pPr>
              <w:spacing w:after="0"/>
              <w:ind w:firstLine="0"/>
            </w:pPr>
            <w:r>
              <w:rPr>
                <w:sz w:val="13"/>
              </w:rPr>
              <w:t>10</w:t>
            </w:r>
          </w:p>
        </w:tc>
        <w:tc>
          <w:tcPr>
            <w:tcW w:w="539" w:type="dxa"/>
          </w:tcPr>
          <w:p w14:paraId="6BC2ADA1" w14:textId="77777777" w:rsidR="006D1256" w:rsidRDefault="00000000">
            <w:pPr>
              <w:spacing w:after="0"/>
              <w:ind w:firstLine="0"/>
            </w:pPr>
            <w:r>
              <w:rPr>
                <w:sz w:val="13"/>
              </w:rPr>
              <w:t>-0,51</w:t>
            </w:r>
          </w:p>
        </w:tc>
        <w:tc>
          <w:tcPr>
            <w:tcW w:w="709" w:type="dxa"/>
          </w:tcPr>
          <w:p w14:paraId="268BDF78" w14:textId="77777777" w:rsidR="006D1256" w:rsidRDefault="00000000">
            <w:pPr>
              <w:spacing w:after="0"/>
              <w:ind w:firstLine="0"/>
            </w:pPr>
            <w:r>
              <w:rPr>
                <w:sz w:val="13"/>
              </w:rPr>
              <w:t>Neutro</w:t>
            </w:r>
          </w:p>
        </w:tc>
        <w:tc>
          <w:tcPr>
            <w:tcW w:w="655" w:type="dxa"/>
          </w:tcPr>
          <w:p w14:paraId="5F08BA4F" w14:textId="77777777" w:rsidR="006D1256" w:rsidRDefault="00000000">
            <w:pPr>
              <w:spacing w:after="0"/>
              <w:ind w:firstLine="0"/>
            </w:pPr>
            <w:r>
              <w:rPr>
                <w:sz w:val="13"/>
              </w:rPr>
              <w:t>144,9</w:t>
            </w:r>
          </w:p>
        </w:tc>
        <w:tc>
          <w:tcPr>
            <w:tcW w:w="655" w:type="dxa"/>
          </w:tcPr>
          <w:p w14:paraId="6CE05FFC" w14:textId="77777777" w:rsidR="006D1256" w:rsidRDefault="00000000">
            <w:pPr>
              <w:spacing w:after="0"/>
              <w:ind w:firstLine="0"/>
            </w:pPr>
            <w:r>
              <w:rPr>
                <w:sz w:val="13"/>
              </w:rPr>
              <w:t>104,3</w:t>
            </w:r>
          </w:p>
        </w:tc>
        <w:tc>
          <w:tcPr>
            <w:tcW w:w="655" w:type="dxa"/>
          </w:tcPr>
          <w:p w14:paraId="76CF26FA" w14:textId="77777777" w:rsidR="006D1256" w:rsidRDefault="00000000">
            <w:pPr>
              <w:spacing w:after="0"/>
              <w:ind w:firstLine="0"/>
            </w:pPr>
            <w:r>
              <w:rPr>
                <w:sz w:val="13"/>
              </w:rPr>
              <w:t>95,4</w:t>
            </w:r>
          </w:p>
        </w:tc>
        <w:tc>
          <w:tcPr>
            <w:tcW w:w="655" w:type="dxa"/>
          </w:tcPr>
          <w:p w14:paraId="04173C56" w14:textId="77777777" w:rsidR="006D1256" w:rsidRDefault="00000000">
            <w:pPr>
              <w:spacing w:after="0"/>
              <w:ind w:firstLine="0"/>
            </w:pPr>
            <w:r>
              <w:rPr>
                <w:sz w:val="13"/>
              </w:rPr>
              <w:t>29,7</w:t>
            </w:r>
          </w:p>
        </w:tc>
        <w:tc>
          <w:tcPr>
            <w:tcW w:w="655" w:type="dxa"/>
          </w:tcPr>
          <w:p w14:paraId="0A7257EF" w14:textId="77777777" w:rsidR="006D1256" w:rsidRDefault="00000000">
            <w:pPr>
              <w:spacing w:after="0"/>
              <w:ind w:firstLine="0"/>
            </w:pPr>
            <w:r>
              <w:rPr>
                <w:sz w:val="13"/>
              </w:rPr>
              <w:t>0,452</w:t>
            </w:r>
          </w:p>
        </w:tc>
        <w:tc>
          <w:tcPr>
            <w:tcW w:w="655" w:type="dxa"/>
          </w:tcPr>
          <w:p w14:paraId="5FA41123" w14:textId="77777777" w:rsidR="006D1256" w:rsidRDefault="00000000">
            <w:pPr>
              <w:spacing w:after="0"/>
              <w:ind w:firstLine="0"/>
            </w:pPr>
            <w:r>
              <w:rPr>
                <w:sz w:val="13"/>
              </w:rPr>
              <w:t>650</w:t>
            </w:r>
          </w:p>
        </w:tc>
        <w:tc>
          <w:tcPr>
            <w:tcW w:w="655" w:type="dxa"/>
          </w:tcPr>
          <w:p w14:paraId="34325717" w14:textId="77777777" w:rsidR="006D1256" w:rsidRDefault="00000000">
            <w:pPr>
              <w:spacing w:after="0"/>
              <w:ind w:firstLine="0"/>
            </w:pPr>
            <w:r>
              <w:rPr>
                <w:sz w:val="13"/>
              </w:rPr>
              <w:t>48,9</w:t>
            </w:r>
          </w:p>
        </w:tc>
        <w:tc>
          <w:tcPr>
            <w:tcW w:w="655" w:type="dxa"/>
          </w:tcPr>
          <w:p w14:paraId="0A43CC00" w14:textId="77777777" w:rsidR="006D1256" w:rsidRDefault="00000000">
            <w:pPr>
              <w:spacing w:after="0"/>
              <w:ind w:firstLine="0"/>
            </w:pPr>
            <w:r>
              <w:rPr>
                <w:sz w:val="13"/>
              </w:rPr>
              <w:t>39,4</w:t>
            </w:r>
          </w:p>
        </w:tc>
        <w:tc>
          <w:tcPr>
            <w:tcW w:w="655" w:type="dxa"/>
          </w:tcPr>
          <w:p w14:paraId="65F5C9C7" w14:textId="77777777" w:rsidR="006D1256" w:rsidRDefault="00000000">
            <w:pPr>
              <w:spacing w:after="0"/>
              <w:ind w:firstLine="0"/>
            </w:pPr>
            <w:r>
              <w:rPr>
                <w:sz w:val="13"/>
              </w:rPr>
              <w:t>70,5</w:t>
            </w:r>
          </w:p>
        </w:tc>
        <w:tc>
          <w:tcPr>
            <w:tcW w:w="655" w:type="dxa"/>
          </w:tcPr>
          <w:p w14:paraId="214AD6D3" w14:textId="77777777" w:rsidR="006D1256" w:rsidRDefault="00000000">
            <w:pPr>
              <w:spacing w:after="0"/>
              <w:ind w:firstLine="0"/>
            </w:pPr>
            <w:r>
              <w:rPr>
                <w:sz w:val="13"/>
              </w:rPr>
              <w:t>40,4</w:t>
            </w:r>
          </w:p>
        </w:tc>
        <w:tc>
          <w:tcPr>
            <w:tcW w:w="655" w:type="dxa"/>
          </w:tcPr>
          <w:p w14:paraId="4F2015F9" w14:textId="77777777" w:rsidR="006D1256" w:rsidRDefault="00000000">
            <w:pPr>
              <w:spacing w:after="0"/>
              <w:ind w:firstLine="0"/>
            </w:pPr>
            <w:r>
              <w:rPr>
                <w:sz w:val="13"/>
              </w:rPr>
              <w:t>0,154</w:t>
            </w:r>
          </w:p>
        </w:tc>
        <w:tc>
          <w:tcPr>
            <w:tcW w:w="655" w:type="dxa"/>
          </w:tcPr>
          <w:p w14:paraId="1CF7C993" w14:textId="77777777" w:rsidR="006D1256" w:rsidRDefault="00000000">
            <w:pPr>
              <w:spacing w:after="0"/>
              <w:ind w:firstLine="0"/>
            </w:pPr>
            <w:r>
              <w:rPr>
                <w:sz w:val="13"/>
              </w:rPr>
              <w:t>50125</w:t>
            </w:r>
          </w:p>
        </w:tc>
        <w:tc>
          <w:tcPr>
            <w:tcW w:w="655" w:type="dxa"/>
          </w:tcPr>
          <w:p w14:paraId="68FCD741" w14:textId="77777777" w:rsidR="006D1256" w:rsidRDefault="00000000">
            <w:pPr>
              <w:spacing w:after="0"/>
              <w:ind w:firstLine="0"/>
            </w:pPr>
            <w:r>
              <w:rPr>
                <w:sz w:val="13"/>
              </w:rPr>
              <w:t>56,9</w:t>
            </w:r>
          </w:p>
        </w:tc>
        <w:tc>
          <w:tcPr>
            <w:tcW w:w="655" w:type="dxa"/>
          </w:tcPr>
          <w:p w14:paraId="46DAC40F" w14:textId="77777777" w:rsidR="006D1256" w:rsidRDefault="00000000">
            <w:pPr>
              <w:spacing w:after="0"/>
              <w:ind w:firstLine="0"/>
            </w:pPr>
            <w:r>
              <w:rPr>
                <w:sz w:val="13"/>
              </w:rPr>
              <w:t>34,3</w:t>
            </w:r>
          </w:p>
        </w:tc>
        <w:tc>
          <w:tcPr>
            <w:tcW w:w="655" w:type="dxa"/>
          </w:tcPr>
          <w:p w14:paraId="51A05F6C" w14:textId="77777777" w:rsidR="006D1256" w:rsidRDefault="00000000">
            <w:pPr>
              <w:spacing w:after="0"/>
              <w:ind w:firstLine="0"/>
            </w:pPr>
            <w:r>
              <w:rPr>
                <w:sz w:val="13"/>
              </w:rPr>
              <w:t>40,8</w:t>
            </w:r>
          </w:p>
        </w:tc>
        <w:tc>
          <w:tcPr>
            <w:tcW w:w="655" w:type="dxa"/>
          </w:tcPr>
          <w:p w14:paraId="10798243" w14:textId="77777777" w:rsidR="006D1256" w:rsidRDefault="00000000">
            <w:pPr>
              <w:spacing w:after="0"/>
              <w:ind w:firstLine="0"/>
            </w:pPr>
            <w:r>
              <w:rPr>
                <w:sz w:val="13"/>
              </w:rPr>
              <w:t>37,9</w:t>
            </w:r>
          </w:p>
        </w:tc>
        <w:tc>
          <w:tcPr>
            <w:tcW w:w="655" w:type="dxa"/>
          </w:tcPr>
          <w:p w14:paraId="2086F785" w14:textId="77777777" w:rsidR="006D1256" w:rsidRDefault="00000000">
            <w:pPr>
              <w:spacing w:after="0"/>
              <w:ind w:firstLine="0"/>
            </w:pPr>
            <w:r>
              <w:rPr>
                <w:sz w:val="13"/>
              </w:rPr>
              <w:t>0,137</w:t>
            </w:r>
          </w:p>
        </w:tc>
        <w:tc>
          <w:tcPr>
            <w:tcW w:w="655" w:type="dxa"/>
          </w:tcPr>
          <w:p w14:paraId="74D25F1D" w14:textId="77777777" w:rsidR="006D1256" w:rsidRDefault="00000000">
            <w:pPr>
              <w:spacing w:after="0"/>
              <w:ind w:firstLine="0"/>
            </w:pPr>
            <w:r>
              <w:rPr>
                <w:sz w:val="13"/>
              </w:rPr>
              <w:t>22850</w:t>
            </w:r>
          </w:p>
        </w:tc>
      </w:tr>
      <w:tr w:rsidR="006D1256" w14:paraId="6E2F7E2D" w14:textId="77777777">
        <w:trPr>
          <w:jc w:val="center"/>
        </w:trPr>
        <w:tc>
          <w:tcPr>
            <w:tcW w:w="539" w:type="dxa"/>
          </w:tcPr>
          <w:p w14:paraId="6A7D19F2" w14:textId="77777777" w:rsidR="006D1256" w:rsidRDefault="00000000">
            <w:pPr>
              <w:spacing w:after="0"/>
              <w:ind w:firstLine="0"/>
            </w:pPr>
            <w:r>
              <w:rPr>
                <w:sz w:val="13"/>
              </w:rPr>
              <w:t>2016</w:t>
            </w:r>
          </w:p>
        </w:tc>
        <w:tc>
          <w:tcPr>
            <w:tcW w:w="425" w:type="dxa"/>
          </w:tcPr>
          <w:p w14:paraId="5C5939B8" w14:textId="77777777" w:rsidR="006D1256" w:rsidRDefault="00000000">
            <w:pPr>
              <w:spacing w:after="0"/>
              <w:ind w:firstLine="0"/>
            </w:pPr>
            <w:r>
              <w:rPr>
                <w:sz w:val="13"/>
              </w:rPr>
              <w:t>11</w:t>
            </w:r>
          </w:p>
        </w:tc>
        <w:tc>
          <w:tcPr>
            <w:tcW w:w="539" w:type="dxa"/>
          </w:tcPr>
          <w:p w14:paraId="66083BC1" w14:textId="77777777" w:rsidR="006D1256" w:rsidRDefault="00000000">
            <w:pPr>
              <w:spacing w:after="0"/>
              <w:ind w:firstLine="0"/>
            </w:pPr>
            <w:r>
              <w:rPr>
                <w:sz w:val="13"/>
              </w:rPr>
              <w:t>-0,49</w:t>
            </w:r>
          </w:p>
        </w:tc>
        <w:tc>
          <w:tcPr>
            <w:tcW w:w="709" w:type="dxa"/>
          </w:tcPr>
          <w:p w14:paraId="64E95B3D" w14:textId="77777777" w:rsidR="006D1256" w:rsidRDefault="00000000">
            <w:pPr>
              <w:spacing w:after="0"/>
              <w:ind w:firstLine="0"/>
            </w:pPr>
            <w:r>
              <w:rPr>
                <w:sz w:val="13"/>
              </w:rPr>
              <w:t>Neutro</w:t>
            </w:r>
          </w:p>
        </w:tc>
        <w:tc>
          <w:tcPr>
            <w:tcW w:w="655" w:type="dxa"/>
          </w:tcPr>
          <w:p w14:paraId="675E243A" w14:textId="77777777" w:rsidR="006D1256" w:rsidRDefault="00000000">
            <w:pPr>
              <w:spacing w:after="0"/>
              <w:ind w:firstLine="0"/>
            </w:pPr>
            <w:r>
              <w:rPr>
                <w:sz w:val="13"/>
              </w:rPr>
              <w:t>122,7</w:t>
            </w:r>
          </w:p>
        </w:tc>
        <w:tc>
          <w:tcPr>
            <w:tcW w:w="655" w:type="dxa"/>
          </w:tcPr>
          <w:p w14:paraId="21A0A295" w14:textId="77777777" w:rsidR="006D1256" w:rsidRDefault="00000000">
            <w:pPr>
              <w:spacing w:after="0"/>
              <w:ind w:firstLine="0"/>
            </w:pPr>
            <w:r>
              <w:rPr>
                <w:sz w:val="13"/>
              </w:rPr>
              <w:t>112,2</w:t>
            </w:r>
          </w:p>
        </w:tc>
        <w:tc>
          <w:tcPr>
            <w:tcW w:w="655" w:type="dxa"/>
          </w:tcPr>
          <w:p w14:paraId="2A89FBFB" w14:textId="77777777" w:rsidR="006D1256" w:rsidRDefault="00000000">
            <w:pPr>
              <w:spacing w:after="0"/>
              <w:ind w:firstLine="0"/>
            </w:pPr>
            <w:r>
              <w:rPr>
                <w:sz w:val="13"/>
              </w:rPr>
              <w:t>146,5</w:t>
            </w:r>
          </w:p>
        </w:tc>
        <w:tc>
          <w:tcPr>
            <w:tcW w:w="655" w:type="dxa"/>
          </w:tcPr>
          <w:p w14:paraId="0A949B76" w14:textId="77777777" w:rsidR="006D1256" w:rsidRDefault="00000000">
            <w:pPr>
              <w:spacing w:after="0"/>
              <w:ind w:firstLine="0"/>
            </w:pPr>
            <w:r>
              <w:rPr>
                <w:sz w:val="13"/>
              </w:rPr>
              <w:t>31,2</w:t>
            </w:r>
          </w:p>
        </w:tc>
        <w:tc>
          <w:tcPr>
            <w:tcW w:w="655" w:type="dxa"/>
          </w:tcPr>
          <w:p w14:paraId="021CB817" w14:textId="77777777" w:rsidR="006D1256" w:rsidRDefault="00000000">
            <w:pPr>
              <w:spacing w:after="0"/>
              <w:ind w:firstLine="0"/>
            </w:pPr>
            <w:r>
              <w:rPr>
                <w:sz w:val="13"/>
              </w:rPr>
              <w:t>0,521</w:t>
            </w:r>
          </w:p>
        </w:tc>
        <w:tc>
          <w:tcPr>
            <w:tcW w:w="655" w:type="dxa"/>
          </w:tcPr>
          <w:p w14:paraId="22CF0301" w14:textId="77777777" w:rsidR="006D1256" w:rsidRDefault="00000000">
            <w:pPr>
              <w:spacing w:after="0"/>
              <w:ind w:firstLine="0"/>
            </w:pPr>
            <w:r>
              <w:rPr>
                <w:sz w:val="13"/>
              </w:rPr>
              <w:t>725</w:t>
            </w:r>
          </w:p>
        </w:tc>
        <w:tc>
          <w:tcPr>
            <w:tcW w:w="655" w:type="dxa"/>
          </w:tcPr>
          <w:p w14:paraId="7AB2FD20" w14:textId="77777777" w:rsidR="006D1256" w:rsidRDefault="00000000">
            <w:pPr>
              <w:spacing w:after="0"/>
              <w:ind w:firstLine="0"/>
            </w:pPr>
            <w:r>
              <w:rPr>
                <w:sz w:val="13"/>
              </w:rPr>
              <w:t>94,4</w:t>
            </w:r>
          </w:p>
        </w:tc>
        <w:tc>
          <w:tcPr>
            <w:tcW w:w="655" w:type="dxa"/>
          </w:tcPr>
          <w:p w14:paraId="3FA5BB92" w14:textId="77777777" w:rsidR="006D1256" w:rsidRDefault="00000000">
            <w:pPr>
              <w:spacing w:after="0"/>
              <w:ind w:firstLine="0"/>
            </w:pPr>
            <w:r>
              <w:rPr>
                <w:sz w:val="13"/>
              </w:rPr>
              <w:t>86,2</w:t>
            </w:r>
          </w:p>
        </w:tc>
        <w:tc>
          <w:tcPr>
            <w:tcW w:w="655" w:type="dxa"/>
          </w:tcPr>
          <w:p w14:paraId="5419AF1F" w14:textId="77777777" w:rsidR="006D1256" w:rsidRDefault="00000000">
            <w:pPr>
              <w:spacing w:after="0"/>
              <w:ind w:firstLine="0"/>
            </w:pPr>
            <w:r>
              <w:rPr>
                <w:sz w:val="13"/>
              </w:rPr>
              <w:t>163,4</w:t>
            </w:r>
          </w:p>
        </w:tc>
        <w:tc>
          <w:tcPr>
            <w:tcW w:w="655" w:type="dxa"/>
          </w:tcPr>
          <w:p w14:paraId="7860255B" w14:textId="77777777" w:rsidR="006D1256" w:rsidRDefault="00000000">
            <w:pPr>
              <w:spacing w:after="0"/>
              <w:ind w:firstLine="0"/>
            </w:pPr>
            <w:r>
              <w:rPr>
                <w:sz w:val="13"/>
              </w:rPr>
              <w:t>36,7</w:t>
            </w:r>
          </w:p>
        </w:tc>
        <w:tc>
          <w:tcPr>
            <w:tcW w:w="655" w:type="dxa"/>
          </w:tcPr>
          <w:p w14:paraId="1B85FFE2" w14:textId="77777777" w:rsidR="006D1256" w:rsidRDefault="00000000">
            <w:pPr>
              <w:spacing w:after="0"/>
              <w:ind w:firstLine="0"/>
            </w:pPr>
            <w:r>
              <w:rPr>
                <w:sz w:val="13"/>
              </w:rPr>
              <w:t>0,463</w:t>
            </w:r>
          </w:p>
        </w:tc>
        <w:tc>
          <w:tcPr>
            <w:tcW w:w="655" w:type="dxa"/>
          </w:tcPr>
          <w:p w14:paraId="7EB64342" w14:textId="77777777" w:rsidR="006D1256" w:rsidRDefault="00000000">
            <w:pPr>
              <w:spacing w:after="0"/>
              <w:ind w:firstLine="0"/>
            </w:pPr>
            <w:r>
              <w:rPr>
                <w:sz w:val="13"/>
              </w:rPr>
              <w:t>46200</w:t>
            </w:r>
          </w:p>
        </w:tc>
        <w:tc>
          <w:tcPr>
            <w:tcW w:w="655" w:type="dxa"/>
          </w:tcPr>
          <w:p w14:paraId="313F4A17" w14:textId="77777777" w:rsidR="006D1256" w:rsidRDefault="00000000">
            <w:pPr>
              <w:spacing w:after="0"/>
              <w:ind w:firstLine="0"/>
            </w:pPr>
            <w:r>
              <w:rPr>
                <w:sz w:val="13"/>
              </w:rPr>
              <w:t>79,9</w:t>
            </w:r>
          </w:p>
        </w:tc>
        <w:tc>
          <w:tcPr>
            <w:tcW w:w="655" w:type="dxa"/>
          </w:tcPr>
          <w:p w14:paraId="640A2BCB" w14:textId="77777777" w:rsidR="006D1256" w:rsidRDefault="00000000">
            <w:pPr>
              <w:spacing w:after="0"/>
              <w:ind w:firstLine="0"/>
            </w:pPr>
            <w:r>
              <w:rPr>
                <w:sz w:val="13"/>
              </w:rPr>
              <w:t>64,8</w:t>
            </w:r>
          </w:p>
        </w:tc>
        <w:tc>
          <w:tcPr>
            <w:tcW w:w="655" w:type="dxa"/>
          </w:tcPr>
          <w:p w14:paraId="753F09F9" w14:textId="77777777" w:rsidR="006D1256" w:rsidRDefault="00000000">
            <w:pPr>
              <w:spacing w:after="0"/>
              <w:ind w:firstLine="0"/>
            </w:pPr>
            <w:r>
              <w:rPr>
                <w:sz w:val="13"/>
              </w:rPr>
              <w:t>94,7</w:t>
            </w:r>
          </w:p>
        </w:tc>
        <w:tc>
          <w:tcPr>
            <w:tcW w:w="655" w:type="dxa"/>
          </w:tcPr>
          <w:p w14:paraId="0E6E7FA2" w14:textId="77777777" w:rsidR="006D1256" w:rsidRDefault="00000000">
            <w:pPr>
              <w:spacing w:after="0"/>
              <w:ind w:firstLine="0"/>
            </w:pPr>
            <w:r>
              <w:rPr>
                <w:sz w:val="13"/>
              </w:rPr>
              <w:t>37,6</w:t>
            </w:r>
          </w:p>
        </w:tc>
        <w:tc>
          <w:tcPr>
            <w:tcW w:w="655" w:type="dxa"/>
          </w:tcPr>
          <w:p w14:paraId="40232C2A" w14:textId="77777777" w:rsidR="006D1256" w:rsidRDefault="00000000">
            <w:pPr>
              <w:spacing w:after="0"/>
              <w:ind w:firstLine="0"/>
            </w:pPr>
            <w:r>
              <w:rPr>
                <w:sz w:val="13"/>
              </w:rPr>
              <w:t>0,294</w:t>
            </w:r>
          </w:p>
        </w:tc>
        <w:tc>
          <w:tcPr>
            <w:tcW w:w="655" w:type="dxa"/>
          </w:tcPr>
          <w:p w14:paraId="20621795" w14:textId="77777777" w:rsidR="006D1256" w:rsidRDefault="00000000">
            <w:pPr>
              <w:spacing w:after="0"/>
              <w:ind w:firstLine="0"/>
            </w:pPr>
            <w:r>
              <w:rPr>
                <w:sz w:val="13"/>
              </w:rPr>
              <w:t>7225</w:t>
            </w:r>
          </w:p>
        </w:tc>
      </w:tr>
      <w:tr w:rsidR="006D1256" w14:paraId="2F9C63EF" w14:textId="77777777">
        <w:trPr>
          <w:jc w:val="center"/>
        </w:trPr>
        <w:tc>
          <w:tcPr>
            <w:tcW w:w="539" w:type="dxa"/>
          </w:tcPr>
          <w:p w14:paraId="2F087664" w14:textId="77777777" w:rsidR="006D1256" w:rsidRDefault="00000000">
            <w:pPr>
              <w:spacing w:after="0"/>
              <w:ind w:firstLine="0"/>
            </w:pPr>
            <w:r>
              <w:rPr>
                <w:sz w:val="13"/>
              </w:rPr>
              <w:t>2016</w:t>
            </w:r>
          </w:p>
        </w:tc>
        <w:tc>
          <w:tcPr>
            <w:tcW w:w="425" w:type="dxa"/>
          </w:tcPr>
          <w:p w14:paraId="72B29F7C" w14:textId="77777777" w:rsidR="006D1256" w:rsidRDefault="00000000">
            <w:pPr>
              <w:spacing w:after="0"/>
              <w:ind w:firstLine="0"/>
            </w:pPr>
            <w:r>
              <w:rPr>
                <w:sz w:val="13"/>
              </w:rPr>
              <w:t>12</w:t>
            </w:r>
          </w:p>
        </w:tc>
        <w:tc>
          <w:tcPr>
            <w:tcW w:w="539" w:type="dxa"/>
          </w:tcPr>
          <w:p w14:paraId="499D4AFD" w14:textId="77777777" w:rsidR="006D1256" w:rsidRDefault="00000000">
            <w:pPr>
              <w:spacing w:after="0"/>
              <w:ind w:firstLine="0"/>
            </w:pPr>
            <w:r>
              <w:rPr>
                <w:sz w:val="13"/>
              </w:rPr>
              <w:t>-0,37</w:t>
            </w:r>
          </w:p>
        </w:tc>
        <w:tc>
          <w:tcPr>
            <w:tcW w:w="709" w:type="dxa"/>
          </w:tcPr>
          <w:p w14:paraId="325297F7" w14:textId="77777777" w:rsidR="006D1256" w:rsidRDefault="00000000">
            <w:pPr>
              <w:spacing w:after="0"/>
              <w:ind w:firstLine="0"/>
            </w:pPr>
            <w:r>
              <w:rPr>
                <w:sz w:val="13"/>
              </w:rPr>
              <w:t>Neutro</w:t>
            </w:r>
          </w:p>
        </w:tc>
        <w:tc>
          <w:tcPr>
            <w:tcW w:w="655" w:type="dxa"/>
          </w:tcPr>
          <w:p w14:paraId="259CA038" w14:textId="77777777" w:rsidR="006D1256" w:rsidRDefault="00000000">
            <w:pPr>
              <w:spacing w:after="0"/>
              <w:ind w:firstLine="0"/>
            </w:pPr>
            <w:r>
              <w:rPr>
                <w:sz w:val="13"/>
              </w:rPr>
              <w:t>125,8</w:t>
            </w:r>
          </w:p>
        </w:tc>
        <w:tc>
          <w:tcPr>
            <w:tcW w:w="655" w:type="dxa"/>
          </w:tcPr>
          <w:p w14:paraId="04BB54BF" w14:textId="77777777" w:rsidR="006D1256" w:rsidRDefault="00000000">
            <w:pPr>
              <w:spacing w:after="0"/>
              <w:ind w:firstLine="0"/>
            </w:pPr>
            <w:r>
              <w:rPr>
                <w:sz w:val="13"/>
              </w:rPr>
              <w:t>106,4</w:t>
            </w:r>
          </w:p>
        </w:tc>
        <w:tc>
          <w:tcPr>
            <w:tcW w:w="655" w:type="dxa"/>
          </w:tcPr>
          <w:p w14:paraId="21AED30B" w14:textId="77777777" w:rsidR="006D1256" w:rsidRDefault="00000000">
            <w:pPr>
              <w:spacing w:after="0"/>
              <w:ind w:firstLine="0"/>
            </w:pPr>
            <w:r>
              <w:rPr>
                <w:sz w:val="13"/>
              </w:rPr>
              <w:t>69,8</w:t>
            </w:r>
          </w:p>
        </w:tc>
        <w:tc>
          <w:tcPr>
            <w:tcW w:w="655" w:type="dxa"/>
          </w:tcPr>
          <w:p w14:paraId="4AE3148D" w14:textId="77777777" w:rsidR="006D1256" w:rsidRDefault="00000000">
            <w:pPr>
              <w:spacing w:after="0"/>
              <w:ind w:firstLine="0"/>
            </w:pPr>
            <w:r>
              <w:rPr>
                <w:sz w:val="13"/>
              </w:rPr>
              <w:t>30,7</w:t>
            </w:r>
          </w:p>
        </w:tc>
        <w:tc>
          <w:tcPr>
            <w:tcW w:w="655" w:type="dxa"/>
          </w:tcPr>
          <w:p w14:paraId="049850F9" w14:textId="77777777" w:rsidR="006D1256" w:rsidRDefault="00000000">
            <w:pPr>
              <w:spacing w:after="0"/>
              <w:ind w:firstLine="0"/>
            </w:pPr>
            <w:r>
              <w:rPr>
                <w:sz w:val="13"/>
              </w:rPr>
              <w:t>0,502</w:t>
            </w:r>
          </w:p>
        </w:tc>
        <w:tc>
          <w:tcPr>
            <w:tcW w:w="655" w:type="dxa"/>
          </w:tcPr>
          <w:p w14:paraId="62671B93" w14:textId="77777777" w:rsidR="006D1256" w:rsidRDefault="00000000">
            <w:pPr>
              <w:spacing w:after="0"/>
              <w:ind w:firstLine="0"/>
            </w:pPr>
            <w:r>
              <w:rPr>
                <w:sz w:val="13"/>
              </w:rPr>
              <w:t>925</w:t>
            </w:r>
          </w:p>
        </w:tc>
        <w:tc>
          <w:tcPr>
            <w:tcW w:w="655" w:type="dxa"/>
          </w:tcPr>
          <w:p w14:paraId="2899BC4E" w14:textId="77777777" w:rsidR="006D1256" w:rsidRDefault="00000000">
            <w:pPr>
              <w:spacing w:after="0"/>
              <w:ind w:firstLine="0"/>
            </w:pPr>
            <w:r>
              <w:rPr>
                <w:sz w:val="13"/>
              </w:rPr>
              <w:t>118,6</w:t>
            </w:r>
          </w:p>
        </w:tc>
        <w:tc>
          <w:tcPr>
            <w:tcW w:w="655" w:type="dxa"/>
          </w:tcPr>
          <w:p w14:paraId="2CD9D760" w14:textId="77777777" w:rsidR="006D1256" w:rsidRDefault="00000000">
            <w:pPr>
              <w:spacing w:after="0"/>
              <w:ind w:firstLine="0"/>
            </w:pPr>
            <w:r>
              <w:rPr>
                <w:sz w:val="13"/>
              </w:rPr>
              <w:t>89,5</w:t>
            </w:r>
          </w:p>
        </w:tc>
        <w:tc>
          <w:tcPr>
            <w:tcW w:w="655" w:type="dxa"/>
          </w:tcPr>
          <w:p w14:paraId="3C284BF3" w14:textId="77777777" w:rsidR="006D1256" w:rsidRDefault="00000000">
            <w:pPr>
              <w:spacing w:after="0"/>
              <w:ind w:firstLine="0"/>
            </w:pPr>
            <w:r>
              <w:rPr>
                <w:sz w:val="13"/>
              </w:rPr>
              <w:t>110,9</w:t>
            </w:r>
          </w:p>
        </w:tc>
        <w:tc>
          <w:tcPr>
            <w:tcW w:w="655" w:type="dxa"/>
          </w:tcPr>
          <w:p w14:paraId="70F68D74" w14:textId="77777777" w:rsidR="006D1256" w:rsidRDefault="00000000">
            <w:pPr>
              <w:spacing w:after="0"/>
              <w:ind w:firstLine="0"/>
            </w:pPr>
            <w:r>
              <w:rPr>
                <w:sz w:val="13"/>
              </w:rPr>
              <w:t>33,5</w:t>
            </w:r>
          </w:p>
        </w:tc>
        <w:tc>
          <w:tcPr>
            <w:tcW w:w="655" w:type="dxa"/>
          </w:tcPr>
          <w:p w14:paraId="3D9D95B9" w14:textId="77777777" w:rsidR="006D1256" w:rsidRDefault="00000000">
            <w:pPr>
              <w:spacing w:after="0"/>
              <w:ind w:firstLine="0"/>
            </w:pPr>
            <w:r>
              <w:rPr>
                <w:sz w:val="13"/>
              </w:rPr>
              <w:t>0,464</w:t>
            </w:r>
          </w:p>
        </w:tc>
        <w:tc>
          <w:tcPr>
            <w:tcW w:w="655" w:type="dxa"/>
          </w:tcPr>
          <w:p w14:paraId="6185BA57" w14:textId="77777777" w:rsidR="006D1256" w:rsidRDefault="00000000">
            <w:pPr>
              <w:spacing w:after="0"/>
              <w:ind w:firstLine="0"/>
            </w:pPr>
            <w:r>
              <w:rPr>
                <w:sz w:val="13"/>
              </w:rPr>
              <w:t>9150</w:t>
            </w:r>
          </w:p>
        </w:tc>
        <w:tc>
          <w:tcPr>
            <w:tcW w:w="655" w:type="dxa"/>
          </w:tcPr>
          <w:p w14:paraId="624A772B" w14:textId="77777777" w:rsidR="006D1256" w:rsidRDefault="00000000">
            <w:pPr>
              <w:spacing w:after="0"/>
              <w:ind w:firstLine="0"/>
            </w:pPr>
            <w:r>
              <w:rPr>
                <w:sz w:val="13"/>
              </w:rPr>
              <w:t>92,0</w:t>
            </w:r>
          </w:p>
        </w:tc>
        <w:tc>
          <w:tcPr>
            <w:tcW w:w="655" w:type="dxa"/>
          </w:tcPr>
          <w:p w14:paraId="5DCA851C" w14:textId="77777777" w:rsidR="006D1256" w:rsidRDefault="00000000">
            <w:pPr>
              <w:spacing w:after="0"/>
              <w:ind w:firstLine="0"/>
            </w:pPr>
            <w:r>
              <w:rPr>
                <w:sz w:val="13"/>
              </w:rPr>
              <w:t>64,9</w:t>
            </w:r>
          </w:p>
        </w:tc>
        <w:tc>
          <w:tcPr>
            <w:tcW w:w="655" w:type="dxa"/>
          </w:tcPr>
          <w:p w14:paraId="3D6170DE" w14:textId="77777777" w:rsidR="006D1256" w:rsidRDefault="00000000">
            <w:pPr>
              <w:spacing w:after="0"/>
              <w:ind w:firstLine="0"/>
            </w:pPr>
            <w:r>
              <w:rPr>
                <w:sz w:val="13"/>
              </w:rPr>
              <w:t>47,0</w:t>
            </w:r>
          </w:p>
        </w:tc>
        <w:tc>
          <w:tcPr>
            <w:tcW w:w="655" w:type="dxa"/>
          </w:tcPr>
          <w:p w14:paraId="5E33CB7D" w14:textId="77777777" w:rsidR="006D1256" w:rsidRDefault="00000000">
            <w:pPr>
              <w:spacing w:after="0"/>
              <w:ind w:firstLine="0"/>
            </w:pPr>
            <w:r>
              <w:rPr>
                <w:sz w:val="13"/>
              </w:rPr>
              <w:t>34,8</w:t>
            </w:r>
          </w:p>
        </w:tc>
        <w:tc>
          <w:tcPr>
            <w:tcW w:w="655" w:type="dxa"/>
          </w:tcPr>
          <w:p w14:paraId="04126842" w14:textId="77777777" w:rsidR="006D1256" w:rsidRDefault="00000000">
            <w:pPr>
              <w:spacing w:after="0"/>
              <w:ind w:firstLine="0"/>
            </w:pPr>
            <w:r>
              <w:rPr>
                <w:sz w:val="13"/>
              </w:rPr>
              <w:t>0,297</w:t>
            </w:r>
          </w:p>
        </w:tc>
        <w:tc>
          <w:tcPr>
            <w:tcW w:w="655" w:type="dxa"/>
          </w:tcPr>
          <w:p w14:paraId="51366A64" w14:textId="77777777" w:rsidR="006D1256" w:rsidRDefault="00000000">
            <w:pPr>
              <w:spacing w:after="0"/>
              <w:ind w:firstLine="0"/>
            </w:pPr>
            <w:r>
              <w:rPr>
                <w:sz w:val="13"/>
              </w:rPr>
              <w:t>3550</w:t>
            </w:r>
          </w:p>
        </w:tc>
      </w:tr>
      <w:tr w:rsidR="006D1256" w14:paraId="588F7FF1" w14:textId="77777777">
        <w:trPr>
          <w:jc w:val="center"/>
        </w:trPr>
        <w:tc>
          <w:tcPr>
            <w:tcW w:w="539" w:type="dxa"/>
          </w:tcPr>
          <w:p w14:paraId="1DB286FE" w14:textId="77777777" w:rsidR="006D1256" w:rsidRDefault="00000000">
            <w:pPr>
              <w:spacing w:after="0"/>
              <w:ind w:firstLine="0"/>
            </w:pPr>
            <w:r>
              <w:rPr>
                <w:sz w:val="13"/>
              </w:rPr>
              <w:t>2017</w:t>
            </w:r>
          </w:p>
        </w:tc>
        <w:tc>
          <w:tcPr>
            <w:tcW w:w="425" w:type="dxa"/>
          </w:tcPr>
          <w:p w14:paraId="64F17678" w14:textId="77777777" w:rsidR="006D1256" w:rsidRDefault="00000000">
            <w:pPr>
              <w:spacing w:after="0"/>
              <w:ind w:firstLine="0"/>
            </w:pPr>
            <w:r>
              <w:rPr>
                <w:sz w:val="13"/>
              </w:rPr>
              <w:t>1</w:t>
            </w:r>
          </w:p>
        </w:tc>
        <w:tc>
          <w:tcPr>
            <w:tcW w:w="539" w:type="dxa"/>
          </w:tcPr>
          <w:p w14:paraId="1E5ABC47" w14:textId="77777777" w:rsidR="006D1256" w:rsidRDefault="00000000">
            <w:pPr>
              <w:spacing w:after="0"/>
              <w:ind w:firstLine="0"/>
            </w:pPr>
            <w:r>
              <w:rPr>
                <w:sz w:val="13"/>
              </w:rPr>
              <w:t>-0,08</w:t>
            </w:r>
          </w:p>
        </w:tc>
        <w:tc>
          <w:tcPr>
            <w:tcW w:w="709" w:type="dxa"/>
          </w:tcPr>
          <w:p w14:paraId="19F5ABBD" w14:textId="77777777" w:rsidR="006D1256" w:rsidRDefault="00000000">
            <w:pPr>
              <w:spacing w:after="0"/>
              <w:ind w:firstLine="0"/>
            </w:pPr>
            <w:r>
              <w:rPr>
                <w:sz w:val="13"/>
              </w:rPr>
              <w:t>Neutro</w:t>
            </w:r>
          </w:p>
        </w:tc>
        <w:tc>
          <w:tcPr>
            <w:tcW w:w="655" w:type="dxa"/>
          </w:tcPr>
          <w:p w14:paraId="00CA3121" w14:textId="77777777" w:rsidR="006D1256" w:rsidRDefault="00000000">
            <w:pPr>
              <w:spacing w:after="0"/>
              <w:ind w:firstLine="0"/>
            </w:pPr>
            <w:r>
              <w:rPr>
                <w:sz w:val="13"/>
              </w:rPr>
              <w:t>131,9</w:t>
            </w:r>
          </w:p>
        </w:tc>
        <w:tc>
          <w:tcPr>
            <w:tcW w:w="655" w:type="dxa"/>
          </w:tcPr>
          <w:p w14:paraId="67CB6CB1" w14:textId="77777777" w:rsidR="006D1256" w:rsidRDefault="00000000">
            <w:pPr>
              <w:spacing w:after="0"/>
              <w:ind w:firstLine="0"/>
            </w:pPr>
            <w:r>
              <w:rPr>
                <w:sz w:val="13"/>
              </w:rPr>
              <w:t>99,0</w:t>
            </w:r>
          </w:p>
        </w:tc>
        <w:tc>
          <w:tcPr>
            <w:tcW w:w="655" w:type="dxa"/>
          </w:tcPr>
          <w:p w14:paraId="0215BADE" w14:textId="77777777" w:rsidR="006D1256" w:rsidRDefault="00000000">
            <w:pPr>
              <w:spacing w:after="0"/>
              <w:ind w:firstLine="0"/>
            </w:pPr>
            <w:r>
              <w:rPr>
                <w:sz w:val="13"/>
              </w:rPr>
              <w:t>16,4</w:t>
            </w:r>
          </w:p>
        </w:tc>
        <w:tc>
          <w:tcPr>
            <w:tcW w:w="655" w:type="dxa"/>
          </w:tcPr>
          <w:p w14:paraId="16AE7931" w14:textId="77777777" w:rsidR="006D1256" w:rsidRDefault="00000000">
            <w:pPr>
              <w:spacing w:after="0"/>
              <w:ind w:firstLine="0"/>
            </w:pPr>
            <w:r>
              <w:rPr>
                <w:sz w:val="13"/>
              </w:rPr>
              <w:t>31,5</w:t>
            </w:r>
          </w:p>
        </w:tc>
        <w:tc>
          <w:tcPr>
            <w:tcW w:w="655" w:type="dxa"/>
          </w:tcPr>
          <w:p w14:paraId="3E6C1C87" w14:textId="77777777" w:rsidR="006D1256" w:rsidRDefault="00000000">
            <w:pPr>
              <w:spacing w:after="0"/>
              <w:ind w:firstLine="0"/>
            </w:pPr>
            <w:r>
              <w:rPr>
                <w:sz w:val="13"/>
              </w:rPr>
              <w:t>0,432</w:t>
            </w:r>
          </w:p>
        </w:tc>
        <w:tc>
          <w:tcPr>
            <w:tcW w:w="655" w:type="dxa"/>
          </w:tcPr>
          <w:p w14:paraId="548F3BB6" w14:textId="77777777" w:rsidR="006D1256" w:rsidRDefault="00000000">
            <w:pPr>
              <w:spacing w:after="0"/>
              <w:ind w:firstLine="0"/>
            </w:pPr>
            <w:r>
              <w:rPr>
                <w:sz w:val="13"/>
              </w:rPr>
              <w:t>975</w:t>
            </w:r>
          </w:p>
        </w:tc>
        <w:tc>
          <w:tcPr>
            <w:tcW w:w="655" w:type="dxa"/>
          </w:tcPr>
          <w:p w14:paraId="15F298B3" w14:textId="77777777" w:rsidR="006D1256" w:rsidRDefault="00000000">
            <w:pPr>
              <w:spacing w:after="0"/>
              <w:ind w:firstLine="0"/>
            </w:pPr>
            <w:r>
              <w:rPr>
                <w:sz w:val="13"/>
              </w:rPr>
              <w:t>102,3</w:t>
            </w:r>
          </w:p>
        </w:tc>
        <w:tc>
          <w:tcPr>
            <w:tcW w:w="655" w:type="dxa"/>
          </w:tcPr>
          <w:p w14:paraId="16D8CDDE" w14:textId="77777777" w:rsidR="006D1256" w:rsidRDefault="00000000">
            <w:pPr>
              <w:spacing w:after="0"/>
              <w:ind w:firstLine="0"/>
            </w:pPr>
            <w:r>
              <w:rPr>
                <w:sz w:val="13"/>
              </w:rPr>
              <w:t>83,0</w:t>
            </w:r>
          </w:p>
        </w:tc>
        <w:tc>
          <w:tcPr>
            <w:tcW w:w="655" w:type="dxa"/>
          </w:tcPr>
          <w:p w14:paraId="165E7207" w14:textId="77777777" w:rsidR="006D1256" w:rsidRDefault="00000000">
            <w:pPr>
              <w:spacing w:after="0"/>
              <w:ind w:firstLine="0"/>
            </w:pPr>
            <w:r>
              <w:rPr>
                <w:sz w:val="13"/>
              </w:rPr>
              <w:t>76,1</w:t>
            </w:r>
          </w:p>
        </w:tc>
        <w:tc>
          <w:tcPr>
            <w:tcW w:w="655" w:type="dxa"/>
          </w:tcPr>
          <w:p w14:paraId="404928BF" w14:textId="77777777" w:rsidR="006D1256" w:rsidRDefault="00000000">
            <w:pPr>
              <w:spacing w:after="0"/>
              <w:ind w:firstLine="0"/>
            </w:pPr>
            <w:r>
              <w:rPr>
                <w:sz w:val="13"/>
              </w:rPr>
              <w:t>34,4</w:t>
            </w:r>
          </w:p>
        </w:tc>
        <w:tc>
          <w:tcPr>
            <w:tcW w:w="655" w:type="dxa"/>
          </w:tcPr>
          <w:p w14:paraId="51ACF5B0" w14:textId="77777777" w:rsidR="006D1256" w:rsidRDefault="00000000">
            <w:pPr>
              <w:spacing w:after="0"/>
              <w:ind w:firstLine="0"/>
            </w:pPr>
            <w:r>
              <w:rPr>
                <w:sz w:val="13"/>
              </w:rPr>
              <w:t>0,405</w:t>
            </w:r>
          </w:p>
        </w:tc>
        <w:tc>
          <w:tcPr>
            <w:tcW w:w="655" w:type="dxa"/>
          </w:tcPr>
          <w:p w14:paraId="735A33A8" w14:textId="77777777" w:rsidR="006D1256" w:rsidRDefault="00000000">
            <w:pPr>
              <w:spacing w:after="0"/>
              <w:ind w:firstLine="0"/>
            </w:pPr>
            <w:r>
              <w:rPr>
                <w:sz w:val="13"/>
              </w:rPr>
              <w:t>2300</w:t>
            </w:r>
          </w:p>
        </w:tc>
        <w:tc>
          <w:tcPr>
            <w:tcW w:w="655" w:type="dxa"/>
          </w:tcPr>
          <w:p w14:paraId="667CA240" w14:textId="77777777" w:rsidR="006D1256" w:rsidRDefault="00000000">
            <w:pPr>
              <w:spacing w:after="0"/>
              <w:ind w:firstLine="0"/>
            </w:pPr>
            <w:r>
              <w:rPr>
                <w:sz w:val="13"/>
              </w:rPr>
              <w:t>73,6</w:t>
            </w:r>
          </w:p>
        </w:tc>
        <w:tc>
          <w:tcPr>
            <w:tcW w:w="655" w:type="dxa"/>
          </w:tcPr>
          <w:p w14:paraId="56695295" w14:textId="77777777" w:rsidR="006D1256" w:rsidRDefault="00000000">
            <w:pPr>
              <w:spacing w:after="0"/>
              <w:ind w:firstLine="0"/>
            </w:pPr>
            <w:r>
              <w:rPr>
                <w:sz w:val="13"/>
              </w:rPr>
              <w:t>51,5</w:t>
            </w:r>
          </w:p>
        </w:tc>
        <w:tc>
          <w:tcPr>
            <w:tcW w:w="655" w:type="dxa"/>
          </w:tcPr>
          <w:p w14:paraId="2191F619" w14:textId="77777777" w:rsidR="006D1256" w:rsidRDefault="00000000">
            <w:pPr>
              <w:spacing w:after="0"/>
              <w:ind w:firstLine="0"/>
            </w:pPr>
            <w:r>
              <w:rPr>
                <w:sz w:val="13"/>
              </w:rPr>
              <w:t>17,9</w:t>
            </w:r>
          </w:p>
        </w:tc>
        <w:tc>
          <w:tcPr>
            <w:tcW w:w="655" w:type="dxa"/>
          </w:tcPr>
          <w:p w14:paraId="779AD9FF" w14:textId="77777777" w:rsidR="006D1256" w:rsidRDefault="00000000">
            <w:pPr>
              <w:spacing w:after="0"/>
              <w:ind w:firstLine="0"/>
            </w:pPr>
            <w:r>
              <w:rPr>
                <w:sz w:val="13"/>
              </w:rPr>
              <w:t>36,2</w:t>
            </w:r>
          </w:p>
        </w:tc>
        <w:tc>
          <w:tcPr>
            <w:tcW w:w="655" w:type="dxa"/>
          </w:tcPr>
          <w:p w14:paraId="0AA9FF54" w14:textId="77777777" w:rsidR="006D1256" w:rsidRDefault="00000000">
            <w:pPr>
              <w:spacing w:after="0"/>
              <w:ind w:firstLine="0"/>
            </w:pPr>
            <w:r>
              <w:rPr>
                <w:sz w:val="13"/>
              </w:rPr>
              <w:t>0,223</w:t>
            </w:r>
          </w:p>
        </w:tc>
        <w:tc>
          <w:tcPr>
            <w:tcW w:w="655" w:type="dxa"/>
          </w:tcPr>
          <w:p w14:paraId="36B4FE60" w14:textId="77777777" w:rsidR="006D1256" w:rsidRDefault="00000000">
            <w:pPr>
              <w:spacing w:after="0"/>
              <w:ind w:firstLine="0"/>
            </w:pPr>
            <w:r>
              <w:rPr>
                <w:sz w:val="13"/>
              </w:rPr>
              <w:t>4775</w:t>
            </w:r>
          </w:p>
        </w:tc>
      </w:tr>
      <w:tr w:rsidR="006D1256" w14:paraId="14AF0EF9" w14:textId="77777777">
        <w:trPr>
          <w:jc w:val="center"/>
        </w:trPr>
        <w:tc>
          <w:tcPr>
            <w:tcW w:w="539" w:type="dxa"/>
          </w:tcPr>
          <w:p w14:paraId="142C1CF1" w14:textId="77777777" w:rsidR="006D1256" w:rsidRDefault="00000000">
            <w:pPr>
              <w:spacing w:after="0"/>
              <w:ind w:firstLine="0"/>
            </w:pPr>
            <w:r>
              <w:rPr>
                <w:sz w:val="13"/>
              </w:rPr>
              <w:t>2017</w:t>
            </w:r>
          </w:p>
        </w:tc>
        <w:tc>
          <w:tcPr>
            <w:tcW w:w="425" w:type="dxa"/>
          </w:tcPr>
          <w:p w14:paraId="7B5EFB99" w14:textId="77777777" w:rsidR="006D1256" w:rsidRDefault="00000000">
            <w:pPr>
              <w:spacing w:after="0"/>
              <w:ind w:firstLine="0"/>
            </w:pPr>
            <w:r>
              <w:rPr>
                <w:sz w:val="13"/>
              </w:rPr>
              <w:t>2</w:t>
            </w:r>
          </w:p>
        </w:tc>
        <w:tc>
          <w:tcPr>
            <w:tcW w:w="539" w:type="dxa"/>
          </w:tcPr>
          <w:p w14:paraId="05E729AD" w14:textId="77777777" w:rsidR="006D1256" w:rsidRDefault="00000000">
            <w:pPr>
              <w:spacing w:after="0"/>
              <w:ind w:firstLine="0"/>
            </w:pPr>
            <w:r>
              <w:rPr>
                <w:sz w:val="13"/>
              </w:rPr>
              <w:t>0,08</w:t>
            </w:r>
          </w:p>
        </w:tc>
        <w:tc>
          <w:tcPr>
            <w:tcW w:w="709" w:type="dxa"/>
          </w:tcPr>
          <w:p w14:paraId="10368687" w14:textId="77777777" w:rsidR="006D1256" w:rsidRDefault="00000000">
            <w:pPr>
              <w:spacing w:after="0"/>
              <w:ind w:firstLine="0"/>
            </w:pPr>
            <w:r>
              <w:rPr>
                <w:sz w:val="13"/>
              </w:rPr>
              <w:t>Neutro</w:t>
            </w:r>
          </w:p>
        </w:tc>
        <w:tc>
          <w:tcPr>
            <w:tcW w:w="655" w:type="dxa"/>
          </w:tcPr>
          <w:p w14:paraId="16D390C2" w14:textId="77777777" w:rsidR="006D1256" w:rsidRDefault="00000000">
            <w:pPr>
              <w:spacing w:after="0"/>
              <w:ind w:firstLine="0"/>
            </w:pPr>
            <w:r>
              <w:rPr>
                <w:sz w:val="13"/>
              </w:rPr>
              <w:t>125,4</w:t>
            </w:r>
          </w:p>
        </w:tc>
        <w:tc>
          <w:tcPr>
            <w:tcW w:w="655" w:type="dxa"/>
          </w:tcPr>
          <w:p w14:paraId="4D65204B" w14:textId="77777777" w:rsidR="006D1256" w:rsidRDefault="00000000">
            <w:pPr>
              <w:spacing w:after="0"/>
              <w:ind w:firstLine="0"/>
            </w:pPr>
            <w:r>
              <w:rPr>
                <w:sz w:val="13"/>
              </w:rPr>
              <w:t>94,1</w:t>
            </w:r>
          </w:p>
        </w:tc>
        <w:tc>
          <w:tcPr>
            <w:tcW w:w="655" w:type="dxa"/>
          </w:tcPr>
          <w:p w14:paraId="3B94B177" w14:textId="77777777" w:rsidR="006D1256" w:rsidRDefault="00000000">
            <w:pPr>
              <w:spacing w:after="0"/>
              <w:ind w:firstLine="0"/>
            </w:pPr>
            <w:r>
              <w:rPr>
                <w:sz w:val="13"/>
              </w:rPr>
              <w:t>95,5</w:t>
            </w:r>
          </w:p>
        </w:tc>
        <w:tc>
          <w:tcPr>
            <w:tcW w:w="655" w:type="dxa"/>
          </w:tcPr>
          <w:p w14:paraId="5269025D" w14:textId="77777777" w:rsidR="006D1256" w:rsidRDefault="00000000">
            <w:pPr>
              <w:spacing w:after="0"/>
              <w:ind w:firstLine="0"/>
            </w:pPr>
            <w:r>
              <w:rPr>
                <w:sz w:val="13"/>
              </w:rPr>
              <w:t>29,8</w:t>
            </w:r>
          </w:p>
        </w:tc>
        <w:tc>
          <w:tcPr>
            <w:tcW w:w="655" w:type="dxa"/>
          </w:tcPr>
          <w:p w14:paraId="218C855A" w14:textId="77777777" w:rsidR="006D1256" w:rsidRDefault="00000000">
            <w:pPr>
              <w:spacing w:after="0"/>
              <w:ind w:firstLine="0"/>
            </w:pPr>
            <w:r>
              <w:rPr>
                <w:sz w:val="13"/>
              </w:rPr>
              <w:t>0,412</w:t>
            </w:r>
          </w:p>
        </w:tc>
        <w:tc>
          <w:tcPr>
            <w:tcW w:w="655" w:type="dxa"/>
          </w:tcPr>
          <w:p w14:paraId="26E47FD3" w14:textId="77777777" w:rsidR="006D1256" w:rsidRDefault="00000000">
            <w:pPr>
              <w:spacing w:after="0"/>
              <w:ind w:firstLine="0"/>
            </w:pPr>
            <w:r>
              <w:rPr>
                <w:sz w:val="13"/>
              </w:rPr>
              <w:t>0</w:t>
            </w:r>
          </w:p>
        </w:tc>
        <w:tc>
          <w:tcPr>
            <w:tcW w:w="655" w:type="dxa"/>
          </w:tcPr>
          <w:p w14:paraId="270888FC" w14:textId="77777777" w:rsidR="006D1256" w:rsidRDefault="00000000">
            <w:pPr>
              <w:spacing w:after="0"/>
              <w:ind w:firstLine="0"/>
            </w:pPr>
            <w:r>
              <w:rPr>
                <w:sz w:val="13"/>
              </w:rPr>
              <w:t>129,6</w:t>
            </w:r>
          </w:p>
        </w:tc>
        <w:tc>
          <w:tcPr>
            <w:tcW w:w="655" w:type="dxa"/>
          </w:tcPr>
          <w:p w14:paraId="0D7C0264" w14:textId="77777777" w:rsidR="006D1256" w:rsidRDefault="00000000">
            <w:pPr>
              <w:spacing w:after="0"/>
              <w:ind w:firstLine="0"/>
            </w:pPr>
            <w:r>
              <w:rPr>
                <w:sz w:val="13"/>
              </w:rPr>
              <w:t>115,3</w:t>
            </w:r>
          </w:p>
        </w:tc>
        <w:tc>
          <w:tcPr>
            <w:tcW w:w="655" w:type="dxa"/>
          </w:tcPr>
          <w:p w14:paraId="69747DCF" w14:textId="77777777" w:rsidR="006D1256" w:rsidRDefault="00000000">
            <w:pPr>
              <w:spacing w:after="0"/>
              <w:ind w:firstLine="0"/>
            </w:pPr>
            <w:r>
              <w:rPr>
                <w:sz w:val="13"/>
              </w:rPr>
              <w:t>209,1</w:t>
            </w:r>
          </w:p>
        </w:tc>
        <w:tc>
          <w:tcPr>
            <w:tcW w:w="655" w:type="dxa"/>
          </w:tcPr>
          <w:p w14:paraId="350B52FB" w14:textId="77777777" w:rsidR="006D1256" w:rsidRDefault="00000000">
            <w:pPr>
              <w:spacing w:after="0"/>
              <w:ind w:firstLine="0"/>
            </w:pPr>
            <w:r>
              <w:rPr>
                <w:sz w:val="13"/>
              </w:rPr>
              <w:t>29,9</w:t>
            </w:r>
          </w:p>
        </w:tc>
        <w:tc>
          <w:tcPr>
            <w:tcW w:w="655" w:type="dxa"/>
          </w:tcPr>
          <w:p w14:paraId="0E7B266D" w14:textId="77777777" w:rsidR="006D1256" w:rsidRDefault="00000000">
            <w:pPr>
              <w:spacing w:after="0"/>
              <w:ind w:firstLine="0"/>
            </w:pPr>
            <w:r>
              <w:rPr>
                <w:sz w:val="13"/>
              </w:rPr>
              <w:t>0,615</w:t>
            </w:r>
          </w:p>
        </w:tc>
        <w:tc>
          <w:tcPr>
            <w:tcW w:w="655" w:type="dxa"/>
          </w:tcPr>
          <w:p w14:paraId="257DE2C4" w14:textId="77777777" w:rsidR="006D1256" w:rsidRDefault="00000000">
            <w:pPr>
              <w:spacing w:after="0"/>
              <w:ind w:firstLine="0"/>
            </w:pPr>
            <w:r>
              <w:rPr>
                <w:sz w:val="13"/>
              </w:rPr>
              <w:t>2125</w:t>
            </w:r>
          </w:p>
        </w:tc>
        <w:tc>
          <w:tcPr>
            <w:tcW w:w="655" w:type="dxa"/>
          </w:tcPr>
          <w:p w14:paraId="69713166" w14:textId="77777777" w:rsidR="006D1256" w:rsidRDefault="00000000">
            <w:pPr>
              <w:spacing w:after="0"/>
              <w:ind w:firstLine="0"/>
            </w:pPr>
            <w:r>
              <w:rPr>
                <w:sz w:val="13"/>
              </w:rPr>
              <w:t>80,3</w:t>
            </w:r>
          </w:p>
        </w:tc>
        <w:tc>
          <w:tcPr>
            <w:tcW w:w="655" w:type="dxa"/>
          </w:tcPr>
          <w:p w14:paraId="3680F8BC" w14:textId="77777777" w:rsidR="006D1256" w:rsidRDefault="00000000">
            <w:pPr>
              <w:spacing w:after="0"/>
              <w:ind w:firstLine="0"/>
            </w:pPr>
            <w:r>
              <w:rPr>
                <w:sz w:val="13"/>
              </w:rPr>
              <w:t>59,9</w:t>
            </w:r>
          </w:p>
        </w:tc>
        <w:tc>
          <w:tcPr>
            <w:tcW w:w="655" w:type="dxa"/>
          </w:tcPr>
          <w:p w14:paraId="0CD3269B" w14:textId="77777777" w:rsidR="006D1256" w:rsidRDefault="00000000">
            <w:pPr>
              <w:spacing w:after="0"/>
              <w:ind w:firstLine="0"/>
            </w:pPr>
            <w:r>
              <w:rPr>
                <w:sz w:val="13"/>
              </w:rPr>
              <w:t>78,1</w:t>
            </w:r>
          </w:p>
        </w:tc>
        <w:tc>
          <w:tcPr>
            <w:tcW w:w="655" w:type="dxa"/>
          </w:tcPr>
          <w:p w14:paraId="1B7CC7C7" w14:textId="77777777" w:rsidR="006D1256" w:rsidRDefault="00000000">
            <w:pPr>
              <w:spacing w:after="0"/>
              <w:ind w:firstLine="0"/>
            </w:pPr>
            <w:r>
              <w:rPr>
                <w:sz w:val="13"/>
              </w:rPr>
              <w:t>34,2</w:t>
            </w:r>
          </w:p>
        </w:tc>
        <w:tc>
          <w:tcPr>
            <w:tcW w:w="655" w:type="dxa"/>
          </w:tcPr>
          <w:p w14:paraId="1D08CB00" w14:textId="77777777" w:rsidR="006D1256" w:rsidRDefault="00000000">
            <w:pPr>
              <w:spacing w:after="0"/>
              <w:ind w:firstLine="0"/>
            </w:pPr>
            <w:r>
              <w:rPr>
                <w:sz w:val="13"/>
              </w:rPr>
              <w:t>0,275</w:t>
            </w:r>
          </w:p>
        </w:tc>
        <w:tc>
          <w:tcPr>
            <w:tcW w:w="655" w:type="dxa"/>
          </w:tcPr>
          <w:p w14:paraId="75609132" w14:textId="77777777" w:rsidR="006D1256" w:rsidRDefault="00000000">
            <w:pPr>
              <w:spacing w:after="0"/>
              <w:ind w:firstLine="0"/>
            </w:pPr>
            <w:r>
              <w:rPr>
                <w:sz w:val="13"/>
              </w:rPr>
              <w:t>50</w:t>
            </w:r>
          </w:p>
        </w:tc>
      </w:tr>
      <w:tr w:rsidR="006D1256" w14:paraId="431DE6EA" w14:textId="77777777">
        <w:trPr>
          <w:jc w:val="center"/>
        </w:trPr>
        <w:tc>
          <w:tcPr>
            <w:tcW w:w="539" w:type="dxa"/>
          </w:tcPr>
          <w:p w14:paraId="1ADE17D6" w14:textId="77777777" w:rsidR="006D1256" w:rsidRDefault="00000000">
            <w:pPr>
              <w:spacing w:after="0"/>
              <w:ind w:firstLine="0"/>
            </w:pPr>
            <w:r>
              <w:rPr>
                <w:sz w:val="13"/>
              </w:rPr>
              <w:t>2017</w:t>
            </w:r>
          </w:p>
        </w:tc>
        <w:tc>
          <w:tcPr>
            <w:tcW w:w="425" w:type="dxa"/>
          </w:tcPr>
          <w:p w14:paraId="55453B1E" w14:textId="77777777" w:rsidR="006D1256" w:rsidRDefault="00000000">
            <w:pPr>
              <w:spacing w:after="0"/>
              <w:ind w:firstLine="0"/>
            </w:pPr>
            <w:r>
              <w:rPr>
                <w:sz w:val="13"/>
              </w:rPr>
              <w:t>3</w:t>
            </w:r>
          </w:p>
        </w:tc>
        <w:tc>
          <w:tcPr>
            <w:tcW w:w="539" w:type="dxa"/>
          </w:tcPr>
          <w:p w14:paraId="5BF9C796" w14:textId="77777777" w:rsidR="006D1256" w:rsidRDefault="00000000">
            <w:pPr>
              <w:spacing w:after="0"/>
              <w:ind w:firstLine="0"/>
            </w:pPr>
            <w:r>
              <w:rPr>
                <w:sz w:val="13"/>
              </w:rPr>
              <w:t>0,27</w:t>
            </w:r>
          </w:p>
        </w:tc>
        <w:tc>
          <w:tcPr>
            <w:tcW w:w="709" w:type="dxa"/>
          </w:tcPr>
          <w:p w14:paraId="186AAF98" w14:textId="77777777" w:rsidR="006D1256" w:rsidRDefault="00000000">
            <w:pPr>
              <w:spacing w:after="0"/>
              <w:ind w:firstLine="0"/>
            </w:pPr>
            <w:r>
              <w:rPr>
                <w:sz w:val="13"/>
              </w:rPr>
              <w:t>Neutro</w:t>
            </w:r>
          </w:p>
        </w:tc>
        <w:tc>
          <w:tcPr>
            <w:tcW w:w="655" w:type="dxa"/>
          </w:tcPr>
          <w:p w14:paraId="4FDF157D" w14:textId="77777777" w:rsidR="006D1256" w:rsidRDefault="00000000">
            <w:pPr>
              <w:spacing w:after="0"/>
              <w:ind w:firstLine="0"/>
            </w:pPr>
            <w:r>
              <w:rPr>
                <w:sz w:val="13"/>
              </w:rPr>
              <w:t>111,3</w:t>
            </w:r>
          </w:p>
        </w:tc>
        <w:tc>
          <w:tcPr>
            <w:tcW w:w="655" w:type="dxa"/>
          </w:tcPr>
          <w:p w14:paraId="3C4829E3" w14:textId="77777777" w:rsidR="006D1256" w:rsidRDefault="00000000">
            <w:pPr>
              <w:spacing w:after="0"/>
              <w:ind w:firstLine="0"/>
            </w:pPr>
            <w:r>
              <w:rPr>
                <w:sz w:val="13"/>
              </w:rPr>
              <w:t>99,0</w:t>
            </w:r>
          </w:p>
        </w:tc>
        <w:tc>
          <w:tcPr>
            <w:tcW w:w="655" w:type="dxa"/>
          </w:tcPr>
          <w:p w14:paraId="377BBC43" w14:textId="77777777" w:rsidR="006D1256" w:rsidRDefault="00000000">
            <w:pPr>
              <w:spacing w:after="0"/>
              <w:ind w:firstLine="0"/>
            </w:pPr>
            <w:r>
              <w:rPr>
                <w:sz w:val="13"/>
              </w:rPr>
              <w:t>112,7</w:t>
            </w:r>
          </w:p>
        </w:tc>
        <w:tc>
          <w:tcPr>
            <w:tcW w:w="655" w:type="dxa"/>
          </w:tcPr>
          <w:p w14:paraId="20F2252B" w14:textId="77777777" w:rsidR="006D1256" w:rsidRDefault="00000000">
            <w:pPr>
              <w:spacing w:after="0"/>
              <w:ind w:firstLine="0"/>
            </w:pPr>
            <w:r>
              <w:rPr>
                <w:sz w:val="13"/>
              </w:rPr>
              <w:t>30,8</w:t>
            </w:r>
          </w:p>
        </w:tc>
        <w:tc>
          <w:tcPr>
            <w:tcW w:w="655" w:type="dxa"/>
          </w:tcPr>
          <w:p w14:paraId="04889966" w14:textId="77777777" w:rsidR="006D1256" w:rsidRDefault="00000000">
            <w:pPr>
              <w:spacing w:after="0"/>
              <w:ind w:firstLine="0"/>
            </w:pPr>
            <w:r>
              <w:rPr>
                <w:sz w:val="13"/>
              </w:rPr>
              <w:t>0,446</w:t>
            </w:r>
          </w:p>
        </w:tc>
        <w:tc>
          <w:tcPr>
            <w:tcW w:w="655" w:type="dxa"/>
          </w:tcPr>
          <w:p w14:paraId="07718911" w14:textId="77777777" w:rsidR="006D1256" w:rsidRDefault="00000000">
            <w:pPr>
              <w:spacing w:after="0"/>
              <w:ind w:firstLine="0"/>
            </w:pPr>
            <w:r>
              <w:rPr>
                <w:sz w:val="13"/>
              </w:rPr>
              <w:t>0</w:t>
            </w:r>
          </w:p>
        </w:tc>
        <w:tc>
          <w:tcPr>
            <w:tcW w:w="655" w:type="dxa"/>
          </w:tcPr>
          <w:p w14:paraId="29A40EB2" w14:textId="77777777" w:rsidR="006D1256" w:rsidRDefault="00000000">
            <w:pPr>
              <w:spacing w:after="0"/>
              <w:ind w:firstLine="0"/>
            </w:pPr>
            <w:r>
              <w:rPr>
                <w:sz w:val="13"/>
              </w:rPr>
              <w:t>131,9</w:t>
            </w:r>
          </w:p>
        </w:tc>
        <w:tc>
          <w:tcPr>
            <w:tcW w:w="655" w:type="dxa"/>
          </w:tcPr>
          <w:p w14:paraId="15D47B03" w14:textId="77777777" w:rsidR="006D1256" w:rsidRDefault="00000000">
            <w:pPr>
              <w:spacing w:after="0"/>
              <w:ind w:firstLine="0"/>
            </w:pPr>
            <w:r>
              <w:rPr>
                <w:sz w:val="13"/>
              </w:rPr>
              <w:t>110,4</w:t>
            </w:r>
          </w:p>
        </w:tc>
        <w:tc>
          <w:tcPr>
            <w:tcW w:w="655" w:type="dxa"/>
          </w:tcPr>
          <w:p w14:paraId="137FEC59" w14:textId="77777777" w:rsidR="006D1256" w:rsidRDefault="00000000">
            <w:pPr>
              <w:spacing w:after="0"/>
              <w:ind w:firstLine="0"/>
            </w:pPr>
            <w:r>
              <w:rPr>
                <w:sz w:val="13"/>
              </w:rPr>
              <w:t>150,2</w:t>
            </w:r>
          </w:p>
        </w:tc>
        <w:tc>
          <w:tcPr>
            <w:tcW w:w="655" w:type="dxa"/>
          </w:tcPr>
          <w:p w14:paraId="2D9AC609" w14:textId="77777777" w:rsidR="006D1256" w:rsidRDefault="00000000">
            <w:pPr>
              <w:spacing w:after="0"/>
              <w:ind w:firstLine="0"/>
            </w:pPr>
            <w:r>
              <w:rPr>
                <w:sz w:val="13"/>
              </w:rPr>
              <w:t>31,3</w:t>
            </w:r>
          </w:p>
        </w:tc>
        <w:tc>
          <w:tcPr>
            <w:tcW w:w="655" w:type="dxa"/>
          </w:tcPr>
          <w:p w14:paraId="25AC077C" w14:textId="77777777" w:rsidR="006D1256" w:rsidRDefault="00000000">
            <w:pPr>
              <w:spacing w:after="0"/>
              <w:ind w:firstLine="0"/>
            </w:pPr>
            <w:r>
              <w:rPr>
                <w:sz w:val="13"/>
              </w:rPr>
              <w:t>0,548</w:t>
            </w:r>
          </w:p>
        </w:tc>
        <w:tc>
          <w:tcPr>
            <w:tcW w:w="655" w:type="dxa"/>
          </w:tcPr>
          <w:p w14:paraId="53A7ED13" w14:textId="77777777" w:rsidR="006D1256" w:rsidRDefault="00000000">
            <w:pPr>
              <w:spacing w:after="0"/>
              <w:ind w:firstLine="0"/>
            </w:pPr>
            <w:r>
              <w:rPr>
                <w:sz w:val="13"/>
              </w:rPr>
              <w:t>18525</w:t>
            </w:r>
          </w:p>
        </w:tc>
        <w:tc>
          <w:tcPr>
            <w:tcW w:w="655" w:type="dxa"/>
          </w:tcPr>
          <w:p w14:paraId="6C3EC140" w14:textId="77777777" w:rsidR="006D1256" w:rsidRDefault="00000000">
            <w:pPr>
              <w:spacing w:after="0"/>
              <w:ind w:firstLine="0"/>
            </w:pPr>
            <w:r>
              <w:rPr>
                <w:sz w:val="13"/>
              </w:rPr>
              <w:t>88,1</w:t>
            </w:r>
          </w:p>
        </w:tc>
        <w:tc>
          <w:tcPr>
            <w:tcW w:w="655" w:type="dxa"/>
          </w:tcPr>
          <w:p w14:paraId="3E889BCD" w14:textId="77777777" w:rsidR="006D1256" w:rsidRDefault="00000000">
            <w:pPr>
              <w:spacing w:after="0"/>
              <w:ind w:firstLine="0"/>
            </w:pPr>
            <w:r>
              <w:rPr>
                <w:sz w:val="13"/>
              </w:rPr>
              <w:t>61,2</w:t>
            </w:r>
          </w:p>
        </w:tc>
        <w:tc>
          <w:tcPr>
            <w:tcW w:w="655" w:type="dxa"/>
          </w:tcPr>
          <w:p w14:paraId="19CDE283" w14:textId="77777777" w:rsidR="006D1256" w:rsidRDefault="00000000">
            <w:pPr>
              <w:spacing w:after="0"/>
              <w:ind w:firstLine="0"/>
            </w:pPr>
            <w:r>
              <w:rPr>
                <w:sz w:val="13"/>
              </w:rPr>
              <w:t>80,0</w:t>
            </w:r>
          </w:p>
        </w:tc>
        <w:tc>
          <w:tcPr>
            <w:tcW w:w="655" w:type="dxa"/>
          </w:tcPr>
          <w:p w14:paraId="0A7789AB" w14:textId="77777777" w:rsidR="006D1256" w:rsidRDefault="00000000">
            <w:pPr>
              <w:spacing w:after="0"/>
              <w:ind w:firstLine="0"/>
            </w:pPr>
            <w:r>
              <w:rPr>
                <w:sz w:val="13"/>
              </w:rPr>
              <w:t>35,3</w:t>
            </w:r>
          </w:p>
        </w:tc>
        <w:tc>
          <w:tcPr>
            <w:tcW w:w="655" w:type="dxa"/>
          </w:tcPr>
          <w:p w14:paraId="26E922F0" w14:textId="77777777" w:rsidR="006D1256" w:rsidRDefault="00000000">
            <w:pPr>
              <w:spacing w:after="0"/>
              <w:ind w:firstLine="0"/>
            </w:pPr>
            <w:r>
              <w:rPr>
                <w:sz w:val="13"/>
              </w:rPr>
              <w:t>0,275</w:t>
            </w:r>
          </w:p>
        </w:tc>
        <w:tc>
          <w:tcPr>
            <w:tcW w:w="655" w:type="dxa"/>
          </w:tcPr>
          <w:p w14:paraId="58EE2568" w14:textId="77777777" w:rsidR="006D1256" w:rsidRDefault="00000000">
            <w:pPr>
              <w:spacing w:after="0"/>
              <w:ind w:firstLine="0"/>
            </w:pPr>
            <w:r>
              <w:rPr>
                <w:sz w:val="13"/>
              </w:rPr>
              <w:t>1550</w:t>
            </w:r>
          </w:p>
        </w:tc>
      </w:tr>
      <w:tr w:rsidR="006D1256" w14:paraId="149EA92A" w14:textId="77777777">
        <w:trPr>
          <w:jc w:val="center"/>
        </w:trPr>
        <w:tc>
          <w:tcPr>
            <w:tcW w:w="539" w:type="dxa"/>
          </w:tcPr>
          <w:p w14:paraId="6D307A91" w14:textId="77777777" w:rsidR="006D1256" w:rsidRDefault="00000000">
            <w:pPr>
              <w:spacing w:after="0"/>
              <w:ind w:firstLine="0"/>
            </w:pPr>
            <w:r>
              <w:rPr>
                <w:sz w:val="13"/>
              </w:rPr>
              <w:t>2017</w:t>
            </w:r>
          </w:p>
        </w:tc>
        <w:tc>
          <w:tcPr>
            <w:tcW w:w="425" w:type="dxa"/>
          </w:tcPr>
          <w:p w14:paraId="77DB0B87" w14:textId="77777777" w:rsidR="006D1256" w:rsidRDefault="00000000">
            <w:pPr>
              <w:spacing w:after="0"/>
              <w:ind w:firstLine="0"/>
            </w:pPr>
            <w:r>
              <w:rPr>
                <w:sz w:val="13"/>
              </w:rPr>
              <w:t>4</w:t>
            </w:r>
          </w:p>
        </w:tc>
        <w:tc>
          <w:tcPr>
            <w:tcW w:w="539" w:type="dxa"/>
          </w:tcPr>
          <w:p w14:paraId="295627D1" w14:textId="77777777" w:rsidR="006D1256" w:rsidRDefault="00000000">
            <w:pPr>
              <w:spacing w:after="0"/>
              <w:ind w:firstLine="0"/>
            </w:pPr>
            <w:r>
              <w:rPr>
                <w:sz w:val="13"/>
              </w:rPr>
              <w:t>0,32</w:t>
            </w:r>
          </w:p>
        </w:tc>
        <w:tc>
          <w:tcPr>
            <w:tcW w:w="709" w:type="dxa"/>
          </w:tcPr>
          <w:p w14:paraId="69423472" w14:textId="77777777" w:rsidR="006D1256" w:rsidRDefault="00000000">
            <w:pPr>
              <w:spacing w:after="0"/>
              <w:ind w:firstLine="0"/>
            </w:pPr>
            <w:r>
              <w:rPr>
                <w:sz w:val="13"/>
              </w:rPr>
              <w:t>Neutro</w:t>
            </w:r>
          </w:p>
        </w:tc>
        <w:tc>
          <w:tcPr>
            <w:tcW w:w="655" w:type="dxa"/>
          </w:tcPr>
          <w:p w14:paraId="2BE2EA1C" w14:textId="77777777" w:rsidR="006D1256" w:rsidRDefault="00000000">
            <w:pPr>
              <w:spacing w:after="0"/>
              <w:ind w:firstLine="0"/>
            </w:pPr>
            <w:r>
              <w:rPr>
                <w:sz w:val="13"/>
              </w:rPr>
              <w:t>130,3</w:t>
            </w:r>
          </w:p>
        </w:tc>
        <w:tc>
          <w:tcPr>
            <w:tcW w:w="655" w:type="dxa"/>
          </w:tcPr>
          <w:p w14:paraId="3B3BEED7" w14:textId="77777777" w:rsidR="006D1256" w:rsidRDefault="00000000">
            <w:pPr>
              <w:spacing w:after="0"/>
              <w:ind w:firstLine="0"/>
            </w:pPr>
            <w:r>
              <w:rPr>
                <w:sz w:val="13"/>
              </w:rPr>
              <w:t>109,7</w:t>
            </w:r>
          </w:p>
        </w:tc>
        <w:tc>
          <w:tcPr>
            <w:tcW w:w="655" w:type="dxa"/>
          </w:tcPr>
          <w:p w14:paraId="05469091" w14:textId="77777777" w:rsidR="006D1256" w:rsidRDefault="00000000">
            <w:pPr>
              <w:spacing w:after="0"/>
              <w:ind w:firstLine="0"/>
            </w:pPr>
            <w:r>
              <w:rPr>
                <w:sz w:val="13"/>
              </w:rPr>
              <w:t>92,5</w:t>
            </w:r>
          </w:p>
        </w:tc>
        <w:tc>
          <w:tcPr>
            <w:tcW w:w="655" w:type="dxa"/>
          </w:tcPr>
          <w:p w14:paraId="7F24B1B6" w14:textId="77777777" w:rsidR="006D1256" w:rsidRDefault="00000000">
            <w:pPr>
              <w:spacing w:after="0"/>
              <w:ind w:firstLine="0"/>
            </w:pPr>
            <w:r>
              <w:rPr>
                <w:sz w:val="13"/>
              </w:rPr>
              <w:t>27,5</w:t>
            </w:r>
          </w:p>
        </w:tc>
        <w:tc>
          <w:tcPr>
            <w:tcW w:w="655" w:type="dxa"/>
          </w:tcPr>
          <w:p w14:paraId="3DC2854F" w14:textId="77777777" w:rsidR="006D1256" w:rsidRDefault="00000000">
            <w:pPr>
              <w:spacing w:after="0"/>
              <w:ind w:firstLine="0"/>
            </w:pPr>
            <w:r>
              <w:rPr>
                <w:sz w:val="13"/>
              </w:rPr>
              <w:t>0,549</w:t>
            </w:r>
          </w:p>
        </w:tc>
        <w:tc>
          <w:tcPr>
            <w:tcW w:w="655" w:type="dxa"/>
          </w:tcPr>
          <w:p w14:paraId="6A80FAA4" w14:textId="77777777" w:rsidR="006D1256" w:rsidRDefault="00000000">
            <w:pPr>
              <w:spacing w:after="0"/>
              <w:ind w:firstLine="0"/>
            </w:pPr>
            <w:r>
              <w:rPr>
                <w:sz w:val="13"/>
              </w:rPr>
              <w:t>0</w:t>
            </w:r>
          </w:p>
        </w:tc>
        <w:tc>
          <w:tcPr>
            <w:tcW w:w="655" w:type="dxa"/>
          </w:tcPr>
          <w:p w14:paraId="711C68B3" w14:textId="77777777" w:rsidR="006D1256" w:rsidRDefault="00000000">
            <w:pPr>
              <w:spacing w:after="0"/>
              <w:ind w:firstLine="0"/>
            </w:pPr>
            <w:r>
              <w:rPr>
                <w:sz w:val="13"/>
              </w:rPr>
              <w:t>139,8</w:t>
            </w:r>
          </w:p>
        </w:tc>
        <w:tc>
          <w:tcPr>
            <w:tcW w:w="655" w:type="dxa"/>
          </w:tcPr>
          <w:p w14:paraId="69E99648" w14:textId="77777777" w:rsidR="006D1256" w:rsidRDefault="00000000">
            <w:pPr>
              <w:spacing w:after="0"/>
              <w:ind w:firstLine="0"/>
            </w:pPr>
            <w:r>
              <w:rPr>
                <w:sz w:val="13"/>
              </w:rPr>
              <w:t>106,0</w:t>
            </w:r>
          </w:p>
        </w:tc>
        <w:tc>
          <w:tcPr>
            <w:tcW w:w="655" w:type="dxa"/>
          </w:tcPr>
          <w:p w14:paraId="413740B7" w14:textId="77777777" w:rsidR="006D1256" w:rsidRDefault="00000000">
            <w:pPr>
              <w:spacing w:after="0"/>
              <w:ind w:firstLine="0"/>
            </w:pPr>
            <w:r>
              <w:rPr>
                <w:sz w:val="13"/>
              </w:rPr>
              <w:t>54,7</w:t>
            </w:r>
          </w:p>
        </w:tc>
        <w:tc>
          <w:tcPr>
            <w:tcW w:w="655" w:type="dxa"/>
          </w:tcPr>
          <w:p w14:paraId="7FBA9048" w14:textId="77777777" w:rsidR="006D1256" w:rsidRDefault="00000000">
            <w:pPr>
              <w:spacing w:after="0"/>
              <w:ind w:firstLine="0"/>
            </w:pPr>
            <w:r>
              <w:rPr>
                <w:sz w:val="13"/>
              </w:rPr>
              <w:t>31,2</w:t>
            </w:r>
          </w:p>
        </w:tc>
        <w:tc>
          <w:tcPr>
            <w:tcW w:w="655" w:type="dxa"/>
          </w:tcPr>
          <w:p w14:paraId="333E1843" w14:textId="77777777" w:rsidR="006D1256" w:rsidRDefault="00000000">
            <w:pPr>
              <w:spacing w:after="0"/>
              <w:ind w:firstLine="0"/>
            </w:pPr>
            <w:r>
              <w:rPr>
                <w:sz w:val="13"/>
              </w:rPr>
              <w:t>0,519</w:t>
            </w:r>
          </w:p>
        </w:tc>
        <w:tc>
          <w:tcPr>
            <w:tcW w:w="655" w:type="dxa"/>
          </w:tcPr>
          <w:p w14:paraId="703590CA" w14:textId="77777777" w:rsidR="006D1256" w:rsidRDefault="00000000">
            <w:pPr>
              <w:spacing w:after="0"/>
              <w:ind w:firstLine="0"/>
            </w:pPr>
            <w:r>
              <w:rPr>
                <w:sz w:val="13"/>
              </w:rPr>
              <w:t>6325</w:t>
            </w:r>
          </w:p>
        </w:tc>
        <w:tc>
          <w:tcPr>
            <w:tcW w:w="655" w:type="dxa"/>
          </w:tcPr>
          <w:p w14:paraId="5200760A" w14:textId="77777777" w:rsidR="006D1256" w:rsidRDefault="00000000">
            <w:pPr>
              <w:spacing w:after="0"/>
              <w:ind w:firstLine="0"/>
            </w:pPr>
            <w:r>
              <w:rPr>
                <w:sz w:val="13"/>
              </w:rPr>
              <w:t>99,9</w:t>
            </w:r>
          </w:p>
        </w:tc>
        <w:tc>
          <w:tcPr>
            <w:tcW w:w="655" w:type="dxa"/>
          </w:tcPr>
          <w:p w14:paraId="76BD43C2" w14:textId="77777777" w:rsidR="006D1256" w:rsidRDefault="00000000">
            <w:pPr>
              <w:spacing w:after="0"/>
              <w:ind w:firstLine="0"/>
            </w:pPr>
            <w:r>
              <w:rPr>
                <w:sz w:val="13"/>
              </w:rPr>
              <w:t>68,9</w:t>
            </w:r>
          </w:p>
        </w:tc>
        <w:tc>
          <w:tcPr>
            <w:tcW w:w="655" w:type="dxa"/>
          </w:tcPr>
          <w:p w14:paraId="55DD596B" w14:textId="77777777" w:rsidR="006D1256" w:rsidRDefault="00000000">
            <w:pPr>
              <w:spacing w:after="0"/>
              <w:ind w:firstLine="0"/>
            </w:pPr>
            <w:r>
              <w:rPr>
                <w:sz w:val="13"/>
              </w:rPr>
              <w:t>52,2</w:t>
            </w:r>
          </w:p>
        </w:tc>
        <w:tc>
          <w:tcPr>
            <w:tcW w:w="655" w:type="dxa"/>
          </w:tcPr>
          <w:p w14:paraId="27BC4619" w14:textId="77777777" w:rsidR="006D1256" w:rsidRDefault="00000000">
            <w:pPr>
              <w:spacing w:after="0"/>
              <w:ind w:firstLine="0"/>
            </w:pPr>
            <w:r>
              <w:rPr>
                <w:sz w:val="13"/>
              </w:rPr>
              <w:t>31,7</w:t>
            </w:r>
          </w:p>
        </w:tc>
        <w:tc>
          <w:tcPr>
            <w:tcW w:w="655" w:type="dxa"/>
          </w:tcPr>
          <w:p w14:paraId="7CD9F9F4" w14:textId="77777777" w:rsidR="006D1256" w:rsidRDefault="00000000">
            <w:pPr>
              <w:spacing w:after="0"/>
              <w:ind w:firstLine="0"/>
            </w:pPr>
            <w:r>
              <w:rPr>
                <w:sz w:val="13"/>
              </w:rPr>
              <w:t>0,328</w:t>
            </w:r>
          </w:p>
        </w:tc>
        <w:tc>
          <w:tcPr>
            <w:tcW w:w="655" w:type="dxa"/>
          </w:tcPr>
          <w:p w14:paraId="515713C7" w14:textId="77777777" w:rsidR="006D1256" w:rsidRDefault="00000000">
            <w:pPr>
              <w:spacing w:after="0"/>
              <w:ind w:firstLine="0"/>
            </w:pPr>
            <w:r>
              <w:rPr>
                <w:sz w:val="13"/>
              </w:rPr>
              <w:t>325</w:t>
            </w:r>
          </w:p>
        </w:tc>
      </w:tr>
      <w:tr w:rsidR="006D1256" w14:paraId="2FDA79F2" w14:textId="77777777">
        <w:trPr>
          <w:jc w:val="center"/>
        </w:trPr>
        <w:tc>
          <w:tcPr>
            <w:tcW w:w="539" w:type="dxa"/>
          </w:tcPr>
          <w:p w14:paraId="25CC6B01" w14:textId="77777777" w:rsidR="006D1256" w:rsidRDefault="00000000">
            <w:pPr>
              <w:spacing w:after="0"/>
              <w:ind w:firstLine="0"/>
            </w:pPr>
            <w:r>
              <w:rPr>
                <w:sz w:val="13"/>
              </w:rPr>
              <w:t>2017</w:t>
            </w:r>
          </w:p>
        </w:tc>
        <w:tc>
          <w:tcPr>
            <w:tcW w:w="425" w:type="dxa"/>
          </w:tcPr>
          <w:p w14:paraId="2E31C86D" w14:textId="77777777" w:rsidR="006D1256" w:rsidRDefault="00000000">
            <w:pPr>
              <w:spacing w:after="0"/>
              <w:ind w:firstLine="0"/>
            </w:pPr>
            <w:r>
              <w:rPr>
                <w:sz w:val="13"/>
              </w:rPr>
              <w:t>5</w:t>
            </w:r>
          </w:p>
        </w:tc>
        <w:tc>
          <w:tcPr>
            <w:tcW w:w="539" w:type="dxa"/>
          </w:tcPr>
          <w:p w14:paraId="46E2C6E1" w14:textId="77777777" w:rsidR="006D1256" w:rsidRDefault="00000000">
            <w:pPr>
              <w:spacing w:after="0"/>
              <w:ind w:firstLine="0"/>
            </w:pPr>
            <w:r>
              <w:rPr>
                <w:sz w:val="13"/>
              </w:rPr>
              <w:t>0,35</w:t>
            </w:r>
          </w:p>
        </w:tc>
        <w:tc>
          <w:tcPr>
            <w:tcW w:w="709" w:type="dxa"/>
          </w:tcPr>
          <w:p w14:paraId="04F471F2" w14:textId="77777777" w:rsidR="006D1256" w:rsidRDefault="00000000">
            <w:pPr>
              <w:spacing w:after="0"/>
              <w:ind w:firstLine="0"/>
            </w:pPr>
            <w:r>
              <w:rPr>
                <w:sz w:val="13"/>
              </w:rPr>
              <w:t>Neutro</w:t>
            </w:r>
          </w:p>
        </w:tc>
        <w:tc>
          <w:tcPr>
            <w:tcW w:w="655" w:type="dxa"/>
          </w:tcPr>
          <w:p w14:paraId="30C3F9FA" w14:textId="77777777" w:rsidR="006D1256" w:rsidRDefault="00000000">
            <w:pPr>
              <w:spacing w:after="0"/>
              <w:ind w:firstLine="0"/>
            </w:pPr>
            <w:r>
              <w:rPr>
                <w:sz w:val="13"/>
              </w:rPr>
              <w:t>126,9</w:t>
            </w:r>
          </w:p>
        </w:tc>
        <w:tc>
          <w:tcPr>
            <w:tcW w:w="655" w:type="dxa"/>
          </w:tcPr>
          <w:p w14:paraId="6959B3F9" w14:textId="77777777" w:rsidR="006D1256" w:rsidRDefault="00000000">
            <w:pPr>
              <w:spacing w:after="0"/>
              <w:ind w:firstLine="0"/>
            </w:pPr>
            <w:r>
              <w:rPr>
                <w:sz w:val="13"/>
              </w:rPr>
              <w:t>107,1</w:t>
            </w:r>
          </w:p>
        </w:tc>
        <w:tc>
          <w:tcPr>
            <w:tcW w:w="655" w:type="dxa"/>
          </w:tcPr>
          <w:p w14:paraId="315A5497" w14:textId="77777777" w:rsidR="006D1256" w:rsidRDefault="00000000">
            <w:pPr>
              <w:spacing w:after="0"/>
              <w:ind w:firstLine="0"/>
            </w:pPr>
            <w:r>
              <w:rPr>
                <w:sz w:val="13"/>
              </w:rPr>
              <w:t>82,5</w:t>
            </w:r>
          </w:p>
        </w:tc>
        <w:tc>
          <w:tcPr>
            <w:tcW w:w="655" w:type="dxa"/>
          </w:tcPr>
          <w:p w14:paraId="716BE55E" w14:textId="77777777" w:rsidR="006D1256" w:rsidRDefault="00000000">
            <w:pPr>
              <w:spacing w:after="0"/>
              <w:ind w:firstLine="0"/>
            </w:pPr>
            <w:r>
              <w:rPr>
                <w:sz w:val="13"/>
              </w:rPr>
              <w:t>26,3</w:t>
            </w:r>
          </w:p>
        </w:tc>
        <w:tc>
          <w:tcPr>
            <w:tcW w:w="655" w:type="dxa"/>
          </w:tcPr>
          <w:p w14:paraId="534B300C" w14:textId="77777777" w:rsidR="006D1256" w:rsidRDefault="00000000">
            <w:pPr>
              <w:spacing w:after="0"/>
              <w:ind w:firstLine="0"/>
            </w:pPr>
            <w:r>
              <w:rPr>
                <w:sz w:val="13"/>
              </w:rPr>
              <w:t>0,643</w:t>
            </w:r>
          </w:p>
        </w:tc>
        <w:tc>
          <w:tcPr>
            <w:tcW w:w="655" w:type="dxa"/>
          </w:tcPr>
          <w:p w14:paraId="067F2197" w14:textId="77777777" w:rsidR="006D1256" w:rsidRDefault="00000000">
            <w:pPr>
              <w:spacing w:after="0"/>
              <w:ind w:firstLine="0"/>
            </w:pPr>
            <w:r>
              <w:rPr>
                <w:sz w:val="13"/>
              </w:rPr>
              <w:t>0</w:t>
            </w:r>
          </w:p>
        </w:tc>
        <w:tc>
          <w:tcPr>
            <w:tcW w:w="655" w:type="dxa"/>
          </w:tcPr>
          <w:p w14:paraId="5638608A" w14:textId="77777777" w:rsidR="006D1256" w:rsidRDefault="00000000">
            <w:pPr>
              <w:spacing w:after="0"/>
              <w:ind w:firstLine="0"/>
            </w:pPr>
            <w:r>
              <w:rPr>
                <w:sz w:val="13"/>
              </w:rPr>
              <w:t>120,3</w:t>
            </w:r>
          </w:p>
        </w:tc>
        <w:tc>
          <w:tcPr>
            <w:tcW w:w="655" w:type="dxa"/>
          </w:tcPr>
          <w:p w14:paraId="4BDC814C" w14:textId="77777777" w:rsidR="006D1256" w:rsidRDefault="00000000">
            <w:pPr>
              <w:spacing w:after="0"/>
              <w:ind w:firstLine="0"/>
            </w:pPr>
            <w:r>
              <w:rPr>
                <w:sz w:val="13"/>
              </w:rPr>
              <w:t>74,1</w:t>
            </w:r>
          </w:p>
        </w:tc>
        <w:tc>
          <w:tcPr>
            <w:tcW w:w="655" w:type="dxa"/>
          </w:tcPr>
          <w:p w14:paraId="6559216A" w14:textId="77777777" w:rsidR="006D1256" w:rsidRDefault="00000000">
            <w:pPr>
              <w:spacing w:after="0"/>
              <w:ind w:firstLine="0"/>
            </w:pPr>
            <w:r>
              <w:rPr>
                <w:sz w:val="13"/>
              </w:rPr>
              <w:t>16,7</w:t>
            </w:r>
          </w:p>
        </w:tc>
        <w:tc>
          <w:tcPr>
            <w:tcW w:w="655" w:type="dxa"/>
          </w:tcPr>
          <w:p w14:paraId="2763D36C" w14:textId="77777777" w:rsidR="006D1256" w:rsidRDefault="00000000">
            <w:pPr>
              <w:spacing w:after="0"/>
              <w:ind w:firstLine="0"/>
            </w:pPr>
            <w:r>
              <w:rPr>
                <w:sz w:val="13"/>
              </w:rPr>
              <w:t>31,6</w:t>
            </w:r>
          </w:p>
        </w:tc>
        <w:tc>
          <w:tcPr>
            <w:tcW w:w="655" w:type="dxa"/>
          </w:tcPr>
          <w:p w14:paraId="3BB2B000" w14:textId="77777777" w:rsidR="006D1256" w:rsidRDefault="00000000">
            <w:pPr>
              <w:spacing w:after="0"/>
              <w:ind w:firstLine="0"/>
            </w:pPr>
            <w:r>
              <w:rPr>
                <w:sz w:val="13"/>
              </w:rPr>
              <w:t>0,391</w:t>
            </w:r>
          </w:p>
        </w:tc>
        <w:tc>
          <w:tcPr>
            <w:tcW w:w="655" w:type="dxa"/>
          </w:tcPr>
          <w:p w14:paraId="5116BAB4" w14:textId="77777777" w:rsidR="006D1256" w:rsidRDefault="00000000">
            <w:pPr>
              <w:spacing w:after="0"/>
              <w:ind w:firstLine="0"/>
            </w:pPr>
            <w:r>
              <w:rPr>
                <w:sz w:val="13"/>
              </w:rPr>
              <w:t>10375</w:t>
            </w:r>
          </w:p>
        </w:tc>
        <w:tc>
          <w:tcPr>
            <w:tcW w:w="655" w:type="dxa"/>
          </w:tcPr>
          <w:p w14:paraId="700568E6" w14:textId="77777777" w:rsidR="006D1256" w:rsidRDefault="00000000">
            <w:pPr>
              <w:spacing w:after="0"/>
              <w:ind w:firstLine="0"/>
            </w:pPr>
            <w:r>
              <w:rPr>
                <w:sz w:val="13"/>
              </w:rPr>
              <w:t>81,6</w:t>
            </w:r>
          </w:p>
        </w:tc>
        <w:tc>
          <w:tcPr>
            <w:tcW w:w="655" w:type="dxa"/>
          </w:tcPr>
          <w:p w14:paraId="1A9633C5" w14:textId="77777777" w:rsidR="006D1256" w:rsidRDefault="00000000">
            <w:pPr>
              <w:spacing w:after="0"/>
              <w:ind w:firstLine="0"/>
            </w:pPr>
            <w:r>
              <w:rPr>
                <w:sz w:val="13"/>
              </w:rPr>
              <w:t>48,8</w:t>
            </w:r>
          </w:p>
        </w:tc>
        <w:tc>
          <w:tcPr>
            <w:tcW w:w="655" w:type="dxa"/>
          </w:tcPr>
          <w:p w14:paraId="0F4CDBEB" w14:textId="77777777" w:rsidR="006D1256" w:rsidRDefault="00000000">
            <w:pPr>
              <w:spacing w:after="0"/>
              <w:ind w:firstLine="0"/>
            </w:pPr>
            <w:r>
              <w:rPr>
                <w:sz w:val="13"/>
              </w:rPr>
              <w:t>28,5</w:t>
            </w:r>
          </w:p>
        </w:tc>
        <w:tc>
          <w:tcPr>
            <w:tcW w:w="655" w:type="dxa"/>
          </w:tcPr>
          <w:p w14:paraId="129D8790" w14:textId="77777777" w:rsidR="006D1256" w:rsidRDefault="00000000">
            <w:pPr>
              <w:spacing w:after="0"/>
              <w:ind w:firstLine="0"/>
            </w:pPr>
            <w:r>
              <w:rPr>
                <w:sz w:val="13"/>
              </w:rPr>
              <w:t>32,3</w:t>
            </w:r>
          </w:p>
        </w:tc>
        <w:tc>
          <w:tcPr>
            <w:tcW w:w="655" w:type="dxa"/>
          </w:tcPr>
          <w:p w14:paraId="406653D6" w14:textId="77777777" w:rsidR="006D1256" w:rsidRDefault="00000000">
            <w:pPr>
              <w:spacing w:after="0"/>
              <w:ind w:firstLine="0"/>
            </w:pPr>
            <w:r>
              <w:rPr>
                <w:sz w:val="13"/>
              </w:rPr>
              <w:t>0,256</w:t>
            </w:r>
          </w:p>
        </w:tc>
        <w:tc>
          <w:tcPr>
            <w:tcW w:w="655" w:type="dxa"/>
          </w:tcPr>
          <w:p w14:paraId="30AB1F3F" w14:textId="77777777" w:rsidR="006D1256" w:rsidRDefault="00000000">
            <w:pPr>
              <w:spacing w:after="0"/>
              <w:ind w:firstLine="0"/>
            </w:pPr>
            <w:r>
              <w:rPr>
                <w:sz w:val="13"/>
              </w:rPr>
              <w:t>500</w:t>
            </w:r>
          </w:p>
        </w:tc>
      </w:tr>
      <w:tr w:rsidR="006D1256" w14:paraId="401893E9" w14:textId="77777777">
        <w:trPr>
          <w:jc w:val="center"/>
        </w:trPr>
        <w:tc>
          <w:tcPr>
            <w:tcW w:w="539" w:type="dxa"/>
          </w:tcPr>
          <w:p w14:paraId="6B850C62" w14:textId="77777777" w:rsidR="006D1256" w:rsidRDefault="00000000">
            <w:pPr>
              <w:spacing w:after="0"/>
              <w:ind w:firstLine="0"/>
            </w:pPr>
            <w:r>
              <w:rPr>
                <w:sz w:val="13"/>
              </w:rPr>
              <w:t>2017</w:t>
            </w:r>
          </w:p>
        </w:tc>
        <w:tc>
          <w:tcPr>
            <w:tcW w:w="425" w:type="dxa"/>
          </w:tcPr>
          <w:p w14:paraId="6A38F2C7" w14:textId="77777777" w:rsidR="006D1256" w:rsidRDefault="00000000">
            <w:pPr>
              <w:spacing w:after="0"/>
              <w:ind w:firstLine="0"/>
            </w:pPr>
            <w:r>
              <w:rPr>
                <w:sz w:val="13"/>
              </w:rPr>
              <w:t>6</w:t>
            </w:r>
          </w:p>
        </w:tc>
        <w:tc>
          <w:tcPr>
            <w:tcW w:w="539" w:type="dxa"/>
          </w:tcPr>
          <w:p w14:paraId="25C69AC8" w14:textId="77777777" w:rsidR="006D1256" w:rsidRDefault="00000000">
            <w:pPr>
              <w:spacing w:after="0"/>
              <w:ind w:firstLine="0"/>
            </w:pPr>
            <w:r>
              <w:rPr>
                <w:sz w:val="13"/>
              </w:rPr>
              <w:t>0,32</w:t>
            </w:r>
          </w:p>
        </w:tc>
        <w:tc>
          <w:tcPr>
            <w:tcW w:w="709" w:type="dxa"/>
          </w:tcPr>
          <w:p w14:paraId="4F2CA001" w14:textId="77777777" w:rsidR="006D1256" w:rsidRDefault="00000000">
            <w:pPr>
              <w:spacing w:after="0"/>
              <w:ind w:firstLine="0"/>
            </w:pPr>
            <w:r>
              <w:rPr>
                <w:sz w:val="13"/>
              </w:rPr>
              <w:t>Neutro</w:t>
            </w:r>
          </w:p>
        </w:tc>
        <w:tc>
          <w:tcPr>
            <w:tcW w:w="655" w:type="dxa"/>
          </w:tcPr>
          <w:p w14:paraId="7E032CC9" w14:textId="77777777" w:rsidR="006D1256" w:rsidRDefault="00000000">
            <w:pPr>
              <w:spacing w:after="0"/>
              <w:ind w:firstLine="0"/>
            </w:pPr>
            <w:r>
              <w:rPr>
                <w:sz w:val="13"/>
              </w:rPr>
              <w:t>127,9</w:t>
            </w:r>
          </w:p>
        </w:tc>
        <w:tc>
          <w:tcPr>
            <w:tcW w:w="655" w:type="dxa"/>
          </w:tcPr>
          <w:p w14:paraId="5ADA26D6" w14:textId="77777777" w:rsidR="006D1256" w:rsidRDefault="00000000">
            <w:pPr>
              <w:spacing w:after="0"/>
              <w:ind w:firstLine="0"/>
            </w:pPr>
            <w:r>
              <w:rPr>
                <w:sz w:val="13"/>
              </w:rPr>
              <w:t>95,3</w:t>
            </w:r>
          </w:p>
        </w:tc>
        <w:tc>
          <w:tcPr>
            <w:tcW w:w="655" w:type="dxa"/>
          </w:tcPr>
          <w:p w14:paraId="7E10B77B" w14:textId="77777777" w:rsidR="006D1256" w:rsidRDefault="00000000">
            <w:pPr>
              <w:spacing w:after="0"/>
              <w:ind w:firstLine="0"/>
            </w:pPr>
            <w:r>
              <w:rPr>
                <w:sz w:val="13"/>
              </w:rPr>
              <w:t>85,7</w:t>
            </w:r>
          </w:p>
        </w:tc>
        <w:tc>
          <w:tcPr>
            <w:tcW w:w="655" w:type="dxa"/>
          </w:tcPr>
          <w:p w14:paraId="625BDE6C" w14:textId="77777777" w:rsidR="006D1256" w:rsidRDefault="00000000">
            <w:pPr>
              <w:spacing w:after="0"/>
              <w:ind w:firstLine="0"/>
            </w:pPr>
            <w:r>
              <w:rPr>
                <w:sz w:val="13"/>
              </w:rPr>
              <w:t>25,0</w:t>
            </w:r>
          </w:p>
        </w:tc>
        <w:tc>
          <w:tcPr>
            <w:tcW w:w="655" w:type="dxa"/>
          </w:tcPr>
          <w:p w14:paraId="7970AF12" w14:textId="77777777" w:rsidR="006D1256" w:rsidRDefault="00000000">
            <w:pPr>
              <w:spacing w:after="0"/>
              <w:ind w:firstLine="0"/>
            </w:pPr>
            <w:r>
              <w:rPr>
                <w:sz w:val="13"/>
              </w:rPr>
              <w:t>0,634</w:t>
            </w:r>
          </w:p>
        </w:tc>
        <w:tc>
          <w:tcPr>
            <w:tcW w:w="655" w:type="dxa"/>
          </w:tcPr>
          <w:p w14:paraId="72F93D92" w14:textId="77777777" w:rsidR="006D1256" w:rsidRDefault="00000000">
            <w:pPr>
              <w:spacing w:after="0"/>
              <w:ind w:firstLine="0"/>
            </w:pPr>
            <w:r>
              <w:rPr>
                <w:sz w:val="13"/>
              </w:rPr>
              <w:t>0</w:t>
            </w:r>
          </w:p>
        </w:tc>
        <w:tc>
          <w:tcPr>
            <w:tcW w:w="655" w:type="dxa"/>
          </w:tcPr>
          <w:p w14:paraId="5EBC09F1" w14:textId="77777777" w:rsidR="006D1256" w:rsidRDefault="00000000">
            <w:pPr>
              <w:spacing w:after="0"/>
              <w:ind w:firstLine="0"/>
            </w:pPr>
            <w:r>
              <w:rPr>
                <w:sz w:val="13"/>
              </w:rPr>
              <w:t>97,8</w:t>
            </w:r>
          </w:p>
        </w:tc>
        <w:tc>
          <w:tcPr>
            <w:tcW w:w="655" w:type="dxa"/>
          </w:tcPr>
          <w:p w14:paraId="6ED63EC9" w14:textId="77777777" w:rsidR="006D1256" w:rsidRDefault="00000000">
            <w:pPr>
              <w:spacing w:after="0"/>
              <w:ind w:firstLine="0"/>
            </w:pPr>
            <w:r>
              <w:rPr>
                <w:sz w:val="13"/>
              </w:rPr>
              <w:t>45,5</w:t>
            </w:r>
          </w:p>
        </w:tc>
        <w:tc>
          <w:tcPr>
            <w:tcW w:w="655" w:type="dxa"/>
          </w:tcPr>
          <w:p w14:paraId="2C3395DD" w14:textId="77777777" w:rsidR="006D1256" w:rsidRDefault="00000000">
            <w:pPr>
              <w:spacing w:after="0"/>
              <w:ind w:firstLine="0"/>
            </w:pPr>
            <w:r>
              <w:rPr>
                <w:sz w:val="13"/>
              </w:rPr>
              <w:t>1,1</w:t>
            </w:r>
          </w:p>
        </w:tc>
        <w:tc>
          <w:tcPr>
            <w:tcW w:w="655" w:type="dxa"/>
          </w:tcPr>
          <w:p w14:paraId="5209080A" w14:textId="77777777" w:rsidR="006D1256" w:rsidRDefault="00000000">
            <w:pPr>
              <w:spacing w:after="0"/>
              <w:ind w:firstLine="0"/>
            </w:pPr>
            <w:r>
              <w:rPr>
                <w:sz w:val="13"/>
              </w:rPr>
              <w:t>31,0</w:t>
            </w:r>
          </w:p>
        </w:tc>
        <w:tc>
          <w:tcPr>
            <w:tcW w:w="655" w:type="dxa"/>
          </w:tcPr>
          <w:p w14:paraId="3F864FC9" w14:textId="77777777" w:rsidR="006D1256" w:rsidRDefault="00000000">
            <w:pPr>
              <w:spacing w:after="0"/>
              <w:ind w:firstLine="0"/>
            </w:pPr>
            <w:r>
              <w:rPr>
                <w:sz w:val="13"/>
              </w:rPr>
              <w:t>0,242</w:t>
            </w:r>
          </w:p>
        </w:tc>
        <w:tc>
          <w:tcPr>
            <w:tcW w:w="655" w:type="dxa"/>
          </w:tcPr>
          <w:p w14:paraId="1EAF97EE" w14:textId="77777777" w:rsidR="006D1256" w:rsidRDefault="00000000">
            <w:pPr>
              <w:spacing w:after="0"/>
              <w:ind w:firstLine="0"/>
            </w:pPr>
            <w:r>
              <w:rPr>
                <w:sz w:val="13"/>
              </w:rPr>
              <w:t>6825</w:t>
            </w:r>
          </w:p>
        </w:tc>
        <w:tc>
          <w:tcPr>
            <w:tcW w:w="655" w:type="dxa"/>
          </w:tcPr>
          <w:p w14:paraId="51644AFE" w14:textId="77777777" w:rsidR="006D1256" w:rsidRDefault="00000000">
            <w:pPr>
              <w:spacing w:after="0"/>
              <w:ind w:firstLine="0"/>
            </w:pPr>
            <w:r>
              <w:rPr>
                <w:sz w:val="13"/>
              </w:rPr>
              <w:t>76,9</w:t>
            </w:r>
          </w:p>
        </w:tc>
        <w:tc>
          <w:tcPr>
            <w:tcW w:w="655" w:type="dxa"/>
          </w:tcPr>
          <w:p w14:paraId="0F9DE1B2" w14:textId="77777777" w:rsidR="006D1256" w:rsidRDefault="00000000">
            <w:pPr>
              <w:spacing w:after="0"/>
              <w:ind w:firstLine="0"/>
            </w:pPr>
            <w:r>
              <w:rPr>
                <w:sz w:val="13"/>
              </w:rPr>
              <w:t>37,0</w:t>
            </w:r>
          </w:p>
        </w:tc>
        <w:tc>
          <w:tcPr>
            <w:tcW w:w="655" w:type="dxa"/>
          </w:tcPr>
          <w:p w14:paraId="36E820F6" w14:textId="77777777" w:rsidR="006D1256" w:rsidRDefault="00000000">
            <w:pPr>
              <w:spacing w:after="0"/>
              <w:ind w:firstLine="0"/>
            </w:pPr>
            <w:r>
              <w:rPr>
                <w:sz w:val="13"/>
              </w:rPr>
              <w:t>25,6</w:t>
            </w:r>
          </w:p>
        </w:tc>
        <w:tc>
          <w:tcPr>
            <w:tcW w:w="655" w:type="dxa"/>
          </w:tcPr>
          <w:p w14:paraId="02455929" w14:textId="77777777" w:rsidR="006D1256" w:rsidRDefault="00000000">
            <w:pPr>
              <w:spacing w:after="0"/>
              <w:ind w:firstLine="0"/>
            </w:pPr>
            <w:r>
              <w:rPr>
                <w:sz w:val="13"/>
              </w:rPr>
              <w:t>30,3</w:t>
            </w:r>
          </w:p>
        </w:tc>
        <w:tc>
          <w:tcPr>
            <w:tcW w:w="655" w:type="dxa"/>
          </w:tcPr>
          <w:p w14:paraId="397A1A90" w14:textId="77777777" w:rsidR="006D1256" w:rsidRDefault="00000000">
            <w:pPr>
              <w:spacing w:after="0"/>
              <w:ind w:firstLine="0"/>
            </w:pPr>
            <w:r>
              <w:rPr>
                <w:sz w:val="13"/>
              </w:rPr>
              <w:t>0,212</w:t>
            </w:r>
          </w:p>
        </w:tc>
        <w:tc>
          <w:tcPr>
            <w:tcW w:w="655" w:type="dxa"/>
          </w:tcPr>
          <w:p w14:paraId="1C59E7A6" w14:textId="77777777" w:rsidR="006D1256" w:rsidRDefault="00000000">
            <w:pPr>
              <w:spacing w:after="0"/>
              <w:ind w:firstLine="0"/>
            </w:pPr>
            <w:r>
              <w:rPr>
                <w:sz w:val="13"/>
              </w:rPr>
              <w:t>0</w:t>
            </w:r>
          </w:p>
        </w:tc>
      </w:tr>
      <w:tr w:rsidR="006D1256" w14:paraId="35D19D47" w14:textId="77777777">
        <w:trPr>
          <w:jc w:val="center"/>
        </w:trPr>
        <w:tc>
          <w:tcPr>
            <w:tcW w:w="539" w:type="dxa"/>
          </w:tcPr>
          <w:p w14:paraId="09EF2BDD" w14:textId="77777777" w:rsidR="006D1256" w:rsidRDefault="00000000">
            <w:pPr>
              <w:spacing w:after="0"/>
              <w:ind w:firstLine="0"/>
            </w:pPr>
            <w:r>
              <w:rPr>
                <w:sz w:val="13"/>
              </w:rPr>
              <w:t>2017</w:t>
            </w:r>
          </w:p>
        </w:tc>
        <w:tc>
          <w:tcPr>
            <w:tcW w:w="425" w:type="dxa"/>
          </w:tcPr>
          <w:p w14:paraId="37726513" w14:textId="77777777" w:rsidR="006D1256" w:rsidRDefault="00000000">
            <w:pPr>
              <w:spacing w:after="0"/>
              <w:ind w:firstLine="0"/>
            </w:pPr>
            <w:r>
              <w:rPr>
                <w:sz w:val="13"/>
              </w:rPr>
              <w:t>7</w:t>
            </w:r>
          </w:p>
        </w:tc>
        <w:tc>
          <w:tcPr>
            <w:tcW w:w="539" w:type="dxa"/>
          </w:tcPr>
          <w:p w14:paraId="3A9C4EB0" w14:textId="77777777" w:rsidR="006D1256" w:rsidRDefault="00000000">
            <w:pPr>
              <w:spacing w:after="0"/>
              <w:ind w:firstLine="0"/>
            </w:pPr>
            <w:r>
              <w:rPr>
                <w:sz w:val="13"/>
              </w:rPr>
              <w:t>0,14</w:t>
            </w:r>
          </w:p>
        </w:tc>
        <w:tc>
          <w:tcPr>
            <w:tcW w:w="709" w:type="dxa"/>
          </w:tcPr>
          <w:p w14:paraId="1983860A" w14:textId="77777777" w:rsidR="006D1256" w:rsidRDefault="00000000">
            <w:pPr>
              <w:spacing w:after="0"/>
              <w:ind w:firstLine="0"/>
            </w:pPr>
            <w:r>
              <w:rPr>
                <w:sz w:val="13"/>
              </w:rPr>
              <w:t>Neutro</w:t>
            </w:r>
          </w:p>
        </w:tc>
        <w:tc>
          <w:tcPr>
            <w:tcW w:w="655" w:type="dxa"/>
          </w:tcPr>
          <w:p w14:paraId="65B9E7C6" w14:textId="77777777" w:rsidR="006D1256" w:rsidRDefault="00000000">
            <w:pPr>
              <w:spacing w:after="0"/>
              <w:ind w:firstLine="0"/>
            </w:pPr>
            <w:r>
              <w:rPr>
                <w:sz w:val="13"/>
              </w:rPr>
              <w:t>127,6</w:t>
            </w:r>
          </w:p>
        </w:tc>
        <w:tc>
          <w:tcPr>
            <w:tcW w:w="655" w:type="dxa"/>
          </w:tcPr>
          <w:p w14:paraId="27FD9556" w14:textId="77777777" w:rsidR="006D1256" w:rsidRDefault="00000000">
            <w:pPr>
              <w:spacing w:after="0"/>
              <w:ind w:firstLine="0"/>
            </w:pPr>
            <w:r>
              <w:rPr>
                <w:sz w:val="13"/>
              </w:rPr>
              <w:t>84,8</w:t>
            </w:r>
          </w:p>
        </w:tc>
        <w:tc>
          <w:tcPr>
            <w:tcW w:w="655" w:type="dxa"/>
          </w:tcPr>
          <w:p w14:paraId="4656C821" w14:textId="77777777" w:rsidR="006D1256" w:rsidRDefault="00000000">
            <w:pPr>
              <w:spacing w:after="0"/>
              <w:ind w:firstLine="0"/>
            </w:pPr>
            <w:r>
              <w:rPr>
                <w:sz w:val="13"/>
              </w:rPr>
              <w:t>92,7</w:t>
            </w:r>
          </w:p>
        </w:tc>
        <w:tc>
          <w:tcPr>
            <w:tcW w:w="655" w:type="dxa"/>
          </w:tcPr>
          <w:p w14:paraId="0A486332" w14:textId="77777777" w:rsidR="006D1256" w:rsidRDefault="00000000">
            <w:pPr>
              <w:spacing w:after="0"/>
              <w:ind w:firstLine="0"/>
            </w:pPr>
            <w:r>
              <w:rPr>
                <w:sz w:val="13"/>
              </w:rPr>
              <w:t>22,9</w:t>
            </w:r>
          </w:p>
        </w:tc>
        <w:tc>
          <w:tcPr>
            <w:tcW w:w="655" w:type="dxa"/>
          </w:tcPr>
          <w:p w14:paraId="16123A67" w14:textId="77777777" w:rsidR="006D1256" w:rsidRDefault="00000000">
            <w:pPr>
              <w:spacing w:after="0"/>
              <w:ind w:firstLine="0"/>
            </w:pPr>
            <w:r>
              <w:rPr>
                <w:sz w:val="13"/>
              </w:rPr>
              <w:t>0,608</w:t>
            </w:r>
          </w:p>
        </w:tc>
        <w:tc>
          <w:tcPr>
            <w:tcW w:w="655" w:type="dxa"/>
          </w:tcPr>
          <w:p w14:paraId="54572E99" w14:textId="77777777" w:rsidR="006D1256" w:rsidRDefault="00000000">
            <w:pPr>
              <w:spacing w:after="0"/>
              <w:ind w:firstLine="0"/>
            </w:pPr>
            <w:r>
              <w:rPr>
                <w:sz w:val="13"/>
              </w:rPr>
              <w:t>625</w:t>
            </w:r>
          </w:p>
        </w:tc>
        <w:tc>
          <w:tcPr>
            <w:tcW w:w="655" w:type="dxa"/>
          </w:tcPr>
          <w:p w14:paraId="2FA391BA" w14:textId="77777777" w:rsidR="006D1256" w:rsidRDefault="00000000">
            <w:pPr>
              <w:spacing w:after="0"/>
              <w:ind w:firstLine="0"/>
            </w:pPr>
            <w:r>
              <w:rPr>
                <w:sz w:val="13"/>
              </w:rPr>
              <w:t>95,6</w:t>
            </w:r>
          </w:p>
        </w:tc>
        <w:tc>
          <w:tcPr>
            <w:tcW w:w="655" w:type="dxa"/>
          </w:tcPr>
          <w:p w14:paraId="311A66DC" w14:textId="77777777" w:rsidR="006D1256" w:rsidRDefault="00000000">
            <w:pPr>
              <w:spacing w:after="0"/>
              <w:ind w:firstLine="0"/>
            </w:pPr>
            <w:r>
              <w:rPr>
                <w:sz w:val="13"/>
              </w:rPr>
              <w:t>34,4</w:t>
            </w:r>
          </w:p>
        </w:tc>
        <w:tc>
          <w:tcPr>
            <w:tcW w:w="655" w:type="dxa"/>
          </w:tcPr>
          <w:p w14:paraId="5CE8DB0A" w14:textId="77777777" w:rsidR="006D1256" w:rsidRDefault="00000000">
            <w:pPr>
              <w:spacing w:after="0"/>
              <w:ind w:firstLine="0"/>
            </w:pPr>
            <w:r>
              <w:rPr>
                <w:sz w:val="13"/>
              </w:rPr>
              <w:t>5,2</w:t>
            </w:r>
          </w:p>
        </w:tc>
        <w:tc>
          <w:tcPr>
            <w:tcW w:w="655" w:type="dxa"/>
          </w:tcPr>
          <w:p w14:paraId="6C27F5A8" w14:textId="77777777" w:rsidR="006D1256" w:rsidRDefault="00000000">
            <w:pPr>
              <w:spacing w:after="0"/>
              <w:ind w:firstLine="0"/>
            </w:pPr>
            <w:r>
              <w:rPr>
                <w:sz w:val="13"/>
              </w:rPr>
              <w:t>30,1</w:t>
            </w:r>
          </w:p>
        </w:tc>
        <w:tc>
          <w:tcPr>
            <w:tcW w:w="655" w:type="dxa"/>
          </w:tcPr>
          <w:p w14:paraId="540824DE" w14:textId="77777777" w:rsidR="006D1256" w:rsidRDefault="00000000">
            <w:pPr>
              <w:spacing w:after="0"/>
              <w:ind w:firstLine="0"/>
            </w:pPr>
            <w:r>
              <w:rPr>
                <w:sz w:val="13"/>
              </w:rPr>
              <w:t>0,180</w:t>
            </w:r>
          </w:p>
        </w:tc>
        <w:tc>
          <w:tcPr>
            <w:tcW w:w="655" w:type="dxa"/>
          </w:tcPr>
          <w:p w14:paraId="577B35C8" w14:textId="77777777" w:rsidR="006D1256" w:rsidRDefault="00000000">
            <w:pPr>
              <w:spacing w:after="0"/>
              <w:ind w:firstLine="0"/>
            </w:pPr>
            <w:r>
              <w:rPr>
                <w:sz w:val="13"/>
              </w:rPr>
              <w:t>6600</w:t>
            </w:r>
          </w:p>
        </w:tc>
        <w:tc>
          <w:tcPr>
            <w:tcW w:w="655" w:type="dxa"/>
          </w:tcPr>
          <w:p w14:paraId="2CCB3165" w14:textId="77777777" w:rsidR="006D1256" w:rsidRDefault="00000000">
            <w:pPr>
              <w:spacing w:after="0"/>
              <w:ind w:firstLine="0"/>
            </w:pPr>
            <w:r>
              <w:rPr>
                <w:sz w:val="13"/>
              </w:rPr>
              <w:t>80,3</w:t>
            </w:r>
          </w:p>
        </w:tc>
        <w:tc>
          <w:tcPr>
            <w:tcW w:w="655" w:type="dxa"/>
          </w:tcPr>
          <w:p w14:paraId="0A32AD36" w14:textId="77777777" w:rsidR="006D1256" w:rsidRDefault="00000000">
            <w:pPr>
              <w:spacing w:after="0"/>
              <w:ind w:firstLine="0"/>
            </w:pPr>
            <w:r>
              <w:rPr>
                <w:sz w:val="13"/>
              </w:rPr>
              <w:t>33,2</w:t>
            </w:r>
          </w:p>
        </w:tc>
        <w:tc>
          <w:tcPr>
            <w:tcW w:w="655" w:type="dxa"/>
          </w:tcPr>
          <w:p w14:paraId="552BA8F6" w14:textId="77777777" w:rsidR="006D1256" w:rsidRDefault="00000000">
            <w:pPr>
              <w:spacing w:after="0"/>
              <w:ind w:firstLine="0"/>
            </w:pPr>
            <w:r>
              <w:rPr>
                <w:sz w:val="13"/>
              </w:rPr>
              <w:t>32,2</w:t>
            </w:r>
          </w:p>
        </w:tc>
        <w:tc>
          <w:tcPr>
            <w:tcW w:w="655" w:type="dxa"/>
          </w:tcPr>
          <w:p w14:paraId="06FDD5FD" w14:textId="77777777" w:rsidR="006D1256" w:rsidRDefault="00000000">
            <w:pPr>
              <w:spacing w:after="0"/>
              <w:ind w:firstLine="0"/>
            </w:pPr>
            <w:r>
              <w:rPr>
                <w:sz w:val="13"/>
              </w:rPr>
              <w:t>28,5</w:t>
            </w:r>
          </w:p>
        </w:tc>
        <w:tc>
          <w:tcPr>
            <w:tcW w:w="655" w:type="dxa"/>
          </w:tcPr>
          <w:p w14:paraId="5306FE9C" w14:textId="77777777" w:rsidR="006D1256" w:rsidRDefault="00000000">
            <w:pPr>
              <w:spacing w:after="0"/>
              <w:ind w:firstLine="0"/>
            </w:pPr>
            <w:r>
              <w:rPr>
                <w:sz w:val="13"/>
              </w:rPr>
              <w:t>0,186</w:t>
            </w:r>
          </w:p>
        </w:tc>
        <w:tc>
          <w:tcPr>
            <w:tcW w:w="655" w:type="dxa"/>
          </w:tcPr>
          <w:p w14:paraId="4E628D40" w14:textId="77777777" w:rsidR="006D1256" w:rsidRDefault="00000000">
            <w:pPr>
              <w:spacing w:after="0"/>
              <w:ind w:firstLine="0"/>
            </w:pPr>
            <w:r>
              <w:rPr>
                <w:sz w:val="13"/>
              </w:rPr>
              <w:t>2675</w:t>
            </w:r>
          </w:p>
        </w:tc>
      </w:tr>
      <w:tr w:rsidR="006D1256" w14:paraId="66B8C1AD" w14:textId="77777777">
        <w:trPr>
          <w:jc w:val="center"/>
        </w:trPr>
        <w:tc>
          <w:tcPr>
            <w:tcW w:w="539" w:type="dxa"/>
          </w:tcPr>
          <w:p w14:paraId="458B7C24" w14:textId="77777777" w:rsidR="006D1256" w:rsidRDefault="00000000">
            <w:pPr>
              <w:spacing w:after="0"/>
              <w:ind w:firstLine="0"/>
            </w:pPr>
            <w:r>
              <w:rPr>
                <w:sz w:val="13"/>
              </w:rPr>
              <w:t>2017</w:t>
            </w:r>
          </w:p>
        </w:tc>
        <w:tc>
          <w:tcPr>
            <w:tcW w:w="425" w:type="dxa"/>
          </w:tcPr>
          <w:p w14:paraId="132658A2" w14:textId="77777777" w:rsidR="006D1256" w:rsidRDefault="00000000">
            <w:pPr>
              <w:spacing w:after="0"/>
              <w:ind w:firstLine="0"/>
            </w:pPr>
            <w:r>
              <w:rPr>
                <w:sz w:val="13"/>
              </w:rPr>
              <w:t>8</w:t>
            </w:r>
          </w:p>
        </w:tc>
        <w:tc>
          <w:tcPr>
            <w:tcW w:w="539" w:type="dxa"/>
          </w:tcPr>
          <w:p w14:paraId="4122F360" w14:textId="77777777" w:rsidR="006D1256" w:rsidRDefault="00000000">
            <w:pPr>
              <w:spacing w:after="0"/>
              <w:ind w:firstLine="0"/>
            </w:pPr>
            <w:r>
              <w:rPr>
                <w:sz w:val="13"/>
              </w:rPr>
              <w:t>-0,07</w:t>
            </w:r>
          </w:p>
        </w:tc>
        <w:tc>
          <w:tcPr>
            <w:tcW w:w="709" w:type="dxa"/>
          </w:tcPr>
          <w:p w14:paraId="74DF9060" w14:textId="77777777" w:rsidR="006D1256" w:rsidRDefault="00000000">
            <w:pPr>
              <w:spacing w:after="0"/>
              <w:ind w:firstLine="0"/>
            </w:pPr>
            <w:r>
              <w:rPr>
                <w:sz w:val="13"/>
              </w:rPr>
              <w:t>Neutro</w:t>
            </w:r>
          </w:p>
        </w:tc>
        <w:tc>
          <w:tcPr>
            <w:tcW w:w="655" w:type="dxa"/>
          </w:tcPr>
          <w:p w14:paraId="3FB29F4C" w14:textId="77777777" w:rsidR="006D1256" w:rsidRDefault="00000000">
            <w:pPr>
              <w:spacing w:after="0"/>
              <w:ind w:firstLine="0"/>
            </w:pPr>
            <w:r>
              <w:rPr>
                <w:sz w:val="13"/>
              </w:rPr>
              <w:t>150,0</w:t>
            </w:r>
          </w:p>
        </w:tc>
        <w:tc>
          <w:tcPr>
            <w:tcW w:w="655" w:type="dxa"/>
          </w:tcPr>
          <w:p w14:paraId="4295FA28" w14:textId="77777777" w:rsidR="006D1256" w:rsidRDefault="00000000">
            <w:pPr>
              <w:spacing w:after="0"/>
              <w:ind w:firstLine="0"/>
            </w:pPr>
            <w:r>
              <w:rPr>
                <w:sz w:val="13"/>
              </w:rPr>
              <w:t>92,3</w:t>
            </w:r>
          </w:p>
        </w:tc>
        <w:tc>
          <w:tcPr>
            <w:tcW w:w="655" w:type="dxa"/>
          </w:tcPr>
          <w:p w14:paraId="0EAA9851" w14:textId="77777777" w:rsidR="006D1256" w:rsidRDefault="00000000">
            <w:pPr>
              <w:spacing w:after="0"/>
              <w:ind w:firstLine="0"/>
            </w:pPr>
            <w:r>
              <w:rPr>
                <w:sz w:val="13"/>
              </w:rPr>
              <w:t>32,6</w:t>
            </w:r>
          </w:p>
        </w:tc>
        <w:tc>
          <w:tcPr>
            <w:tcW w:w="655" w:type="dxa"/>
          </w:tcPr>
          <w:p w14:paraId="41A20F5A" w14:textId="77777777" w:rsidR="006D1256" w:rsidRDefault="00000000">
            <w:pPr>
              <w:spacing w:after="0"/>
              <w:ind w:firstLine="0"/>
            </w:pPr>
            <w:r>
              <w:rPr>
                <w:sz w:val="13"/>
              </w:rPr>
              <w:t>25,3</w:t>
            </w:r>
          </w:p>
        </w:tc>
        <w:tc>
          <w:tcPr>
            <w:tcW w:w="655" w:type="dxa"/>
          </w:tcPr>
          <w:p w14:paraId="0133C4D1" w14:textId="77777777" w:rsidR="006D1256" w:rsidRDefault="00000000">
            <w:pPr>
              <w:spacing w:after="0"/>
              <w:ind w:firstLine="0"/>
            </w:pPr>
            <w:r>
              <w:rPr>
                <w:sz w:val="13"/>
              </w:rPr>
              <w:t>0,538</w:t>
            </w:r>
          </w:p>
        </w:tc>
        <w:tc>
          <w:tcPr>
            <w:tcW w:w="655" w:type="dxa"/>
          </w:tcPr>
          <w:p w14:paraId="3A124697" w14:textId="77777777" w:rsidR="006D1256" w:rsidRDefault="00000000">
            <w:pPr>
              <w:spacing w:after="0"/>
              <w:ind w:firstLine="0"/>
            </w:pPr>
            <w:r>
              <w:rPr>
                <w:sz w:val="13"/>
              </w:rPr>
              <w:t>1700</w:t>
            </w:r>
          </w:p>
        </w:tc>
        <w:tc>
          <w:tcPr>
            <w:tcW w:w="655" w:type="dxa"/>
          </w:tcPr>
          <w:p w14:paraId="6A2ADF54" w14:textId="77777777" w:rsidR="006D1256" w:rsidRDefault="00000000">
            <w:pPr>
              <w:spacing w:after="0"/>
              <w:ind w:firstLine="0"/>
            </w:pPr>
            <w:r>
              <w:rPr>
                <w:sz w:val="13"/>
              </w:rPr>
              <w:t>53,7</w:t>
            </w:r>
          </w:p>
        </w:tc>
        <w:tc>
          <w:tcPr>
            <w:tcW w:w="655" w:type="dxa"/>
          </w:tcPr>
          <w:p w14:paraId="09C681F8" w14:textId="77777777" w:rsidR="006D1256" w:rsidRDefault="00000000">
            <w:pPr>
              <w:spacing w:after="0"/>
              <w:ind w:firstLine="0"/>
            </w:pPr>
            <w:r>
              <w:rPr>
                <w:sz w:val="13"/>
              </w:rPr>
              <w:t>23,7</w:t>
            </w:r>
          </w:p>
        </w:tc>
        <w:tc>
          <w:tcPr>
            <w:tcW w:w="655" w:type="dxa"/>
          </w:tcPr>
          <w:p w14:paraId="1F74C284" w14:textId="77777777" w:rsidR="006D1256" w:rsidRDefault="00000000">
            <w:pPr>
              <w:spacing w:after="0"/>
              <w:ind w:firstLine="0"/>
            </w:pPr>
            <w:r>
              <w:rPr>
                <w:sz w:val="13"/>
              </w:rPr>
              <w:t>0,9</w:t>
            </w:r>
          </w:p>
        </w:tc>
        <w:tc>
          <w:tcPr>
            <w:tcW w:w="655" w:type="dxa"/>
          </w:tcPr>
          <w:p w14:paraId="5D56F700" w14:textId="77777777" w:rsidR="006D1256" w:rsidRDefault="00000000">
            <w:pPr>
              <w:spacing w:after="0"/>
              <w:ind w:firstLine="0"/>
            </w:pPr>
            <w:r>
              <w:rPr>
                <w:sz w:val="13"/>
              </w:rPr>
              <w:t>36,0</w:t>
            </w:r>
          </w:p>
        </w:tc>
        <w:tc>
          <w:tcPr>
            <w:tcW w:w="655" w:type="dxa"/>
          </w:tcPr>
          <w:p w14:paraId="6C4EABEA" w14:textId="77777777" w:rsidR="006D1256" w:rsidRDefault="00000000">
            <w:pPr>
              <w:spacing w:after="0"/>
              <w:ind w:firstLine="0"/>
            </w:pPr>
            <w:r>
              <w:rPr>
                <w:sz w:val="13"/>
              </w:rPr>
              <w:t>0,102</w:t>
            </w:r>
          </w:p>
        </w:tc>
        <w:tc>
          <w:tcPr>
            <w:tcW w:w="655" w:type="dxa"/>
          </w:tcPr>
          <w:p w14:paraId="212625F2" w14:textId="77777777" w:rsidR="006D1256" w:rsidRDefault="00000000">
            <w:pPr>
              <w:spacing w:after="0"/>
              <w:ind w:firstLine="0"/>
            </w:pPr>
            <w:r>
              <w:rPr>
                <w:sz w:val="13"/>
              </w:rPr>
              <w:t>63975</w:t>
            </w:r>
          </w:p>
        </w:tc>
        <w:tc>
          <w:tcPr>
            <w:tcW w:w="655" w:type="dxa"/>
          </w:tcPr>
          <w:p w14:paraId="4F8A8B28" w14:textId="77777777" w:rsidR="006D1256" w:rsidRDefault="00000000">
            <w:pPr>
              <w:spacing w:after="0"/>
              <w:ind w:firstLine="0"/>
            </w:pPr>
            <w:r>
              <w:rPr>
                <w:sz w:val="13"/>
              </w:rPr>
              <w:t>63,4</w:t>
            </w:r>
          </w:p>
        </w:tc>
        <w:tc>
          <w:tcPr>
            <w:tcW w:w="655" w:type="dxa"/>
          </w:tcPr>
          <w:p w14:paraId="110959FF" w14:textId="77777777" w:rsidR="006D1256" w:rsidRDefault="00000000">
            <w:pPr>
              <w:spacing w:after="0"/>
              <w:ind w:firstLine="0"/>
            </w:pPr>
            <w:r>
              <w:rPr>
                <w:sz w:val="13"/>
              </w:rPr>
              <w:t>27,4</w:t>
            </w:r>
          </w:p>
        </w:tc>
        <w:tc>
          <w:tcPr>
            <w:tcW w:w="655" w:type="dxa"/>
          </w:tcPr>
          <w:p w14:paraId="2ECE44A9" w14:textId="77777777" w:rsidR="006D1256" w:rsidRDefault="00000000">
            <w:pPr>
              <w:spacing w:after="0"/>
              <w:ind w:firstLine="0"/>
            </w:pPr>
            <w:r>
              <w:rPr>
                <w:sz w:val="13"/>
              </w:rPr>
              <w:t>7,8</w:t>
            </w:r>
          </w:p>
        </w:tc>
        <w:tc>
          <w:tcPr>
            <w:tcW w:w="655" w:type="dxa"/>
          </w:tcPr>
          <w:p w14:paraId="3A2CC3A3" w14:textId="77777777" w:rsidR="006D1256" w:rsidRDefault="00000000">
            <w:pPr>
              <w:spacing w:after="0"/>
              <w:ind w:firstLine="0"/>
            </w:pPr>
            <w:r>
              <w:rPr>
                <w:sz w:val="13"/>
              </w:rPr>
              <w:t>33,4</w:t>
            </w:r>
          </w:p>
        </w:tc>
        <w:tc>
          <w:tcPr>
            <w:tcW w:w="655" w:type="dxa"/>
          </w:tcPr>
          <w:p w14:paraId="625A1F8D" w14:textId="77777777" w:rsidR="006D1256" w:rsidRDefault="00000000">
            <w:pPr>
              <w:spacing w:after="0"/>
              <w:ind w:firstLine="0"/>
            </w:pPr>
            <w:r>
              <w:rPr>
                <w:sz w:val="13"/>
              </w:rPr>
              <w:t>0,129</w:t>
            </w:r>
          </w:p>
        </w:tc>
        <w:tc>
          <w:tcPr>
            <w:tcW w:w="655" w:type="dxa"/>
          </w:tcPr>
          <w:p w14:paraId="36794E2C" w14:textId="77777777" w:rsidR="006D1256" w:rsidRDefault="00000000">
            <w:pPr>
              <w:spacing w:after="0"/>
              <w:ind w:firstLine="0"/>
            </w:pPr>
            <w:r>
              <w:rPr>
                <w:sz w:val="13"/>
              </w:rPr>
              <w:t>7200</w:t>
            </w:r>
          </w:p>
        </w:tc>
      </w:tr>
      <w:tr w:rsidR="006D1256" w14:paraId="6120B60B" w14:textId="77777777">
        <w:trPr>
          <w:jc w:val="center"/>
        </w:trPr>
        <w:tc>
          <w:tcPr>
            <w:tcW w:w="539" w:type="dxa"/>
          </w:tcPr>
          <w:p w14:paraId="58EB05ED" w14:textId="77777777" w:rsidR="006D1256" w:rsidRDefault="00000000">
            <w:pPr>
              <w:spacing w:after="0"/>
              <w:ind w:firstLine="0"/>
            </w:pPr>
            <w:r>
              <w:rPr>
                <w:sz w:val="13"/>
              </w:rPr>
              <w:t>2017</w:t>
            </w:r>
          </w:p>
        </w:tc>
        <w:tc>
          <w:tcPr>
            <w:tcW w:w="425" w:type="dxa"/>
          </w:tcPr>
          <w:p w14:paraId="4B4F4D82" w14:textId="77777777" w:rsidR="006D1256" w:rsidRDefault="00000000">
            <w:pPr>
              <w:spacing w:after="0"/>
              <w:ind w:firstLine="0"/>
            </w:pPr>
            <w:r>
              <w:rPr>
                <w:sz w:val="13"/>
              </w:rPr>
              <w:t>9</w:t>
            </w:r>
          </w:p>
        </w:tc>
        <w:tc>
          <w:tcPr>
            <w:tcW w:w="539" w:type="dxa"/>
          </w:tcPr>
          <w:p w14:paraId="3C5D4A18" w14:textId="77777777" w:rsidR="006D1256" w:rsidRDefault="00000000">
            <w:pPr>
              <w:spacing w:after="0"/>
              <w:ind w:firstLine="0"/>
            </w:pPr>
            <w:r>
              <w:rPr>
                <w:sz w:val="13"/>
              </w:rPr>
              <w:t>-0,23</w:t>
            </w:r>
          </w:p>
        </w:tc>
        <w:tc>
          <w:tcPr>
            <w:tcW w:w="709" w:type="dxa"/>
          </w:tcPr>
          <w:p w14:paraId="61F05AB3" w14:textId="77777777" w:rsidR="006D1256" w:rsidRDefault="00000000">
            <w:pPr>
              <w:spacing w:after="0"/>
              <w:ind w:firstLine="0"/>
            </w:pPr>
            <w:r>
              <w:rPr>
                <w:sz w:val="13"/>
              </w:rPr>
              <w:t>Neutro</w:t>
            </w:r>
          </w:p>
        </w:tc>
        <w:tc>
          <w:tcPr>
            <w:tcW w:w="655" w:type="dxa"/>
          </w:tcPr>
          <w:p w14:paraId="5CD47904" w14:textId="77777777" w:rsidR="006D1256" w:rsidRDefault="00000000">
            <w:pPr>
              <w:spacing w:after="0"/>
              <w:ind w:firstLine="0"/>
            </w:pPr>
            <w:r>
              <w:rPr>
                <w:sz w:val="13"/>
              </w:rPr>
              <w:t>146,0</w:t>
            </w:r>
          </w:p>
        </w:tc>
        <w:tc>
          <w:tcPr>
            <w:tcW w:w="655" w:type="dxa"/>
          </w:tcPr>
          <w:p w14:paraId="5E336F2F" w14:textId="77777777" w:rsidR="006D1256" w:rsidRDefault="00000000">
            <w:pPr>
              <w:spacing w:after="0"/>
              <w:ind w:firstLine="0"/>
            </w:pPr>
            <w:r>
              <w:rPr>
                <w:sz w:val="13"/>
              </w:rPr>
              <w:t>92,7</w:t>
            </w:r>
          </w:p>
        </w:tc>
        <w:tc>
          <w:tcPr>
            <w:tcW w:w="655" w:type="dxa"/>
          </w:tcPr>
          <w:p w14:paraId="763D4B04" w14:textId="77777777" w:rsidR="006D1256" w:rsidRDefault="00000000">
            <w:pPr>
              <w:spacing w:after="0"/>
              <w:ind w:firstLine="0"/>
            </w:pPr>
            <w:r>
              <w:rPr>
                <w:sz w:val="13"/>
              </w:rPr>
              <w:t>72,7</w:t>
            </w:r>
          </w:p>
        </w:tc>
        <w:tc>
          <w:tcPr>
            <w:tcW w:w="655" w:type="dxa"/>
          </w:tcPr>
          <w:p w14:paraId="2873DCB4" w14:textId="77777777" w:rsidR="006D1256" w:rsidRDefault="00000000">
            <w:pPr>
              <w:spacing w:after="0"/>
              <w:ind w:firstLine="0"/>
            </w:pPr>
            <w:r>
              <w:rPr>
                <w:sz w:val="13"/>
              </w:rPr>
              <w:t>26,4</w:t>
            </w:r>
          </w:p>
        </w:tc>
        <w:tc>
          <w:tcPr>
            <w:tcW w:w="655" w:type="dxa"/>
          </w:tcPr>
          <w:p w14:paraId="7FE6AFCA" w14:textId="77777777" w:rsidR="006D1256" w:rsidRDefault="00000000">
            <w:pPr>
              <w:spacing w:after="0"/>
              <w:ind w:firstLine="0"/>
            </w:pPr>
            <w:r>
              <w:rPr>
                <w:sz w:val="13"/>
              </w:rPr>
              <w:t>0,470</w:t>
            </w:r>
          </w:p>
        </w:tc>
        <w:tc>
          <w:tcPr>
            <w:tcW w:w="655" w:type="dxa"/>
          </w:tcPr>
          <w:p w14:paraId="4FF2E6BF" w14:textId="77777777" w:rsidR="006D1256" w:rsidRDefault="00000000">
            <w:pPr>
              <w:spacing w:after="0"/>
              <w:ind w:firstLine="0"/>
            </w:pPr>
            <w:r>
              <w:rPr>
                <w:sz w:val="13"/>
              </w:rPr>
              <w:t>300</w:t>
            </w:r>
          </w:p>
        </w:tc>
        <w:tc>
          <w:tcPr>
            <w:tcW w:w="655" w:type="dxa"/>
          </w:tcPr>
          <w:p w14:paraId="348B0BB9" w14:textId="77777777" w:rsidR="006D1256" w:rsidRDefault="00000000">
            <w:pPr>
              <w:spacing w:after="0"/>
              <w:ind w:firstLine="0"/>
            </w:pPr>
            <w:r>
              <w:rPr>
                <w:sz w:val="13"/>
              </w:rPr>
              <w:t>42,2</w:t>
            </w:r>
          </w:p>
        </w:tc>
        <w:tc>
          <w:tcPr>
            <w:tcW w:w="655" w:type="dxa"/>
          </w:tcPr>
          <w:p w14:paraId="554D85FB" w14:textId="77777777" w:rsidR="006D1256" w:rsidRDefault="00000000">
            <w:pPr>
              <w:spacing w:after="0"/>
              <w:ind w:firstLine="0"/>
            </w:pPr>
            <w:r>
              <w:rPr>
                <w:sz w:val="13"/>
              </w:rPr>
              <w:t>21,6</w:t>
            </w:r>
          </w:p>
        </w:tc>
        <w:tc>
          <w:tcPr>
            <w:tcW w:w="655" w:type="dxa"/>
          </w:tcPr>
          <w:p w14:paraId="1A19DCDB" w14:textId="77777777" w:rsidR="006D1256" w:rsidRDefault="00000000">
            <w:pPr>
              <w:spacing w:after="0"/>
              <w:ind w:firstLine="0"/>
            </w:pPr>
            <w:r>
              <w:rPr>
                <w:sz w:val="13"/>
              </w:rPr>
              <w:t>2,2</w:t>
            </w:r>
          </w:p>
        </w:tc>
        <w:tc>
          <w:tcPr>
            <w:tcW w:w="655" w:type="dxa"/>
          </w:tcPr>
          <w:p w14:paraId="6D3A7BE6" w14:textId="77777777" w:rsidR="006D1256" w:rsidRDefault="00000000">
            <w:pPr>
              <w:spacing w:after="0"/>
              <w:ind w:firstLine="0"/>
            </w:pPr>
            <w:r>
              <w:rPr>
                <w:sz w:val="13"/>
              </w:rPr>
              <w:t>39,2</w:t>
            </w:r>
          </w:p>
        </w:tc>
        <w:tc>
          <w:tcPr>
            <w:tcW w:w="655" w:type="dxa"/>
          </w:tcPr>
          <w:p w14:paraId="77B00530" w14:textId="77777777" w:rsidR="006D1256" w:rsidRDefault="00000000">
            <w:pPr>
              <w:spacing w:after="0"/>
              <w:ind w:firstLine="0"/>
            </w:pPr>
            <w:r>
              <w:rPr>
                <w:sz w:val="13"/>
              </w:rPr>
              <w:t>0,085</w:t>
            </w:r>
          </w:p>
        </w:tc>
        <w:tc>
          <w:tcPr>
            <w:tcW w:w="655" w:type="dxa"/>
          </w:tcPr>
          <w:p w14:paraId="36C3EC2A" w14:textId="77777777" w:rsidR="006D1256" w:rsidRDefault="00000000">
            <w:pPr>
              <w:spacing w:after="0"/>
              <w:ind w:firstLine="0"/>
            </w:pPr>
            <w:r>
              <w:rPr>
                <w:sz w:val="13"/>
              </w:rPr>
              <w:t>108225</w:t>
            </w:r>
          </w:p>
        </w:tc>
        <w:tc>
          <w:tcPr>
            <w:tcW w:w="655" w:type="dxa"/>
          </w:tcPr>
          <w:p w14:paraId="1547C620" w14:textId="77777777" w:rsidR="006D1256" w:rsidRDefault="00000000">
            <w:pPr>
              <w:spacing w:after="0"/>
              <w:ind w:firstLine="0"/>
            </w:pPr>
            <w:r>
              <w:rPr>
                <w:sz w:val="13"/>
              </w:rPr>
              <w:t>61,7</w:t>
            </w:r>
          </w:p>
        </w:tc>
        <w:tc>
          <w:tcPr>
            <w:tcW w:w="655" w:type="dxa"/>
          </w:tcPr>
          <w:p w14:paraId="7D887C4F" w14:textId="77777777" w:rsidR="006D1256" w:rsidRDefault="00000000">
            <w:pPr>
              <w:spacing w:after="0"/>
              <w:ind w:firstLine="0"/>
            </w:pPr>
            <w:r>
              <w:rPr>
                <w:sz w:val="13"/>
              </w:rPr>
              <w:t>26,7</w:t>
            </w:r>
          </w:p>
        </w:tc>
        <w:tc>
          <w:tcPr>
            <w:tcW w:w="655" w:type="dxa"/>
          </w:tcPr>
          <w:p w14:paraId="7815D5DC" w14:textId="77777777" w:rsidR="006D1256" w:rsidRDefault="00000000">
            <w:pPr>
              <w:spacing w:after="0"/>
              <w:ind w:firstLine="0"/>
            </w:pPr>
            <w:r>
              <w:rPr>
                <w:sz w:val="13"/>
              </w:rPr>
              <w:t>36,1</w:t>
            </w:r>
          </w:p>
        </w:tc>
        <w:tc>
          <w:tcPr>
            <w:tcW w:w="655" w:type="dxa"/>
          </w:tcPr>
          <w:p w14:paraId="78BA602A" w14:textId="77777777" w:rsidR="006D1256" w:rsidRDefault="00000000">
            <w:pPr>
              <w:spacing w:after="0"/>
              <w:ind w:firstLine="0"/>
            </w:pPr>
            <w:r>
              <w:rPr>
                <w:sz w:val="13"/>
              </w:rPr>
              <w:t>34,7</w:t>
            </w:r>
          </w:p>
        </w:tc>
        <w:tc>
          <w:tcPr>
            <w:tcW w:w="655" w:type="dxa"/>
          </w:tcPr>
          <w:p w14:paraId="21082638" w14:textId="77777777" w:rsidR="006D1256" w:rsidRDefault="00000000">
            <w:pPr>
              <w:spacing w:after="0"/>
              <w:ind w:firstLine="0"/>
            </w:pPr>
            <w:r>
              <w:rPr>
                <w:sz w:val="13"/>
              </w:rPr>
              <w:t>0,113</w:t>
            </w:r>
          </w:p>
        </w:tc>
        <w:tc>
          <w:tcPr>
            <w:tcW w:w="655" w:type="dxa"/>
          </w:tcPr>
          <w:p w14:paraId="50AEE8AB" w14:textId="77777777" w:rsidR="006D1256" w:rsidRDefault="00000000">
            <w:pPr>
              <w:spacing w:after="0"/>
              <w:ind w:firstLine="0"/>
            </w:pPr>
            <w:r>
              <w:rPr>
                <w:sz w:val="13"/>
              </w:rPr>
              <w:t>10650</w:t>
            </w:r>
          </w:p>
        </w:tc>
      </w:tr>
      <w:tr w:rsidR="006D1256" w14:paraId="508C7B1D" w14:textId="77777777">
        <w:trPr>
          <w:jc w:val="center"/>
        </w:trPr>
        <w:tc>
          <w:tcPr>
            <w:tcW w:w="539" w:type="dxa"/>
          </w:tcPr>
          <w:p w14:paraId="3EF4C09A" w14:textId="77777777" w:rsidR="006D1256" w:rsidRDefault="00000000">
            <w:pPr>
              <w:spacing w:after="0"/>
              <w:ind w:firstLine="0"/>
            </w:pPr>
            <w:r>
              <w:rPr>
                <w:sz w:val="13"/>
              </w:rPr>
              <w:t>2017</w:t>
            </w:r>
          </w:p>
        </w:tc>
        <w:tc>
          <w:tcPr>
            <w:tcW w:w="425" w:type="dxa"/>
          </w:tcPr>
          <w:p w14:paraId="4E8DB068" w14:textId="77777777" w:rsidR="006D1256" w:rsidRDefault="00000000">
            <w:pPr>
              <w:spacing w:after="0"/>
              <w:ind w:firstLine="0"/>
            </w:pPr>
            <w:r>
              <w:rPr>
                <w:sz w:val="13"/>
              </w:rPr>
              <w:t>10</w:t>
            </w:r>
          </w:p>
        </w:tc>
        <w:tc>
          <w:tcPr>
            <w:tcW w:w="539" w:type="dxa"/>
          </w:tcPr>
          <w:p w14:paraId="2CB5652B" w14:textId="77777777" w:rsidR="006D1256" w:rsidRDefault="00000000">
            <w:pPr>
              <w:spacing w:after="0"/>
              <w:ind w:firstLine="0"/>
            </w:pPr>
            <w:r>
              <w:rPr>
                <w:sz w:val="13"/>
              </w:rPr>
              <w:t>-0,44</w:t>
            </w:r>
          </w:p>
        </w:tc>
        <w:tc>
          <w:tcPr>
            <w:tcW w:w="709" w:type="dxa"/>
          </w:tcPr>
          <w:p w14:paraId="45F6DEDD" w14:textId="77777777" w:rsidR="006D1256" w:rsidRDefault="00000000">
            <w:pPr>
              <w:spacing w:after="0"/>
              <w:ind w:firstLine="0"/>
            </w:pPr>
            <w:r>
              <w:rPr>
                <w:sz w:val="13"/>
              </w:rPr>
              <w:t>Neutro</w:t>
            </w:r>
          </w:p>
        </w:tc>
        <w:tc>
          <w:tcPr>
            <w:tcW w:w="655" w:type="dxa"/>
          </w:tcPr>
          <w:p w14:paraId="2AD09FA0" w14:textId="77777777" w:rsidR="006D1256" w:rsidRDefault="00000000">
            <w:pPr>
              <w:spacing w:after="0"/>
              <w:ind w:firstLine="0"/>
            </w:pPr>
            <w:r>
              <w:rPr>
                <w:sz w:val="13"/>
              </w:rPr>
              <w:t>132,1</w:t>
            </w:r>
          </w:p>
        </w:tc>
        <w:tc>
          <w:tcPr>
            <w:tcW w:w="655" w:type="dxa"/>
          </w:tcPr>
          <w:p w14:paraId="208880B6" w14:textId="77777777" w:rsidR="006D1256" w:rsidRDefault="00000000">
            <w:pPr>
              <w:spacing w:after="0"/>
              <w:ind w:firstLine="0"/>
            </w:pPr>
            <w:r>
              <w:rPr>
                <w:sz w:val="13"/>
              </w:rPr>
              <w:t>98,0</w:t>
            </w:r>
          </w:p>
        </w:tc>
        <w:tc>
          <w:tcPr>
            <w:tcW w:w="655" w:type="dxa"/>
          </w:tcPr>
          <w:p w14:paraId="2FBE99D0" w14:textId="77777777" w:rsidR="006D1256" w:rsidRDefault="00000000">
            <w:pPr>
              <w:spacing w:after="0"/>
              <w:ind w:firstLine="0"/>
            </w:pPr>
            <w:r>
              <w:rPr>
                <w:sz w:val="13"/>
              </w:rPr>
              <w:t>21,1</w:t>
            </w:r>
          </w:p>
        </w:tc>
        <w:tc>
          <w:tcPr>
            <w:tcW w:w="655" w:type="dxa"/>
          </w:tcPr>
          <w:p w14:paraId="3E1F9648" w14:textId="77777777" w:rsidR="006D1256" w:rsidRDefault="00000000">
            <w:pPr>
              <w:spacing w:after="0"/>
              <w:ind w:firstLine="0"/>
            </w:pPr>
            <w:r>
              <w:rPr>
                <w:sz w:val="13"/>
              </w:rPr>
              <w:t>30,0</w:t>
            </w:r>
          </w:p>
        </w:tc>
        <w:tc>
          <w:tcPr>
            <w:tcW w:w="655" w:type="dxa"/>
          </w:tcPr>
          <w:p w14:paraId="5CD51A34" w14:textId="77777777" w:rsidR="006D1256" w:rsidRDefault="00000000">
            <w:pPr>
              <w:spacing w:after="0"/>
              <w:ind w:firstLine="0"/>
            </w:pPr>
            <w:r>
              <w:rPr>
                <w:sz w:val="13"/>
              </w:rPr>
              <w:t>0,446</w:t>
            </w:r>
          </w:p>
        </w:tc>
        <w:tc>
          <w:tcPr>
            <w:tcW w:w="655" w:type="dxa"/>
          </w:tcPr>
          <w:p w14:paraId="765B12C1" w14:textId="77777777" w:rsidR="006D1256" w:rsidRDefault="00000000">
            <w:pPr>
              <w:spacing w:after="0"/>
              <w:ind w:firstLine="0"/>
            </w:pPr>
            <w:r>
              <w:rPr>
                <w:sz w:val="13"/>
              </w:rPr>
              <w:t>2125</w:t>
            </w:r>
          </w:p>
        </w:tc>
        <w:tc>
          <w:tcPr>
            <w:tcW w:w="655" w:type="dxa"/>
          </w:tcPr>
          <w:p w14:paraId="1EEB7C76" w14:textId="77777777" w:rsidR="006D1256" w:rsidRDefault="00000000">
            <w:pPr>
              <w:spacing w:after="0"/>
              <w:ind w:firstLine="0"/>
            </w:pPr>
            <w:r>
              <w:rPr>
                <w:sz w:val="13"/>
              </w:rPr>
              <w:t>19,6</w:t>
            </w:r>
          </w:p>
        </w:tc>
        <w:tc>
          <w:tcPr>
            <w:tcW w:w="655" w:type="dxa"/>
          </w:tcPr>
          <w:p w14:paraId="4B128891" w14:textId="77777777" w:rsidR="006D1256" w:rsidRDefault="00000000">
            <w:pPr>
              <w:spacing w:after="0"/>
              <w:ind w:firstLine="0"/>
            </w:pPr>
            <w:r>
              <w:rPr>
                <w:sz w:val="13"/>
              </w:rPr>
              <w:t>28,6</w:t>
            </w:r>
          </w:p>
        </w:tc>
        <w:tc>
          <w:tcPr>
            <w:tcW w:w="655" w:type="dxa"/>
          </w:tcPr>
          <w:p w14:paraId="210E0A61" w14:textId="77777777" w:rsidR="006D1256" w:rsidRDefault="00000000">
            <w:pPr>
              <w:spacing w:after="0"/>
              <w:ind w:firstLine="0"/>
            </w:pPr>
            <w:r>
              <w:rPr>
                <w:sz w:val="13"/>
              </w:rPr>
              <w:t>17,3</w:t>
            </w:r>
          </w:p>
        </w:tc>
        <w:tc>
          <w:tcPr>
            <w:tcW w:w="655" w:type="dxa"/>
          </w:tcPr>
          <w:p w14:paraId="32B0EDB3" w14:textId="77777777" w:rsidR="006D1256" w:rsidRDefault="00000000">
            <w:pPr>
              <w:spacing w:after="0"/>
              <w:ind w:firstLine="0"/>
            </w:pPr>
            <w:r>
              <w:rPr>
                <w:sz w:val="13"/>
              </w:rPr>
              <w:t>42,2</w:t>
            </w:r>
          </w:p>
        </w:tc>
        <w:tc>
          <w:tcPr>
            <w:tcW w:w="655" w:type="dxa"/>
          </w:tcPr>
          <w:p w14:paraId="489BCA49" w14:textId="77777777" w:rsidR="006D1256" w:rsidRDefault="00000000">
            <w:pPr>
              <w:spacing w:after="0"/>
              <w:ind w:firstLine="0"/>
            </w:pPr>
            <w:r>
              <w:rPr>
                <w:sz w:val="13"/>
              </w:rPr>
              <w:t>0,118</w:t>
            </w:r>
          </w:p>
        </w:tc>
        <w:tc>
          <w:tcPr>
            <w:tcW w:w="655" w:type="dxa"/>
          </w:tcPr>
          <w:p w14:paraId="1BAC3FB1" w14:textId="77777777" w:rsidR="006D1256" w:rsidRDefault="00000000">
            <w:pPr>
              <w:spacing w:after="0"/>
              <w:ind w:firstLine="0"/>
            </w:pPr>
            <w:r>
              <w:rPr>
                <w:sz w:val="13"/>
              </w:rPr>
              <w:t>302200</w:t>
            </w:r>
          </w:p>
        </w:tc>
        <w:tc>
          <w:tcPr>
            <w:tcW w:w="655" w:type="dxa"/>
          </w:tcPr>
          <w:p w14:paraId="3A1435BA" w14:textId="77777777" w:rsidR="006D1256" w:rsidRDefault="00000000">
            <w:pPr>
              <w:spacing w:after="0"/>
              <w:ind w:firstLine="0"/>
            </w:pPr>
            <w:r>
              <w:rPr>
                <w:sz w:val="13"/>
              </w:rPr>
              <w:t>42,2</w:t>
            </w:r>
          </w:p>
        </w:tc>
        <w:tc>
          <w:tcPr>
            <w:tcW w:w="655" w:type="dxa"/>
          </w:tcPr>
          <w:p w14:paraId="345E04E6" w14:textId="77777777" w:rsidR="006D1256" w:rsidRDefault="00000000">
            <w:pPr>
              <w:spacing w:after="0"/>
              <w:ind w:firstLine="0"/>
            </w:pPr>
            <w:r>
              <w:rPr>
                <w:sz w:val="13"/>
              </w:rPr>
              <w:t>27,1</w:t>
            </w:r>
          </w:p>
        </w:tc>
        <w:tc>
          <w:tcPr>
            <w:tcW w:w="655" w:type="dxa"/>
          </w:tcPr>
          <w:p w14:paraId="15EECDB7" w14:textId="77777777" w:rsidR="006D1256" w:rsidRDefault="00000000">
            <w:pPr>
              <w:spacing w:after="0"/>
              <w:ind w:firstLine="0"/>
            </w:pPr>
            <w:r>
              <w:rPr>
                <w:sz w:val="13"/>
              </w:rPr>
              <w:t>10,6</w:t>
            </w:r>
          </w:p>
        </w:tc>
        <w:tc>
          <w:tcPr>
            <w:tcW w:w="655" w:type="dxa"/>
          </w:tcPr>
          <w:p w14:paraId="05569703" w14:textId="77777777" w:rsidR="006D1256" w:rsidRDefault="00000000">
            <w:pPr>
              <w:spacing w:after="0"/>
              <w:ind w:firstLine="0"/>
            </w:pPr>
            <w:r>
              <w:rPr>
                <w:sz w:val="13"/>
              </w:rPr>
              <w:t>39,3</w:t>
            </w:r>
          </w:p>
        </w:tc>
        <w:tc>
          <w:tcPr>
            <w:tcW w:w="655" w:type="dxa"/>
          </w:tcPr>
          <w:p w14:paraId="65EC0409" w14:textId="77777777" w:rsidR="006D1256" w:rsidRDefault="00000000">
            <w:pPr>
              <w:spacing w:after="0"/>
              <w:ind w:firstLine="0"/>
            </w:pPr>
            <w:r>
              <w:rPr>
                <w:sz w:val="13"/>
              </w:rPr>
              <w:t>0,111</w:t>
            </w:r>
          </w:p>
        </w:tc>
        <w:tc>
          <w:tcPr>
            <w:tcW w:w="655" w:type="dxa"/>
          </w:tcPr>
          <w:p w14:paraId="2A63C515" w14:textId="77777777" w:rsidR="006D1256" w:rsidRDefault="00000000">
            <w:pPr>
              <w:spacing w:after="0"/>
              <w:ind w:firstLine="0"/>
            </w:pPr>
            <w:r>
              <w:rPr>
                <w:sz w:val="13"/>
              </w:rPr>
              <w:t>77475</w:t>
            </w:r>
          </w:p>
        </w:tc>
      </w:tr>
      <w:tr w:rsidR="006D1256" w14:paraId="4210B668" w14:textId="77777777">
        <w:trPr>
          <w:jc w:val="center"/>
        </w:trPr>
        <w:tc>
          <w:tcPr>
            <w:tcW w:w="539" w:type="dxa"/>
          </w:tcPr>
          <w:p w14:paraId="385BE220" w14:textId="77777777" w:rsidR="006D1256" w:rsidRDefault="00000000">
            <w:pPr>
              <w:spacing w:after="0"/>
              <w:ind w:firstLine="0"/>
            </w:pPr>
            <w:r>
              <w:rPr>
                <w:sz w:val="13"/>
              </w:rPr>
              <w:t>2017</w:t>
            </w:r>
          </w:p>
        </w:tc>
        <w:tc>
          <w:tcPr>
            <w:tcW w:w="425" w:type="dxa"/>
          </w:tcPr>
          <w:p w14:paraId="37FEB041" w14:textId="77777777" w:rsidR="006D1256" w:rsidRDefault="00000000">
            <w:pPr>
              <w:spacing w:after="0"/>
              <w:ind w:firstLine="0"/>
            </w:pPr>
            <w:r>
              <w:rPr>
                <w:sz w:val="13"/>
              </w:rPr>
              <w:t>11</w:t>
            </w:r>
          </w:p>
        </w:tc>
        <w:tc>
          <w:tcPr>
            <w:tcW w:w="539" w:type="dxa"/>
          </w:tcPr>
          <w:p w14:paraId="40BC8428" w14:textId="77777777" w:rsidR="006D1256" w:rsidRDefault="00000000">
            <w:pPr>
              <w:spacing w:after="0"/>
              <w:ind w:firstLine="0"/>
            </w:pPr>
            <w:r>
              <w:rPr>
                <w:sz w:val="13"/>
              </w:rPr>
              <w:t>-0,61</w:t>
            </w:r>
          </w:p>
        </w:tc>
        <w:tc>
          <w:tcPr>
            <w:tcW w:w="709" w:type="dxa"/>
          </w:tcPr>
          <w:p w14:paraId="1B26C481" w14:textId="77777777" w:rsidR="006D1256" w:rsidRDefault="00000000">
            <w:pPr>
              <w:spacing w:after="0"/>
              <w:ind w:firstLine="0"/>
            </w:pPr>
            <w:r>
              <w:rPr>
                <w:sz w:val="13"/>
              </w:rPr>
              <w:t>La Niña</w:t>
            </w:r>
          </w:p>
        </w:tc>
        <w:tc>
          <w:tcPr>
            <w:tcW w:w="655" w:type="dxa"/>
          </w:tcPr>
          <w:p w14:paraId="394D57C3" w14:textId="77777777" w:rsidR="006D1256" w:rsidRDefault="00000000">
            <w:pPr>
              <w:spacing w:after="0"/>
              <w:ind w:firstLine="0"/>
            </w:pPr>
            <w:r>
              <w:rPr>
                <w:sz w:val="13"/>
              </w:rPr>
              <w:t>122,2</w:t>
            </w:r>
          </w:p>
        </w:tc>
        <w:tc>
          <w:tcPr>
            <w:tcW w:w="655" w:type="dxa"/>
          </w:tcPr>
          <w:p w14:paraId="672CB7F1" w14:textId="77777777" w:rsidR="006D1256" w:rsidRDefault="00000000">
            <w:pPr>
              <w:spacing w:after="0"/>
              <w:ind w:firstLine="0"/>
            </w:pPr>
            <w:r>
              <w:rPr>
                <w:sz w:val="13"/>
              </w:rPr>
              <w:t>107,8</w:t>
            </w:r>
          </w:p>
        </w:tc>
        <w:tc>
          <w:tcPr>
            <w:tcW w:w="655" w:type="dxa"/>
          </w:tcPr>
          <w:p w14:paraId="39998C2A" w14:textId="77777777" w:rsidR="006D1256" w:rsidRDefault="00000000">
            <w:pPr>
              <w:spacing w:after="0"/>
              <w:ind w:firstLine="0"/>
            </w:pPr>
            <w:r>
              <w:rPr>
                <w:sz w:val="13"/>
              </w:rPr>
              <w:t>114,8</w:t>
            </w:r>
          </w:p>
        </w:tc>
        <w:tc>
          <w:tcPr>
            <w:tcW w:w="655" w:type="dxa"/>
          </w:tcPr>
          <w:p w14:paraId="52A30B83" w14:textId="77777777" w:rsidR="006D1256" w:rsidRDefault="00000000">
            <w:pPr>
              <w:spacing w:after="0"/>
              <w:ind w:firstLine="0"/>
            </w:pPr>
            <w:r>
              <w:rPr>
                <w:sz w:val="13"/>
              </w:rPr>
              <w:t>31,1</w:t>
            </w:r>
          </w:p>
        </w:tc>
        <w:tc>
          <w:tcPr>
            <w:tcW w:w="655" w:type="dxa"/>
          </w:tcPr>
          <w:p w14:paraId="53FD7BC7" w14:textId="77777777" w:rsidR="006D1256" w:rsidRDefault="00000000">
            <w:pPr>
              <w:spacing w:after="0"/>
              <w:ind w:firstLine="0"/>
            </w:pPr>
            <w:r>
              <w:rPr>
                <w:sz w:val="13"/>
              </w:rPr>
              <w:t>0,514</w:t>
            </w:r>
          </w:p>
        </w:tc>
        <w:tc>
          <w:tcPr>
            <w:tcW w:w="655" w:type="dxa"/>
          </w:tcPr>
          <w:p w14:paraId="3E825D4E" w14:textId="77777777" w:rsidR="006D1256" w:rsidRDefault="00000000">
            <w:pPr>
              <w:spacing w:after="0"/>
              <w:ind w:firstLine="0"/>
            </w:pPr>
            <w:r>
              <w:rPr>
                <w:sz w:val="13"/>
              </w:rPr>
              <w:t>700</w:t>
            </w:r>
          </w:p>
        </w:tc>
        <w:tc>
          <w:tcPr>
            <w:tcW w:w="655" w:type="dxa"/>
          </w:tcPr>
          <w:p w14:paraId="2A425546" w14:textId="77777777" w:rsidR="006D1256" w:rsidRDefault="00000000">
            <w:pPr>
              <w:spacing w:after="0"/>
              <w:ind w:firstLine="0"/>
            </w:pPr>
            <w:r>
              <w:rPr>
                <w:sz w:val="13"/>
              </w:rPr>
              <w:t>92,0</w:t>
            </w:r>
          </w:p>
        </w:tc>
        <w:tc>
          <w:tcPr>
            <w:tcW w:w="655" w:type="dxa"/>
          </w:tcPr>
          <w:p w14:paraId="4DCE3366" w14:textId="77777777" w:rsidR="006D1256" w:rsidRDefault="00000000">
            <w:pPr>
              <w:spacing w:after="0"/>
              <w:ind w:firstLine="0"/>
            </w:pPr>
            <w:r>
              <w:rPr>
                <w:sz w:val="13"/>
              </w:rPr>
              <w:t>81,3</w:t>
            </w:r>
          </w:p>
        </w:tc>
        <w:tc>
          <w:tcPr>
            <w:tcW w:w="655" w:type="dxa"/>
          </w:tcPr>
          <w:p w14:paraId="7A96A924" w14:textId="77777777" w:rsidR="006D1256" w:rsidRDefault="00000000">
            <w:pPr>
              <w:spacing w:after="0"/>
              <w:ind w:firstLine="0"/>
            </w:pPr>
            <w:r>
              <w:rPr>
                <w:sz w:val="13"/>
              </w:rPr>
              <w:t>152,7</w:t>
            </w:r>
          </w:p>
        </w:tc>
        <w:tc>
          <w:tcPr>
            <w:tcW w:w="655" w:type="dxa"/>
          </w:tcPr>
          <w:p w14:paraId="00E3C929" w14:textId="77777777" w:rsidR="006D1256" w:rsidRDefault="00000000">
            <w:pPr>
              <w:spacing w:after="0"/>
              <w:ind w:firstLine="0"/>
            </w:pPr>
            <w:r>
              <w:rPr>
                <w:sz w:val="13"/>
              </w:rPr>
              <w:t>36,1</w:t>
            </w:r>
          </w:p>
        </w:tc>
        <w:tc>
          <w:tcPr>
            <w:tcW w:w="655" w:type="dxa"/>
          </w:tcPr>
          <w:p w14:paraId="3DA8DFC5" w14:textId="77777777" w:rsidR="006D1256" w:rsidRDefault="00000000">
            <w:pPr>
              <w:spacing w:after="0"/>
              <w:ind w:firstLine="0"/>
            </w:pPr>
            <w:r>
              <w:rPr>
                <w:sz w:val="13"/>
              </w:rPr>
              <w:t>0,425</w:t>
            </w:r>
          </w:p>
        </w:tc>
        <w:tc>
          <w:tcPr>
            <w:tcW w:w="655" w:type="dxa"/>
          </w:tcPr>
          <w:p w14:paraId="129D530D" w14:textId="77777777" w:rsidR="006D1256" w:rsidRDefault="00000000">
            <w:pPr>
              <w:spacing w:after="0"/>
              <w:ind w:firstLine="0"/>
            </w:pPr>
            <w:r>
              <w:rPr>
                <w:sz w:val="13"/>
              </w:rPr>
              <w:t>17500</w:t>
            </w:r>
          </w:p>
        </w:tc>
        <w:tc>
          <w:tcPr>
            <w:tcW w:w="655" w:type="dxa"/>
          </w:tcPr>
          <w:p w14:paraId="3887C76E" w14:textId="77777777" w:rsidR="006D1256" w:rsidRDefault="00000000">
            <w:pPr>
              <w:spacing w:after="0"/>
              <w:ind w:firstLine="0"/>
            </w:pPr>
            <w:r>
              <w:rPr>
                <w:sz w:val="13"/>
              </w:rPr>
              <w:t>73,3</w:t>
            </w:r>
          </w:p>
        </w:tc>
        <w:tc>
          <w:tcPr>
            <w:tcW w:w="655" w:type="dxa"/>
          </w:tcPr>
          <w:p w14:paraId="4BFA9928" w14:textId="77777777" w:rsidR="006D1256" w:rsidRDefault="00000000">
            <w:pPr>
              <w:spacing w:after="0"/>
              <w:ind w:firstLine="0"/>
            </w:pPr>
            <w:r>
              <w:rPr>
                <w:sz w:val="13"/>
              </w:rPr>
              <w:t>55,7</w:t>
            </w:r>
          </w:p>
        </w:tc>
        <w:tc>
          <w:tcPr>
            <w:tcW w:w="655" w:type="dxa"/>
          </w:tcPr>
          <w:p w14:paraId="67D27755" w14:textId="77777777" w:rsidR="006D1256" w:rsidRDefault="00000000">
            <w:pPr>
              <w:spacing w:after="0"/>
              <w:ind w:firstLine="0"/>
            </w:pPr>
            <w:r>
              <w:rPr>
                <w:sz w:val="13"/>
              </w:rPr>
              <w:t>82,0</w:t>
            </w:r>
          </w:p>
        </w:tc>
        <w:tc>
          <w:tcPr>
            <w:tcW w:w="655" w:type="dxa"/>
          </w:tcPr>
          <w:p w14:paraId="1038F5FD" w14:textId="77777777" w:rsidR="006D1256" w:rsidRDefault="00000000">
            <w:pPr>
              <w:spacing w:after="0"/>
              <w:ind w:firstLine="0"/>
            </w:pPr>
            <w:r>
              <w:rPr>
                <w:sz w:val="13"/>
              </w:rPr>
              <w:t>38,0</w:t>
            </w:r>
          </w:p>
        </w:tc>
        <w:tc>
          <w:tcPr>
            <w:tcW w:w="655" w:type="dxa"/>
          </w:tcPr>
          <w:p w14:paraId="744192EB" w14:textId="77777777" w:rsidR="006D1256" w:rsidRDefault="00000000">
            <w:pPr>
              <w:spacing w:after="0"/>
              <w:ind w:firstLine="0"/>
            </w:pPr>
            <w:r>
              <w:rPr>
                <w:sz w:val="13"/>
              </w:rPr>
              <w:t>0,250</w:t>
            </w:r>
          </w:p>
        </w:tc>
        <w:tc>
          <w:tcPr>
            <w:tcW w:w="655" w:type="dxa"/>
          </w:tcPr>
          <w:p w14:paraId="12AE416D" w14:textId="77777777" w:rsidR="006D1256" w:rsidRDefault="00000000">
            <w:pPr>
              <w:spacing w:after="0"/>
              <w:ind w:firstLine="0"/>
            </w:pPr>
            <w:r>
              <w:rPr>
                <w:sz w:val="13"/>
              </w:rPr>
              <w:t>4175</w:t>
            </w:r>
          </w:p>
        </w:tc>
      </w:tr>
      <w:tr w:rsidR="006D1256" w14:paraId="394B9433" w14:textId="77777777">
        <w:trPr>
          <w:jc w:val="center"/>
        </w:trPr>
        <w:tc>
          <w:tcPr>
            <w:tcW w:w="539" w:type="dxa"/>
          </w:tcPr>
          <w:p w14:paraId="16329C62" w14:textId="77777777" w:rsidR="006D1256" w:rsidRDefault="00000000">
            <w:pPr>
              <w:spacing w:after="0"/>
              <w:ind w:firstLine="0"/>
            </w:pPr>
            <w:r>
              <w:rPr>
                <w:sz w:val="13"/>
              </w:rPr>
              <w:t>2017</w:t>
            </w:r>
          </w:p>
        </w:tc>
        <w:tc>
          <w:tcPr>
            <w:tcW w:w="425" w:type="dxa"/>
          </w:tcPr>
          <w:p w14:paraId="2EA624F5" w14:textId="77777777" w:rsidR="006D1256" w:rsidRDefault="00000000">
            <w:pPr>
              <w:spacing w:after="0"/>
              <w:ind w:firstLine="0"/>
            </w:pPr>
            <w:r>
              <w:rPr>
                <w:sz w:val="13"/>
              </w:rPr>
              <w:t>12</w:t>
            </w:r>
          </w:p>
        </w:tc>
        <w:tc>
          <w:tcPr>
            <w:tcW w:w="539" w:type="dxa"/>
          </w:tcPr>
          <w:p w14:paraId="36E49E2D" w14:textId="77777777" w:rsidR="006D1256" w:rsidRDefault="00000000">
            <w:pPr>
              <w:spacing w:after="0"/>
              <w:ind w:firstLine="0"/>
            </w:pPr>
            <w:r>
              <w:rPr>
                <w:sz w:val="13"/>
              </w:rPr>
              <w:t>-0,76</w:t>
            </w:r>
          </w:p>
        </w:tc>
        <w:tc>
          <w:tcPr>
            <w:tcW w:w="709" w:type="dxa"/>
          </w:tcPr>
          <w:p w14:paraId="7B94EFA6" w14:textId="77777777" w:rsidR="006D1256" w:rsidRDefault="00000000">
            <w:pPr>
              <w:spacing w:after="0"/>
              <w:ind w:firstLine="0"/>
            </w:pPr>
            <w:r>
              <w:rPr>
                <w:sz w:val="13"/>
              </w:rPr>
              <w:t>La Niña</w:t>
            </w:r>
          </w:p>
        </w:tc>
        <w:tc>
          <w:tcPr>
            <w:tcW w:w="655" w:type="dxa"/>
          </w:tcPr>
          <w:p w14:paraId="1BBAA233" w14:textId="77777777" w:rsidR="006D1256" w:rsidRDefault="00000000">
            <w:pPr>
              <w:spacing w:after="0"/>
              <w:ind w:firstLine="0"/>
            </w:pPr>
            <w:r>
              <w:rPr>
                <w:sz w:val="13"/>
              </w:rPr>
              <w:t>121,4</w:t>
            </w:r>
          </w:p>
        </w:tc>
        <w:tc>
          <w:tcPr>
            <w:tcW w:w="655" w:type="dxa"/>
          </w:tcPr>
          <w:p w14:paraId="61ED51C5" w14:textId="77777777" w:rsidR="006D1256" w:rsidRDefault="00000000">
            <w:pPr>
              <w:spacing w:after="0"/>
              <w:ind w:firstLine="0"/>
            </w:pPr>
            <w:r>
              <w:rPr>
                <w:sz w:val="13"/>
              </w:rPr>
              <w:t>105,0</w:t>
            </w:r>
          </w:p>
        </w:tc>
        <w:tc>
          <w:tcPr>
            <w:tcW w:w="655" w:type="dxa"/>
          </w:tcPr>
          <w:p w14:paraId="6866EB33" w14:textId="77777777" w:rsidR="006D1256" w:rsidRDefault="00000000">
            <w:pPr>
              <w:spacing w:after="0"/>
              <w:ind w:firstLine="0"/>
            </w:pPr>
            <w:r>
              <w:rPr>
                <w:sz w:val="13"/>
              </w:rPr>
              <w:t>141,7</w:t>
            </w:r>
          </w:p>
        </w:tc>
        <w:tc>
          <w:tcPr>
            <w:tcW w:w="655" w:type="dxa"/>
          </w:tcPr>
          <w:p w14:paraId="4F59EE4D" w14:textId="77777777" w:rsidR="006D1256" w:rsidRDefault="00000000">
            <w:pPr>
              <w:spacing w:after="0"/>
              <w:ind w:firstLine="0"/>
            </w:pPr>
            <w:r>
              <w:rPr>
                <w:sz w:val="13"/>
              </w:rPr>
              <w:t>29,6</w:t>
            </w:r>
          </w:p>
        </w:tc>
        <w:tc>
          <w:tcPr>
            <w:tcW w:w="655" w:type="dxa"/>
          </w:tcPr>
          <w:p w14:paraId="4817D398" w14:textId="77777777" w:rsidR="006D1256" w:rsidRDefault="00000000">
            <w:pPr>
              <w:spacing w:after="0"/>
              <w:ind w:firstLine="0"/>
            </w:pPr>
            <w:r>
              <w:rPr>
                <w:sz w:val="13"/>
              </w:rPr>
              <w:t>0,547</w:t>
            </w:r>
          </w:p>
        </w:tc>
        <w:tc>
          <w:tcPr>
            <w:tcW w:w="655" w:type="dxa"/>
          </w:tcPr>
          <w:p w14:paraId="551D3CF8" w14:textId="77777777" w:rsidR="006D1256" w:rsidRDefault="00000000">
            <w:pPr>
              <w:spacing w:after="0"/>
              <w:ind w:firstLine="0"/>
            </w:pPr>
            <w:r>
              <w:rPr>
                <w:sz w:val="13"/>
              </w:rPr>
              <w:t>25</w:t>
            </w:r>
          </w:p>
        </w:tc>
        <w:tc>
          <w:tcPr>
            <w:tcW w:w="655" w:type="dxa"/>
          </w:tcPr>
          <w:p w14:paraId="5DB8CC43" w14:textId="77777777" w:rsidR="006D1256" w:rsidRDefault="00000000">
            <w:pPr>
              <w:spacing w:after="0"/>
              <w:ind w:firstLine="0"/>
            </w:pPr>
            <w:r>
              <w:rPr>
                <w:sz w:val="13"/>
              </w:rPr>
              <w:t>108,3</w:t>
            </w:r>
          </w:p>
        </w:tc>
        <w:tc>
          <w:tcPr>
            <w:tcW w:w="655" w:type="dxa"/>
          </w:tcPr>
          <w:p w14:paraId="1580FBD6" w14:textId="77777777" w:rsidR="006D1256" w:rsidRDefault="00000000">
            <w:pPr>
              <w:spacing w:after="0"/>
              <w:ind w:firstLine="0"/>
            </w:pPr>
            <w:r>
              <w:rPr>
                <w:sz w:val="13"/>
              </w:rPr>
              <w:t>90,2</w:t>
            </w:r>
          </w:p>
        </w:tc>
        <w:tc>
          <w:tcPr>
            <w:tcW w:w="655" w:type="dxa"/>
          </w:tcPr>
          <w:p w14:paraId="1049FDE3" w14:textId="77777777" w:rsidR="006D1256" w:rsidRDefault="00000000">
            <w:pPr>
              <w:spacing w:after="0"/>
              <w:ind w:firstLine="0"/>
            </w:pPr>
            <w:r>
              <w:rPr>
                <w:sz w:val="13"/>
              </w:rPr>
              <w:t>154,5</w:t>
            </w:r>
          </w:p>
        </w:tc>
        <w:tc>
          <w:tcPr>
            <w:tcW w:w="655" w:type="dxa"/>
          </w:tcPr>
          <w:p w14:paraId="019DA956" w14:textId="77777777" w:rsidR="006D1256" w:rsidRDefault="00000000">
            <w:pPr>
              <w:spacing w:after="0"/>
              <w:ind w:firstLine="0"/>
            </w:pPr>
            <w:r>
              <w:rPr>
                <w:sz w:val="13"/>
              </w:rPr>
              <w:t>33,4</w:t>
            </w:r>
          </w:p>
        </w:tc>
        <w:tc>
          <w:tcPr>
            <w:tcW w:w="655" w:type="dxa"/>
          </w:tcPr>
          <w:p w14:paraId="187600BE" w14:textId="77777777" w:rsidR="006D1256" w:rsidRDefault="00000000">
            <w:pPr>
              <w:spacing w:after="0"/>
              <w:ind w:firstLine="0"/>
            </w:pPr>
            <w:r>
              <w:rPr>
                <w:sz w:val="13"/>
              </w:rPr>
              <w:t>0,511</w:t>
            </w:r>
          </w:p>
        </w:tc>
        <w:tc>
          <w:tcPr>
            <w:tcW w:w="655" w:type="dxa"/>
          </w:tcPr>
          <w:p w14:paraId="02072ADB" w14:textId="77777777" w:rsidR="006D1256" w:rsidRDefault="00000000">
            <w:pPr>
              <w:spacing w:after="0"/>
              <w:ind w:firstLine="0"/>
            </w:pPr>
            <w:r>
              <w:rPr>
                <w:sz w:val="13"/>
              </w:rPr>
              <w:t>10250</w:t>
            </w:r>
          </w:p>
        </w:tc>
        <w:tc>
          <w:tcPr>
            <w:tcW w:w="655" w:type="dxa"/>
          </w:tcPr>
          <w:p w14:paraId="6803CA84" w14:textId="77777777" w:rsidR="006D1256" w:rsidRDefault="00000000">
            <w:pPr>
              <w:spacing w:after="0"/>
              <w:ind w:firstLine="0"/>
            </w:pPr>
            <w:r>
              <w:rPr>
                <w:sz w:val="13"/>
              </w:rPr>
              <w:t>82,0</w:t>
            </w:r>
          </w:p>
        </w:tc>
        <w:tc>
          <w:tcPr>
            <w:tcW w:w="655" w:type="dxa"/>
          </w:tcPr>
          <w:p w14:paraId="747D1FED" w14:textId="77777777" w:rsidR="006D1256" w:rsidRDefault="00000000">
            <w:pPr>
              <w:spacing w:after="0"/>
              <w:ind w:firstLine="0"/>
            </w:pPr>
            <w:r>
              <w:rPr>
                <w:sz w:val="13"/>
              </w:rPr>
              <w:t>61,8</w:t>
            </w:r>
          </w:p>
        </w:tc>
        <w:tc>
          <w:tcPr>
            <w:tcW w:w="655" w:type="dxa"/>
          </w:tcPr>
          <w:p w14:paraId="7F3ECAD1" w14:textId="77777777" w:rsidR="006D1256" w:rsidRDefault="00000000">
            <w:pPr>
              <w:spacing w:after="0"/>
              <w:ind w:firstLine="0"/>
            </w:pPr>
            <w:r>
              <w:rPr>
                <w:sz w:val="13"/>
              </w:rPr>
              <w:t>77,7</w:t>
            </w:r>
          </w:p>
        </w:tc>
        <w:tc>
          <w:tcPr>
            <w:tcW w:w="655" w:type="dxa"/>
          </w:tcPr>
          <w:p w14:paraId="26F7C0B8" w14:textId="77777777" w:rsidR="006D1256" w:rsidRDefault="00000000">
            <w:pPr>
              <w:spacing w:after="0"/>
              <w:ind w:firstLine="0"/>
            </w:pPr>
            <w:r>
              <w:rPr>
                <w:sz w:val="13"/>
              </w:rPr>
              <w:t>35,2</w:t>
            </w:r>
          </w:p>
        </w:tc>
        <w:tc>
          <w:tcPr>
            <w:tcW w:w="655" w:type="dxa"/>
          </w:tcPr>
          <w:p w14:paraId="09A91203" w14:textId="77777777" w:rsidR="006D1256" w:rsidRDefault="00000000">
            <w:pPr>
              <w:spacing w:after="0"/>
              <w:ind w:firstLine="0"/>
            </w:pPr>
            <w:r>
              <w:rPr>
                <w:sz w:val="13"/>
              </w:rPr>
              <w:t>0,303</w:t>
            </w:r>
          </w:p>
        </w:tc>
        <w:tc>
          <w:tcPr>
            <w:tcW w:w="655" w:type="dxa"/>
          </w:tcPr>
          <w:p w14:paraId="3624B549" w14:textId="77777777" w:rsidR="006D1256" w:rsidRDefault="00000000">
            <w:pPr>
              <w:spacing w:after="0"/>
              <w:ind w:firstLine="0"/>
            </w:pPr>
            <w:r>
              <w:rPr>
                <w:sz w:val="13"/>
              </w:rPr>
              <w:t>850</w:t>
            </w:r>
          </w:p>
        </w:tc>
      </w:tr>
      <w:tr w:rsidR="006D1256" w14:paraId="35028550" w14:textId="77777777">
        <w:trPr>
          <w:jc w:val="center"/>
        </w:trPr>
        <w:tc>
          <w:tcPr>
            <w:tcW w:w="539" w:type="dxa"/>
          </w:tcPr>
          <w:p w14:paraId="23814AD6" w14:textId="77777777" w:rsidR="006D1256" w:rsidRDefault="00000000">
            <w:pPr>
              <w:spacing w:after="0"/>
              <w:ind w:firstLine="0"/>
            </w:pPr>
            <w:r>
              <w:rPr>
                <w:sz w:val="13"/>
              </w:rPr>
              <w:t>2018</w:t>
            </w:r>
          </w:p>
        </w:tc>
        <w:tc>
          <w:tcPr>
            <w:tcW w:w="425" w:type="dxa"/>
          </w:tcPr>
          <w:p w14:paraId="3220B335" w14:textId="77777777" w:rsidR="006D1256" w:rsidRDefault="00000000">
            <w:pPr>
              <w:spacing w:after="0"/>
              <w:ind w:firstLine="0"/>
            </w:pPr>
            <w:r>
              <w:rPr>
                <w:sz w:val="13"/>
              </w:rPr>
              <w:t>1</w:t>
            </w:r>
          </w:p>
        </w:tc>
        <w:tc>
          <w:tcPr>
            <w:tcW w:w="539" w:type="dxa"/>
          </w:tcPr>
          <w:p w14:paraId="2B87CC53" w14:textId="77777777" w:rsidR="006D1256" w:rsidRDefault="00000000">
            <w:pPr>
              <w:spacing w:after="0"/>
              <w:ind w:firstLine="0"/>
            </w:pPr>
            <w:r>
              <w:rPr>
                <w:sz w:val="13"/>
              </w:rPr>
              <w:t>-0,71</w:t>
            </w:r>
          </w:p>
        </w:tc>
        <w:tc>
          <w:tcPr>
            <w:tcW w:w="709" w:type="dxa"/>
          </w:tcPr>
          <w:p w14:paraId="13B65E5A" w14:textId="77777777" w:rsidR="006D1256" w:rsidRDefault="00000000">
            <w:pPr>
              <w:spacing w:after="0"/>
              <w:ind w:firstLine="0"/>
            </w:pPr>
            <w:r>
              <w:rPr>
                <w:sz w:val="13"/>
              </w:rPr>
              <w:t>La Niña</w:t>
            </w:r>
          </w:p>
        </w:tc>
        <w:tc>
          <w:tcPr>
            <w:tcW w:w="655" w:type="dxa"/>
          </w:tcPr>
          <w:p w14:paraId="564E6023" w14:textId="77777777" w:rsidR="006D1256" w:rsidRDefault="00000000">
            <w:pPr>
              <w:spacing w:after="0"/>
              <w:ind w:firstLine="0"/>
            </w:pPr>
            <w:r>
              <w:rPr>
                <w:sz w:val="13"/>
              </w:rPr>
              <w:t>149,0</w:t>
            </w:r>
          </w:p>
        </w:tc>
        <w:tc>
          <w:tcPr>
            <w:tcW w:w="655" w:type="dxa"/>
          </w:tcPr>
          <w:p w14:paraId="17CAF675" w14:textId="77777777" w:rsidR="006D1256" w:rsidRDefault="00000000">
            <w:pPr>
              <w:spacing w:after="0"/>
              <w:ind w:firstLine="0"/>
            </w:pPr>
            <w:r>
              <w:rPr>
                <w:sz w:val="13"/>
              </w:rPr>
              <w:t>109,2</w:t>
            </w:r>
          </w:p>
        </w:tc>
        <w:tc>
          <w:tcPr>
            <w:tcW w:w="655" w:type="dxa"/>
          </w:tcPr>
          <w:p w14:paraId="605DB4E1" w14:textId="77777777" w:rsidR="006D1256" w:rsidRDefault="00000000">
            <w:pPr>
              <w:spacing w:after="0"/>
              <w:ind w:firstLine="0"/>
            </w:pPr>
            <w:r>
              <w:rPr>
                <w:sz w:val="13"/>
              </w:rPr>
              <w:t>50,4</w:t>
            </w:r>
          </w:p>
        </w:tc>
        <w:tc>
          <w:tcPr>
            <w:tcW w:w="655" w:type="dxa"/>
          </w:tcPr>
          <w:p w14:paraId="05F0F56E" w14:textId="77777777" w:rsidR="006D1256" w:rsidRDefault="00000000">
            <w:pPr>
              <w:spacing w:after="0"/>
              <w:ind w:firstLine="0"/>
            </w:pPr>
            <w:r>
              <w:rPr>
                <w:sz w:val="13"/>
              </w:rPr>
              <w:t>30,5</w:t>
            </w:r>
          </w:p>
        </w:tc>
        <w:tc>
          <w:tcPr>
            <w:tcW w:w="655" w:type="dxa"/>
          </w:tcPr>
          <w:p w14:paraId="080440B3" w14:textId="77777777" w:rsidR="006D1256" w:rsidRDefault="00000000">
            <w:pPr>
              <w:spacing w:after="0"/>
              <w:ind w:firstLine="0"/>
            </w:pPr>
            <w:r>
              <w:rPr>
                <w:sz w:val="13"/>
              </w:rPr>
              <w:t>0,482</w:t>
            </w:r>
          </w:p>
        </w:tc>
        <w:tc>
          <w:tcPr>
            <w:tcW w:w="655" w:type="dxa"/>
          </w:tcPr>
          <w:p w14:paraId="2632CE4C" w14:textId="77777777" w:rsidR="006D1256" w:rsidRDefault="00000000">
            <w:pPr>
              <w:spacing w:after="0"/>
              <w:ind w:firstLine="0"/>
            </w:pPr>
            <w:r>
              <w:rPr>
                <w:sz w:val="13"/>
              </w:rPr>
              <w:t>1400</w:t>
            </w:r>
          </w:p>
        </w:tc>
        <w:tc>
          <w:tcPr>
            <w:tcW w:w="655" w:type="dxa"/>
          </w:tcPr>
          <w:p w14:paraId="06210717" w14:textId="77777777" w:rsidR="006D1256" w:rsidRDefault="00000000">
            <w:pPr>
              <w:spacing w:after="0"/>
              <w:ind w:firstLine="0"/>
            </w:pPr>
            <w:r>
              <w:rPr>
                <w:sz w:val="13"/>
              </w:rPr>
              <w:t>128,8</w:t>
            </w:r>
          </w:p>
        </w:tc>
        <w:tc>
          <w:tcPr>
            <w:tcW w:w="655" w:type="dxa"/>
          </w:tcPr>
          <w:p w14:paraId="3C19A9CA" w14:textId="77777777" w:rsidR="006D1256" w:rsidRDefault="00000000">
            <w:pPr>
              <w:spacing w:after="0"/>
              <w:ind w:firstLine="0"/>
            </w:pPr>
            <w:r>
              <w:rPr>
                <w:sz w:val="13"/>
              </w:rPr>
              <w:t>98,6</w:t>
            </w:r>
          </w:p>
        </w:tc>
        <w:tc>
          <w:tcPr>
            <w:tcW w:w="655" w:type="dxa"/>
          </w:tcPr>
          <w:p w14:paraId="3F937935" w14:textId="77777777" w:rsidR="006D1256" w:rsidRDefault="00000000">
            <w:pPr>
              <w:spacing w:after="0"/>
              <w:ind w:firstLine="0"/>
            </w:pPr>
            <w:r>
              <w:rPr>
                <w:sz w:val="13"/>
              </w:rPr>
              <w:t>122,9</w:t>
            </w:r>
          </w:p>
        </w:tc>
        <w:tc>
          <w:tcPr>
            <w:tcW w:w="655" w:type="dxa"/>
          </w:tcPr>
          <w:p w14:paraId="179DC364" w14:textId="77777777" w:rsidR="006D1256" w:rsidRDefault="00000000">
            <w:pPr>
              <w:spacing w:after="0"/>
              <w:ind w:firstLine="0"/>
            </w:pPr>
            <w:r>
              <w:rPr>
                <w:sz w:val="13"/>
              </w:rPr>
              <w:t>32,5</w:t>
            </w:r>
          </w:p>
        </w:tc>
        <w:tc>
          <w:tcPr>
            <w:tcW w:w="655" w:type="dxa"/>
          </w:tcPr>
          <w:p w14:paraId="1A5DA4B4" w14:textId="77777777" w:rsidR="006D1256" w:rsidRDefault="00000000">
            <w:pPr>
              <w:spacing w:after="0"/>
              <w:ind w:firstLine="0"/>
            </w:pPr>
            <w:r>
              <w:rPr>
                <w:sz w:val="13"/>
              </w:rPr>
              <w:t>0,477</w:t>
            </w:r>
          </w:p>
        </w:tc>
        <w:tc>
          <w:tcPr>
            <w:tcW w:w="655" w:type="dxa"/>
          </w:tcPr>
          <w:p w14:paraId="15844AE9" w14:textId="77777777" w:rsidR="006D1256" w:rsidRDefault="00000000">
            <w:pPr>
              <w:spacing w:after="0"/>
              <w:ind w:firstLine="0"/>
            </w:pPr>
            <w:r>
              <w:rPr>
                <w:sz w:val="13"/>
              </w:rPr>
              <w:t>25</w:t>
            </w:r>
          </w:p>
        </w:tc>
        <w:tc>
          <w:tcPr>
            <w:tcW w:w="655" w:type="dxa"/>
          </w:tcPr>
          <w:p w14:paraId="0F3A84FE" w14:textId="77777777" w:rsidR="006D1256" w:rsidRDefault="00000000">
            <w:pPr>
              <w:spacing w:after="0"/>
              <w:ind w:firstLine="0"/>
            </w:pPr>
            <w:r>
              <w:rPr>
                <w:sz w:val="13"/>
              </w:rPr>
              <w:t>77,7</w:t>
            </w:r>
          </w:p>
        </w:tc>
        <w:tc>
          <w:tcPr>
            <w:tcW w:w="655" w:type="dxa"/>
          </w:tcPr>
          <w:p w14:paraId="530CCE87" w14:textId="77777777" w:rsidR="006D1256" w:rsidRDefault="00000000">
            <w:pPr>
              <w:spacing w:after="0"/>
              <w:ind w:firstLine="0"/>
            </w:pPr>
            <w:r>
              <w:rPr>
                <w:sz w:val="13"/>
              </w:rPr>
              <w:t>57,5</w:t>
            </w:r>
          </w:p>
        </w:tc>
        <w:tc>
          <w:tcPr>
            <w:tcW w:w="655" w:type="dxa"/>
          </w:tcPr>
          <w:p w14:paraId="2D5BEB1C" w14:textId="77777777" w:rsidR="006D1256" w:rsidRDefault="00000000">
            <w:pPr>
              <w:spacing w:after="0"/>
              <w:ind w:firstLine="0"/>
            </w:pPr>
            <w:r>
              <w:rPr>
                <w:sz w:val="13"/>
              </w:rPr>
              <w:t>57,5</w:t>
            </w:r>
          </w:p>
        </w:tc>
        <w:tc>
          <w:tcPr>
            <w:tcW w:w="655" w:type="dxa"/>
          </w:tcPr>
          <w:p w14:paraId="3A575163" w14:textId="77777777" w:rsidR="006D1256" w:rsidRDefault="00000000">
            <w:pPr>
              <w:spacing w:after="0"/>
              <w:ind w:firstLine="0"/>
            </w:pPr>
            <w:r>
              <w:rPr>
                <w:sz w:val="13"/>
              </w:rPr>
              <w:t>35,0</w:t>
            </w:r>
          </w:p>
        </w:tc>
        <w:tc>
          <w:tcPr>
            <w:tcW w:w="655" w:type="dxa"/>
          </w:tcPr>
          <w:p w14:paraId="42DA0FFE" w14:textId="77777777" w:rsidR="006D1256" w:rsidRDefault="00000000">
            <w:pPr>
              <w:spacing w:after="0"/>
              <w:ind w:firstLine="0"/>
            </w:pPr>
            <w:r>
              <w:rPr>
                <w:sz w:val="13"/>
              </w:rPr>
              <w:t>0,253</w:t>
            </w:r>
          </w:p>
        </w:tc>
        <w:tc>
          <w:tcPr>
            <w:tcW w:w="655" w:type="dxa"/>
          </w:tcPr>
          <w:p w14:paraId="42A4529F" w14:textId="77777777" w:rsidR="006D1256" w:rsidRDefault="00000000">
            <w:pPr>
              <w:spacing w:after="0"/>
              <w:ind w:firstLine="0"/>
            </w:pPr>
            <w:r>
              <w:rPr>
                <w:sz w:val="13"/>
              </w:rPr>
              <w:t>0</w:t>
            </w:r>
          </w:p>
        </w:tc>
      </w:tr>
      <w:tr w:rsidR="006D1256" w14:paraId="05791312" w14:textId="77777777">
        <w:trPr>
          <w:jc w:val="center"/>
        </w:trPr>
        <w:tc>
          <w:tcPr>
            <w:tcW w:w="539" w:type="dxa"/>
          </w:tcPr>
          <w:p w14:paraId="3CC128F3" w14:textId="77777777" w:rsidR="006D1256" w:rsidRDefault="00000000">
            <w:pPr>
              <w:spacing w:after="0"/>
              <w:ind w:firstLine="0"/>
            </w:pPr>
            <w:r>
              <w:rPr>
                <w:sz w:val="13"/>
              </w:rPr>
              <w:t>2018</w:t>
            </w:r>
          </w:p>
        </w:tc>
        <w:tc>
          <w:tcPr>
            <w:tcW w:w="425" w:type="dxa"/>
          </w:tcPr>
          <w:p w14:paraId="594CD8C7" w14:textId="77777777" w:rsidR="006D1256" w:rsidRDefault="00000000">
            <w:pPr>
              <w:spacing w:after="0"/>
              <w:ind w:firstLine="0"/>
            </w:pPr>
            <w:r>
              <w:rPr>
                <w:sz w:val="13"/>
              </w:rPr>
              <w:t>2</w:t>
            </w:r>
          </w:p>
        </w:tc>
        <w:tc>
          <w:tcPr>
            <w:tcW w:w="539" w:type="dxa"/>
          </w:tcPr>
          <w:p w14:paraId="742536B6" w14:textId="77777777" w:rsidR="006D1256" w:rsidRDefault="00000000">
            <w:pPr>
              <w:spacing w:after="0"/>
              <w:ind w:firstLine="0"/>
            </w:pPr>
            <w:r>
              <w:rPr>
                <w:sz w:val="13"/>
              </w:rPr>
              <w:t>-0,67</w:t>
            </w:r>
          </w:p>
        </w:tc>
        <w:tc>
          <w:tcPr>
            <w:tcW w:w="709" w:type="dxa"/>
          </w:tcPr>
          <w:p w14:paraId="52B0DDF3" w14:textId="77777777" w:rsidR="006D1256" w:rsidRDefault="00000000">
            <w:pPr>
              <w:spacing w:after="0"/>
              <w:ind w:firstLine="0"/>
            </w:pPr>
            <w:r>
              <w:rPr>
                <w:sz w:val="13"/>
              </w:rPr>
              <w:t>La Niña</w:t>
            </w:r>
          </w:p>
        </w:tc>
        <w:tc>
          <w:tcPr>
            <w:tcW w:w="655" w:type="dxa"/>
          </w:tcPr>
          <w:p w14:paraId="663F9A9A" w14:textId="77777777" w:rsidR="006D1256" w:rsidRDefault="00000000">
            <w:pPr>
              <w:spacing w:after="0"/>
              <w:ind w:firstLine="0"/>
            </w:pPr>
            <w:r>
              <w:rPr>
                <w:sz w:val="13"/>
              </w:rPr>
              <w:t>133,6</w:t>
            </w:r>
          </w:p>
        </w:tc>
        <w:tc>
          <w:tcPr>
            <w:tcW w:w="655" w:type="dxa"/>
          </w:tcPr>
          <w:p w14:paraId="311AF24B" w14:textId="77777777" w:rsidR="006D1256" w:rsidRDefault="00000000">
            <w:pPr>
              <w:spacing w:after="0"/>
              <w:ind w:firstLine="0"/>
            </w:pPr>
            <w:r>
              <w:rPr>
                <w:sz w:val="13"/>
              </w:rPr>
              <w:t>113,9</w:t>
            </w:r>
          </w:p>
        </w:tc>
        <w:tc>
          <w:tcPr>
            <w:tcW w:w="655" w:type="dxa"/>
          </w:tcPr>
          <w:p w14:paraId="71CDF3BF" w14:textId="77777777" w:rsidR="006D1256" w:rsidRDefault="00000000">
            <w:pPr>
              <w:spacing w:after="0"/>
              <w:ind w:firstLine="0"/>
            </w:pPr>
            <w:r>
              <w:rPr>
                <w:sz w:val="13"/>
              </w:rPr>
              <w:t>112,6</w:t>
            </w:r>
          </w:p>
        </w:tc>
        <w:tc>
          <w:tcPr>
            <w:tcW w:w="655" w:type="dxa"/>
          </w:tcPr>
          <w:p w14:paraId="050CD1B0" w14:textId="77777777" w:rsidR="006D1256" w:rsidRDefault="00000000">
            <w:pPr>
              <w:spacing w:after="0"/>
              <w:ind w:firstLine="0"/>
            </w:pPr>
            <w:r>
              <w:rPr>
                <w:sz w:val="13"/>
              </w:rPr>
              <w:t>29,4</w:t>
            </w:r>
          </w:p>
        </w:tc>
        <w:tc>
          <w:tcPr>
            <w:tcW w:w="655" w:type="dxa"/>
          </w:tcPr>
          <w:p w14:paraId="57D5049C" w14:textId="77777777" w:rsidR="006D1256" w:rsidRDefault="00000000">
            <w:pPr>
              <w:spacing w:after="0"/>
              <w:ind w:firstLine="0"/>
            </w:pPr>
            <w:r>
              <w:rPr>
                <w:sz w:val="13"/>
              </w:rPr>
              <w:t>0,500</w:t>
            </w:r>
          </w:p>
        </w:tc>
        <w:tc>
          <w:tcPr>
            <w:tcW w:w="655" w:type="dxa"/>
          </w:tcPr>
          <w:p w14:paraId="221EACF1" w14:textId="77777777" w:rsidR="006D1256" w:rsidRDefault="00000000">
            <w:pPr>
              <w:spacing w:after="0"/>
              <w:ind w:firstLine="0"/>
            </w:pPr>
            <w:r>
              <w:rPr>
                <w:sz w:val="13"/>
              </w:rPr>
              <w:t>3375</w:t>
            </w:r>
          </w:p>
        </w:tc>
        <w:tc>
          <w:tcPr>
            <w:tcW w:w="655" w:type="dxa"/>
          </w:tcPr>
          <w:p w14:paraId="0DDD4BFB" w14:textId="77777777" w:rsidR="006D1256" w:rsidRDefault="00000000">
            <w:pPr>
              <w:spacing w:after="0"/>
              <w:ind w:firstLine="0"/>
            </w:pPr>
            <w:r>
              <w:rPr>
                <w:sz w:val="13"/>
              </w:rPr>
              <w:t>140,5</w:t>
            </w:r>
          </w:p>
        </w:tc>
        <w:tc>
          <w:tcPr>
            <w:tcW w:w="655" w:type="dxa"/>
          </w:tcPr>
          <w:p w14:paraId="7DB89906" w14:textId="77777777" w:rsidR="006D1256" w:rsidRDefault="00000000">
            <w:pPr>
              <w:spacing w:after="0"/>
              <w:ind w:firstLine="0"/>
            </w:pPr>
            <w:r>
              <w:rPr>
                <w:sz w:val="13"/>
              </w:rPr>
              <w:t>119,5</w:t>
            </w:r>
          </w:p>
        </w:tc>
        <w:tc>
          <w:tcPr>
            <w:tcW w:w="655" w:type="dxa"/>
          </w:tcPr>
          <w:p w14:paraId="2DD367E7" w14:textId="77777777" w:rsidR="006D1256" w:rsidRDefault="00000000">
            <w:pPr>
              <w:spacing w:after="0"/>
              <w:ind w:firstLine="0"/>
            </w:pPr>
            <w:r>
              <w:rPr>
                <w:sz w:val="13"/>
              </w:rPr>
              <w:t>228,2</w:t>
            </w:r>
          </w:p>
        </w:tc>
        <w:tc>
          <w:tcPr>
            <w:tcW w:w="655" w:type="dxa"/>
          </w:tcPr>
          <w:p w14:paraId="2245D1FA" w14:textId="77777777" w:rsidR="006D1256" w:rsidRDefault="00000000">
            <w:pPr>
              <w:spacing w:after="0"/>
              <w:ind w:firstLine="0"/>
            </w:pPr>
            <w:r>
              <w:rPr>
                <w:sz w:val="13"/>
              </w:rPr>
              <w:t>28,4</w:t>
            </w:r>
          </w:p>
        </w:tc>
        <w:tc>
          <w:tcPr>
            <w:tcW w:w="655" w:type="dxa"/>
          </w:tcPr>
          <w:p w14:paraId="6B951B1D" w14:textId="77777777" w:rsidR="006D1256" w:rsidRDefault="00000000">
            <w:pPr>
              <w:spacing w:after="0"/>
              <w:ind w:firstLine="0"/>
            </w:pPr>
            <w:r>
              <w:rPr>
                <w:sz w:val="13"/>
              </w:rPr>
              <w:t>0,614</w:t>
            </w:r>
          </w:p>
        </w:tc>
        <w:tc>
          <w:tcPr>
            <w:tcW w:w="655" w:type="dxa"/>
          </w:tcPr>
          <w:p w14:paraId="523E29AF" w14:textId="77777777" w:rsidR="006D1256" w:rsidRDefault="00000000">
            <w:pPr>
              <w:spacing w:after="0"/>
              <w:ind w:firstLine="0"/>
            </w:pPr>
            <w:r>
              <w:rPr>
                <w:sz w:val="13"/>
              </w:rPr>
              <w:t>9100</w:t>
            </w:r>
          </w:p>
        </w:tc>
        <w:tc>
          <w:tcPr>
            <w:tcW w:w="655" w:type="dxa"/>
          </w:tcPr>
          <w:p w14:paraId="35D20C0C" w14:textId="77777777" w:rsidR="006D1256" w:rsidRDefault="00000000">
            <w:pPr>
              <w:spacing w:after="0"/>
              <w:ind w:firstLine="0"/>
            </w:pPr>
            <w:r>
              <w:rPr>
                <w:sz w:val="13"/>
              </w:rPr>
              <w:t>107,0</w:t>
            </w:r>
          </w:p>
        </w:tc>
        <w:tc>
          <w:tcPr>
            <w:tcW w:w="655" w:type="dxa"/>
          </w:tcPr>
          <w:p w14:paraId="5624EA4C" w14:textId="77777777" w:rsidR="006D1256" w:rsidRDefault="00000000">
            <w:pPr>
              <w:spacing w:after="0"/>
              <w:ind w:firstLine="0"/>
            </w:pPr>
            <w:r>
              <w:rPr>
                <w:sz w:val="13"/>
              </w:rPr>
              <w:t>80,9</w:t>
            </w:r>
          </w:p>
        </w:tc>
        <w:tc>
          <w:tcPr>
            <w:tcW w:w="655" w:type="dxa"/>
          </w:tcPr>
          <w:p w14:paraId="613D3974" w14:textId="77777777" w:rsidR="006D1256" w:rsidRDefault="00000000">
            <w:pPr>
              <w:spacing w:after="0"/>
              <w:ind w:firstLine="0"/>
            </w:pPr>
            <w:r>
              <w:rPr>
                <w:sz w:val="13"/>
              </w:rPr>
              <w:t>135,4</w:t>
            </w:r>
          </w:p>
        </w:tc>
        <w:tc>
          <w:tcPr>
            <w:tcW w:w="655" w:type="dxa"/>
          </w:tcPr>
          <w:p w14:paraId="04D1FACD" w14:textId="77777777" w:rsidR="006D1256" w:rsidRDefault="00000000">
            <w:pPr>
              <w:spacing w:after="0"/>
              <w:ind w:firstLine="0"/>
            </w:pPr>
            <w:r>
              <w:rPr>
                <w:sz w:val="13"/>
              </w:rPr>
              <w:t>32,0</w:t>
            </w:r>
          </w:p>
        </w:tc>
        <w:tc>
          <w:tcPr>
            <w:tcW w:w="655" w:type="dxa"/>
          </w:tcPr>
          <w:p w14:paraId="068F2DEB" w14:textId="77777777" w:rsidR="006D1256" w:rsidRDefault="00000000">
            <w:pPr>
              <w:spacing w:after="0"/>
              <w:ind w:firstLine="0"/>
            </w:pPr>
            <w:r>
              <w:rPr>
                <w:sz w:val="13"/>
              </w:rPr>
              <w:t>0,374</w:t>
            </w:r>
          </w:p>
        </w:tc>
        <w:tc>
          <w:tcPr>
            <w:tcW w:w="655" w:type="dxa"/>
          </w:tcPr>
          <w:p w14:paraId="3DE140A0" w14:textId="77777777" w:rsidR="006D1256" w:rsidRDefault="00000000">
            <w:pPr>
              <w:spacing w:after="0"/>
              <w:ind w:firstLine="0"/>
            </w:pPr>
            <w:r>
              <w:rPr>
                <w:sz w:val="13"/>
              </w:rPr>
              <w:t>0</w:t>
            </w:r>
          </w:p>
        </w:tc>
      </w:tr>
      <w:tr w:rsidR="006D1256" w14:paraId="3DA1B516" w14:textId="77777777">
        <w:trPr>
          <w:jc w:val="center"/>
        </w:trPr>
        <w:tc>
          <w:tcPr>
            <w:tcW w:w="539" w:type="dxa"/>
          </w:tcPr>
          <w:p w14:paraId="10DD3DF5" w14:textId="77777777" w:rsidR="006D1256" w:rsidRDefault="00000000">
            <w:pPr>
              <w:spacing w:after="0"/>
              <w:ind w:firstLine="0"/>
            </w:pPr>
            <w:r>
              <w:rPr>
                <w:sz w:val="13"/>
              </w:rPr>
              <w:t>2018</w:t>
            </w:r>
          </w:p>
        </w:tc>
        <w:tc>
          <w:tcPr>
            <w:tcW w:w="425" w:type="dxa"/>
          </w:tcPr>
          <w:p w14:paraId="129E9E1F" w14:textId="77777777" w:rsidR="006D1256" w:rsidRDefault="00000000">
            <w:pPr>
              <w:spacing w:after="0"/>
              <w:ind w:firstLine="0"/>
            </w:pPr>
            <w:r>
              <w:rPr>
                <w:sz w:val="13"/>
              </w:rPr>
              <w:t>3</w:t>
            </w:r>
          </w:p>
        </w:tc>
        <w:tc>
          <w:tcPr>
            <w:tcW w:w="539" w:type="dxa"/>
          </w:tcPr>
          <w:p w14:paraId="6A24D4FD" w14:textId="77777777" w:rsidR="006D1256" w:rsidRDefault="00000000">
            <w:pPr>
              <w:spacing w:after="0"/>
              <w:ind w:firstLine="0"/>
            </w:pPr>
            <w:r>
              <w:rPr>
                <w:sz w:val="13"/>
              </w:rPr>
              <w:t>-0,55</w:t>
            </w:r>
          </w:p>
        </w:tc>
        <w:tc>
          <w:tcPr>
            <w:tcW w:w="709" w:type="dxa"/>
          </w:tcPr>
          <w:p w14:paraId="220BE3ED" w14:textId="77777777" w:rsidR="006D1256" w:rsidRDefault="00000000">
            <w:pPr>
              <w:spacing w:after="0"/>
              <w:ind w:firstLine="0"/>
            </w:pPr>
            <w:r>
              <w:rPr>
                <w:sz w:val="13"/>
              </w:rPr>
              <w:t>La Niña</w:t>
            </w:r>
          </w:p>
        </w:tc>
        <w:tc>
          <w:tcPr>
            <w:tcW w:w="655" w:type="dxa"/>
          </w:tcPr>
          <w:p w14:paraId="3D33B1CC" w14:textId="77777777" w:rsidR="006D1256" w:rsidRDefault="00000000">
            <w:pPr>
              <w:spacing w:after="0"/>
              <w:ind w:firstLine="0"/>
            </w:pPr>
            <w:r>
              <w:rPr>
                <w:sz w:val="13"/>
              </w:rPr>
              <w:t>129,3</w:t>
            </w:r>
          </w:p>
        </w:tc>
        <w:tc>
          <w:tcPr>
            <w:tcW w:w="655" w:type="dxa"/>
          </w:tcPr>
          <w:p w14:paraId="0338A984" w14:textId="77777777" w:rsidR="006D1256" w:rsidRDefault="00000000">
            <w:pPr>
              <w:spacing w:after="0"/>
              <w:ind w:firstLine="0"/>
            </w:pPr>
            <w:r>
              <w:rPr>
                <w:sz w:val="13"/>
              </w:rPr>
              <w:t>116,2</w:t>
            </w:r>
          </w:p>
        </w:tc>
        <w:tc>
          <w:tcPr>
            <w:tcW w:w="655" w:type="dxa"/>
          </w:tcPr>
          <w:p w14:paraId="2FCBEE97" w14:textId="77777777" w:rsidR="006D1256" w:rsidRDefault="00000000">
            <w:pPr>
              <w:spacing w:after="0"/>
              <w:ind w:firstLine="0"/>
            </w:pPr>
            <w:r>
              <w:rPr>
                <w:sz w:val="13"/>
              </w:rPr>
              <w:t>99,9</w:t>
            </w:r>
          </w:p>
        </w:tc>
        <w:tc>
          <w:tcPr>
            <w:tcW w:w="655" w:type="dxa"/>
          </w:tcPr>
          <w:p w14:paraId="3D8CF531" w14:textId="77777777" w:rsidR="006D1256" w:rsidRDefault="00000000">
            <w:pPr>
              <w:spacing w:after="0"/>
              <w:ind w:firstLine="0"/>
            </w:pPr>
            <w:r>
              <w:rPr>
                <w:sz w:val="13"/>
              </w:rPr>
              <w:t>29,4</w:t>
            </w:r>
          </w:p>
        </w:tc>
        <w:tc>
          <w:tcPr>
            <w:tcW w:w="655" w:type="dxa"/>
          </w:tcPr>
          <w:p w14:paraId="63A73D94" w14:textId="77777777" w:rsidR="006D1256" w:rsidRDefault="00000000">
            <w:pPr>
              <w:spacing w:after="0"/>
              <w:ind w:firstLine="0"/>
            </w:pPr>
            <w:r>
              <w:rPr>
                <w:sz w:val="13"/>
              </w:rPr>
              <w:t>0,556</w:t>
            </w:r>
          </w:p>
        </w:tc>
        <w:tc>
          <w:tcPr>
            <w:tcW w:w="655" w:type="dxa"/>
          </w:tcPr>
          <w:p w14:paraId="21F23C5F" w14:textId="77777777" w:rsidR="006D1256" w:rsidRDefault="00000000">
            <w:pPr>
              <w:spacing w:after="0"/>
              <w:ind w:firstLine="0"/>
            </w:pPr>
            <w:r>
              <w:rPr>
                <w:sz w:val="13"/>
              </w:rPr>
              <w:t>1150</w:t>
            </w:r>
          </w:p>
        </w:tc>
        <w:tc>
          <w:tcPr>
            <w:tcW w:w="655" w:type="dxa"/>
          </w:tcPr>
          <w:p w14:paraId="6502C7AD" w14:textId="77777777" w:rsidR="006D1256" w:rsidRDefault="00000000">
            <w:pPr>
              <w:spacing w:after="0"/>
              <w:ind w:firstLine="0"/>
            </w:pPr>
            <w:r>
              <w:rPr>
                <w:sz w:val="13"/>
              </w:rPr>
              <w:t>141,1</w:t>
            </w:r>
          </w:p>
        </w:tc>
        <w:tc>
          <w:tcPr>
            <w:tcW w:w="655" w:type="dxa"/>
          </w:tcPr>
          <w:p w14:paraId="36B31668" w14:textId="77777777" w:rsidR="006D1256" w:rsidRDefault="00000000">
            <w:pPr>
              <w:spacing w:after="0"/>
              <w:ind w:firstLine="0"/>
            </w:pPr>
            <w:r>
              <w:rPr>
                <w:sz w:val="13"/>
              </w:rPr>
              <w:t>120,4</w:t>
            </w:r>
          </w:p>
        </w:tc>
        <w:tc>
          <w:tcPr>
            <w:tcW w:w="655" w:type="dxa"/>
          </w:tcPr>
          <w:p w14:paraId="0F6F7677" w14:textId="77777777" w:rsidR="006D1256" w:rsidRDefault="00000000">
            <w:pPr>
              <w:spacing w:after="0"/>
              <w:ind w:firstLine="0"/>
            </w:pPr>
            <w:r>
              <w:rPr>
                <w:sz w:val="13"/>
              </w:rPr>
              <w:t>175,6</w:t>
            </w:r>
          </w:p>
        </w:tc>
        <w:tc>
          <w:tcPr>
            <w:tcW w:w="655" w:type="dxa"/>
          </w:tcPr>
          <w:p w14:paraId="42206F2C" w14:textId="77777777" w:rsidR="006D1256" w:rsidRDefault="00000000">
            <w:pPr>
              <w:spacing w:after="0"/>
              <w:ind w:firstLine="0"/>
            </w:pPr>
            <w:r>
              <w:rPr>
                <w:sz w:val="13"/>
              </w:rPr>
              <w:t>29,4</w:t>
            </w:r>
          </w:p>
        </w:tc>
        <w:tc>
          <w:tcPr>
            <w:tcW w:w="655" w:type="dxa"/>
          </w:tcPr>
          <w:p w14:paraId="7155D0CF" w14:textId="77777777" w:rsidR="006D1256" w:rsidRDefault="00000000">
            <w:pPr>
              <w:spacing w:after="0"/>
              <w:ind w:firstLine="0"/>
            </w:pPr>
            <w:r>
              <w:rPr>
                <w:sz w:val="13"/>
              </w:rPr>
              <w:t>0,612</w:t>
            </w:r>
          </w:p>
        </w:tc>
        <w:tc>
          <w:tcPr>
            <w:tcW w:w="655" w:type="dxa"/>
          </w:tcPr>
          <w:p w14:paraId="04388FA3" w14:textId="77777777" w:rsidR="006D1256" w:rsidRDefault="00000000">
            <w:pPr>
              <w:spacing w:after="0"/>
              <w:ind w:firstLine="0"/>
            </w:pPr>
            <w:r>
              <w:rPr>
                <w:sz w:val="13"/>
              </w:rPr>
              <w:t>25225</w:t>
            </w:r>
          </w:p>
        </w:tc>
        <w:tc>
          <w:tcPr>
            <w:tcW w:w="655" w:type="dxa"/>
          </w:tcPr>
          <w:p w14:paraId="08EB0C34" w14:textId="77777777" w:rsidR="006D1256" w:rsidRDefault="00000000">
            <w:pPr>
              <w:spacing w:after="0"/>
              <w:ind w:firstLine="0"/>
            </w:pPr>
            <w:r>
              <w:rPr>
                <w:sz w:val="13"/>
              </w:rPr>
              <w:t>131,4</w:t>
            </w:r>
          </w:p>
        </w:tc>
        <w:tc>
          <w:tcPr>
            <w:tcW w:w="655" w:type="dxa"/>
          </w:tcPr>
          <w:p w14:paraId="3C3FCBE8" w14:textId="77777777" w:rsidR="006D1256" w:rsidRDefault="00000000">
            <w:pPr>
              <w:spacing w:after="0"/>
              <w:ind w:firstLine="0"/>
            </w:pPr>
            <w:r>
              <w:rPr>
                <w:sz w:val="13"/>
              </w:rPr>
              <w:t>103,3</w:t>
            </w:r>
          </w:p>
        </w:tc>
        <w:tc>
          <w:tcPr>
            <w:tcW w:w="655" w:type="dxa"/>
          </w:tcPr>
          <w:p w14:paraId="767E52C7" w14:textId="77777777" w:rsidR="006D1256" w:rsidRDefault="00000000">
            <w:pPr>
              <w:spacing w:after="0"/>
              <w:ind w:firstLine="0"/>
            </w:pPr>
            <w:r>
              <w:rPr>
                <w:sz w:val="13"/>
              </w:rPr>
              <w:t>114,0</w:t>
            </w:r>
          </w:p>
        </w:tc>
        <w:tc>
          <w:tcPr>
            <w:tcW w:w="655" w:type="dxa"/>
          </w:tcPr>
          <w:p w14:paraId="673A91C7" w14:textId="77777777" w:rsidR="006D1256" w:rsidRDefault="00000000">
            <w:pPr>
              <w:spacing w:after="0"/>
              <w:ind w:firstLine="0"/>
            </w:pPr>
            <w:r>
              <w:rPr>
                <w:sz w:val="13"/>
              </w:rPr>
              <w:t>30,6</w:t>
            </w:r>
          </w:p>
        </w:tc>
        <w:tc>
          <w:tcPr>
            <w:tcW w:w="655" w:type="dxa"/>
          </w:tcPr>
          <w:p w14:paraId="4CF7784D" w14:textId="77777777" w:rsidR="006D1256" w:rsidRDefault="00000000">
            <w:pPr>
              <w:spacing w:after="0"/>
              <w:ind w:firstLine="0"/>
            </w:pPr>
            <w:r>
              <w:rPr>
                <w:sz w:val="13"/>
              </w:rPr>
              <w:t>0,493</w:t>
            </w:r>
          </w:p>
        </w:tc>
        <w:tc>
          <w:tcPr>
            <w:tcW w:w="655" w:type="dxa"/>
          </w:tcPr>
          <w:p w14:paraId="4CCF0939" w14:textId="77777777" w:rsidR="006D1256" w:rsidRDefault="00000000">
            <w:pPr>
              <w:spacing w:after="0"/>
              <w:ind w:firstLine="0"/>
            </w:pPr>
            <w:r>
              <w:rPr>
                <w:sz w:val="13"/>
              </w:rPr>
              <w:t>0</w:t>
            </w:r>
          </w:p>
        </w:tc>
      </w:tr>
      <w:tr w:rsidR="006D1256" w14:paraId="2718575C" w14:textId="77777777">
        <w:trPr>
          <w:jc w:val="center"/>
        </w:trPr>
        <w:tc>
          <w:tcPr>
            <w:tcW w:w="539" w:type="dxa"/>
          </w:tcPr>
          <w:p w14:paraId="7FACDD9D" w14:textId="77777777" w:rsidR="006D1256" w:rsidRDefault="00000000">
            <w:pPr>
              <w:spacing w:after="0"/>
              <w:ind w:firstLine="0"/>
            </w:pPr>
            <w:r>
              <w:rPr>
                <w:sz w:val="13"/>
              </w:rPr>
              <w:t>2018</w:t>
            </w:r>
          </w:p>
        </w:tc>
        <w:tc>
          <w:tcPr>
            <w:tcW w:w="425" w:type="dxa"/>
          </w:tcPr>
          <w:p w14:paraId="25BEBAF6" w14:textId="77777777" w:rsidR="006D1256" w:rsidRDefault="00000000">
            <w:pPr>
              <w:spacing w:after="0"/>
              <w:ind w:firstLine="0"/>
            </w:pPr>
            <w:r>
              <w:rPr>
                <w:sz w:val="13"/>
              </w:rPr>
              <w:t>4</w:t>
            </w:r>
          </w:p>
        </w:tc>
        <w:tc>
          <w:tcPr>
            <w:tcW w:w="539" w:type="dxa"/>
          </w:tcPr>
          <w:p w14:paraId="21172AA3" w14:textId="77777777" w:rsidR="006D1256" w:rsidRDefault="00000000">
            <w:pPr>
              <w:spacing w:after="0"/>
              <w:ind w:firstLine="0"/>
            </w:pPr>
            <w:r>
              <w:rPr>
                <w:sz w:val="13"/>
              </w:rPr>
              <w:t>-0,35</w:t>
            </w:r>
          </w:p>
        </w:tc>
        <w:tc>
          <w:tcPr>
            <w:tcW w:w="709" w:type="dxa"/>
          </w:tcPr>
          <w:p w14:paraId="10CB7CB2" w14:textId="77777777" w:rsidR="006D1256" w:rsidRDefault="00000000">
            <w:pPr>
              <w:spacing w:after="0"/>
              <w:ind w:firstLine="0"/>
            </w:pPr>
            <w:r>
              <w:rPr>
                <w:sz w:val="13"/>
              </w:rPr>
              <w:t>Neutro</w:t>
            </w:r>
          </w:p>
        </w:tc>
        <w:tc>
          <w:tcPr>
            <w:tcW w:w="655" w:type="dxa"/>
          </w:tcPr>
          <w:p w14:paraId="697B6518" w14:textId="77777777" w:rsidR="006D1256" w:rsidRDefault="00000000">
            <w:pPr>
              <w:spacing w:after="0"/>
              <w:ind w:firstLine="0"/>
            </w:pPr>
            <w:r>
              <w:rPr>
                <w:sz w:val="13"/>
              </w:rPr>
              <w:t>143,0</w:t>
            </w:r>
          </w:p>
        </w:tc>
        <w:tc>
          <w:tcPr>
            <w:tcW w:w="655" w:type="dxa"/>
          </w:tcPr>
          <w:p w14:paraId="3DE23EE8" w14:textId="77777777" w:rsidR="006D1256" w:rsidRDefault="00000000">
            <w:pPr>
              <w:spacing w:after="0"/>
              <w:ind w:firstLine="0"/>
            </w:pPr>
            <w:r>
              <w:rPr>
                <w:sz w:val="13"/>
              </w:rPr>
              <w:t>112,6</w:t>
            </w:r>
          </w:p>
        </w:tc>
        <w:tc>
          <w:tcPr>
            <w:tcW w:w="655" w:type="dxa"/>
          </w:tcPr>
          <w:p w14:paraId="2B94276B" w14:textId="77777777" w:rsidR="006D1256" w:rsidRDefault="00000000">
            <w:pPr>
              <w:spacing w:after="0"/>
              <w:ind w:firstLine="0"/>
            </w:pPr>
            <w:r>
              <w:rPr>
                <w:sz w:val="13"/>
              </w:rPr>
              <w:t>108,5</w:t>
            </w:r>
          </w:p>
        </w:tc>
        <w:tc>
          <w:tcPr>
            <w:tcW w:w="655" w:type="dxa"/>
          </w:tcPr>
          <w:p w14:paraId="6DB9053E" w14:textId="77777777" w:rsidR="006D1256" w:rsidRDefault="00000000">
            <w:pPr>
              <w:spacing w:after="0"/>
              <w:ind w:firstLine="0"/>
            </w:pPr>
            <w:r>
              <w:rPr>
                <w:sz w:val="13"/>
              </w:rPr>
              <w:t>26,4</w:t>
            </w:r>
          </w:p>
        </w:tc>
        <w:tc>
          <w:tcPr>
            <w:tcW w:w="655" w:type="dxa"/>
          </w:tcPr>
          <w:p w14:paraId="6E0AFF66" w14:textId="77777777" w:rsidR="006D1256" w:rsidRDefault="00000000">
            <w:pPr>
              <w:spacing w:after="0"/>
              <w:ind w:firstLine="0"/>
            </w:pPr>
            <w:r>
              <w:rPr>
                <w:sz w:val="13"/>
              </w:rPr>
              <w:t>0,591</w:t>
            </w:r>
          </w:p>
        </w:tc>
        <w:tc>
          <w:tcPr>
            <w:tcW w:w="655" w:type="dxa"/>
          </w:tcPr>
          <w:p w14:paraId="36F4F134" w14:textId="77777777" w:rsidR="006D1256" w:rsidRDefault="00000000">
            <w:pPr>
              <w:spacing w:after="0"/>
              <w:ind w:firstLine="0"/>
            </w:pPr>
            <w:r>
              <w:rPr>
                <w:sz w:val="13"/>
              </w:rPr>
              <w:t>800</w:t>
            </w:r>
          </w:p>
        </w:tc>
        <w:tc>
          <w:tcPr>
            <w:tcW w:w="655" w:type="dxa"/>
          </w:tcPr>
          <w:p w14:paraId="6DD6292F" w14:textId="77777777" w:rsidR="006D1256" w:rsidRDefault="00000000">
            <w:pPr>
              <w:spacing w:after="0"/>
              <w:ind w:firstLine="0"/>
            </w:pPr>
            <w:r>
              <w:rPr>
                <w:sz w:val="13"/>
              </w:rPr>
              <w:t>146,6</w:t>
            </w:r>
          </w:p>
        </w:tc>
        <w:tc>
          <w:tcPr>
            <w:tcW w:w="655" w:type="dxa"/>
          </w:tcPr>
          <w:p w14:paraId="4BF6F359" w14:textId="77777777" w:rsidR="006D1256" w:rsidRDefault="00000000">
            <w:pPr>
              <w:spacing w:after="0"/>
              <w:ind w:firstLine="0"/>
            </w:pPr>
            <w:r>
              <w:rPr>
                <w:sz w:val="13"/>
              </w:rPr>
              <w:t>114,5</w:t>
            </w:r>
          </w:p>
        </w:tc>
        <w:tc>
          <w:tcPr>
            <w:tcW w:w="655" w:type="dxa"/>
          </w:tcPr>
          <w:p w14:paraId="5BE28029" w14:textId="77777777" w:rsidR="006D1256" w:rsidRDefault="00000000">
            <w:pPr>
              <w:spacing w:after="0"/>
              <w:ind w:firstLine="0"/>
            </w:pPr>
            <w:r>
              <w:rPr>
                <w:sz w:val="13"/>
              </w:rPr>
              <w:t>82,1</w:t>
            </w:r>
          </w:p>
        </w:tc>
        <w:tc>
          <w:tcPr>
            <w:tcW w:w="655" w:type="dxa"/>
          </w:tcPr>
          <w:p w14:paraId="1B5B9524" w14:textId="77777777" w:rsidR="006D1256" w:rsidRDefault="00000000">
            <w:pPr>
              <w:spacing w:after="0"/>
              <w:ind w:firstLine="0"/>
            </w:pPr>
            <w:r>
              <w:rPr>
                <w:sz w:val="13"/>
              </w:rPr>
              <w:t>29,5</w:t>
            </w:r>
          </w:p>
        </w:tc>
        <w:tc>
          <w:tcPr>
            <w:tcW w:w="655" w:type="dxa"/>
          </w:tcPr>
          <w:p w14:paraId="23753D4D" w14:textId="77777777" w:rsidR="006D1256" w:rsidRDefault="00000000">
            <w:pPr>
              <w:spacing w:after="0"/>
              <w:ind w:firstLine="0"/>
            </w:pPr>
            <w:r>
              <w:rPr>
                <w:sz w:val="13"/>
              </w:rPr>
              <w:t>0,622</w:t>
            </w:r>
          </w:p>
        </w:tc>
        <w:tc>
          <w:tcPr>
            <w:tcW w:w="655" w:type="dxa"/>
          </w:tcPr>
          <w:p w14:paraId="63BD87CA" w14:textId="77777777" w:rsidR="006D1256" w:rsidRDefault="00000000">
            <w:pPr>
              <w:spacing w:after="0"/>
              <w:ind w:firstLine="0"/>
            </w:pPr>
            <w:r>
              <w:rPr>
                <w:sz w:val="13"/>
              </w:rPr>
              <w:t>4375</w:t>
            </w:r>
          </w:p>
        </w:tc>
        <w:tc>
          <w:tcPr>
            <w:tcW w:w="655" w:type="dxa"/>
          </w:tcPr>
          <w:p w14:paraId="790F41E5" w14:textId="77777777" w:rsidR="006D1256" w:rsidRDefault="00000000">
            <w:pPr>
              <w:spacing w:after="0"/>
              <w:ind w:firstLine="0"/>
            </w:pPr>
            <w:r>
              <w:rPr>
                <w:sz w:val="13"/>
              </w:rPr>
              <w:t>133,0</w:t>
            </w:r>
          </w:p>
        </w:tc>
        <w:tc>
          <w:tcPr>
            <w:tcW w:w="655" w:type="dxa"/>
          </w:tcPr>
          <w:p w14:paraId="595FF583" w14:textId="77777777" w:rsidR="006D1256" w:rsidRDefault="00000000">
            <w:pPr>
              <w:spacing w:after="0"/>
              <w:ind w:firstLine="0"/>
            </w:pPr>
            <w:r>
              <w:rPr>
                <w:sz w:val="13"/>
              </w:rPr>
              <w:t>90,1</w:t>
            </w:r>
          </w:p>
        </w:tc>
        <w:tc>
          <w:tcPr>
            <w:tcW w:w="655" w:type="dxa"/>
          </w:tcPr>
          <w:p w14:paraId="515A7E3A" w14:textId="77777777" w:rsidR="006D1256" w:rsidRDefault="00000000">
            <w:pPr>
              <w:spacing w:after="0"/>
              <w:ind w:firstLine="0"/>
            </w:pPr>
            <w:r>
              <w:rPr>
                <w:sz w:val="13"/>
              </w:rPr>
              <w:t>40,0</w:t>
            </w:r>
          </w:p>
        </w:tc>
        <w:tc>
          <w:tcPr>
            <w:tcW w:w="655" w:type="dxa"/>
          </w:tcPr>
          <w:p w14:paraId="17A95688" w14:textId="77777777" w:rsidR="006D1256" w:rsidRDefault="00000000">
            <w:pPr>
              <w:spacing w:after="0"/>
              <w:ind w:firstLine="0"/>
            </w:pPr>
            <w:r>
              <w:rPr>
                <w:sz w:val="13"/>
              </w:rPr>
              <w:t>29,8</w:t>
            </w:r>
          </w:p>
        </w:tc>
        <w:tc>
          <w:tcPr>
            <w:tcW w:w="655" w:type="dxa"/>
          </w:tcPr>
          <w:p w14:paraId="5669629E" w14:textId="77777777" w:rsidR="006D1256" w:rsidRDefault="00000000">
            <w:pPr>
              <w:spacing w:after="0"/>
              <w:ind w:firstLine="0"/>
            </w:pPr>
            <w:r>
              <w:rPr>
                <w:sz w:val="13"/>
              </w:rPr>
              <w:t>0,451</w:t>
            </w:r>
          </w:p>
        </w:tc>
        <w:tc>
          <w:tcPr>
            <w:tcW w:w="655" w:type="dxa"/>
          </w:tcPr>
          <w:p w14:paraId="23F91E9E" w14:textId="77777777" w:rsidR="006D1256" w:rsidRDefault="00000000">
            <w:pPr>
              <w:spacing w:after="0"/>
              <w:ind w:firstLine="0"/>
            </w:pPr>
            <w:r>
              <w:rPr>
                <w:sz w:val="13"/>
              </w:rPr>
              <w:t>225</w:t>
            </w:r>
          </w:p>
        </w:tc>
      </w:tr>
      <w:tr w:rsidR="006D1256" w14:paraId="4E49C1E2" w14:textId="77777777">
        <w:trPr>
          <w:jc w:val="center"/>
        </w:trPr>
        <w:tc>
          <w:tcPr>
            <w:tcW w:w="539" w:type="dxa"/>
          </w:tcPr>
          <w:p w14:paraId="6BDC3498" w14:textId="77777777" w:rsidR="006D1256" w:rsidRDefault="00000000">
            <w:pPr>
              <w:spacing w:after="0"/>
              <w:ind w:firstLine="0"/>
            </w:pPr>
            <w:r>
              <w:rPr>
                <w:sz w:val="13"/>
              </w:rPr>
              <w:t>2018</w:t>
            </w:r>
          </w:p>
        </w:tc>
        <w:tc>
          <w:tcPr>
            <w:tcW w:w="425" w:type="dxa"/>
          </w:tcPr>
          <w:p w14:paraId="79DA92B1" w14:textId="77777777" w:rsidR="006D1256" w:rsidRDefault="00000000">
            <w:pPr>
              <w:spacing w:after="0"/>
              <w:ind w:firstLine="0"/>
            </w:pPr>
            <w:r>
              <w:rPr>
                <w:sz w:val="13"/>
              </w:rPr>
              <w:t>5</w:t>
            </w:r>
          </w:p>
        </w:tc>
        <w:tc>
          <w:tcPr>
            <w:tcW w:w="539" w:type="dxa"/>
          </w:tcPr>
          <w:p w14:paraId="513A8AA8" w14:textId="77777777" w:rsidR="006D1256" w:rsidRDefault="00000000">
            <w:pPr>
              <w:spacing w:after="0"/>
              <w:ind w:firstLine="0"/>
            </w:pPr>
            <w:r>
              <w:rPr>
                <w:sz w:val="13"/>
              </w:rPr>
              <w:t>-0,07</w:t>
            </w:r>
          </w:p>
        </w:tc>
        <w:tc>
          <w:tcPr>
            <w:tcW w:w="709" w:type="dxa"/>
          </w:tcPr>
          <w:p w14:paraId="4DE640B2" w14:textId="77777777" w:rsidR="006D1256" w:rsidRDefault="00000000">
            <w:pPr>
              <w:spacing w:after="0"/>
              <w:ind w:firstLine="0"/>
            </w:pPr>
            <w:r>
              <w:rPr>
                <w:sz w:val="13"/>
              </w:rPr>
              <w:t>Neutro</w:t>
            </w:r>
          </w:p>
        </w:tc>
        <w:tc>
          <w:tcPr>
            <w:tcW w:w="655" w:type="dxa"/>
          </w:tcPr>
          <w:p w14:paraId="154CDB90" w14:textId="77777777" w:rsidR="006D1256" w:rsidRDefault="00000000">
            <w:pPr>
              <w:spacing w:after="0"/>
              <w:ind w:firstLine="0"/>
            </w:pPr>
            <w:r>
              <w:rPr>
                <w:sz w:val="13"/>
              </w:rPr>
              <w:t>139,4</w:t>
            </w:r>
          </w:p>
        </w:tc>
        <w:tc>
          <w:tcPr>
            <w:tcW w:w="655" w:type="dxa"/>
          </w:tcPr>
          <w:p w14:paraId="408FD032" w14:textId="77777777" w:rsidR="006D1256" w:rsidRDefault="00000000">
            <w:pPr>
              <w:spacing w:after="0"/>
              <w:ind w:firstLine="0"/>
            </w:pPr>
            <w:r>
              <w:rPr>
                <w:sz w:val="13"/>
              </w:rPr>
              <w:t>106,7</w:t>
            </w:r>
          </w:p>
        </w:tc>
        <w:tc>
          <w:tcPr>
            <w:tcW w:w="655" w:type="dxa"/>
          </w:tcPr>
          <w:p w14:paraId="6832E06F" w14:textId="77777777" w:rsidR="006D1256" w:rsidRDefault="00000000">
            <w:pPr>
              <w:spacing w:after="0"/>
              <w:ind w:firstLine="0"/>
            </w:pPr>
            <w:r>
              <w:rPr>
                <w:sz w:val="13"/>
              </w:rPr>
              <w:t>90,1</w:t>
            </w:r>
          </w:p>
        </w:tc>
        <w:tc>
          <w:tcPr>
            <w:tcW w:w="655" w:type="dxa"/>
          </w:tcPr>
          <w:p w14:paraId="02D8ED1A" w14:textId="77777777" w:rsidR="006D1256" w:rsidRDefault="00000000">
            <w:pPr>
              <w:spacing w:after="0"/>
              <w:ind w:firstLine="0"/>
            </w:pPr>
            <w:r>
              <w:rPr>
                <w:sz w:val="13"/>
              </w:rPr>
              <w:t>25,5</w:t>
            </w:r>
          </w:p>
        </w:tc>
        <w:tc>
          <w:tcPr>
            <w:tcW w:w="655" w:type="dxa"/>
          </w:tcPr>
          <w:p w14:paraId="570CABB3" w14:textId="77777777" w:rsidR="006D1256" w:rsidRDefault="00000000">
            <w:pPr>
              <w:spacing w:after="0"/>
              <w:ind w:firstLine="0"/>
            </w:pPr>
            <w:r>
              <w:rPr>
                <w:sz w:val="13"/>
              </w:rPr>
              <w:t>0,653</w:t>
            </w:r>
          </w:p>
        </w:tc>
        <w:tc>
          <w:tcPr>
            <w:tcW w:w="655" w:type="dxa"/>
          </w:tcPr>
          <w:p w14:paraId="1C23E725" w14:textId="77777777" w:rsidR="006D1256" w:rsidRDefault="00000000">
            <w:pPr>
              <w:spacing w:after="0"/>
              <w:ind w:firstLine="0"/>
            </w:pPr>
            <w:r>
              <w:rPr>
                <w:sz w:val="13"/>
              </w:rPr>
              <w:t>0</w:t>
            </w:r>
          </w:p>
        </w:tc>
        <w:tc>
          <w:tcPr>
            <w:tcW w:w="655" w:type="dxa"/>
          </w:tcPr>
          <w:p w14:paraId="28673D40" w14:textId="77777777" w:rsidR="006D1256" w:rsidRDefault="00000000">
            <w:pPr>
              <w:spacing w:after="0"/>
              <w:ind w:firstLine="0"/>
            </w:pPr>
            <w:r>
              <w:rPr>
                <w:sz w:val="13"/>
              </w:rPr>
              <w:t>146,7</w:t>
            </w:r>
          </w:p>
        </w:tc>
        <w:tc>
          <w:tcPr>
            <w:tcW w:w="655" w:type="dxa"/>
          </w:tcPr>
          <w:p w14:paraId="1BA58CAE" w14:textId="77777777" w:rsidR="006D1256" w:rsidRDefault="00000000">
            <w:pPr>
              <w:spacing w:after="0"/>
              <w:ind w:firstLine="0"/>
            </w:pPr>
            <w:r>
              <w:rPr>
                <w:sz w:val="13"/>
              </w:rPr>
              <w:t>84,0</w:t>
            </w:r>
          </w:p>
        </w:tc>
        <w:tc>
          <w:tcPr>
            <w:tcW w:w="655" w:type="dxa"/>
          </w:tcPr>
          <w:p w14:paraId="3912AD2D" w14:textId="77777777" w:rsidR="006D1256" w:rsidRDefault="00000000">
            <w:pPr>
              <w:spacing w:after="0"/>
              <w:ind w:firstLine="0"/>
            </w:pPr>
            <w:r>
              <w:rPr>
                <w:sz w:val="13"/>
              </w:rPr>
              <w:t>3,4</w:t>
            </w:r>
          </w:p>
        </w:tc>
        <w:tc>
          <w:tcPr>
            <w:tcW w:w="655" w:type="dxa"/>
          </w:tcPr>
          <w:p w14:paraId="1C8A7982" w14:textId="77777777" w:rsidR="006D1256" w:rsidRDefault="00000000">
            <w:pPr>
              <w:spacing w:after="0"/>
              <w:ind w:firstLine="0"/>
            </w:pPr>
            <w:r>
              <w:rPr>
                <w:sz w:val="13"/>
              </w:rPr>
              <w:t>30,5</w:t>
            </w:r>
          </w:p>
        </w:tc>
        <w:tc>
          <w:tcPr>
            <w:tcW w:w="655" w:type="dxa"/>
          </w:tcPr>
          <w:p w14:paraId="076421C2" w14:textId="77777777" w:rsidR="006D1256" w:rsidRDefault="00000000">
            <w:pPr>
              <w:spacing w:after="0"/>
              <w:ind w:firstLine="0"/>
            </w:pPr>
            <w:r>
              <w:rPr>
                <w:sz w:val="13"/>
              </w:rPr>
              <w:t>0,469</w:t>
            </w:r>
          </w:p>
        </w:tc>
        <w:tc>
          <w:tcPr>
            <w:tcW w:w="655" w:type="dxa"/>
          </w:tcPr>
          <w:p w14:paraId="276FC56D" w14:textId="77777777" w:rsidR="006D1256" w:rsidRDefault="00000000">
            <w:pPr>
              <w:spacing w:after="0"/>
              <w:ind w:firstLine="0"/>
            </w:pPr>
            <w:r>
              <w:rPr>
                <w:sz w:val="13"/>
              </w:rPr>
              <w:t>1600</w:t>
            </w:r>
          </w:p>
        </w:tc>
        <w:tc>
          <w:tcPr>
            <w:tcW w:w="655" w:type="dxa"/>
          </w:tcPr>
          <w:p w14:paraId="05F5B80C" w14:textId="77777777" w:rsidR="006D1256" w:rsidRDefault="00000000">
            <w:pPr>
              <w:spacing w:after="0"/>
              <w:ind w:firstLine="0"/>
            </w:pPr>
            <w:r>
              <w:rPr>
                <w:sz w:val="13"/>
              </w:rPr>
              <w:t>108,0</w:t>
            </w:r>
          </w:p>
        </w:tc>
        <w:tc>
          <w:tcPr>
            <w:tcW w:w="655" w:type="dxa"/>
          </w:tcPr>
          <w:p w14:paraId="3EA268D8" w14:textId="77777777" w:rsidR="006D1256" w:rsidRDefault="00000000">
            <w:pPr>
              <w:spacing w:after="0"/>
              <w:ind w:firstLine="0"/>
            </w:pPr>
            <w:r>
              <w:rPr>
                <w:sz w:val="13"/>
              </w:rPr>
              <w:t>59,8</w:t>
            </w:r>
          </w:p>
        </w:tc>
        <w:tc>
          <w:tcPr>
            <w:tcW w:w="655" w:type="dxa"/>
          </w:tcPr>
          <w:p w14:paraId="779D010E" w14:textId="77777777" w:rsidR="006D1256" w:rsidRDefault="00000000">
            <w:pPr>
              <w:spacing w:after="0"/>
              <w:ind w:firstLine="0"/>
            </w:pPr>
            <w:r>
              <w:rPr>
                <w:sz w:val="13"/>
              </w:rPr>
              <w:t>24,7</w:t>
            </w:r>
          </w:p>
        </w:tc>
        <w:tc>
          <w:tcPr>
            <w:tcW w:w="655" w:type="dxa"/>
          </w:tcPr>
          <w:p w14:paraId="5D3E6714" w14:textId="77777777" w:rsidR="006D1256" w:rsidRDefault="00000000">
            <w:pPr>
              <w:spacing w:after="0"/>
              <w:ind w:firstLine="0"/>
            </w:pPr>
            <w:r>
              <w:rPr>
                <w:sz w:val="13"/>
              </w:rPr>
              <w:t>30,2</w:t>
            </w:r>
          </w:p>
        </w:tc>
        <w:tc>
          <w:tcPr>
            <w:tcW w:w="655" w:type="dxa"/>
          </w:tcPr>
          <w:p w14:paraId="3E0540CF" w14:textId="77777777" w:rsidR="006D1256" w:rsidRDefault="00000000">
            <w:pPr>
              <w:spacing w:after="0"/>
              <w:ind w:firstLine="0"/>
            </w:pPr>
            <w:r>
              <w:rPr>
                <w:sz w:val="13"/>
              </w:rPr>
              <w:t>0,327</w:t>
            </w:r>
          </w:p>
        </w:tc>
        <w:tc>
          <w:tcPr>
            <w:tcW w:w="655" w:type="dxa"/>
          </w:tcPr>
          <w:p w14:paraId="6A94172B" w14:textId="77777777" w:rsidR="006D1256" w:rsidRDefault="00000000">
            <w:pPr>
              <w:spacing w:after="0"/>
              <w:ind w:firstLine="0"/>
            </w:pPr>
            <w:r>
              <w:rPr>
                <w:sz w:val="13"/>
              </w:rPr>
              <w:t>575</w:t>
            </w:r>
          </w:p>
        </w:tc>
      </w:tr>
      <w:tr w:rsidR="006D1256" w14:paraId="5CD477F0" w14:textId="77777777">
        <w:trPr>
          <w:jc w:val="center"/>
        </w:trPr>
        <w:tc>
          <w:tcPr>
            <w:tcW w:w="539" w:type="dxa"/>
          </w:tcPr>
          <w:p w14:paraId="7E9FDF34" w14:textId="77777777" w:rsidR="006D1256" w:rsidRDefault="00000000">
            <w:pPr>
              <w:spacing w:after="0"/>
              <w:ind w:firstLine="0"/>
            </w:pPr>
            <w:r>
              <w:rPr>
                <w:sz w:val="13"/>
              </w:rPr>
              <w:t>2018</w:t>
            </w:r>
          </w:p>
        </w:tc>
        <w:tc>
          <w:tcPr>
            <w:tcW w:w="425" w:type="dxa"/>
          </w:tcPr>
          <w:p w14:paraId="5642C181" w14:textId="77777777" w:rsidR="006D1256" w:rsidRDefault="00000000">
            <w:pPr>
              <w:spacing w:after="0"/>
              <w:ind w:firstLine="0"/>
            </w:pPr>
            <w:r>
              <w:rPr>
                <w:sz w:val="13"/>
              </w:rPr>
              <w:t>6</w:t>
            </w:r>
          </w:p>
        </w:tc>
        <w:tc>
          <w:tcPr>
            <w:tcW w:w="539" w:type="dxa"/>
          </w:tcPr>
          <w:p w14:paraId="5A065631" w14:textId="77777777" w:rsidR="006D1256" w:rsidRDefault="00000000">
            <w:pPr>
              <w:spacing w:after="0"/>
              <w:ind w:firstLine="0"/>
            </w:pPr>
            <w:r>
              <w:rPr>
                <w:sz w:val="13"/>
              </w:rPr>
              <w:t>0,13</w:t>
            </w:r>
          </w:p>
        </w:tc>
        <w:tc>
          <w:tcPr>
            <w:tcW w:w="709" w:type="dxa"/>
          </w:tcPr>
          <w:p w14:paraId="402577F5" w14:textId="77777777" w:rsidR="006D1256" w:rsidRDefault="00000000">
            <w:pPr>
              <w:spacing w:after="0"/>
              <w:ind w:firstLine="0"/>
            </w:pPr>
            <w:r>
              <w:rPr>
                <w:sz w:val="13"/>
              </w:rPr>
              <w:t>Neutro</w:t>
            </w:r>
          </w:p>
        </w:tc>
        <w:tc>
          <w:tcPr>
            <w:tcW w:w="655" w:type="dxa"/>
          </w:tcPr>
          <w:p w14:paraId="7877C9E4" w14:textId="77777777" w:rsidR="006D1256" w:rsidRDefault="00000000">
            <w:pPr>
              <w:spacing w:after="0"/>
              <w:ind w:firstLine="0"/>
            </w:pPr>
            <w:r>
              <w:rPr>
                <w:sz w:val="13"/>
              </w:rPr>
              <w:t>131,8</w:t>
            </w:r>
          </w:p>
        </w:tc>
        <w:tc>
          <w:tcPr>
            <w:tcW w:w="655" w:type="dxa"/>
          </w:tcPr>
          <w:p w14:paraId="26893281" w14:textId="77777777" w:rsidR="006D1256" w:rsidRDefault="00000000">
            <w:pPr>
              <w:spacing w:after="0"/>
              <w:ind w:firstLine="0"/>
            </w:pPr>
            <w:r>
              <w:rPr>
                <w:sz w:val="13"/>
              </w:rPr>
              <w:t>95,9</w:t>
            </w:r>
          </w:p>
        </w:tc>
        <w:tc>
          <w:tcPr>
            <w:tcW w:w="655" w:type="dxa"/>
          </w:tcPr>
          <w:p w14:paraId="7863504F" w14:textId="77777777" w:rsidR="006D1256" w:rsidRDefault="00000000">
            <w:pPr>
              <w:spacing w:after="0"/>
              <w:ind w:firstLine="0"/>
            </w:pPr>
            <w:r>
              <w:rPr>
                <w:sz w:val="13"/>
              </w:rPr>
              <w:t>85,2</w:t>
            </w:r>
          </w:p>
        </w:tc>
        <w:tc>
          <w:tcPr>
            <w:tcW w:w="655" w:type="dxa"/>
          </w:tcPr>
          <w:p w14:paraId="150CD18D" w14:textId="77777777" w:rsidR="006D1256" w:rsidRDefault="00000000">
            <w:pPr>
              <w:spacing w:after="0"/>
              <w:ind w:firstLine="0"/>
            </w:pPr>
            <w:r>
              <w:rPr>
                <w:sz w:val="13"/>
              </w:rPr>
              <w:t>24,1</w:t>
            </w:r>
          </w:p>
        </w:tc>
        <w:tc>
          <w:tcPr>
            <w:tcW w:w="655" w:type="dxa"/>
          </w:tcPr>
          <w:p w14:paraId="27CFC299" w14:textId="77777777" w:rsidR="006D1256" w:rsidRDefault="00000000">
            <w:pPr>
              <w:spacing w:after="0"/>
              <w:ind w:firstLine="0"/>
            </w:pPr>
            <w:r>
              <w:rPr>
                <w:sz w:val="13"/>
              </w:rPr>
              <w:t>0,658</w:t>
            </w:r>
          </w:p>
        </w:tc>
        <w:tc>
          <w:tcPr>
            <w:tcW w:w="655" w:type="dxa"/>
          </w:tcPr>
          <w:p w14:paraId="68694025" w14:textId="77777777" w:rsidR="006D1256" w:rsidRDefault="00000000">
            <w:pPr>
              <w:spacing w:after="0"/>
              <w:ind w:firstLine="0"/>
            </w:pPr>
            <w:r>
              <w:rPr>
                <w:sz w:val="13"/>
              </w:rPr>
              <w:t>0</w:t>
            </w:r>
          </w:p>
        </w:tc>
        <w:tc>
          <w:tcPr>
            <w:tcW w:w="655" w:type="dxa"/>
          </w:tcPr>
          <w:p w14:paraId="28CEC01B" w14:textId="77777777" w:rsidR="006D1256" w:rsidRDefault="00000000">
            <w:pPr>
              <w:spacing w:after="0"/>
              <w:ind w:firstLine="0"/>
            </w:pPr>
            <w:r>
              <w:rPr>
                <w:sz w:val="13"/>
              </w:rPr>
              <w:t>118,5</w:t>
            </w:r>
          </w:p>
        </w:tc>
        <w:tc>
          <w:tcPr>
            <w:tcW w:w="655" w:type="dxa"/>
          </w:tcPr>
          <w:p w14:paraId="1EAC9E88" w14:textId="77777777" w:rsidR="006D1256" w:rsidRDefault="00000000">
            <w:pPr>
              <w:spacing w:after="0"/>
              <w:ind w:firstLine="0"/>
            </w:pPr>
            <w:r>
              <w:rPr>
                <w:sz w:val="13"/>
              </w:rPr>
              <w:t>59,3</w:t>
            </w:r>
          </w:p>
        </w:tc>
        <w:tc>
          <w:tcPr>
            <w:tcW w:w="655" w:type="dxa"/>
          </w:tcPr>
          <w:p w14:paraId="5F4A8F43" w14:textId="77777777" w:rsidR="006D1256" w:rsidRDefault="00000000">
            <w:pPr>
              <w:spacing w:after="0"/>
              <w:ind w:firstLine="0"/>
            </w:pPr>
            <w:r>
              <w:rPr>
                <w:sz w:val="13"/>
              </w:rPr>
              <w:t>2,5</w:t>
            </w:r>
          </w:p>
        </w:tc>
        <w:tc>
          <w:tcPr>
            <w:tcW w:w="655" w:type="dxa"/>
          </w:tcPr>
          <w:p w14:paraId="4A66DE99" w14:textId="77777777" w:rsidR="006D1256" w:rsidRDefault="00000000">
            <w:pPr>
              <w:spacing w:after="0"/>
              <w:ind w:firstLine="0"/>
            </w:pPr>
            <w:r>
              <w:rPr>
                <w:sz w:val="13"/>
              </w:rPr>
              <w:t>30,5</w:t>
            </w:r>
          </w:p>
        </w:tc>
        <w:tc>
          <w:tcPr>
            <w:tcW w:w="655" w:type="dxa"/>
          </w:tcPr>
          <w:p w14:paraId="67766494" w14:textId="77777777" w:rsidR="006D1256" w:rsidRDefault="00000000">
            <w:pPr>
              <w:spacing w:after="0"/>
              <w:ind w:firstLine="0"/>
            </w:pPr>
            <w:r>
              <w:rPr>
                <w:sz w:val="13"/>
              </w:rPr>
              <w:t>0,349</w:t>
            </w:r>
          </w:p>
        </w:tc>
        <w:tc>
          <w:tcPr>
            <w:tcW w:w="655" w:type="dxa"/>
          </w:tcPr>
          <w:p w14:paraId="43FD692B" w14:textId="77777777" w:rsidR="006D1256" w:rsidRDefault="00000000">
            <w:pPr>
              <w:spacing w:after="0"/>
              <w:ind w:firstLine="0"/>
            </w:pPr>
            <w:r>
              <w:rPr>
                <w:sz w:val="13"/>
              </w:rPr>
              <w:t>6825</w:t>
            </w:r>
          </w:p>
        </w:tc>
        <w:tc>
          <w:tcPr>
            <w:tcW w:w="655" w:type="dxa"/>
          </w:tcPr>
          <w:p w14:paraId="6BB86392" w14:textId="77777777" w:rsidR="006D1256" w:rsidRDefault="00000000">
            <w:pPr>
              <w:spacing w:after="0"/>
              <w:ind w:firstLine="0"/>
            </w:pPr>
            <w:r>
              <w:rPr>
                <w:sz w:val="13"/>
              </w:rPr>
              <w:t>90,9</w:t>
            </w:r>
          </w:p>
        </w:tc>
        <w:tc>
          <w:tcPr>
            <w:tcW w:w="655" w:type="dxa"/>
          </w:tcPr>
          <w:p w14:paraId="1BD0C6C9" w14:textId="77777777" w:rsidR="006D1256" w:rsidRDefault="00000000">
            <w:pPr>
              <w:spacing w:after="0"/>
              <w:ind w:firstLine="0"/>
            </w:pPr>
            <w:r>
              <w:rPr>
                <w:sz w:val="13"/>
              </w:rPr>
              <w:t>43,7</w:t>
            </w:r>
          </w:p>
        </w:tc>
        <w:tc>
          <w:tcPr>
            <w:tcW w:w="655" w:type="dxa"/>
          </w:tcPr>
          <w:p w14:paraId="3366D27B" w14:textId="77777777" w:rsidR="006D1256" w:rsidRDefault="00000000">
            <w:pPr>
              <w:spacing w:after="0"/>
              <w:ind w:firstLine="0"/>
            </w:pPr>
            <w:r>
              <w:rPr>
                <w:sz w:val="13"/>
              </w:rPr>
              <w:t>28,5</w:t>
            </w:r>
          </w:p>
        </w:tc>
        <w:tc>
          <w:tcPr>
            <w:tcW w:w="655" w:type="dxa"/>
          </w:tcPr>
          <w:p w14:paraId="0AA57AC6" w14:textId="77777777" w:rsidR="006D1256" w:rsidRDefault="00000000">
            <w:pPr>
              <w:spacing w:after="0"/>
              <w:ind w:firstLine="0"/>
            </w:pPr>
            <w:r>
              <w:rPr>
                <w:sz w:val="13"/>
              </w:rPr>
              <w:t>29,3</w:t>
            </w:r>
          </w:p>
        </w:tc>
        <w:tc>
          <w:tcPr>
            <w:tcW w:w="655" w:type="dxa"/>
          </w:tcPr>
          <w:p w14:paraId="0963B95A" w14:textId="77777777" w:rsidR="006D1256" w:rsidRDefault="00000000">
            <w:pPr>
              <w:spacing w:after="0"/>
              <w:ind w:firstLine="0"/>
            </w:pPr>
            <w:r>
              <w:rPr>
                <w:sz w:val="13"/>
              </w:rPr>
              <w:t>0,259</w:t>
            </w:r>
          </w:p>
        </w:tc>
        <w:tc>
          <w:tcPr>
            <w:tcW w:w="655" w:type="dxa"/>
          </w:tcPr>
          <w:p w14:paraId="51CA66BE" w14:textId="77777777" w:rsidR="006D1256" w:rsidRDefault="00000000">
            <w:pPr>
              <w:spacing w:after="0"/>
              <w:ind w:firstLine="0"/>
            </w:pPr>
            <w:r>
              <w:rPr>
                <w:sz w:val="13"/>
              </w:rPr>
              <w:t>1375</w:t>
            </w:r>
          </w:p>
        </w:tc>
      </w:tr>
      <w:tr w:rsidR="006D1256" w14:paraId="7B35D906" w14:textId="77777777">
        <w:trPr>
          <w:jc w:val="center"/>
        </w:trPr>
        <w:tc>
          <w:tcPr>
            <w:tcW w:w="539" w:type="dxa"/>
          </w:tcPr>
          <w:p w14:paraId="5E0A2820" w14:textId="77777777" w:rsidR="006D1256" w:rsidRDefault="00000000">
            <w:pPr>
              <w:spacing w:after="0"/>
              <w:ind w:firstLine="0"/>
            </w:pPr>
            <w:r>
              <w:rPr>
                <w:sz w:val="13"/>
              </w:rPr>
              <w:t>2018</w:t>
            </w:r>
          </w:p>
        </w:tc>
        <w:tc>
          <w:tcPr>
            <w:tcW w:w="425" w:type="dxa"/>
          </w:tcPr>
          <w:p w14:paraId="46B229B8" w14:textId="77777777" w:rsidR="006D1256" w:rsidRDefault="00000000">
            <w:pPr>
              <w:spacing w:after="0"/>
              <w:ind w:firstLine="0"/>
            </w:pPr>
            <w:r>
              <w:rPr>
                <w:sz w:val="13"/>
              </w:rPr>
              <w:t>7</w:t>
            </w:r>
          </w:p>
        </w:tc>
        <w:tc>
          <w:tcPr>
            <w:tcW w:w="539" w:type="dxa"/>
          </w:tcPr>
          <w:p w14:paraId="3BF7465F" w14:textId="77777777" w:rsidR="006D1256" w:rsidRDefault="00000000">
            <w:pPr>
              <w:spacing w:after="0"/>
              <w:ind w:firstLine="0"/>
            </w:pPr>
            <w:r>
              <w:rPr>
                <w:sz w:val="13"/>
              </w:rPr>
              <w:t>0,20</w:t>
            </w:r>
          </w:p>
        </w:tc>
        <w:tc>
          <w:tcPr>
            <w:tcW w:w="709" w:type="dxa"/>
          </w:tcPr>
          <w:p w14:paraId="18536BC7" w14:textId="77777777" w:rsidR="006D1256" w:rsidRDefault="00000000">
            <w:pPr>
              <w:spacing w:after="0"/>
              <w:ind w:firstLine="0"/>
            </w:pPr>
            <w:r>
              <w:rPr>
                <w:sz w:val="13"/>
              </w:rPr>
              <w:t>Neutro</w:t>
            </w:r>
          </w:p>
        </w:tc>
        <w:tc>
          <w:tcPr>
            <w:tcW w:w="655" w:type="dxa"/>
          </w:tcPr>
          <w:p w14:paraId="535A6CC9" w14:textId="77777777" w:rsidR="006D1256" w:rsidRDefault="00000000">
            <w:pPr>
              <w:spacing w:after="0"/>
              <w:ind w:firstLine="0"/>
            </w:pPr>
            <w:r>
              <w:rPr>
                <w:sz w:val="13"/>
              </w:rPr>
              <w:t>145,9</w:t>
            </w:r>
          </w:p>
        </w:tc>
        <w:tc>
          <w:tcPr>
            <w:tcW w:w="655" w:type="dxa"/>
          </w:tcPr>
          <w:p w14:paraId="4F0C3D66" w14:textId="77777777" w:rsidR="006D1256" w:rsidRDefault="00000000">
            <w:pPr>
              <w:spacing w:after="0"/>
              <w:ind w:firstLine="0"/>
            </w:pPr>
            <w:r>
              <w:rPr>
                <w:sz w:val="13"/>
              </w:rPr>
              <w:t>92,5</w:t>
            </w:r>
          </w:p>
        </w:tc>
        <w:tc>
          <w:tcPr>
            <w:tcW w:w="655" w:type="dxa"/>
          </w:tcPr>
          <w:p w14:paraId="239C5EDA" w14:textId="77777777" w:rsidR="006D1256" w:rsidRDefault="00000000">
            <w:pPr>
              <w:spacing w:after="0"/>
              <w:ind w:firstLine="0"/>
            </w:pPr>
            <w:r>
              <w:rPr>
                <w:sz w:val="13"/>
              </w:rPr>
              <w:t>43,7</w:t>
            </w:r>
          </w:p>
        </w:tc>
        <w:tc>
          <w:tcPr>
            <w:tcW w:w="655" w:type="dxa"/>
          </w:tcPr>
          <w:p w14:paraId="40EFA125" w14:textId="77777777" w:rsidR="006D1256" w:rsidRDefault="00000000">
            <w:pPr>
              <w:spacing w:after="0"/>
              <w:ind w:firstLine="0"/>
            </w:pPr>
            <w:r>
              <w:rPr>
                <w:sz w:val="13"/>
              </w:rPr>
              <w:t>24,3</w:t>
            </w:r>
          </w:p>
        </w:tc>
        <w:tc>
          <w:tcPr>
            <w:tcW w:w="655" w:type="dxa"/>
          </w:tcPr>
          <w:p w14:paraId="4405DB03" w14:textId="77777777" w:rsidR="006D1256" w:rsidRDefault="00000000">
            <w:pPr>
              <w:spacing w:after="0"/>
              <w:ind w:firstLine="0"/>
            </w:pPr>
            <w:r>
              <w:rPr>
                <w:sz w:val="13"/>
              </w:rPr>
              <w:t>0,602</w:t>
            </w:r>
          </w:p>
        </w:tc>
        <w:tc>
          <w:tcPr>
            <w:tcW w:w="655" w:type="dxa"/>
          </w:tcPr>
          <w:p w14:paraId="2FAFE260" w14:textId="77777777" w:rsidR="006D1256" w:rsidRDefault="00000000">
            <w:pPr>
              <w:spacing w:after="0"/>
              <w:ind w:firstLine="0"/>
            </w:pPr>
            <w:r>
              <w:rPr>
                <w:sz w:val="13"/>
              </w:rPr>
              <w:t>1375</w:t>
            </w:r>
          </w:p>
        </w:tc>
        <w:tc>
          <w:tcPr>
            <w:tcW w:w="655" w:type="dxa"/>
          </w:tcPr>
          <w:p w14:paraId="098C4004" w14:textId="77777777" w:rsidR="006D1256" w:rsidRDefault="00000000">
            <w:pPr>
              <w:spacing w:after="0"/>
              <w:ind w:firstLine="0"/>
            </w:pPr>
            <w:r>
              <w:rPr>
                <w:sz w:val="13"/>
              </w:rPr>
              <w:t>95,6</w:t>
            </w:r>
          </w:p>
        </w:tc>
        <w:tc>
          <w:tcPr>
            <w:tcW w:w="655" w:type="dxa"/>
          </w:tcPr>
          <w:p w14:paraId="64808356" w14:textId="77777777" w:rsidR="006D1256" w:rsidRDefault="00000000">
            <w:pPr>
              <w:spacing w:after="0"/>
              <w:ind w:firstLine="0"/>
            </w:pPr>
            <w:r>
              <w:rPr>
                <w:sz w:val="13"/>
              </w:rPr>
              <w:t>38,8</w:t>
            </w:r>
          </w:p>
        </w:tc>
        <w:tc>
          <w:tcPr>
            <w:tcW w:w="655" w:type="dxa"/>
          </w:tcPr>
          <w:p w14:paraId="313B68B0" w14:textId="77777777" w:rsidR="006D1256" w:rsidRDefault="00000000">
            <w:pPr>
              <w:spacing w:after="0"/>
              <w:ind w:firstLine="0"/>
            </w:pPr>
            <w:r>
              <w:rPr>
                <w:sz w:val="13"/>
              </w:rPr>
              <w:t>0,3</w:t>
            </w:r>
          </w:p>
        </w:tc>
        <w:tc>
          <w:tcPr>
            <w:tcW w:w="655" w:type="dxa"/>
          </w:tcPr>
          <w:p w14:paraId="4F2BF7BC" w14:textId="77777777" w:rsidR="006D1256" w:rsidRDefault="00000000">
            <w:pPr>
              <w:spacing w:after="0"/>
              <w:ind w:firstLine="0"/>
            </w:pPr>
            <w:r>
              <w:rPr>
                <w:sz w:val="13"/>
              </w:rPr>
              <w:t>32,0</w:t>
            </w:r>
          </w:p>
        </w:tc>
        <w:tc>
          <w:tcPr>
            <w:tcW w:w="655" w:type="dxa"/>
          </w:tcPr>
          <w:p w14:paraId="64CBD24B" w14:textId="77777777" w:rsidR="006D1256" w:rsidRDefault="00000000">
            <w:pPr>
              <w:spacing w:after="0"/>
              <w:ind w:firstLine="0"/>
            </w:pPr>
            <w:r>
              <w:rPr>
                <w:sz w:val="13"/>
              </w:rPr>
              <w:t>0,205</w:t>
            </w:r>
          </w:p>
        </w:tc>
        <w:tc>
          <w:tcPr>
            <w:tcW w:w="655" w:type="dxa"/>
          </w:tcPr>
          <w:p w14:paraId="7A4F6FC5" w14:textId="77777777" w:rsidR="006D1256" w:rsidRDefault="00000000">
            <w:pPr>
              <w:spacing w:after="0"/>
              <w:ind w:firstLine="0"/>
            </w:pPr>
            <w:r>
              <w:rPr>
                <w:sz w:val="13"/>
              </w:rPr>
              <w:t>5600</w:t>
            </w:r>
          </w:p>
        </w:tc>
        <w:tc>
          <w:tcPr>
            <w:tcW w:w="655" w:type="dxa"/>
          </w:tcPr>
          <w:p w14:paraId="547FC151" w14:textId="77777777" w:rsidR="006D1256" w:rsidRDefault="00000000">
            <w:pPr>
              <w:spacing w:after="0"/>
              <w:ind w:firstLine="0"/>
            </w:pPr>
            <w:r>
              <w:rPr>
                <w:sz w:val="13"/>
              </w:rPr>
              <w:t>75,6</w:t>
            </w:r>
          </w:p>
        </w:tc>
        <w:tc>
          <w:tcPr>
            <w:tcW w:w="655" w:type="dxa"/>
          </w:tcPr>
          <w:p w14:paraId="442817DE" w14:textId="77777777" w:rsidR="006D1256" w:rsidRDefault="00000000">
            <w:pPr>
              <w:spacing w:after="0"/>
              <w:ind w:firstLine="0"/>
            </w:pPr>
            <w:r>
              <w:rPr>
                <w:sz w:val="13"/>
              </w:rPr>
              <w:t>30,1</w:t>
            </w:r>
          </w:p>
        </w:tc>
        <w:tc>
          <w:tcPr>
            <w:tcW w:w="655" w:type="dxa"/>
          </w:tcPr>
          <w:p w14:paraId="51287883" w14:textId="77777777" w:rsidR="006D1256" w:rsidRDefault="00000000">
            <w:pPr>
              <w:spacing w:after="0"/>
              <w:ind w:firstLine="0"/>
            </w:pPr>
            <w:r>
              <w:rPr>
                <w:sz w:val="13"/>
              </w:rPr>
              <w:t>7,2</w:t>
            </w:r>
          </w:p>
        </w:tc>
        <w:tc>
          <w:tcPr>
            <w:tcW w:w="655" w:type="dxa"/>
          </w:tcPr>
          <w:p w14:paraId="18A423C4" w14:textId="77777777" w:rsidR="006D1256" w:rsidRDefault="00000000">
            <w:pPr>
              <w:spacing w:after="0"/>
              <w:ind w:firstLine="0"/>
            </w:pPr>
            <w:r>
              <w:rPr>
                <w:sz w:val="13"/>
              </w:rPr>
              <w:t>30,5</w:t>
            </w:r>
          </w:p>
        </w:tc>
        <w:tc>
          <w:tcPr>
            <w:tcW w:w="655" w:type="dxa"/>
          </w:tcPr>
          <w:p w14:paraId="6BFCD870" w14:textId="77777777" w:rsidR="006D1256" w:rsidRDefault="00000000">
            <w:pPr>
              <w:spacing w:after="0"/>
              <w:ind w:firstLine="0"/>
            </w:pPr>
            <w:r>
              <w:rPr>
                <w:sz w:val="13"/>
              </w:rPr>
              <w:t>0,164</w:t>
            </w:r>
          </w:p>
        </w:tc>
        <w:tc>
          <w:tcPr>
            <w:tcW w:w="655" w:type="dxa"/>
          </w:tcPr>
          <w:p w14:paraId="5E083067" w14:textId="77777777" w:rsidR="006D1256" w:rsidRDefault="00000000">
            <w:pPr>
              <w:spacing w:after="0"/>
              <w:ind w:firstLine="0"/>
            </w:pPr>
            <w:r>
              <w:rPr>
                <w:sz w:val="13"/>
              </w:rPr>
              <w:t>950</w:t>
            </w:r>
          </w:p>
        </w:tc>
      </w:tr>
      <w:tr w:rsidR="006D1256" w14:paraId="75E319F4" w14:textId="77777777">
        <w:trPr>
          <w:jc w:val="center"/>
        </w:trPr>
        <w:tc>
          <w:tcPr>
            <w:tcW w:w="539" w:type="dxa"/>
          </w:tcPr>
          <w:p w14:paraId="5BD3B3D0" w14:textId="77777777" w:rsidR="006D1256" w:rsidRDefault="00000000">
            <w:pPr>
              <w:spacing w:after="0"/>
              <w:ind w:firstLine="0"/>
            </w:pPr>
            <w:r>
              <w:rPr>
                <w:sz w:val="13"/>
              </w:rPr>
              <w:t>2018</w:t>
            </w:r>
          </w:p>
        </w:tc>
        <w:tc>
          <w:tcPr>
            <w:tcW w:w="425" w:type="dxa"/>
          </w:tcPr>
          <w:p w14:paraId="63A61D7C" w14:textId="77777777" w:rsidR="006D1256" w:rsidRDefault="00000000">
            <w:pPr>
              <w:spacing w:after="0"/>
              <w:ind w:firstLine="0"/>
            </w:pPr>
            <w:r>
              <w:rPr>
                <w:sz w:val="13"/>
              </w:rPr>
              <w:t>8</w:t>
            </w:r>
          </w:p>
        </w:tc>
        <w:tc>
          <w:tcPr>
            <w:tcW w:w="539" w:type="dxa"/>
          </w:tcPr>
          <w:p w14:paraId="76C5FF9A" w14:textId="77777777" w:rsidR="006D1256" w:rsidRDefault="00000000">
            <w:pPr>
              <w:spacing w:after="0"/>
              <w:ind w:firstLine="0"/>
            </w:pPr>
            <w:r>
              <w:rPr>
                <w:sz w:val="13"/>
              </w:rPr>
              <w:t>0,30</w:t>
            </w:r>
          </w:p>
        </w:tc>
        <w:tc>
          <w:tcPr>
            <w:tcW w:w="709" w:type="dxa"/>
          </w:tcPr>
          <w:p w14:paraId="24EBA3D1" w14:textId="77777777" w:rsidR="006D1256" w:rsidRDefault="00000000">
            <w:pPr>
              <w:spacing w:after="0"/>
              <w:ind w:firstLine="0"/>
            </w:pPr>
            <w:r>
              <w:rPr>
                <w:sz w:val="13"/>
              </w:rPr>
              <w:t>Neutro</w:t>
            </w:r>
          </w:p>
        </w:tc>
        <w:tc>
          <w:tcPr>
            <w:tcW w:w="655" w:type="dxa"/>
          </w:tcPr>
          <w:p w14:paraId="7EF85FEA" w14:textId="77777777" w:rsidR="006D1256" w:rsidRDefault="00000000">
            <w:pPr>
              <w:spacing w:after="0"/>
              <w:ind w:firstLine="0"/>
            </w:pPr>
            <w:r>
              <w:rPr>
                <w:sz w:val="13"/>
              </w:rPr>
              <w:t>134,6</w:t>
            </w:r>
          </w:p>
        </w:tc>
        <w:tc>
          <w:tcPr>
            <w:tcW w:w="655" w:type="dxa"/>
          </w:tcPr>
          <w:p w14:paraId="19848FCB" w14:textId="77777777" w:rsidR="006D1256" w:rsidRDefault="00000000">
            <w:pPr>
              <w:spacing w:after="0"/>
              <w:ind w:firstLine="0"/>
            </w:pPr>
            <w:r>
              <w:rPr>
                <w:sz w:val="13"/>
              </w:rPr>
              <w:t>89,8</w:t>
            </w:r>
          </w:p>
        </w:tc>
        <w:tc>
          <w:tcPr>
            <w:tcW w:w="655" w:type="dxa"/>
          </w:tcPr>
          <w:p w14:paraId="0D8D14EC" w14:textId="77777777" w:rsidR="006D1256" w:rsidRDefault="00000000">
            <w:pPr>
              <w:spacing w:after="0"/>
              <w:ind w:firstLine="0"/>
            </w:pPr>
            <w:r>
              <w:rPr>
                <w:sz w:val="13"/>
              </w:rPr>
              <w:t>35,1</w:t>
            </w:r>
          </w:p>
        </w:tc>
        <w:tc>
          <w:tcPr>
            <w:tcW w:w="655" w:type="dxa"/>
          </w:tcPr>
          <w:p w14:paraId="786861B8" w14:textId="77777777" w:rsidR="006D1256" w:rsidRDefault="00000000">
            <w:pPr>
              <w:spacing w:after="0"/>
              <w:ind w:firstLine="0"/>
            </w:pPr>
            <w:r>
              <w:rPr>
                <w:sz w:val="13"/>
              </w:rPr>
              <w:t>26,3</w:t>
            </w:r>
          </w:p>
        </w:tc>
        <w:tc>
          <w:tcPr>
            <w:tcW w:w="655" w:type="dxa"/>
          </w:tcPr>
          <w:p w14:paraId="5779D4B1" w14:textId="77777777" w:rsidR="006D1256" w:rsidRDefault="00000000">
            <w:pPr>
              <w:spacing w:after="0"/>
              <w:ind w:firstLine="0"/>
            </w:pPr>
            <w:r>
              <w:rPr>
                <w:sz w:val="13"/>
              </w:rPr>
              <w:t>0,513</w:t>
            </w:r>
          </w:p>
        </w:tc>
        <w:tc>
          <w:tcPr>
            <w:tcW w:w="655" w:type="dxa"/>
          </w:tcPr>
          <w:p w14:paraId="77E16616" w14:textId="77777777" w:rsidR="006D1256" w:rsidRDefault="00000000">
            <w:pPr>
              <w:spacing w:after="0"/>
              <w:ind w:firstLine="0"/>
            </w:pPr>
            <w:r>
              <w:rPr>
                <w:sz w:val="13"/>
              </w:rPr>
              <w:t>600</w:t>
            </w:r>
          </w:p>
        </w:tc>
        <w:tc>
          <w:tcPr>
            <w:tcW w:w="655" w:type="dxa"/>
          </w:tcPr>
          <w:p w14:paraId="1D164764" w14:textId="77777777" w:rsidR="006D1256" w:rsidRDefault="00000000">
            <w:pPr>
              <w:spacing w:after="0"/>
              <w:ind w:firstLine="0"/>
            </w:pPr>
            <w:r>
              <w:rPr>
                <w:sz w:val="13"/>
              </w:rPr>
              <w:t>65,1</w:t>
            </w:r>
          </w:p>
        </w:tc>
        <w:tc>
          <w:tcPr>
            <w:tcW w:w="655" w:type="dxa"/>
          </w:tcPr>
          <w:p w14:paraId="7ABD824B" w14:textId="77777777" w:rsidR="006D1256" w:rsidRDefault="00000000">
            <w:pPr>
              <w:spacing w:after="0"/>
              <w:ind w:firstLine="0"/>
            </w:pPr>
            <w:r>
              <w:rPr>
                <w:sz w:val="13"/>
              </w:rPr>
              <w:t>33,0</w:t>
            </w:r>
          </w:p>
        </w:tc>
        <w:tc>
          <w:tcPr>
            <w:tcW w:w="655" w:type="dxa"/>
          </w:tcPr>
          <w:p w14:paraId="533C7593" w14:textId="77777777" w:rsidR="006D1256" w:rsidRDefault="00000000">
            <w:pPr>
              <w:spacing w:after="0"/>
              <w:ind w:firstLine="0"/>
            </w:pPr>
            <w:r>
              <w:rPr>
                <w:sz w:val="13"/>
              </w:rPr>
              <w:t>8,7</w:t>
            </w:r>
          </w:p>
        </w:tc>
        <w:tc>
          <w:tcPr>
            <w:tcW w:w="655" w:type="dxa"/>
          </w:tcPr>
          <w:p w14:paraId="51776BD5" w14:textId="77777777" w:rsidR="006D1256" w:rsidRDefault="00000000">
            <w:pPr>
              <w:spacing w:after="0"/>
              <w:ind w:firstLine="0"/>
            </w:pPr>
            <w:r>
              <w:rPr>
                <w:sz w:val="13"/>
              </w:rPr>
              <w:t>35,5</w:t>
            </w:r>
          </w:p>
        </w:tc>
        <w:tc>
          <w:tcPr>
            <w:tcW w:w="655" w:type="dxa"/>
          </w:tcPr>
          <w:p w14:paraId="6D70A5A4" w14:textId="77777777" w:rsidR="006D1256" w:rsidRDefault="00000000">
            <w:pPr>
              <w:spacing w:after="0"/>
              <w:ind w:firstLine="0"/>
            </w:pPr>
            <w:r>
              <w:rPr>
                <w:sz w:val="13"/>
              </w:rPr>
              <w:t>0,151</w:t>
            </w:r>
          </w:p>
        </w:tc>
        <w:tc>
          <w:tcPr>
            <w:tcW w:w="655" w:type="dxa"/>
          </w:tcPr>
          <w:p w14:paraId="158F6790" w14:textId="77777777" w:rsidR="006D1256" w:rsidRDefault="00000000">
            <w:pPr>
              <w:spacing w:after="0"/>
              <w:ind w:firstLine="0"/>
            </w:pPr>
            <w:r>
              <w:rPr>
                <w:sz w:val="13"/>
              </w:rPr>
              <w:t>25325</w:t>
            </w:r>
          </w:p>
        </w:tc>
        <w:tc>
          <w:tcPr>
            <w:tcW w:w="655" w:type="dxa"/>
          </w:tcPr>
          <w:p w14:paraId="3984B0D7" w14:textId="77777777" w:rsidR="006D1256" w:rsidRDefault="00000000">
            <w:pPr>
              <w:spacing w:after="0"/>
              <w:ind w:firstLine="0"/>
            </w:pPr>
            <w:r>
              <w:rPr>
                <w:sz w:val="13"/>
              </w:rPr>
              <w:t>54,9</w:t>
            </w:r>
          </w:p>
        </w:tc>
        <w:tc>
          <w:tcPr>
            <w:tcW w:w="655" w:type="dxa"/>
          </w:tcPr>
          <w:p w14:paraId="3281046B" w14:textId="77777777" w:rsidR="006D1256" w:rsidRDefault="00000000">
            <w:pPr>
              <w:spacing w:after="0"/>
              <w:ind w:firstLine="0"/>
            </w:pPr>
            <w:r>
              <w:rPr>
                <w:sz w:val="13"/>
              </w:rPr>
              <w:t>24,9</w:t>
            </w:r>
          </w:p>
        </w:tc>
        <w:tc>
          <w:tcPr>
            <w:tcW w:w="655" w:type="dxa"/>
          </w:tcPr>
          <w:p w14:paraId="1A934E52" w14:textId="77777777" w:rsidR="006D1256" w:rsidRDefault="00000000">
            <w:pPr>
              <w:spacing w:after="0"/>
              <w:ind w:firstLine="0"/>
            </w:pPr>
            <w:r>
              <w:rPr>
                <w:sz w:val="13"/>
              </w:rPr>
              <w:t>8,0</w:t>
            </w:r>
          </w:p>
        </w:tc>
        <w:tc>
          <w:tcPr>
            <w:tcW w:w="655" w:type="dxa"/>
          </w:tcPr>
          <w:p w14:paraId="20306447" w14:textId="77777777" w:rsidR="006D1256" w:rsidRDefault="00000000">
            <w:pPr>
              <w:spacing w:after="0"/>
              <w:ind w:firstLine="0"/>
            </w:pPr>
            <w:r>
              <w:rPr>
                <w:sz w:val="13"/>
              </w:rPr>
              <w:t>34,2</w:t>
            </w:r>
          </w:p>
        </w:tc>
        <w:tc>
          <w:tcPr>
            <w:tcW w:w="655" w:type="dxa"/>
          </w:tcPr>
          <w:p w14:paraId="7B83AC04" w14:textId="77777777" w:rsidR="006D1256" w:rsidRDefault="00000000">
            <w:pPr>
              <w:spacing w:after="0"/>
              <w:ind w:firstLine="0"/>
            </w:pPr>
            <w:r>
              <w:rPr>
                <w:sz w:val="13"/>
              </w:rPr>
              <w:t>0,117</w:t>
            </w:r>
          </w:p>
        </w:tc>
        <w:tc>
          <w:tcPr>
            <w:tcW w:w="655" w:type="dxa"/>
          </w:tcPr>
          <w:p w14:paraId="056B0673" w14:textId="77777777" w:rsidR="006D1256" w:rsidRDefault="00000000">
            <w:pPr>
              <w:spacing w:after="0"/>
              <w:ind w:firstLine="0"/>
            </w:pPr>
            <w:r>
              <w:rPr>
                <w:sz w:val="13"/>
              </w:rPr>
              <w:t>8575</w:t>
            </w:r>
          </w:p>
        </w:tc>
      </w:tr>
      <w:tr w:rsidR="006D1256" w14:paraId="74D3E713" w14:textId="77777777">
        <w:trPr>
          <w:jc w:val="center"/>
        </w:trPr>
        <w:tc>
          <w:tcPr>
            <w:tcW w:w="539" w:type="dxa"/>
          </w:tcPr>
          <w:p w14:paraId="24679DFA" w14:textId="77777777" w:rsidR="006D1256" w:rsidRDefault="00000000">
            <w:pPr>
              <w:spacing w:after="0"/>
              <w:ind w:firstLine="0"/>
            </w:pPr>
            <w:r>
              <w:rPr>
                <w:sz w:val="13"/>
              </w:rPr>
              <w:t>2018</w:t>
            </w:r>
          </w:p>
        </w:tc>
        <w:tc>
          <w:tcPr>
            <w:tcW w:w="425" w:type="dxa"/>
          </w:tcPr>
          <w:p w14:paraId="36244EDF" w14:textId="77777777" w:rsidR="006D1256" w:rsidRDefault="00000000">
            <w:pPr>
              <w:spacing w:after="0"/>
              <w:ind w:firstLine="0"/>
            </w:pPr>
            <w:r>
              <w:rPr>
                <w:sz w:val="13"/>
              </w:rPr>
              <w:t>9</w:t>
            </w:r>
          </w:p>
        </w:tc>
        <w:tc>
          <w:tcPr>
            <w:tcW w:w="539" w:type="dxa"/>
          </w:tcPr>
          <w:p w14:paraId="29F28CB1" w14:textId="77777777" w:rsidR="006D1256" w:rsidRDefault="00000000">
            <w:pPr>
              <w:spacing w:after="0"/>
              <w:ind w:firstLine="0"/>
            </w:pPr>
            <w:r>
              <w:rPr>
                <w:sz w:val="13"/>
              </w:rPr>
              <w:t>0,52</w:t>
            </w:r>
          </w:p>
        </w:tc>
        <w:tc>
          <w:tcPr>
            <w:tcW w:w="709" w:type="dxa"/>
          </w:tcPr>
          <w:p w14:paraId="590C274F" w14:textId="77777777" w:rsidR="006D1256" w:rsidRDefault="00000000">
            <w:pPr>
              <w:spacing w:after="0"/>
              <w:ind w:firstLine="0"/>
            </w:pPr>
            <w:r>
              <w:rPr>
                <w:sz w:val="13"/>
              </w:rPr>
              <w:t>El Niño</w:t>
            </w:r>
          </w:p>
        </w:tc>
        <w:tc>
          <w:tcPr>
            <w:tcW w:w="655" w:type="dxa"/>
          </w:tcPr>
          <w:p w14:paraId="424CE6B4" w14:textId="77777777" w:rsidR="006D1256" w:rsidRDefault="00000000">
            <w:pPr>
              <w:spacing w:after="0"/>
              <w:ind w:firstLine="0"/>
            </w:pPr>
            <w:r>
              <w:rPr>
                <w:sz w:val="13"/>
              </w:rPr>
              <w:t>136,7</w:t>
            </w:r>
          </w:p>
        </w:tc>
        <w:tc>
          <w:tcPr>
            <w:tcW w:w="655" w:type="dxa"/>
          </w:tcPr>
          <w:p w14:paraId="1B3B5B8A" w14:textId="77777777" w:rsidR="006D1256" w:rsidRDefault="00000000">
            <w:pPr>
              <w:spacing w:after="0"/>
              <w:ind w:firstLine="0"/>
            </w:pPr>
            <w:r>
              <w:rPr>
                <w:sz w:val="13"/>
              </w:rPr>
              <w:t>89,6</w:t>
            </w:r>
          </w:p>
        </w:tc>
        <w:tc>
          <w:tcPr>
            <w:tcW w:w="655" w:type="dxa"/>
          </w:tcPr>
          <w:p w14:paraId="4F336FEF" w14:textId="77777777" w:rsidR="006D1256" w:rsidRDefault="00000000">
            <w:pPr>
              <w:spacing w:after="0"/>
              <w:ind w:firstLine="0"/>
            </w:pPr>
            <w:r>
              <w:rPr>
                <w:sz w:val="13"/>
              </w:rPr>
              <w:t>25,5</w:t>
            </w:r>
          </w:p>
        </w:tc>
        <w:tc>
          <w:tcPr>
            <w:tcW w:w="655" w:type="dxa"/>
          </w:tcPr>
          <w:p w14:paraId="035A0383" w14:textId="77777777" w:rsidR="006D1256" w:rsidRDefault="00000000">
            <w:pPr>
              <w:spacing w:after="0"/>
              <w:ind w:firstLine="0"/>
            </w:pPr>
            <w:r>
              <w:rPr>
                <w:sz w:val="13"/>
              </w:rPr>
              <w:t>30,3</w:t>
            </w:r>
          </w:p>
        </w:tc>
        <w:tc>
          <w:tcPr>
            <w:tcW w:w="655" w:type="dxa"/>
          </w:tcPr>
          <w:p w14:paraId="2F456A58" w14:textId="77777777" w:rsidR="006D1256" w:rsidRDefault="00000000">
            <w:pPr>
              <w:spacing w:after="0"/>
              <w:ind w:firstLine="0"/>
            </w:pPr>
            <w:r>
              <w:rPr>
                <w:sz w:val="13"/>
              </w:rPr>
              <w:t>0,426</w:t>
            </w:r>
          </w:p>
        </w:tc>
        <w:tc>
          <w:tcPr>
            <w:tcW w:w="655" w:type="dxa"/>
          </w:tcPr>
          <w:p w14:paraId="150D7CD3" w14:textId="77777777" w:rsidR="006D1256" w:rsidRDefault="00000000">
            <w:pPr>
              <w:spacing w:after="0"/>
              <w:ind w:firstLine="0"/>
            </w:pPr>
            <w:r>
              <w:rPr>
                <w:sz w:val="13"/>
              </w:rPr>
              <w:t>10250</w:t>
            </w:r>
          </w:p>
        </w:tc>
        <w:tc>
          <w:tcPr>
            <w:tcW w:w="655" w:type="dxa"/>
          </w:tcPr>
          <w:p w14:paraId="417A6FBD" w14:textId="77777777" w:rsidR="006D1256" w:rsidRDefault="00000000">
            <w:pPr>
              <w:spacing w:after="0"/>
              <w:ind w:firstLine="0"/>
            </w:pPr>
            <w:r>
              <w:rPr>
                <w:sz w:val="13"/>
              </w:rPr>
              <w:t>31,1</w:t>
            </w:r>
          </w:p>
        </w:tc>
        <w:tc>
          <w:tcPr>
            <w:tcW w:w="655" w:type="dxa"/>
          </w:tcPr>
          <w:p w14:paraId="111D6B46" w14:textId="77777777" w:rsidR="006D1256" w:rsidRDefault="00000000">
            <w:pPr>
              <w:spacing w:after="0"/>
              <w:ind w:firstLine="0"/>
            </w:pPr>
            <w:r>
              <w:rPr>
                <w:sz w:val="13"/>
              </w:rPr>
              <w:t>24,4</w:t>
            </w:r>
          </w:p>
        </w:tc>
        <w:tc>
          <w:tcPr>
            <w:tcW w:w="655" w:type="dxa"/>
          </w:tcPr>
          <w:p w14:paraId="30A90617" w14:textId="77777777" w:rsidR="006D1256" w:rsidRDefault="00000000">
            <w:pPr>
              <w:spacing w:after="0"/>
              <w:ind w:firstLine="0"/>
            </w:pPr>
            <w:r>
              <w:rPr>
                <w:sz w:val="13"/>
              </w:rPr>
              <w:t>3,2</w:t>
            </w:r>
          </w:p>
        </w:tc>
        <w:tc>
          <w:tcPr>
            <w:tcW w:w="655" w:type="dxa"/>
          </w:tcPr>
          <w:p w14:paraId="5F5B79E5" w14:textId="77777777" w:rsidR="006D1256" w:rsidRDefault="00000000">
            <w:pPr>
              <w:spacing w:after="0"/>
              <w:ind w:firstLine="0"/>
            </w:pPr>
            <w:r>
              <w:rPr>
                <w:sz w:val="13"/>
              </w:rPr>
              <w:t>39,9</w:t>
            </w:r>
          </w:p>
        </w:tc>
        <w:tc>
          <w:tcPr>
            <w:tcW w:w="655" w:type="dxa"/>
          </w:tcPr>
          <w:p w14:paraId="5360225A" w14:textId="77777777" w:rsidR="006D1256" w:rsidRDefault="00000000">
            <w:pPr>
              <w:spacing w:after="0"/>
              <w:ind w:firstLine="0"/>
            </w:pPr>
            <w:r>
              <w:rPr>
                <w:sz w:val="13"/>
              </w:rPr>
              <w:t>0,094</w:t>
            </w:r>
          </w:p>
        </w:tc>
        <w:tc>
          <w:tcPr>
            <w:tcW w:w="655" w:type="dxa"/>
          </w:tcPr>
          <w:p w14:paraId="2A12C092" w14:textId="77777777" w:rsidR="006D1256" w:rsidRDefault="00000000">
            <w:pPr>
              <w:spacing w:after="0"/>
              <w:ind w:firstLine="0"/>
            </w:pPr>
            <w:r>
              <w:rPr>
                <w:sz w:val="13"/>
              </w:rPr>
              <w:t>114400</w:t>
            </w:r>
          </w:p>
        </w:tc>
        <w:tc>
          <w:tcPr>
            <w:tcW w:w="655" w:type="dxa"/>
          </w:tcPr>
          <w:p w14:paraId="2C726DC4" w14:textId="77777777" w:rsidR="006D1256" w:rsidRDefault="00000000">
            <w:pPr>
              <w:spacing w:after="0"/>
              <w:ind w:firstLine="0"/>
            </w:pPr>
            <w:r>
              <w:rPr>
                <w:sz w:val="13"/>
              </w:rPr>
              <w:t>40,4</w:t>
            </w:r>
          </w:p>
        </w:tc>
        <w:tc>
          <w:tcPr>
            <w:tcW w:w="655" w:type="dxa"/>
          </w:tcPr>
          <w:p w14:paraId="3CE9D20B" w14:textId="77777777" w:rsidR="006D1256" w:rsidRDefault="00000000">
            <w:pPr>
              <w:spacing w:after="0"/>
              <w:ind w:firstLine="0"/>
            </w:pPr>
            <w:r>
              <w:rPr>
                <w:sz w:val="13"/>
              </w:rPr>
              <w:t>20,5</w:t>
            </w:r>
          </w:p>
        </w:tc>
        <w:tc>
          <w:tcPr>
            <w:tcW w:w="655" w:type="dxa"/>
          </w:tcPr>
          <w:p w14:paraId="712BC1AA" w14:textId="77777777" w:rsidR="006D1256" w:rsidRDefault="00000000">
            <w:pPr>
              <w:spacing w:after="0"/>
              <w:ind w:firstLine="0"/>
            </w:pPr>
            <w:r>
              <w:rPr>
                <w:sz w:val="13"/>
              </w:rPr>
              <w:t>4,8</w:t>
            </w:r>
          </w:p>
        </w:tc>
        <w:tc>
          <w:tcPr>
            <w:tcW w:w="655" w:type="dxa"/>
          </w:tcPr>
          <w:p w14:paraId="36B19683" w14:textId="77777777" w:rsidR="006D1256" w:rsidRDefault="00000000">
            <w:pPr>
              <w:spacing w:after="0"/>
              <w:ind w:firstLine="0"/>
            </w:pPr>
            <w:r>
              <w:rPr>
                <w:sz w:val="13"/>
              </w:rPr>
              <w:t>37,8</w:t>
            </w:r>
          </w:p>
        </w:tc>
        <w:tc>
          <w:tcPr>
            <w:tcW w:w="655" w:type="dxa"/>
          </w:tcPr>
          <w:p w14:paraId="55E7EDE4" w14:textId="77777777" w:rsidR="006D1256" w:rsidRDefault="00000000">
            <w:pPr>
              <w:spacing w:after="0"/>
              <w:ind w:firstLine="0"/>
            </w:pPr>
            <w:r>
              <w:rPr>
                <w:sz w:val="13"/>
              </w:rPr>
              <w:t>0,083</w:t>
            </w:r>
          </w:p>
        </w:tc>
        <w:tc>
          <w:tcPr>
            <w:tcW w:w="655" w:type="dxa"/>
          </w:tcPr>
          <w:p w14:paraId="3D9E168D" w14:textId="77777777" w:rsidR="006D1256" w:rsidRDefault="00000000">
            <w:pPr>
              <w:spacing w:after="0"/>
              <w:ind w:firstLine="0"/>
            </w:pPr>
            <w:r>
              <w:rPr>
                <w:sz w:val="13"/>
              </w:rPr>
              <w:t>33375</w:t>
            </w:r>
          </w:p>
        </w:tc>
      </w:tr>
      <w:tr w:rsidR="006D1256" w14:paraId="2CC1E2B3" w14:textId="77777777">
        <w:trPr>
          <w:jc w:val="center"/>
        </w:trPr>
        <w:tc>
          <w:tcPr>
            <w:tcW w:w="539" w:type="dxa"/>
          </w:tcPr>
          <w:p w14:paraId="0054CB87" w14:textId="77777777" w:rsidR="006D1256" w:rsidRDefault="00000000">
            <w:pPr>
              <w:spacing w:after="0"/>
              <w:ind w:firstLine="0"/>
            </w:pPr>
            <w:r>
              <w:rPr>
                <w:sz w:val="13"/>
              </w:rPr>
              <w:lastRenderedPageBreak/>
              <w:t>2018</w:t>
            </w:r>
          </w:p>
        </w:tc>
        <w:tc>
          <w:tcPr>
            <w:tcW w:w="425" w:type="dxa"/>
          </w:tcPr>
          <w:p w14:paraId="5010A4D4" w14:textId="77777777" w:rsidR="006D1256" w:rsidRDefault="00000000">
            <w:pPr>
              <w:spacing w:after="0"/>
              <w:ind w:firstLine="0"/>
            </w:pPr>
            <w:r>
              <w:rPr>
                <w:sz w:val="13"/>
              </w:rPr>
              <w:t>10</w:t>
            </w:r>
          </w:p>
        </w:tc>
        <w:tc>
          <w:tcPr>
            <w:tcW w:w="539" w:type="dxa"/>
          </w:tcPr>
          <w:p w14:paraId="299027FE" w14:textId="77777777" w:rsidR="006D1256" w:rsidRDefault="00000000">
            <w:pPr>
              <w:spacing w:after="0"/>
              <w:ind w:firstLine="0"/>
            </w:pPr>
            <w:r>
              <w:rPr>
                <w:sz w:val="13"/>
              </w:rPr>
              <w:t>0,82</w:t>
            </w:r>
          </w:p>
        </w:tc>
        <w:tc>
          <w:tcPr>
            <w:tcW w:w="709" w:type="dxa"/>
          </w:tcPr>
          <w:p w14:paraId="1A5B0E5F" w14:textId="77777777" w:rsidR="006D1256" w:rsidRDefault="00000000">
            <w:pPr>
              <w:spacing w:after="0"/>
              <w:ind w:firstLine="0"/>
            </w:pPr>
            <w:r>
              <w:rPr>
                <w:sz w:val="13"/>
              </w:rPr>
              <w:t>El Niño</w:t>
            </w:r>
          </w:p>
        </w:tc>
        <w:tc>
          <w:tcPr>
            <w:tcW w:w="655" w:type="dxa"/>
          </w:tcPr>
          <w:p w14:paraId="324316D9" w14:textId="77777777" w:rsidR="006D1256" w:rsidRDefault="00000000">
            <w:pPr>
              <w:spacing w:after="0"/>
              <w:ind w:firstLine="0"/>
            </w:pPr>
            <w:r>
              <w:rPr>
                <w:sz w:val="13"/>
              </w:rPr>
              <w:t>104,0</w:t>
            </w:r>
          </w:p>
        </w:tc>
        <w:tc>
          <w:tcPr>
            <w:tcW w:w="655" w:type="dxa"/>
          </w:tcPr>
          <w:p w14:paraId="52D04F7C" w14:textId="77777777" w:rsidR="006D1256" w:rsidRDefault="00000000">
            <w:pPr>
              <w:spacing w:after="0"/>
              <w:ind w:firstLine="0"/>
            </w:pPr>
            <w:r>
              <w:rPr>
                <w:sz w:val="13"/>
              </w:rPr>
              <w:t>90,1</w:t>
            </w:r>
          </w:p>
        </w:tc>
        <w:tc>
          <w:tcPr>
            <w:tcW w:w="655" w:type="dxa"/>
          </w:tcPr>
          <w:p w14:paraId="1C861AEC" w14:textId="77777777" w:rsidR="006D1256" w:rsidRDefault="00000000">
            <w:pPr>
              <w:spacing w:after="0"/>
              <w:ind w:firstLine="0"/>
            </w:pPr>
            <w:r>
              <w:rPr>
                <w:sz w:val="13"/>
              </w:rPr>
              <w:t>62,7</w:t>
            </w:r>
          </w:p>
        </w:tc>
        <w:tc>
          <w:tcPr>
            <w:tcW w:w="655" w:type="dxa"/>
          </w:tcPr>
          <w:p w14:paraId="5FC37F2A" w14:textId="77777777" w:rsidR="006D1256" w:rsidRDefault="00000000">
            <w:pPr>
              <w:spacing w:after="0"/>
              <w:ind w:firstLine="0"/>
            </w:pPr>
            <w:r>
              <w:rPr>
                <w:sz w:val="13"/>
              </w:rPr>
              <w:t>33,0</w:t>
            </w:r>
          </w:p>
        </w:tc>
        <w:tc>
          <w:tcPr>
            <w:tcW w:w="655" w:type="dxa"/>
          </w:tcPr>
          <w:p w14:paraId="69F24745" w14:textId="77777777" w:rsidR="006D1256" w:rsidRDefault="00000000">
            <w:pPr>
              <w:spacing w:after="0"/>
              <w:ind w:firstLine="0"/>
            </w:pPr>
            <w:r>
              <w:rPr>
                <w:sz w:val="13"/>
              </w:rPr>
              <w:t>0,441</w:t>
            </w:r>
          </w:p>
        </w:tc>
        <w:tc>
          <w:tcPr>
            <w:tcW w:w="655" w:type="dxa"/>
          </w:tcPr>
          <w:p w14:paraId="0EA51A2E" w14:textId="77777777" w:rsidR="006D1256" w:rsidRDefault="00000000">
            <w:pPr>
              <w:spacing w:after="0"/>
              <w:ind w:firstLine="0"/>
            </w:pPr>
            <w:r>
              <w:rPr>
                <w:sz w:val="13"/>
              </w:rPr>
              <w:t>10250</w:t>
            </w:r>
          </w:p>
        </w:tc>
        <w:tc>
          <w:tcPr>
            <w:tcW w:w="655" w:type="dxa"/>
          </w:tcPr>
          <w:p w14:paraId="6EEA10B4" w14:textId="77777777" w:rsidR="006D1256" w:rsidRDefault="00000000">
            <w:pPr>
              <w:spacing w:after="0"/>
              <w:ind w:firstLine="0"/>
            </w:pPr>
            <w:r>
              <w:rPr>
                <w:sz w:val="13"/>
              </w:rPr>
              <w:t>53,5</w:t>
            </w:r>
          </w:p>
        </w:tc>
        <w:tc>
          <w:tcPr>
            <w:tcW w:w="655" w:type="dxa"/>
          </w:tcPr>
          <w:p w14:paraId="248FB9DC" w14:textId="77777777" w:rsidR="006D1256" w:rsidRDefault="00000000">
            <w:pPr>
              <w:spacing w:after="0"/>
              <w:ind w:firstLine="0"/>
            </w:pPr>
            <w:r>
              <w:rPr>
                <w:sz w:val="13"/>
              </w:rPr>
              <w:t>59,4</w:t>
            </w:r>
          </w:p>
        </w:tc>
        <w:tc>
          <w:tcPr>
            <w:tcW w:w="655" w:type="dxa"/>
          </w:tcPr>
          <w:p w14:paraId="38D9F920" w14:textId="77777777" w:rsidR="006D1256" w:rsidRDefault="00000000">
            <w:pPr>
              <w:spacing w:after="0"/>
              <w:ind w:firstLine="0"/>
            </w:pPr>
            <w:r>
              <w:rPr>
                <w:sz w:val="13"/>
              </w:rPr>
              <w:t>112,3</w:t>
            </w:r>
          </w:p>
        </w:tc>
        <w:tc>
          <w:tcPr>
            <w:tcW w:w="655" w:type="dxa"/>
          </w:tcPr>
          <w:p w14:paraId="1D37100D" w14:textId="77777777" w:rsidR="006D1256" w:rsidRDefault="00000000">
            <w:pPr>
              <w:spacing w:after="0"/>
              <w:ind w:firstLine="0"/>
            </w:pPr>
            <w:r>
              <w:rPr>
                <w:sz w:val="13"/>
              </w:rPr>
              <w:t>38,7</w:t>
            </w:r>
          </w:p>
        </w:tc>
        <w:tc>
          <w:tcPr>
            <w:tcW w:w="655" w:type="dxa"/>
          </w:tcPr>
          <w:p w14:paraId="646F8AE0" w14:textId="77777777" w:rsidR="006D1256" w:rsidRDefault="00000000">
            <w:pPr>
              <w:spacing w:after="0"/>
              <w:ind w:firstLine="0"/>
            </w:pPr>
            <w:r>
              <w:rPr>
                <w:sz w:val="13"/>
              </w:rPr>
              <w:t>0,295</w:t>
            </w:r>
          </w:p>
        </w:tc>
        <w:tc>
          <w:tcPr>
            <w:tcW w:w="655" w:type="dxa"/>
          </w:tcPr>
          <w:p w14:paraId="262FB082" w14:textId="77777777" w:rsidR="006D1256" w:rsidRDefault="00000000">
            <w:pPr>
              <w:spacing w:after="0"/>
              <w:ind w:firstLine="0"/>
            </w:pPr>
            <w:r>
              <w:rPr>
                <w:sz w:val="13"/>
              </w:rPr>
              <w:t>118475</w:t>
            </w:r>
          </w:p>
        </w:tc>
        <w:tc>
          <w:tcPr>
            <w:tcW w:w="655" w:type="dxa"/>
          </w:tcPr>
          <w:p w14:paraId="0E932BBE" w14:textId="77777777" w:rsidR="006D1256" w:rsidRDefault="00000000">
            <w:pPr>
              <w:spacing w:after="0"/>
              <w:ind w:firstLine="0"/>
            </w:pPr>
            <w:r>
              <w:rPr>
                <w:sz w:val="13"/>
              </w:rPr>
              <w:t>40,6</w:t>
            </w:r>
          </w:p>
        </w:tc>
        <w:tc>
          <w:tcPr>
            <w:tcW w:w="655" w:type="dxa"/>
          </w:tcPr>
          <w:p w14:paraId="3F01DA8F" w14:textId="77777777" w:rsidR="006D1256" w:rsidRDefault="00000000">
            <w:pPr>
              <w:spacing w:after="0"/>
              <w:ind w:firstLine="0"/>
            </w:pPr>
            <w:r>
              <w:rPr>
                <w:sz w:val="13"/>
              </w:rPr>
              <w:t>31,7</w:t>
            </w:r>
          </w:p>
        </w:tc>
        <w:tc>
          <w:tcPr>
            <w:tcW w:w="655" w:type="dxa"/>
          </w:tcPr>
          <w:p w14:paraId="452A852D" w14:textId="77777777" w:rsidR="006D1256" w:rsidRDefault="00000000">
            <w:pPr>
              <w:spacing w:after="0"/>
              <w:ind w:firstLine="0"/>
            </w:pPr>
            <w:r>
              <w:rPr>
                <w:sz w:val="13"/>
              </w:rPr>
              <w:t>43,5</w:t>
            </w:r>
          </w:p>
        </w:tc>
        <w:tc>
          <w:tcPr>
            <w:tcW w:w="655" w:type="dxa"/>
          </w:tcPr>
          <w:p w14:paraId="0B43F867" w14:textId="77777777" w:rsidR="006D1256" w:rsidRDefault="00000000">
            <w:pPr>
              <w:spacing w:after="0"/>
              <w:ind w:firstLine="0"/>
            </w:pPr>
            <w:r>
              <w:rPr>
                <w:sz w:val="13"/>
              </w:rPr>
              <w:t>40,5</w:t>
            </w:r>
          </w:p>
        </w:tc>
        <w:tc>
          <w:tcPr>
            <w:tcW w:w="655" w:type="dxa"/>
          </w:tcPr>
          <w:p w14:paraId="499D2DDB" w14:textId="77777777" w:rsidR="006D1256" w:rsidRDefault="00000000">
            <w:pPr>
              <w:spacing w:after="0"/>
              <w:ind w:firstLine="0"/>
            </w:pPr>
            <w:r>
              <w:rPr>
                <w:sz w:val="13"/>
              </w:rPr>
              <w:t>0,134</w:t>
            </w:r>
          </w:p>
        </w:tc>
        <w:tc>
          <w:tcPr>
            <w:tcW w:w="655" w:type="dxa"/>
          </w:tcPr>
          <w:p w14:paraId="2DF50B5E" w14:textId="77777777" w:rsidR="006D1256" w:rsidRDefault="00000000">
            <w:pPr>
              <w:spacing w:after="0"/>
              <w:ind w:firstLine="0"/>
            </w:pPr>
            <w:r>
              <w:rPr>
                <w:sz w:val="13"/>
              </w:rPr>
              <w:t>28400</w:t>
            </w:r>
          </w:p>
        </w:tc>
      </w:tr>
      <w:tr w:rsidR="006D1256" w14:paraId="538946AB" w14:textId="77777777">
        <w:trPr>
          <w:jc w:val="center"/>
        </w:trPr>
        <w:tc>
          <w:tcPr>
            <w:tcW w:w="539" w:type="dxa"/>
          </w:tcPr>
          <w:p w14:paraId="2522C6CB" w14:textId="77777777" w:rsidR="006D1256" w:rsidRDefault="00000000">
            <w:pPr>
              <w:spacing w:after="0"/>
              <w:ind w:firstLine="0"/>
            </w:pPr>
            <w:r>
              <w:rPr>
                <w:sz w:val="13"/>
              </w:rPr>
              <w:t>2018</w:t>
            </w:r>
          </w:p>
        </w:tc>
        <w:tc>
          <w:tcPr>
            <w:tcW w:w="425" w:type="dxa"/>
          </w:tcPr>
          <w:p w14:paraId="42312473" w14:textId="77777777" w:rsidR="006D1256" w:rsidRDefault="00000000">
            <w:pPr>
              <w:spacing w:after="0"/>
              <w:ind w:firstLine="0"/>
            </w:pPr>
            <w:r>
              <w:rPr>
                <w:sz w:val="13"/>
              </w:rPr>
              <w:t>11</w:t>
            </w:r>
          </w:p>
        </w:tc>
        <w:tc>
          <w:tcPr>
            <w:tcW w:w="539" w:type="dxa"/>
          </w:tcPr>
          <w:p w14:paraId="72502D49" w14:textId="77777777" w:rsidR="006D1256" w:rsidRDefault="00000000">
            <w:pPr>
              <w:spacing w:after="0"/>
              <w:ind w:firstLine="0"/>
            </w:pPr>
            <w:r>
              <w:rPr>
                <w:sz w:val="13"/>
              </w:rPr>
              <w:t>1,04</w:t>
            </w:r>
          </w:p>
        </w:tc>
        <w:tc>
          <w:tcPr>
            <w:tcW w:w="709" w:type="dxa"/>
          </w:tcPr>
          <w:p w14:paraId="08E63DBD" w14:textId="77777777" w:rsidR="006D1256" w:rsidRDefault="00000000">
            <w:pPr>
              <w:spacing w:after="0"/>
              <w:ind w:firstLine="0"/>
            </w:pPr>
            <w:r>
              <w:rPr>
                <w:sz w:val="13"/>
              </w:rPr>
              <w:t>El Niño</w:t>
            </w:r>
          </w:p>
        </w:tc>
        <w:tc>
          <w:tcPr>
            <w:tcW w:w="655" w:type="dxa"/>
          </w:tcPr>
          <w:p w14:paraId="03DB24A6" w14:textId="77777777" w:rsidR="006D1256" w:rsidRDefault="00000000">
            <w:pPr>
              <w:spacing w:after="0"/>
              <w:ind w:firstLine="0"/>
            </w:pPr>
            <w:r>
              <w:rPr>
                <w:sz w:val="13"/>
              </w:rPr>
              <w:t>121,2</w:t>
            </w:r>
          </w:p>
        </w:tc>
        <w:tc>
          <w:tcPr>
            <w:tcW w:w="655" w:type="dxa"/>
          </w:tcPr>
          <w:p w14:paraId="0919B57F" w14:textId="77777777" w:rsidR="006D1256" w:rsidRDefault="00000000">
            <w:pPr>
              <w:spacing w:after="0"/>
              <w:ind w:firstLine="0"/>
            </w:pPr>
            <w:r>
              <w:rPr>
                <w:sz w:val="13"/>
              </w:rPr>
              <w:t>108,5</w:t>
            </w:r>
          </w:p>
        </w:tc>
        <w:tc>
          <w:tcPr>
            <w:tcW w:w="655" w:type="dxa"/>
          </w:tcPr>
          <w:p w14:paraId="3A547DAA" w14:textId="77777777" w:rsidR="006D1256" w:rsidRDefault="00000000">
            <w:pPr>
              <w:spacing w:after="0"/>
              <w:ind w:firstLine="0"/>
            </w:pPr>
            <w:r>
              <w:rPr>
                <w:sz w:val="13"/>
              </w:rPr>
              <w:t>134,8</w:t>
            </w:r>
          </w:p>
        </w:tc>
        <w:tc>
          <w:tcPr>
            <w:tcW w:w="655" w:type="dxa"/>
          </w:tcPr>
          <w:p w14:paraId="5665A2E5" w14:textId="77777777" w:rsidR="006D1256" w:rsidRDefault="00000000">
            <w:pPr>
              <w:spacing w:after="0"/>
              <w:ind w:firstLine="0"/>
            </w:pPr>
            <w:r>
              <w:rPr>
                <w:sz w:val="13"/>
              </w:rPr>
              <w:t>28,6</w:t>
            </w:r>
          </w:p>
        </w:tc>
        <w:tc>
          <w:tcPr>
            <w:tcW w:w="655" w:type="dxa"/>
          </w:tcPr>
          <w:p w14:paraId="1427179E" w14:textId="77777777" w:rsidR="006D1256" w:rsidRDefault="00000000">
            <w:pPr>
              <w:spacing w:after="0"/>
              <w:ind w:firstLine="0"/>
            </w:pPr>
            <w:r>
              <w:rPr>
                <w:sz w:val="13"/>
              </w:rPr>
              <w:t>0,539</w:t>
            </w:r>
          </w:p>
        </w:tc>
        <w:tc>
          <w:tcPr>
            <w:tcW w:w="655" w:type="dxa"/>
          </w:tcPr>
          <w:p w14:paraId="3AC1B582" w14:textId="77777777" w:rsidR="006D1256" w:rsidRDefault="00000000">
            <w:pPr>
              <w:spacing w:after="0"/>
              <w:ind w:firstLine="0"/>
            </w:pPr>
            <w:r>
              <w:rPr>
                <w:sz w:val="13"/>
              </w:rPr>
              <w:t>400</w:t>
            </w:r>
          </w:p>
        </w:tc>
        <w:tc>
          <w:tcPr>
            <w:tcW w:w="655" w:type="dxa"/>
          </w:tcPr>
          <w:p w14:paraId="345CFD0A" w14:textId="77777777" w:rsidR="006D1256" w:rsidRDefault="00000000">
            <w:pPr>
              <w:spacing w:after="0"/>
              <w:ind w:firstLine="0"/>
            </w:pPr>
            <w:r>
              <w:rPr>
                <w:sz w:val="13"/>
              </w:rPr>
              <w:t>110,2</w:t>
            </w:r>
          </w:p>
        </w:tc>
        <w:tc>
          <w:tcPr>
            <w:tcW w:w="655" w:type="dxa"/>
          </w:tcPr>
          <w:p w14:paraId="6E64470A" w14:textId="77777777" w:rsidR="006D1256" w:rsidRDefault="00000000">
            <w:pPr>
              <w:spacing w:after="0"/>
              <w:ind w:firstLine="0"/>
            </w:pPr>
            <w:r>
              <w:rPr>
                <w:sz w:val="13"/>
              </w:rPr>
              <w:t>99,1</w:t>
            </w:r>
          </w:p>
        </w:tc>
        <w:tc>
          <w:tcPr>
            <w:tcW w:w="655" w:type="dxa"/>
          </w:tcPr>
          <w:p w14:paraId="180645BE" w14:textId="77777777" w:rsidR="006D1256" w:rsidRDefault="00000000">
            <w:pPr>
              <w:spacing w:after="0"/>
              <w:ind w:firstLine="0"/>
            </w:pPr>
            <w:r>
              <w:rPr>
                <w:sz w:val="13"/>
              </w:rPr>
              <w:t>214,2</w:t>
            </w:r>
          </w:p>
        </w:tc>
        <w:tc>
          <w:tcPr>
            <w:tcW w:w="655" w:type="dxa"/>
          </w:tcPr>
          <w:p w14:paraId="43AE4E49" w14:textId="77777777" w:rsidR="006D1256" w:rsidRDefault="00000000">
            <w:pPr>
              <w:spacing w:after="0"/>
              <w:ind w:firstLine="0"/>
            </w:pPr>
            <w:r>
              <w:rPr>
                <w:sz w:val="13"/>
              </w:rPr>
              <w:t>31,9</w:t>
            </w:r>
          </w:p>
        </w:tc>
        <w:tc>
          <w:tcPr>
            <w:tcW w:w="655" w:type="dxa"/>
          </w:tcPr>
          <w:p w14:paraId="10FE0C35" w14:textId="77777777" w:rsidR="006D1256" w:rsidRDefault="00000000">
            <w:pPr>
              <w:spacing w:after="0"/>
              <w:ind w:firstLine="0"/>
            </w:pPr>
            <w:r>
              <w:rPr>
                <w:sz w:val="13"/>
              </w:rPr>
              <w:t>0,532</w:t>
            </w:r>
          </w:p>
        </w:tc>
        <w:tc>
          <w:tcPr>
            <w:tcW w:w="655" w:type="dxa"/>
          </w:tcPr>
          <w:p w14:paraId="7D26FDE1" w14:textId="77777777" w:rsidR="006D1256" w:rsidRDefault="00000000">
            <w:pPr>
              <w:spacing w:after="0"/>
              <w:ind w:firstLine="0"/>
            </w:pPr>
            <w:r>
              <w:rPr>
                <w:sz w:val="13"/>
              </w:rPr>
              <w:t>20350</w:t>
            </w:r>
          </w:p>
        </w:tc>
        <w:tc>
          <w:tcPr>
            <w:tcW w:w="655" w:type="dxa"/>
          </w:tcPr>
          <w:p w14:paraId="5BE69C85" w14:textId="77777777" w:rsidR="006D1256" w:rsidRDefault="00000000">
            <w:pPr>
              <w:spacing w:after="0"/>
              <w:ind w:firstLine="0"/>
            </w:pPr>
            <w:r>
              <w:rPr>
                <w:sz w:val="13"/>
              </w:rPr>
              <w:t>78,2</w:t>
            </w:r>
          </w:p>
        </w:tc>
        <w:tc>
          <w:tcPr>
            <w:tcW w:w="655" w:type="dxa"/>
          </w:tcPr>
          <w:p w14:paraId="390F76DB" w14:textId="77777777" w:rsidR="006D1256" w:rsidRDefault="00000000">
            <w:pPr>
              <w:spacing w:after="0"/>
              <w:ind w:firstLine="0"/>
            </w:pPr>
            <w:r>
              <w:rPr>
                <w:sz w:val="13"/>
              </w:rPr>
              <w:t>65,1</w:t>
            </w:r>
          </w:p>
        </w:tc>
        <w:tc>
          <w:tcPr>
            <w:tcW w:w="655" w:type="dxa"/>
          </w:tcPr>
          <w:p w14:paraId="214F6F8D" w14:textId="77777777" w:rsidR="006D1256" w:rsidRDefault="00000000">
            <w:pPr>
              <w:spacing w:after="0"/>
              <w:ind w:firstLine="0"/>
            </w:pPr>
            <w:r>
              <w:rPr>
                <w:sz w:val="13"/>
              </w:rPr>
              <w:t>69,0</w:t>
            </w:r>
          </w:p>
        </w:tc>
        <w:tc>
          <w:tcPr>
            <w:tcW w:w="655" w:type="dxa"/>
          </w:tcPr>
          <w:p w14:paraId="7F772C57" w14:textId="77777777" w:rsidR="006D1256" w:rsidRDefault="00000000">
            <w:pPr>
              <w:spacing w:after="0"/>
              <w:ind w:firstLine="0"/>
            </w:pPr>
            <w:r>
              <w:rPr>
                <w:sz w:val="13"/>
              </w:rPr>
              <w:t>34,0</w:t>
            </w:r>
          </w:p>
        </w:tc>
        <w:tc>
          <w:tcPr>
            <w:tcW w:w="655" w:type="dxa"/>
          </w:tcPr>
          <w:p w14:paraId="19ED07AF" w14:textId="77777777" w:rsidR="006D1256" w:rsidRDefault="00000000">
            <w:pPr>
              <w:spacing w:after="0"/>
              <w:ind w:firstLine="0"/>
            </w:pPr>
            <w:r>
              <w:rPr>
                <w:sz w:val="13"/>
              </w:rPr>
              <w:t>0,310</w:t>
            </w:r>
          </w:p>
        </w:tc>
        <w:tc>
          <w:tcPr>
            <w:tcW w:w="655" w:type="dxa"/>
          </w:tcPr>
          <w:p w14:paraId="354C84A4" w14:textId="77777777" w:rsidR="006D1256" w:rsidRDefault="00000000">
            <w:pPr>
              <w:spacing w:after="0"/>
              <w:ind w:firstLine="0"/>
            </w:pPr>
            <w:r>
              <w:rPr>
                <w:sz w:val="13"/>
              </w:rPr>
              <w:t>1525</w:t>
            </w:r>
          </w:p>
        </w:tc>
      </w:tr>
      <w:tr w:rsidR="006D1256" w14:paraId="78819D41" w14:textId="77777777">
        <w:trPr>
          <w:jc w:val="center"/>
        </w:trPr>
        <w:tc>
          <w:tcPr>
            <w:tcW w:w="539" w:type="dxa"/>
          </w:tcPr>
          <w:p w14:paraId="5468E5B6" w14:textId="77777777" w:rsidR="006D1256" w:rsidRDefault="00000000">
            <w:pPr>
              <w:spacing w:after="0"/>
              <w:ind w:firstLine="0"/>
            </w:pPr>
            <w:r>
              <w:rPr>
                <w:sz w:val="13"/>
              </w:rPr>
              <w:t>2018</w:t>
            </w:r>
          </w:p>
        </w:tc>
        <w:tc>
          <w:tcPr>
            <w:tcW w:w="425" w:type="dxa"/>
          </w:tcPr>
          <w:p w14:paraId="57415DEB" w14:textId="77777777" w:rsidR="006D1256" w:rsidRDefault="00000000">
            <w:pPr>
              <w:spacing w:after="0"/>
              <w:ind w:firstLine="0"/>
            </w:pPr>
            <w:r>
              <w:rPr>
                <w:sz w:val="13"/>
              </w:rPr>
              <w:t>12</w:t>
            </w:r>
          </w:p>
        </w:tc>
        <w:tc>
          <w:tcPr>
            <w:tcW w:w="539" w:type="dxa"/>
          </w:tcPr>
          <w:p w14:paraId="01BCE24E" w14:textId="77777777" w:rsidR="006D1256" w:rsidRDefault="00000000">
            <w:pPr>
              <w:spacing w:after="0"/>
              <w:ind w:firstLine="0"/>
            </w:pPr>
            <w:r>
              <w:rPr>
                <w:sz w:val="13"/>
              </w:rPr>
              <w:t>1,05</w:t>
            </w:r>
          </w:p>
        </w:tc>
        <w:tc>
          <w:tcPr>
            <w:tcW w:w="709" w:type="dxa"/>
          </w:tcPr>
          <w:p w14:paraId="46428D52" w14:textId="77777777" w:rsidR="006D1256" w:rsidRDefault="00000000">
            <w:pPr>
              <w:spacing w:after="0"/>
              <w:ind w:firstLine="0"/>
            </w:pPr>
            <w:r>
              <w:rPr>
                <w:sz w:val="13"/>
              </w:rPr>
              <w:t>El Niño</w:t>
            </w:r>
          </w:p>
        </w:tc>
        <w:tc>
          <w:tcPr>
            <w:tcW w:w="655" w:type="dxa"/>
          </w:tcPr>
          <w:p w14:paraId="02346B78" w14:textId="77777777" w:rsidR="006D1256" w:rsidRDefault="00000000">
            <w:pPr>
              <w:spacing w:after="0"/>
              <w:ind w:firstLine="0"/>
            </w:pPr>
            <w:r>
              <w:rPr>
                <w:sz w:val="13"/>
              </w:rPr>
              <w:t>125,6</w:t>
            </w:r>
          </w:p>
        </w:tc>
        <w:tc>
          <w:tcPr>
            <w:tcW w:w="655" w:type="dxa"/>
          </w:tcPr>
          <w:p w14:paraId="300B9B8F" w14:textId="77777777" w:rsidR="006D1256" w:rsidRDefault="00000000">
            <w:pPr>
              <w:spacing w:after="0"/>
              <w:ind w:firstLine="0"/>
            </w:pPr>
            <w:r>
              <w:rPr>
                <w:sz w:val="13"/>
              </w:rPr>
              <w:t>111,5</w:t>
            </w:r>
          </w:p>
        </w:tc>
        <w:tc>
          <w:tcPr>
            <w:tcW w:w="655" w:type="dxa"/>
          </w:tcPr>
          <w:p w14:paraId="485B82EF" w14:textId="77777777" w:rsidR="006D1256" w:rsidRDefault="00000000">
            <w:pPr>
              <w:spacing w:after="0"/>
              <w:ind w:firstLine="0"/>
            </w:pPr>
            <w:r>
              <w:rPr>
                <w:sz w:val="13"/>
              </w:rPr>
              <w:t>150,9</w:t>
            </w:r>
          </w:p>
        </w:tc>
        <w:tc>
          <w:tcPr>
            <w:tcW w:w="655" w:type="dxa"/>
          </w:tcPr>
          <w:p w14:paraId="79BAEE53" w14:textId="77777777" w:rsidR="006D1256" w:rsidRDefault="00000000">
            <w:pPr>
              <w:spacing w:after="0"/>
              <w:ind w:firstLine="0"/>
            </w:pPr>
            <w:r>
              <w:rPr>
                <w:sz w:val="13"/>
              </w:rPr>
              <w:t>29,6</w:t>
            </w:r>
          </w:p>
        </w:tc>
        <w:tc>
          <w:tcPr>
            <w:tcW w:w="655" w:type="dxa"/>
          </w:tcPr>
          <w:p w14:paraId="1355EEC0" w14:textId="77777777" w:rsidR="006D1256" w:rsidRDefault="00000000">
            <w:pPr>
              <w:spacing w:after="0"/>
              <w:ind w:firstLine="0"/>
            </w:pPr>
            <w:r>
              <w:rPr>
                <w:sz w:val="13"/>
              </w:rPr>
              <w:t>0,565</w:t>
            </w:r>
          </w:p>
        </w:tc>
        <w:tc>
          <w:tcPr>
            <w:tcW w:w="655" w:type="dxa"/>
          </w:tcPr>
          <w:p w14:paraId="62B4F452" w14:textId="77777777" w:rsidR="006D1256" w:rsidRDefault="00000000">
            <w:pPr>
              <w:spacing w:after="0"/>
              <w:ind w:firstLine="0"/>
            </w:pPr>
            <w:r>
              <w:rPr>
                <w:sz w:val="13"/>
              </w:rPr>
              <w:t>300</w:t>
            </w:r>
          </w:p>
        </w:tc>
        <w:tc>
          <w:tcPr>
            <w:tcW w:w="655" w:type="dxa"/>
          </w:tcPr>
          <w:p w14:paraId="530DCCF2" w14:textId="77777777" w:rsidR="006D1256" w:rsidRDefault="00000000">
            <w:pPr>
              <w:spacing w:after="0"/>
              <w:ind w:firstLine="0"/>
            </w:pPr>
            <w:r>
              <w:rPr>
                <w:sz w:val="13"/>
              </w:rPr>
              <w:t>116,8</w:t>
            </w:r>
          </w:p>
        </w:tc>
        <w:tc>
          <w:tcPr>
            <w:tcW w:w="655" w:type="dxa"/>
          </w:tcPr>
          <w:p w14:paraId="537C53FA" w14:textId="77777777" w:rsidR="006D1256" w:rsidRDefault="00000000">
            <w:pPr>
              <w:spacing w:after="0"/>
              <w:ind w:firstLine="0"/>
            </w:pPr>
            <w:r>
              <w:rPr>
                <w:sz w:val="13"/>
              </w:rPr>
              <w:t>97,7</w:t>
            </w:r>
          </w:p>
        </w:tc>
        <w:tc>
          <w:tcPr>
            <w:tcW w:w="655" w:type="dxa"/>
          </w:tcPr>
          <w:p w14:paraId="63AE8585" w14:textId="77777777" w:rsidR="006D1256" w:rsidRDefault="00000000">
            <w:pPr>
              <w:spacing w:after="0"/>
              <w:ind w:firstLine="0"/>
            </w:pPr>
            <w:r>
              <w:rPr>
                <w:sz w:val="13"/>
              </w:rPr>
              <w:t>171,4</w:t>
            </w:r>
          </w:p>
        </w:tc>
        <w:tc>
          <w:tcPr>
            <w:tcW w:w="655" w:type="dxa"/>
          </w:tcPr>
          <w:p w14:paraId="39452824" w14:textId="77777777" w:rsidR="006D1256" w:rsidRDefault="00000000">
            <w:pPr>
              <w:spacing w:after="0"/>
              <w:ind w:firstLine="0"/>
            </w:pPr>
            <w:r>
              <w:rPr>
                <w:sz w:val="13"/>
              </w:rPr>
              <w:t>31,3</w:t>
            </w:r>
          </w:p>
        </w:tc>
        <w:tc>
          <w:tcPr>
            <w:tcW w:w="655" w:type="dxa"/>
          </w:tcPr>
          <w:p w14:paraId="2D21CB57" w14:textId="77777777" w:rsidR="006D1256" w:rsidRDefault="00000000">
            <w:pPr>
              <w:spacing w:after="0"/>
              <w:ind w:firstLine="0"/>
            </w:pPr>
            <w:r>
              <w:rPr>
                <w:sz w:val="13"/>
              </w:rPr>
              <w:t>0,535</w:t>
            </w:r>
          </w:p>
        </w:tc>
        <w:tc>
          <w:tcPr>
            <w:tcW w:w="655" w:type="dxa"/>
          </w:tcPr>
          <w:p w14:paraId="04828F6B" w14:textId="77777777" w:rsidR="006D1256" w:rsidRDefault="00000000">
            <w:pPr>
              <w:spacing w:after="0"/>
              <w:ind w:firstLine="0"/>
            </w:pPr>
            <w:r>
              <w:rPr>
                <w:sz w:val="13"/>
              </w:rPr>
              <w:t>21500</w:t>
            </w:r>
          </w:p>
        </w:tc>
        <w:tc>
          <w:tcPr>
            <w:tcW w:w="655" w:type="dxa"/>
          </w:tcPr>
          <w:p w14:paraId="1FC4A1F0" w14:textId="77777777" w:rsidR="006D1256" w:rsidRDefault="00000000">
            <w:pPr>
              <w:spacing w:after="0"/>
              <w:ind w:firstLine="0"/>
            </w:pPr>
            <w:r>
              <w:rPr>
                <w:sz w:val="13"/>
              </w:rPr>
              <w:t>106,0</w:t>
            </w:r>
          </w:p>
        </w:tc>
        <w:tc>
          <w:tcPr>
            <w:tcW w:w="655" w:type="dxa"/>
          </w:tcPr>
          <w:p w14:paraId="55853227" w14:textId="77777777" w:rsidR="006D1256" w:rsidRDefault="00000000">
            <w:pPr>
              <w:spacing w:after="0"/>
              <w:ind w:firstLine="0"/>
            </w:pPr>
            <w:r>
              <w:rPr>
                <w:sz w:val="13"/>
              </w:rPr>
              <w:t>82,7</w:t>
            </w:r>
          </w:p>
        </w:tc>
        <w:tc>
          <w:tcPr>
            <w:tcW w:w="655" w:type="dxa"/>
          </w:tcPr>
          <w:p w14:paraId="71E1E452" w14:textId="77777777" w:rsidR="006D1256" w:rsidRDefault="00000000">
            <w:pPr>
              <w:spacing w:after="0"/>
              <w:ind w:firstLine="0"/>
            </w:pPr>
            <w:r>
              <w:rPr>
                <w:sz w:val="13"/>
              </w:rPr>
              <w:t>134,6</w:t>
            </w:r>
          </w:p>
        </w:tc>
        <w:tc>
          <w:tcPr>
            <w:tcW w:w="655" w:type="dxa"/>
          </w:tcPr>
          <w:p w14:paraId="02011C0C" w14:textId="77777777" w:rsidR="006D1256" w:rsidRDefault="00000000">
            <w:pPr>
              <w:spacing w:after="0"/>
              <w:ind w:firstLine="0"/>
            </w:pPr>
            <w:r>
              <w:rPr>
                <w:sz w:val="13"/>
              </w:rPr>
              <w:t>31,9</w:t>
            </w:r>
          </w:p>
        </w:tc>
        <w:tc>
          <w:tcPr>
            <w:tcW w:w="655" w:type="dxa"/>
          </w:tcPr>
          <w:p w14:paraId="7F9DAE61" w14:textId="77777777" w:rsidR="006D1256" w:rsidRDefault="00000000">
            <w:pPr>
              <w:spacing w:after="0"/>
              <w:ind w:firstLine="0"/>
            </w:pPr>
            <w:r>
              <w:rPr>
                <w:sz w:val="13"/>
              </w:rPr>
              <w:t>0,415</w:t>
            </w:r>
          </w:p>
        </w:tc>
        <w:tc>
          <w:tcPr>
            <w:tcW w:w="655" w:type="dxa"/>
          </w:tcPr>
          <w:p w14:paraId="5F37BE05" w14:textId="77777777" w:rsidR="006D1256" w:rsidRDefault="00000000">
            <w:pPr>
              <w:spacing w:after="0"/>
              <w:ind w:firstLine="0"/>
            </w:pPr>
            <w:r>
              <w:rPr>
                <w:sz w:val="13"/>
              </w:rPr>
              <w:t>450</w:t>
            </w:r>
          </w:p>
        </w:tc>
      </w:tr>
      <w:tr w:rsidR="006D1256" w14:paraId="2E166FD9" w14:textId="77777777">
        <w:trPr>
          <w:jc w:val="center"/>
        </w:trPr>
        <w:tc>
          <w:tcPr>
            <w:tcW w:w="539" w:type="dxa"/>
          </w:tcPr>
          <w:p w14:paraId="1F7AC5D8" w14:textId="77777777" w:rsidR="006D1256" w:rsidRDefault="00000000">
            <w:pPr>
              <w:spacing w:after="0"/>
              <w:ind w:firstLine="0"/>
            </w:pPr>
            <w:r>
              <w:rPr>
                <w:sz w:val="13"/>
              </w:rPr>
              <w:t>2019</w:t>
            </w:r>
          </w:p>
        </w:tc>
        <w:tc>
          <w:tcPr>
            <w:tcW w:w="425" w:type="dxa"/>
          </w:tcPr>
          <w:p w14:paraId="4404B36E" w14:textId="77777777" w:rsidR="006D1256" w:rsidRDefault="00000000">
            <w:pPr>
              <w:spacing w:after="0"/>
              <w:ind w:firstLine="0"/>
            </w:pPr>
            <w:r>
              <w:rPr>
                <w:sz w:val="13"/>
              </w:rPr>
              <w:t>1</w:t>
            </w:r>
          </w:p>
        </w:tc>
        <w:tc>
          <w:tcPr>
            <w:tcW w:w="539" w:type="dxa"/>
          </w:tcPr>
          <w:p w14:paraId="03645323" w14:textId="77777777" w:rsidR="006D1256" w:rsidRDefault="00000000">
            <w:pPr>
              <w:spacing w:after="0"/>
              <w:ind w:firstLine="0"/>
            </w:pPr>
            <w:r>
              <w:rPr>
                <w:sz w:val="13"/>
              </w:rPr>
              <w:t>0,99</w:t>
            </w:r>
          </w:p>
        </w:tc>
        <w:tc>
          <w:tcPr>
            <w:tcW w:w="709" w:type="dxa"/>
          </w:tcPr>
          <w:p w14:paraId="3AD626D4" w14:textId="77777777" w:rsidR="006D1256" w:rsidRDefault="00000000">
            <w:pPr>
              <w:spacing w:after="0"/>
              <w:ind w:firstLine="0"/>
            </w:pPr>
            <w:r>
              <w:rPr>
                <w:sz w:val="13"/>
              </w:rPr>
              <w:t>El Niño</w:t>
            </w:r>
          </w:p>
        </w:tc>
        <w:tc>
          <w:tcPr>
            <w:tcW w:w="655" w:type="dxa"/>
          </w:tcPr>
          <w:p w14:paraId="449C66EF" w14:textId="77777777" w:rsidR="006D1256" w:rsidRDefault="00000000">
            <w:pPr>
              <w:spacing w:after="0"/>
              <w:ind w:firstLine="0"/>
            </w:pPr>
            <w:r>
              <w:rPr>
                <w:sz w:val="13"/>
              </w:rPr>
              <w:t>137,6</w:t>
            </w:r>
          </w:p>
        </w:tc>
        <w:tc>
          <w:tcPr>
            <w:tcW w:w="655" w:type="dxa"/>
          </w:tcPr>
          <w:p w14:paraId="3F25C973" w14:textId="77777777" w:rsidR="006D1256" w:rsidRDefault="00000000">
            <w:pPr>
              <w:spacing w:after="0"/>
              <w:ind w:firstLine="0"/>
            </w:pPr>
            <w:r>
              <w:rPr>
                <w:sz w:val="13"/>
              </w:rPr>
              <w:t>102,0</w:t>
            </w:r>
          </w:p>
        </w:tc>
        <w:tc>
          <w:tcPr>
            <w:tcW w:w="655" w:type="dxa"/>
          </w:tcPr>
          <w:p w14:paraId="27AE0676" w14:textId="77777777" w:rsidR="006D1256" w:rsidRDefault="00000000">
            <w:pPr>
              <w:spacing w:after="0"/>
              <w:ind w:firstLine="0"/>
            </w:pPr>
            <w:r>
              <w:rPr>
                <w:sz w:val="13"/>
              </w:rPr>
              <w:t>16,8</w:t>
            </w:r>
          </w:p>
        </w:tc>
        <w:tc>
          <w:tcPr>
            <w:tcW w:w="655" w:type="dxa"/>
          </w:tcPr>
          <w:p w14:paraId="5A3AB3DC" w14:textId="77777777" w:rsidR="006D1256" w:rsidRDefault="00000000">
            <w:pPr>
              <w:spacing w:after="0"/>
              <w:ind w:firstLine="0"/>
            </w:pPr>
            <w:r>
              <w:rPr>
                <w:sz w:val="13"/>
              </w:rPr>
              <w:t>30,3</w:t>
            </w:r>
          </w:p>
        </w:tc>
        <w:tc>
          <w:tcPr>
            <w:tcW w:w="655" w:type="dxa"/>
          </w:tcPr>
          <w:p w14:paraId="1912D458" w14:textId="77777777" w:rsidR="006D1256" w:rsidRDefault="00000000">
            <w:pPr>
              <w:spacing w:after="0"/>
              <w:ind w:firstLine="0"/>
            </w:pPr>
            <w:r>
              <w:rPr>
                <w:sz w:val="13"/>
              </w:rPr>
              <w:t>0,461</w:t>
            </w:r>
          </w:p>
        </w:tc>
        <w:tc>
          <w:tcPr>
            <w:tcW w:w="655" w:type="dxa"/>
          </w:tcPr>
          <w:p w14:paraId="0268EA25" w14:textId="77777777" w:rsidR="006D1256" w:rsidRDefault="00000000">
            <w:pPr>
              <w:spacing w:after="0"/>
              <w:ind w:firstLine="0"/>
            </w:pPr>
            <w:r>
              <w:rPr>
                <w:sz w:val="13"/>
              </w:rPr>
              <w:t>950</w:t>
            </w:r>
          </w:p>
        </w:tc>
        <w:tc>
          <w:tcPr>
            <w:tcW w:w="655" w:type="dxa"/>
          </w:tcPr>
          <w:p w14:paraId="0DEB4D6F" w14:textId="77777777" w:rsidR="006D1256" w:rsidRDefault="00000000">
            <w:pPr>
              <w:spacing w:after="0"/>
              <w:ind w:firstLine="0"/>
            </w:pPr>
            <w:r>
              <w:rPr>
                <w:sz w:val="13"/>
              </w:rPr>
              <w:t>124,8</w:t>
            </w:r>
          </w:p>
        </w:tc>
        <w:tc>
          <w:tcPr>
            <w:tcW w:w="655" w:type="dxa"/>
          </w:tcPr>
          <w:p w14:paraId="17065373" w14:textId="77777777" w:rsidR="006D1256" w:rsidRDefault="00000000">
            <w:pPr>
              <w:spacing w:after="0"/>
              <w:ind w:firstLine="0"/>
            </w:pPr>
            <w:r>
              <w:rPr>
                <w:sz w:val="13"/>
              </w:rPr>
              <w:t>102,3</w:t>
            </w:r>
          </w:p>
        </w:tc>
        <w:tc>
          <w:tcPr>
            <w:tcW w:w="655" w:type="dxa"/>
          </w:tcPr>
          <w:p w14:paraId="68BC2F21" w14:textId="77777777" w:rsidR="006D1256" w:rsidRDefault="00000000">
            <w:pPr>
              <w:spacing w:after="0"/>
              <w:ind w:firstLine="0"/>
            </w:pPr>
            <w:r>
              <w:rPr>
                <w:sz w:val="13"/>
              </w:rPr>
              <w:t>41,7</w:t>
            </w:r>
          </w:p>
        </w:tc>
        <w:tc>
          <w:tcPr>
            <w:tcW w:w="655" w:type="dxa"/>
          </w:tcPr>
          <w:p w14:paraId="1668E25A" w14:textId="77777777" w:rsidR="006D1256" w:rsidRDefault="00000000">
            <w:pPr>
              <w:spacing w:after="0"/>
              <w:ind w:firstLine="0"/>
            </w:pPr>
            <w:r>
              <w:rPr>
                <w:sz w:val="13"/>
              </w:rPr>
              <w:t>31,6</w:t>
            </w:r>
          </w:p>
        </w:tc>
        <w:tc>
          <w:tcPr>
            <w:tcW w:w="655" w:type="dxa"/>
          </w:tcPr>
          <w:p w14:paraId="50C0569C" w14:textId="77777777" w:rsidR="006D1256" w:rsidRDefault="00000000">
            <w:pPr>
              <w:spacing w:after="0"/>
              <w:ind w:firstLine="0"/>
            </w:pPr>
            <w:r>
              <w:rPr>
                <w:sz w:val="13"/>
              </w:rPr>
              <w:t>0,520</w:t>
            </w:r>
          </w:p>
        </w:tc>
        <w:tc>
          <w:tcPr>
            <w:tcW w:w="655" w:type="dxa"/>
          </w:tcPr>
          <w:p w14:paraId="7DC7762F" w14:textId="77777777" w:rsidR="006D1256" w:rsidRDefault="00000000">
            <w:pPr>
              <w:spacing w:after="0"/>
              <w:ind w:firstLine="0"/>
            </w:pPr>
            <w:r>
              <w:rPr>
                <w:sz w:val="13"/>
              </w:rPr>
              <w:t>7375</w:t>
            </w:r>
          </w:p>
        </w:tc>
        <w:tc>
          <w:tcPr>
            <w:tcW w:w="655" w:type="dxa"/>
          </w:tcPr>
          <w:p w14:paraId="680DEF45" w14:textId="77777777" w:rsidR="006D1256" w:rsidRDefault="00000000">
            <w:pPr>
              <w:spacing w:after="0"/>
              <w:ind w:firstLine="0"/>
            </w:pPr>
            <w:r>
              <w:rPr>
                <w:sz w:val="13"/>
              </w:rPr>
              <w:t>85,5</w:t>
            </w:r>
          </w:p>
        </w:tc>
        <w:tc>
          <w:tcPr>
            <w:tcW w:w="655" w:type="dxa"/>
          </w:tcPr>
          <w:p w14:paraId="79A11031" w14:textId="77777777" w:rsidR="006D1256" w:rsidRDefault="00000000">
            <w:pPr>
              <w:spacing w:after="0"/>
              <w:ind w:firstLine="0"/>
            </w:pPr>
            <w:r>
              <w:rPr>
                <w:sz w:val="13"/>
              </w:rPr>
              <w:t>65,9</w:t>
            </w:r>
          </w:p>
        </w:tc>
        <w:tc>
          <w:tcPr>
            <w:tcW w:w="655" w:type="dxa"/>
          </w:tcPr>
          <w:p w14:paraId="32F717BF" w14:textId="77777777" w:rsidR="006D1256" w:rsidRDefault="00000000">
            <w:pPr>
              <w:spacing w:after="0"/>
              <w:ind w:firstLine="0"/>
            </w:pPr>
            <w:r>
              <w:rPr>
                <w:sz w:val="13"/>
              </w:rPr>
              <w:t>13,3</w:t>
            </w:r>
          </w:p>
        </w:tc>
        <w:tc>
          <w:tcPr>
            <w:tcW w:w="655" w:type="dxa"/>
          </w:tcPr>
          <w:p w14:paraId="4C56BC40" w14:textId="77777777" w:rsidR="006D1256" w:rsidRDefault="00000000">
            <w:pPr>
              <w:spacing w:after="0"/>
              <w:ind w:firstLine="0"/>
            </w:pPr>
            <w:r>
              <w:rPr>
                <w:sz w:val="13"/>
              </w:rPr>
              <w:t>33,9</w:t>
            </w:r>
          </w:p>
        </w:tc>
        <w:tc>
          <w:tcPr>
            <w:tcW w:w="655" w:type="dxa"/>
          </w:tcPr>
          <w:p w14:paraId="3680B021" w14:textId="77777777" w:rsidR="006D1256" w:rsidRDefault="00000000">
            <w:pPr>
              <w:spacing w:after="0"/>
              <w:ind w:firstLine="0"/>
            </w:pPr>
            <w:r>
              <w:rPr>
                <w:sz w:val="13"/>
              </w:rPr>
              <w:t>0,306</w:t>
            </w:r>
          </w:p>
        </w:tc>
        <w:tc>
          <w:tcPr>
            <w:tcW w:w="655" w:type="dxa"/>
          </w:tcPr>
          <w:p w14:paraId="01F1A368" w14:textId="77777777" w:rsidR="006D1256" w:rsidRDefault="00000000">
            <w:pPr>
              <w:spacing w:after="0"/>
              <w:ind w:firstLine="0"/>
            </w:pPr>
            <w:r>
              <w:rPr>
                <w:sz w:val="13"/>
              </w:rPr>
              <w:t>3375</w:t>
            </w:r>
          </w:p>
        </w:tc>
      </w:tr>
      <w:tr w:rsidR="006D1256" w14:paraId="2244D204" w14:textId="77777777">
        <w:trPr>
          <w:jc w:val="center"/>
        </w:trPr>
        <w:tc>
          <w:tcPr>
            <w:tcW w:w="539" w:type="dxa"/>
          </w:tcPr>
          <w:p w14:paraId="2DCDB1F9" w14:textId="77777777" w:rsidR="006D1256" w:rsidRDefault="00000000">
            <w:pPr>
              <w:spacing w:after="0"/>
              <w:ind w:firstLine="0"/>
            </w:pPr>
            <w:r>
              <w:rPr>
                <w:sz w:val="13"/>
              </w:rPr>
              <w:t>2019</w:t>
            </w:r>
          </w:p>
        </w:tc>
        <w:tc>
          <w:tcPr>
            <w:tcW w:w="425" w:type="dxa"/>
          </w:tcPr>
          <w:p w14:paraId="47317BA4" w14:textId="77777777" w:rsidR="006D1256" w:rsidRDefault="00000000">
            <w:pPr>
              <w:spacing w:after="0"/>
              <w:ind w:firstLine="0"/>
            </w:pPr>
            <w:r>
              <w:rPr>
                <w:sz w:val="13"/>
              </w:rPr>
              <w:t>2</w:t>
            </w:r>
          </w:p>
        </w:tc>
        <w:tc>
          <w:tcPr>
            <w:tcW w:w="539" w:type="dxa"/>
          </w:tcPr>
          <w:p w14:paraId="506128C8" w14:textId="77777777" w:rsidR="006D1256" w:rsidRDefault="00000000">
            <w:pPr>
              <w:spacing w:after="0"/>
              <w:ind w:firstLine="0"/>
            </w:pPr>
            <w:r>
              <w:rPr>
                <w:sz w:val="13"/>
              </w:rPr>
              <w:t>0,94</w:t>
            </w:r>
          </w:p>
        </w:tc>
        <w:tc>
          <w:tcPr>
            <w:tcW w:w="709" w:type="dxa"/>
          </w:tcPr>
          <w:p w14:paraId="3A665134" w14:textId="77777777" w:rsidR="006D1256" w:rsidRDefault="00000000">
            <w:pPr>
              <w:spacing w:after="0"/>
              <w:ind w:firstLine="0"/>
            </w:pPr>
            <w:r>
              <w:rPr>
                <w:sz w:val="13"/>
              </w:rPr>
              <w:t>El Niño</w:t>
            </w:r>
          </w:p>
        </w:tc>
        <w:tc>
          <w:tcPr>
            <w:tcW w:w="655" w:type="dxa"/>
          </w:tcPr>
          <w:p w14:paraId="02461BD9" w14:textId="77777777" w:rsidR="006D1256" w:rsidRDefault="00000000">
            <w:pPr>
              <w:spacing w:after="0"/>
              <w:ind w:firstLine="0"/>
            </w:pPr>
            <w:r>
              <w:rPr>
                <w:sz w:val="13"/>
              </w:rPr>
              <w:t>116,0</w:t>
            </w:r>
          </w:p>
        </w:tc>
        <w:tc>
          <w:tcPr>
            <w:tcW w:w="655" w:type="dxa"/>
          </w:tcPr>
          <w:p w14:paraId="56A71325" w14:textId="77777777" w:rsidR="006D1256" w:rsidRDefault="00000000">
            <w:pPr>
              <w:spacing w:after="0"/>
              <w:ind w:firstLine="0"/>
            </w:pPr>
            <w:r>
              <w:rPr>
                <w:sz w:val="13"/>
              </w:rPr>
              <w:t>98,2</w:t>
            </w:r>
          </w:p>
        </w:tc>
        <w:tc>
          <w:tcPr>
            <w:tcW w:w="655" w:type="dxa"/>
          </w:tcPr>
          <w:p w14:paraId="62965EF0" w14:textId="77777777" w:rsidR="006D1256" w:rsidRDefault="00000000">
            <w:pPr>
              <w:spacing w:after="0"/>
              <w:ind w:firstLine="0"/>
            </w:pPr>
            <w:r>
              <w:rPr>
                <w:sz w:val="13"/>
              </w:rPr>
              <w:t>40,4</w:t>
            </w:r>
          </w:p>
        </w:tc>
        <w:tc>
          <w:tcPr>
            <w:tcW w:w="655" w:type="dxa"/>
          </w:tcPr>
          <w:p w14:paraId="3DC50EA1" w14:textId="77777777" w:rsidR="006D1256" w:rsidRDefault="00000000">
            <w:pPr>
              <w:spacing w:after="0"/>
              <w:ind w:firstLine="0"/>
            </w:pPr>
            <w:r>
              <w:rPr>
                <w:sz w:val="13"/>
              </w:rPr>
              <w:t>32,6</w:t>
            </w:r>
          </w:p>
        </w:tc>
        <w:tc>
          <w:tcPr>
            <w:tcW w:w="655" w:type="dxa"/>
          </w:tcPr>
          <w:p w14:paraId="4BCF107A" w14:textId="77777777" w:rsidR="006D1256" w:rsidRDefault="00000000">
            <w:pPr>
              <w:spacing w:after="0"/>
              <w:ind w:firstLine="0"/>
            </w:pPr>
            <w:r>
              <w:rPr>
                <w:sz w:val="13"/>
              </w:rPr>
              <w:t>0,406</w:t>
            </w:r>
          </w:p>
        </w:tc>
        <w:tc>
          <w:tcPr>
            <w:tcW w:w="655" w:type="dxa"/>
          </w:tcPr>
          <w:p w14:paraId="61B7F7ED" w14:textId="77777777" w:rsidR="006D1256" w:rsidRDefault="00000000">
            <w:pPr>
              <w:spacing w:after="0"/>
              <w:ind w:firstLine="0"/>
            </w:pPr>
            <w:r>
              <w:rPr>
                <w:sz w:val="13"/>
              </w:rPr>
              <w:t>8675</w:t>
            </w:r>
          </w:p>
        </w:tc>
        <w:tc>
          <w:tcPr>
            <w:tcW w:w="655" w:type="dxa"/>
          </w:tcPr>
          <w:p w14:paraId="69AF369B" w14:textId="77777777" w:rsidR="006D1256" w:rsidRDefault="00000000">
            <w:pPr>
              <w:spacing w:after="0"/>
              <w:ind w:firstLine="0"/>
            </w:pPr>
            <w:r>
              <w:rPr>
                <w:sz w:val="13"/>
              </w:rPr>
              <w:t>131,0</w:t>
            </w:r>
          </w:p>
        </w:tc>
        <w:tc>
          <w:tcPr>
            <w:tcW w:w="655" w:type="dxa"/>
          </w:tcPr>
          <w:p w14:paraId="01CECDA7" w14:textId="77777777" w:rsidR="006D1256" w:rsidRDefault="00000000">
            <w:pPr>
              <w:spacing w:after="0"/>
              <w:ind w:firstLine="0"/>
            </w:pPr>
            <w:r>
              <w:rPr>
                <w:sz w:val="13"/>
              </w:rPr>
              <w:t>112,7</w:t>
            </w:r>
          </w:p>
        </w:tc>
        <w:tc>
          <w:tcPr>
            <w:tcW w:w="655" w:type="dxa"/>
          </w:tcPr>
          <w:p w14:paraId="75B41E03" w14:textId="77777777" w:rsidR="006D1256" w:rsidRDefault="00000000">
            <w:pPr>
              <w:spacing w:after="0"/>
              <w:ind w:firstLine="0"/>
            </w:pPr>
            <w:r>
              <w:rPr>
                <w:sz w:val="13"/>
              </w:rPr>
              <w:t>151,3</w:t>
            </w:r>
          </w:p>
        </w:tc>
        <w:tc>
          <w:tcPr>
            <w:tcW w:w="655" w:type="dxa"/>
          </w:tcPr>
          <w:p w14:paraId="19F04897" w14:textId="77777777" w:rsidR="006D1256" w:rsidRDefault="00000000">
            <w:pPr>
              <w:spacing w:after="0"/>
              <w:ind w:firstLine="0"/>
            </w:pPr>
            <w:r>
              <w:rPr>
                <w:sz w:val="13"/>
              </w:rPr>
              <w:t>31,9</w:t>
            </w:r>
          </w:p>
        </w:tc>
        <w:tc>
          <w:tcPr>
            <w:tcW w:w="655" w:type="dxa"/>
          </w:tcPr>
          <w:p w14:paraId="321D77D6" w14:textId="77777777" w:rsidR="006D1256" w:rsidRDefault="00000000">
            <w:pPr>
              <w:spacing w:after="0"/>
              <w:ind w:firstLine="0"/>
            </w:pPr>
            <w:r>
              <w:rPr>
                <w:sz w:val="13"/>
              </w:rPr>
              <w:t>0,525</w:t>
            </w:r>
          </w:p>
        </w:tc>
        <w:tc>
          <w:tcPr>
            <w:tcW w:w="655" w:type="dxa"/>
          </w:tcPr>
          <w:p w14:paraId="2F8B2250" w14:textId="77777777" w:rsidR="006D1256" w:rsidRDefault="00000000">
            <w:pPr>
              <w:spacing w:after="0"/>
              <w:ind w:firstLine="0"/>
            </w:pPr>
            <w:r>
              <w:rPr>
                <w:sz w:val="13"/>
              </w:rPr>
              <w:t>4900</w:t>
            </w:r>
          </w:p>
        </w:tc>
        <w:tc>
          <w:tcPr>
            <w:tcW w:w="655" w:type="dxa"/>
          </w:tcPr>
          <w:p w14:paraId="07B01B2D" w14:textId="77777777" w:rsidR="006D1256" w:rsidRDefault="00000000">
            <w:pPr>
              <w:spacing w:after="0"/>
              <w:ind w:firstLine="0"/>
            </w:pPr>
            <w:r>
              <w:rPr>
                <w:sz w:val="13"/>
              </w:rPr>
              <w:t>78,4</w:t>
            </w:r>
          </w:p>
        </w:tc>
        <w:tc>
          <w:tcPr>
            <w:tcW w:w="655" w:type="dxa"/>
          </w:tcPr>
          <w:p w14:paraId="0A0F4519" w14:textId="77777777" w:rsidR="006D1256" w:rsidRDefault="00000000">
            <w:pPr>
              <w:spacing w:after="0"/>
              <w:ind w:firstLine="0"/>
            </w:pPr>
            <w:r>
              <w:rPr>
                <w:sz w:val="13"/>
              </w:rPr>
              <w:t>63,6</w:t>
            </w:r>
          </w:p>
        </w:tc>
        <w:tc>
          <w:tcPr>
            <w:tcW w:w="655" w:type="dxa"/>
          </w:tcPr>
          <w:p w14:paraId="06DA88F5" w14:textId="77777777" w:rsidR="006D1256" w:rsidRDefault="00000000">
            <w:pPr>
              <w:spacing w:after="0"/>
              <w:ind w:firstLine="0"/>
            </w:pPr>
            <w:r>
              <w:rPr>
                <w:sz w:val="13"/>
              </w:rPr>
              <w:t>97,0</w:t>
            </w:r>
          </w:p>
        </w:tc>
        <w:tc>
          <w:tcPr>
            <w:tcW w:w="655" w:type="dxa"/>
          </w:tcPr>
          <w:p w14:paraId="08C4CD50" w14:textId="77777777" w:rsidR="006D1256" w:rsidRDefault="00000000">
            <w:pPr>
              <w:spacing w:after="0"/>
              <w:ind w:firstLine="0"/>
            </w:pPr>
            <w:r>
              <w:rPr>
                <w:sz w:val="13"/>
              </w:rPr>
              <w:t>34,6</w:t>
            </w:r>
          </w:p>
        </w:tc>
        <w:tc>
          <w:tcPr>
            <w:tcW w:w="655" w:type="dxa"/>
          </w:tcPr>
          <w:p w14:paraId="01053348" w14:textId="77777777" w:rsidR="006D1256" w:rsidRDefault="00000000">
            <w:pPr>
              <w:spacing w:after="0"/>
              <w:ind w:firstLine="0"/>
            </w:pPr>
            <w:r>
              <w:rPr>
                <w:sz w:val="13"/>
              </w:rPr>
              <w:t>0,275</w:t>
            </w:r>
          </w:p>
        </w:tc>
        <w:tc>
          <w:tcPr>
            <w:tcW w:w="655" w:type="dxa"/>
          </w:tcPr>
          <w:p w14:paraId="3F8D13FE" w14:textId="77777777" w:rsidR="006D1256" w:rsidRDefault="00000000">
            <w:pPr>
              <w:spacing w:after="0"/>
              <w:ind w:firstLine="0"/>
            </w:pPr>
            <w:r>
              <w:rPr>
                <w:sz w:val="13"/>
              </w:rPr>
              <w:t>1375</w:t>
            </w:r>
          </w:p>
        </w:tc>
      </w:tr>
      <w:tr w:rsidR="006D1256" w14:paraId="6813264E" w14:textId="77777777">
        <w:trPr>
          <w:jc w:val="center"/>
        </w:trPr>
        <w:tc>
          <w:tcPr>
            <w:tcW w:w="539" w:type="dxa"/>
          </w:tcPr>
          <w:p w14:paraId="4539A11E" w14:textId="77777777" w:rsidR="006D1256" w:rsidRDefault="00000000">
            <w:pPr>
              <w:spacing w:after="0"/>
              <w:ind w:firstLine="0"/>
            </w:pPr>
            <w:r>
              <w:rPr>
                <w:sz w:val="13"/>
              </w:rPr>
              <w:t>2019</w:t>
            </w:r>
          </w:p>
        </w:tc>
        <w:tc>
          <w:tcPr>
            <w:tcW w:w="425" w:type="dxa"/>
          </w:tcPr>
          <w:p w14:paraId="4EE6E88B" w14:textId="77777777" w:rsidR="006D1256" w:rsidRDefault="00000000">
            <w:pPr>
              <w:spacing w:after="0"/>
              <w:ind w:firstLine="0"/>
            </w:pPr>
            <w:r>
              <w:rPr>
                <w:sz w:val="13"/>
              </w:rPr>
              <w:t>3</w:t>
            </w:r>
          </w:p>
        </w:tc>
        <w:tc>
          <w:tcPr>
            <w:tcW w:w="539" w:type="dxa"/>
          </w:tcPr>
          <w:p w14:paraId="0B7404E0" w14:textId="77777777" w:rsidR="006D1256" w:rsidRDefault="00000000">
            <w:pPr>
              <w:spacing w:after="0"/>
              <w:ind w:firstLine="0"/>
            </w:pPr>
            <w:r>
              <w:rPr>
                <w:sz w:val="13"/>
              </w:rPr>
              <w:t>0,87</w:t>
            </w:r>
          </w:p>
        </w:tc>
        <w:tc>
          <w:tcPr>
            <w:tcW w:w="709" w:type="dxa"/>
          </w:tcPr>
          <w:p w14:paraId="7CEBB9D2" w14:textId="77777777" w:rsidR="006D1256" w:rsidRDefault="00000000">
            <w:pPr>
              <w:spacing w:after="0"/>
              <w:ind w:firstLine="0"/>
            </w:pPr>
            <w:r>
              <w:rPr>
                <w:sz w:val="13"/>
              </w:rPr>
              <w:t>El Niño</w:t>
            </w:r>
          </w:p>
        </w:tc>
        <w:tc>
          <w:tcPr>
            <w:tcW w:w="655" w:type="dxa"/>
          </w:tcPr>
          <w:p w14:paraId="7A44B32F" w14:textId="77777777" w:rsidR="006D1256" w:rsidRDefault="00000000">
            <w:pPr>
              <w:spacing w:after="0"/>
              <w:ind w:firstLine="0"/>
            </w:pPr>
            <w:r>
              <w:rPr>
                <w:sz w:val="13"/>
              </w:rPr>
              <w:t>90,5</w:t>
            </w:r>
          </w:p>
        </w:tc>
        <w:tc>
          <w:tcPr>
            <w:tcW w:w="655" w:type="dxa"/>
          </w:tcPr>
          <w:p w14:paraId="389B02B1" w14:textId="77777777" w:rsidR="006D1256" w:rsidRDefault="00000000">
            <w:pPr>
              <w:spacing w:after="0"/>
              <w:ind w:firstLine="0"/>
            </w:pPr>
            <w:r>
              <w:rPr>
                <w:sz w:val="13"/>
              </w:rPr>
              <w:t>93,0</w:t>
            </w:r>
          </w:p>
        </w:tc>
        <w:tc>
          <w:tcPr>
            <w:tcW w:w="655" w:type="dxa"/>
          </w:tcPr>
          <w:p w14:paraId="2DC31A71" w14:textId="77777777" w:rsidR="006D1256" w:rsidRDefault="00000000">
            <w:pPr>
              <w:spacing w:after="0"/>
              <w:ind w:firstLine="0"/>
            </w:pPr>
            <w:r>
              <w:rPr>
                <w:sz w:val="13"/>
              </w:rPr>
              <w:t>130,5</w:t>
            </w:r>
          </w:p>
        </w:tc>
        <w:tc>
          <w:tcPr>
            <w:tcW w:w="655" w:type="dxa"/>
          </w:tcPr>
          <w:p w14:paraId="30DA283C" w14:textId="77777777" w:rsidR="006D1256" w:rsidRDefault="00000000">
            <w:pPr>
              <w:spacing w:after="0"/>
              <w:ind w:firstLine="0"/>
            </w:pPr>
            <w:r>
              <w:rPr>
                <w:sz w:val="13"/>
              </w:rPr>
              <w:t>31,8</w:t>
            </w:r>
          </w:p>
        </w:tc>
        <w:tc>
          <w:tcPr>
            <w:tcW w:w="655" w:type="dxa"/>
          </w:tcPr>
          <w:p w14:paraId="3C464EB4" w14:textId="77777777" w:rsidR="006D1256" w:rsidRDefault="00000000">
            <w:pPr>
              <w:spacing w:after="0"/>
              <w:ind w:firstLine="0"/>
            </w:pPr>
            <w:r>
              <w:rPr>
                <w:sz w:val="13"/>
              </w:rPr>
              <w:t>0,454</w:t>
            </w:r>
          </w:p>
        </w:tc>
        <w:tc>
          <w:tcPr>
            <w:tcW w:w="655" w:type="dxa"/>
          </w:tcPr>
          <w:p w14:paraId="70461F1D" w14:textId="77777777" w:rsidR="006D1256" w:rsidRDefault="00000000">
            <w:pPr>
              <w:spacing w:after="0"/>
              <w:ind w:firstLine="0"/>
            </w:pPr>
            <w:r>
              <w:rPr>
                <w:sz w:val="13"/>
              </w:rPr>
              <w:t>11650</w:t>
            </w:r>
          </w:p>
        </w:tc>
        <w:tc>
          <w:tcPr>
            <w:tcW w:w="655" w:type="dxa"/>
          </w:tcPr>
          <w:p w14:paraId="4D247F90" w14:textId="77777777" w:rsidR="006D1256" w:rsidRDefault="00000000">
            <w:pPr>
              <w:spacing w:after="0"/>
              <w:ind w:firstLine="0"/>
            </w:pPr>
            <w:r>
              <w:rPr>
                <w:sz w:val="13"/>
              </w:rPr>
              <w:t>124,3</w:t>
            </w:r>
          </w:p>
        </w:tc>
        <w:tc>
          <w:tcPr>
            <w:tcW w:w="655" w:type="dxa"/>
          </w:tcPr>
          <w:p w14:paraId="0C3EA409" w14:textId="77777777" w:rsidR="006D1256" w:rsidRDefault="00000000">
            <w:pPr>
              <w:spacing w:after="0"/>
              <w:ind w:firstLine="0"/>
            </w:pPr>
            <w:r>
              <w:rPr>
                <w:sz w:val="13"/>
              </w:rPr>
              <w:t>118,1</w:t>
            </w:r>
          </w:p>
        </w:tc>
        <w:tc>
          <w:tcPr>
            <w:tcW w:w="655" w:type="dxa"/>
          </w:tcPr>
          <w:p w14:paraId="5A27B640" w14:textId="77777777" w:rsidR="006D1256" w:rsidRDefault="00000000">
            <w:pPr>
              <w:spacing w:after="0"/>
              <w:ind w:firstLine="0"/>
            </w:pPr>
            <w:r>
              <w:rPr>
                <w:sz w:val="13"/>
              </w:rPr>
              <w:t>253,6</w:t>
            </w:r>
          </w:p>
        </w:tc>
        <w:tc>
          <w:tcPr>
            <w:tcW w:w="655" w:type="dxa"/>
          </w:tcPr>
          <w:p w14:paraId="40878BF1" w14:textId="77777777" w:rsidR="006D1256" w:rsidRDefault="00000000">
            <w:pPr>
              <w:spacing w:after="0"/>
              <w:ind w:firstLine="0"/>
            </w:pPr>
            <w:r>
              <w:rPr>
                <w:sz w:val="13"/>
              </w:rPr>
              <w:t>30,1</w:t>
            </w:r>
          </w:p>
        </w:tc>
        <w:tc>
          <w:tcPr>
            <w:tcW w:w="655" w:type="dxa"/>
          </w:tcPr>
          <w:p w14:paraId="2B107C76" w14:textId="77777777" w:rsidR="006D1256" w:rsidRDefault="00000000">
            <w:pPr>
              <w:spacing w:after="0"/>
              <w:ind w:firstLine="0"/>
            </w:pPr>
            <w:r>
              <w:rPr>
                <w:sz w:val="13"/>
              </w:rPr>
              <w:t>0,617</w:t>
            </w:r>
          </w:p>
        </w:tc>
        <w:tc>
          <w:tcPr>
            <w:tcW w:w="655" w:type="dxa"/>
          </w:tcPr>
          <w:p w14:paraId="32838187" w14:textId="77777777" w:rsidR="006D1256" w:rsidRDefault="00000000">
            <w:pPr>
              <w:spacing w:after="0"/>
              <w:ind w:firstLine="0"/>
            </w:pPr>
            <w:r>
              <w:rPr>
                <w:sz w:val="13"/>
              </w:rPr>
              <w:t>7925</w:t>
            </w:r>
          </w:p>
        </w:tc>
        <w:tc>
          <w:tcPr>
            <w:tcW w:w="655" w:type="dxa"/>
          </w:tcPr>
          <w:p w14:paraId="7A0CD688" w14:textId="77777777" w:rsidR="006D1256" w:rsidRDefault="00000000">
            <w:pPr>
              <w:spacing w:after="0"/>
              <w:ind w:firstLine="0"/>
            </w:pPr>
            <w:r>
              <w:rPr>
                <w:sz w:val="13"/>
              </w:rPr>
              <w:t>92,5</w:t>
            </w:r>
          </w:p>
        </w:tc>
        <w:tc>
          <w:tcPr>
            <w:tcW w:w="655" w:type="dxa"/>
          </w:tcPr>
          <w:p w14:paraId="598F0BFA" w14:textId="77777777" w:rsidR="006D1256" w:rsidRDefault="00000000">
            <w:pPr>
              <w:spacing w:after="0"/>
              <w:ind w:firstLine="0"/>
            </w:pPr>
            <w:r>
              <w:rPr>
                <w:sz w:val="13"/>
              </w:rPr>
              <w:t>77,5</w:t>
            </w:r>
          </w:p>
        </w:tc>
        <w:tc>
          <w:tcPr>
            <w:tcW w:w="655" w:type="dxa"/>
          </w:tcPr>
          <w:p w14:paraId="5FCB574D" w14:textId="77777777" w:rsidR="006D1256" w:rsidRDefault="00000000">
            <w:pPr>
              <w:spacing w:after="0"/>
              <w:ind w:firstLine="0"/>
            </w:pPr>
            <w:r>
              <w:rPr>
                <w:sz w:val="13"/>
              </w:rPr>
              <w:t>143,7</w:t>
            </w:r>
          </w:p>
        </w:tc>
        <w:tc>
          <w:tcPr>
            <w:tcW w:w="655" w:type="dxa"/>
          </w:tcPr>
          <w:p w14:paraId="16E10AE1" w14:textId="77777777" w:rsidR="006D1256" w:rsidRDefault="00000000">
            <w:pPr>
              <w:spacing w:after="0"/>
              <w:ind w:firstLine="0"/>
            </w:pPr>
            <w:r>
              <w:rPr>
                <w:sz w:val="13"/>
              </w:rPr>
              <w:t>33,1</w:t>
            </w:r>
          </w:p>
        </w:tc>
        <w:tc>
          <w:tcPr>
            <w:tcW w:w="655" w:type="dxa"/>
          </w:tcPr>
          <w:p w14:paraId="526B0E69" w14:textId="77777777" w:rsidR="006D1256" w:rsidRDefault="00000000">
            <w:pPr>
              <w:spacing w:after="0"/>
              <w:ind w:firstLine="0"/>
            </w:pPr>
            <w:r>
              <w:rPr>
                <w:sz w:val="13"/>
              </w:rPr>
              <w:t>0,355</w:t>
            </w:r>
          </w:p>
        </w:tc>
        <w:tc>
          <w:tcPr>
            <w:tcW w:w="655" w:type="dxa"/>
          </w:tcPr>
          <w:p w14:paraId="7014C695" w14:textId="77777777" w:rsidR="006D1256" w:rsidRDefault="00000000">
            <w:pPr>
              <w:spacing w:after="0"/>
              <w:ind w:firstLine="0"/>
            </w:pPr>
            <w:r>
              <w:rPr>
                <w:sz w:val="13"/>
              </w:rPr>
              <w:t>475</w:t>
            </w:r>
          </w:p>
        </w:tc>
      </w:tr>
      <w:tr w:rsidR="006D1256" w14:paraId="7857CB5D" w14:textId="77777777">
        <w:trPr>
          <w:jc w:val="center"/>
        </w:trPr>
        <w:tc>
          <w:tcPr>
            <w:tcW w:w="539" w:type="dxa"/>
          </w:tcPr>
          <w:p w14:paraId="41B178FE" w14:textId="77777777" w:rsidR="006D1256" w:rsidRDefault="00000000">
            <w:pPr>
              <w:spacing w:after="0"/>
              <w:ind w:firstLine="0"/>
            </w:pPr>
            <w:r>
              <w:rPr>
                <w:sz w:val="13"/>
              </w:rPr>
              <w:t>2019</w:t>
            </w:r>
          </w:p>
        </w:tc>
        <w:tc>
          <w:tcPr>
            <w:tcW w:w="425" w:type="dxa"/>
          </w:tcPr>
          <w:p w14:paraId="507B8F60" w14:textId="77777777" w:rsidR="006D1256" w:rsidRDefault="00000000">
            <w:pPr>
              <w:spacing w:after="0"/>
              <w:ind w:firstLine="0"/>
            </w:pPr>
            <w:r>
              <w:rPr>
                <w:sz w:val="13"/>
              </w:rPr>
              <w:t>4</w:t>
            </w:r>
          </w:p>
        </w:tc>
        <w:tc>
          <w:tcPr>
            <w:tcW w:w="539" w:type="dxa"/>
          </w:tcPr>
          <w:p w14:paraId="2F382D51" w14:textId="77777777" w:rsidR="006D1256" w:rsidRDefault="00000000">
            <w:pPr>
              <w:spacing w:after="0"/>
              <w:ind w:firstLine="0"/>
            </w:pPr>
            <w:r>
              <w:rPr>
                <w:sz w:val="13"/>
              </w:rPr>
              <w:t>0,82</w:t>
            </w:r>
          </w:p>
        </w:tc>
        <w:tc>
          <w:tcPr>
            <w:tcW w:w="709" w:type="dxa"/>
          </w:tcPr>
          <w:p w14:paraId="192F554B" w14:textId="77777777" w:rsidR="006D1256" w:rsidRDefault="00000000">
            <w:pPr>
              <w:spacing w:after="0"/>
              <w:ind w:firstLine="0"/>
            </w:pPr>
            <w:r>
              <w:rPr>
                <w:sz w:val="13"/>
              </w:rPr>
              <w:t>El Niño</w:t>
            </w:r>
          </w:p>
        </w:tc>
        <w:tc>
          <w:tcPr>
            <w:tcW w:w="655" w:type="dxa"/>
          </w:tcPr>
          <w:p w14:paraId="47E7E20E" w14:textId="77777777" w:rsidR="006D1256" w:rsidRDefault="00000000">
            <w:pPr>
              <w:spacing w:after="0"/>
              <w:ind w:firstLine="0"/>
            </w:pPr>
            <w:r>
              <w:rPr>
                <w:sz w:val="13"/>
              </w:rPr>
              <w:t>138,2</w:t>
            </w:r>
          </w:p>
        </w:tc>
        <w:tc>
          <w:tcPr>
            <w:tcW w:w="655" w:type="dxa"/>
          </w:tcPr>
          <w:p w14:paraId="25D81BB0" w14:textId="77777777" w:rsidR="006D1256" w:rsidRDefault="00000000">
            <w:pPr>
              <w:spacing w:after="0"/>
              <w:ind w:firstLine="0"/>
            </w:pPr>
            <w:r>
              <w:rPr>
                <w:sz w:val="13"/>
              </w:rPr>
              <w:t>124,8</w:t>
            </w:r>
          </w:p>
        </w:tc>
        <w:tc>
          <w:tcPr>
            <w:tcW w:w="655" w:type="dxa"/>
          </w:tcPr>
          <w:p w14:paraId="6EAAF84A" w14:textId="77777777" w:rsidR="006D1256" w:rsidRDefault="00000000">
            <w:pPr>
              <w:spacing w:after="0"/>
              <w:ind w:firstLine="0"/>
            </w:pPr>
            <w:r>
              <w:rPr>
                <w:sz w:val="13"/>
              </w:rPr>
              <w:t>102,0</w:t>
            </w:r>
          </w:p>
        </w:tc>
        <w:tc>
          <w:tcPr>
            <w:tcW w:w="655" w:type="dxa"/>
          </w:tcPr>
          <w:p w14:paraId="3004286B" w14:textId="77777777" w:rsidR="006D1256" w:rsidRDefault="00000000">
            <w:pPr>
              <w:spacing w:after="0"/>
              <w:ind w:firstLine="0"/>
            </w:pPr>
            <w:r>
              <w:rPr>
                <w:sz w:val="13"/>
              </w:rPr>
              <w:t>28,5</w:t>
            </w:r>
          </w:p>
        </w:tc>
        <w:tc>
          <w:tcPr>
            <w:tcW w:w="655" w:type="dxa"/>
          </w:tcPr>
          <w:p w14:paraId="2A8F5C53" w14:textId="77777777" w:rsidR="006D1256" w:rsidRDefault="00000000">
            <w:pPr>
              <w:spacing w:after="0"/>
              <w:ind w:firstLine="0"/>
            </w:pPr>
            <w:r>
              <w:rPr>
                <w:sz w:val="13"/>
              </w:rPr>
              <w:t>0,612</w:t>
            </w:r>
          </w:p>
        </w:tc>
        <w:tc>
          <w:tcPr>
            <w:tcW w:w="655" w:type="dxa"/>
          </w:tcPr>
          <w:p w14:paraId="58D5B29E" w14:textId="77777777" w:rsidR="006D1256" w:rsidRDefault="00000000">
            <w:pPr>
              <w:spacing w:after="0"/>
              <w:ind w:firstLine="0"/>
            </w:pPr>
            <w:r>
              <w:rPr>
                <w:sz w:val="13"/>
              </w:rPr>
              <w:t>275</w:t>
            </w:r>
          </w:p>
        </w:tc>
        <w:tc>
          <w:tcPr>
            <w:tcW w:w="655" w:type="dxa"/>
          </w:tcPr>
          <w:p w14:paraId="193248C5" w14:textId="77777777" w:rsidR="006D1256" w:rsidRDefault="00000000">
            <w:pPr>
              <w:spacing w:after="0"/>
              <w:ind w:firstLine="0"/>
            </w:pPr>
            <w:r>
              <w:rPr>
                <w:sz w:val="13"/>
              </w:rPr>
              <w:t>143,3</w:t>
            </w:r>
          </w:p>
        </w:tc>
        <w:tc>
          <w:tcPr>
            <w:tcW w:w="655" w:type="dxa"/>
          </w:tcPr>
          <w:p w14:paraId="391E5A39" w14:textId="77777777" w:rsidR="006D1256" w:rsidRDefault="00000000">
            <w:pPr>
              <w:spacing w:after="0"/>
              <w:ind w:firstLine="0"/>
            </w:pPr>
            <w:r>
              <w:rPr>
                <w:sz w:val="13"/>
              </w:rPr>
              <w:t>115,3</w:t>
            </w:r>
          </w:p>
        </w:tc>
        <w:tc>
          <w:tcPr>
            <w:tcW w:w="655" w:type="dxa"/>
          </w:tcPr>
          <w:p w14:paraId="5C78206F" w14:textId="77777777" w:rsidR="006D1256" w:rsidRDefault="00000000">
            <w:pPr>
              <w:spacing w:after="0"/>
              <w:ind w:firstLine="0"/>
            </w:pPr>
            <w:r>
              <w:rPr>
                <w:sz w:val="13"/>
              </w:rPr>
              <w:t>101,9</w:t>
            </w:r>
          </w:p>
        </w:tc>
        <w:tc>
          <w:tcPr>
            <w:tcW w:w="655" w:type="dxa"/>
          </w:tcPr>
          <w:p w14:paraId="07813977" w14:textId="77777777" w:rsidR="006D1256" w:rsidRDefault="00000000">
            <w:pPr>
              <w:spacing w:after="0"/>
              <w:ind w:firstLine="0"/>
            </w:pPr>
            <w:r>
              <w:rPr>
                <w:sz w:val="13"/>
              </w:rPr>
              <w:t>29,5</w:t>
            </w:r>
          </w:p>
        </w:tc>
        <w:tc>
          <w:tcPr>
            <w:tcW w:w="655" w:type="dxa"/>
          </w:tcPr>
          <w:p w14:paraId="0386365E" w14:textId="77777777" w:rsidR="006D1256" w:rsidRDefault="00000000">
            <w:pPr>
              <w:spacing w:after="0"/>
              <w:ind w:firstLine="0"/>
            </w:pPr>
            <w:r>
              <w:rPr>
                <w:sz w:val="13"/>
              </w:rPr>
              <w:t>0,580</w:t>
            </w:r>
          </w:p>
        </w:tc>
        <w:tc>
          <w:tcPr>
            <w:tcW w:w="655" w:type="dxa"/>
          </w:tcPr>
          <w:p w14:paraId="4EE06719" w14:textId="77777777" w:rsidR="006D1256" w:rsidRDefault="00000000">
            <w:pPr>
              <w:spacing w:after="0"/>
              <w:ind w:firstLine="0"/>
            </w:pPr>
            <w:r>
              <w:rPr>
                <w:sz w:val="13"/>
              </w:rPr>
              <w:t>10525</w:t>
            </w:r>
          </w:p>
        </w:tc>
        <w:tc>
          <w:tcPr>
            <w:tcW w:w="655" w:type="dxa"/>
          </w:tcPr>
          <w:p w14:paraId="11E017B5" w14:textId="77777777" w:rsidR="006D1256" w:rsidRDefault="00000000">
            <w:pPr>
              <w:spacing w:after="0"/>
              <w:ind w:firstLine="0"/>
            </w:pPr>
            <w:r>
              <w:rPr>
                <w:sz w:val="13"/>
              </w:rPr>
              <w:t>131,2</w:t>
            </w:r>
          </w:p>
        </w:tc>
        <w:tc>
          <w:tcPr>
            <w:tcW w:w="655" w:type="dxa"/>
          </w:tcPr>
          <w:p w14:paraId="5CFA2443" w14:textId="77777777" w:rsidR="006D1256" w:rsidRDefault="00000000">
            <w:pPr>
              <w:spacing w:after="0"/>
              <w:ind w:firstLine="0"/>
            </w:pPr>
            <w:r>
              <w:rPr>
                <w:sz w:val="13"/>
              </w:rPr>
              <w:t>100,7</w:t>
            </w:r>
          </w:p>
        </w:tc>
        <w:tc>
          <w:tcPr>
            <w:tcW w:w="655" w:type="dxa"/>
          </w:tcPr>
          <w:p w14:paraId="034E104F" w14:textId="77777777" w:rsidR="006D1256" w:rsidRDefault="00000000">
            <w:pPr>
              <w:spacing w:after="0"/>
              <w:ind w:firstLine="0"/>
            </w:pPr>
            <w:r>
              <w:rPr>
                <w:sz w:val="13"/>
              </w:rPr>
              <w:t>71,5</w:t>
            </w:r>
          </w:p>
        </w:tc>
        <w:tc>
          <w:tcPr>
            <w:tcW w:w="655" w:type="dxa"/>
          </w:tcPr>
          <w:p w14:paraId="64D464BD" w14:textId="77777777" w:rsidR="006D1256" w:rsidRDefault="00000000">
            <w:pPr>
              <w:spacing w:after="0"/>
              <w:ind w:firstLine="0"/>
            </w:pPr>
            <w:r>
              <w:rPr>
                <w:sz w:val="13"/>
              </w:rPr>
              <w:t>29,9</w:t>
            </w:r>
          </w:p>
        </w:tc>
        <w:tc>
          <w:tcPr>
            <w:tcW w:w="655" w:type="dxa"/>
          </w:tcPr>
          <w:p w14:paraId="43298FC9" w14:textId="77777777" w:rsidR="006D1256" w:rsidRDefault="00000000">
            <w:pPr>
              <w:spacing w:after="0"/>
              <w:ind w:firstLine="0"/>
            </w:pPr>
            <w:r>
              <w:rPr>
                <w:sz w:val="13"/>
              </w:rPr>
              <w:t>0,479</w:t>
            </w:r>
          </w:p>
        </w:tc>
        <w:tc>
          <w:tcPr>
            <w:tcW w:w="655" w:type="dxa"/>
          </w:tcPr>
          <w:p w14:paraId="2C7DFCCB" w14:textId="77777777" w:rsidR="006D1256" w:rsidRDefault="00000000">
            <w:pPr>
              <w:spacing w:after="0"/>
              <w:ind w:firstLine="0"/>
            </w:pPr>
            <w:r>
              <w:rPr>
                <w:sz w:val="13"/>
              </w:rPr>
              <w:t>625</w:t>
            </w:r>
          </w:p>
        </w:tc>
      </w:tr>
      <w:tr w:rsidR="006D1256" w14:paraId="343D4E96" w14:textId="77777777">
        <w:trPr>
          <w:jc w:val="center"/>
        </w:trPr>
        <w:tc>
          <w:tcPr>
            <w:tcW w:w="539" w:type="dxa"/>
          </w:tcPr>
          <w:p w14:paraId="5B21A3E6" w14:textId="77777777" w:rsidR="006D1256" w:rsidRDefault="00000000">
            <w:pPr>
              <w:spacing w:after="0"/>
              <w:ind w:firstLine="0"/>
            </w:pPr>
            <w:r>
              <w:rPr>
                <w:sz w:val="13"/>
              </w:rPr>
              <w:t>2019</w:t>
            </w:r>
          </w:p>
        </w:tc>
        <w:tc>
          <w:tcPr>
            <w:tcW w:w="425" w:type="dxa"/>
          </w:tcPr>
          <w:p w14:paraId="349984CC" w14:textId="77777777" w:rsidR="006D1256" w:rsidRDefault="00000000">
            <w:pPr>
              <w:spacing w:after="0"/>
              <w:ind w:firstLine="0"/>
            </w:pPr>
            <w:r>
              <w:rPr>
                <w:sz w:val="13"/>
              </w:rPr>
              <w:t>5</w:t>
            </w:r>
          </w:p>
        </w:tc>
        <w:tc>
          <w:tcPr>
            <w:tcW w:w="539" w:type="dxa"/>
          </w:tcPr>
          <w:p w14:paraId="00886293" w14:textId="77777777" w:rsidR="006D1256" w:rsidRDefault="00000000">
            <w:pPr>
              <w:spacing w:after="0"/>
              <w:ind w:firstLine="0"/>
            </w:pPr>
            <w:r>
              <w:rPr>
                <w:sz w:val="13"/>
              </w:rPr>
              <w:t>0,71</w:t>
            </w:r>
          </w:p>
        </w:tc>
        <w:tc>
          <w:tcPr>
            <w:tcW w:w="709" w:type="dxa"/>
          </w:tcPr>
          <w:p w14:paraId="0B3A5A6D" w14:textId="77777777" w:rsidR="006D1256" w:rsidRDefault="00000000">
            <w:pPr>
              <w:spacing w:after="0"/>
              <w:ind w:firstLine="0"/>
            </w:pPr>
            <w:r>
              <w:rPr>
                <w:sz w:val="13"/>
              </w:rPr>
              <w:t>El Niño</w:t>
            </w:r>
          </w:p>
        </w:tc>
        <w:tc>
          <w:tcPr>
            <w:tcW w:w="655" w:type="dxa"/>
          </w:tcPr>
          <w:p w14:paraId="58ABC3D7" w14:textId="77777777" w:rsidR="006D1256" w:rsidRDefault="00000000">
            <w:pPr>
              <w:spacing w:after="0"/>
              <w:ind w:firstLine="0"/>
            </w:pPr>
            <w:r>
              <w:rPr>
                <w:sz w:val="13"/>
              </w:rPr>
              <w:t>126,9</w:t>
            </w:r>
          </w:p>
        </w:tc>
        <w:tc>
          <w:tcPr>
            <w:tcW w:w="655" w:type="dxa"/>
          </w:tcPr>
          <w:p w14:paraId="5084F5F2" w14:textId="77777777" w:rsidR="006D1256" w:rsidRDefault="00000000">
            <w:pPr>
              <w:spacing w:after="0"/>
              <w:ind w:firstLine="0"/>
            </w:pPr>
            <w:r>
              <w:rPr>
                <w:sz w:val="13"/>
              </w:rPr>
              <w:t>115,9</w:t>
            </w:r>
          </w:p>
        </w:tc>
        <w:tc>
          <w:tcPr>
            <w:tcW w:w="655" w:type="dxa"/>
          </w:tcPr>
          <w:p w14:paraId="17DC1730" w14:textId="77777777" w:rsidR="006D1256" w:rsidRDefault="00000000">
            <w:pPr>
              <w:spacing w:after="0"/>
              <w:ind w:firstLine="0"/>
            </w:pPr>
            <w:r>
              <w:rPr>
                <w:sz w:val="13"/>
              </w:rPr>
              <w:t>59,5</w:t>
            </w:r>
          </w:p>
        </w:tc>
        <w:tc>
          <w:tcPr>
            <w:tcW w:w="655" w:type="dxa"/>
          </w:tcPr>
          <w:p w14:paraId="717250D8" w14:textId="77777777" w:rsidR="006D1256" w:rsidRDefault="00000000">
            <w:pPr>
              <w:spacing w:after="0"/>
              <w:ind w:firstLine="0"/>
            </w:pPr>
            <w:r>
              <w:rPr>
                <w:sz w:val="13"/>
              </w:rPr>
              <w:t>27,3</w:t>
            </w:r>
          </w:p>
        </w:tc>
        <w:tc>
          <w:tcPr>
            <w:tcW w:w="655" w:type="dxa"/>
          </w:tcPr>
          <w:p w14:paraId="49946874" w14:textId="77777777" w:rsidR="006D1256" w:rsidRDefault="00000000">
            <w:pPr>
              <w:spacing w:after="0"/>
              <w:ind w:firstLine="0"/>
            </w:pPr>
            <w:r>
              <w:rPr>
                <w:sz w:val="13"/>
              </w:rPr>
              <w:t>0,667</w:t>
            </w:r>
          </w:p>
        </w:tc>
        <w:tc>
          <w:tcPr>
            <w:tcW w:w="655" w:type="dxa"/>
          </w:tcPr>
          <w:p w14:paraId="5D77F8E4" w14:textId="77777777" w:rsidR="006D1256" w:rsidRDefault="00000000">
            <w:pPr>
              <w:spacing w:after="0"/>
              <w:ind w:firstLine="0"/>
            </w:pPr>
            <w:r>
              <w:rPr>
                <w:sz w:val="13"/>
              </w:rPr>
              <w:t>1750</w:t>
            </w:r>
          </w:p>
        </w:tc>
        <w:tc>
          <w:tcPr>
            <w:tcW w:w="655" w:type="dxa"/>
          </w:tcPr>
          <w:p w14:paraId="5E9418FE" w14:textId="77777777" w:rsidR="006D1256" w:rsidRDefault="00000000">
            <w:pPr>
              <w:spacing w:after="0"/>
              <w:ind w:firstLine="0"/>
            </w:pPr>
            <w:r>
              <w:rPr>
                <w:sz w:val="13"/>
              </w:rPr>
              <w:t>137,1</w:t>
            </w:r>
          </w:p>
        </w:tc>
        <w:tc>
          <w:tcPr>
            <w:tcW w:w="655" w:type="dxa"/>
          </w:tcPr>
          <w:p w14:paraId="728FC421" w14:textId="77777777" w:rsidR="006D1256" w:rsidRDefault="00000000">
            <w:pPr>
              <w:spacing w:after="0"/>
              <w:ind w:firstLine="0"/>
            </w:pPr>
            <w:r>
              <w:rPr>
                <w:sz w:val="13"/>
              </w:rPr>
              <w:t>92,9</w:t>
            </w:r>
          </w:p>
        </w:tc>
        <w:tc>
          <w:tcPr>
            <w:tcW w:w="655" w:type="dxa"/>
          </w:tcPr>
          <w:p w14:paraId="1064097F" w14:textId="77777777" w:rsidR="006D1256" w:rsidRDefault="00000000">
            <w:pPr>
              <w:spacing w:after="0"/>
              <w:ind w:firstLine="0"/>
            </w:pPr>
            <w:r>
              <w:rPr>
                <w:sz w:val="13"/>
              </w:rPr>
              <w:t>29,9</w:t>
            </w:r>
          </w:p>
        </w:tc>
        <w:tc>
          <w:tcPr>
            <w:tcW w:w="655" w:type="dxa"/>
          </w:tcPr>
          <w:p w14:paraId="68CD0901" w14:textId="77777777" w:rsidR="006D1256" w:rsidRDefault="00000000">
            <w:pPr>
              <w:spacing w:after="0"/>
              <w:ind w:firstLine="0"/>
            </w:pPr>
            <w:r>
              <w:rPr>
                <w:sz w:val="13"/>
              </w:rPr>
              <w:t>30,9</w:t>
            </w:r>
          </w:p>
        </w:tc>
        <w:tc>
          <w:tcPr>
            <w:tcW w:w="655" w:type="dxa"/>
          </w:tcPr>
          <w:p w14:paraId="1CDF4A3A" w14:textId="77777777" w:rsidR="006D1256" w:rsidRDefault="00000000">
            <w:pPr>
              <w:spacing w:after="0"/>
              <w:ind w:firstLine="0"/>
            </w:pPr>
            <w:r>
              <w:rPr>
                <w:sz w:val="13"/>
              </w:rPr>
              <w:t>0,505</w:t>
            </w:r>
          </w:p>
        </w:tc>
        <w:tc>
          <w:tcPr>
            <w:tcW w:w="655" w:type="dxa"/>
          </w:tcPr>
          <w:p w14:paraId="3D2F44E6" w14:textId="77777777" w:rsidR="006D1256" w:rsidRDefault="00000000">
            <w:pPr>
              <w:spacing w:after="0"/>
              <w:ind w:firstLine="0"/>
            </w:pPr>
            <w:r>
              <w:rPr>
                <w:sz w:val="13"/>
              </w:rPr>
              <w:t>5300</w:t>
            </w:r>
          </w:p>
        </w:tc>
        <w:tc>
          <w:tcPr>
            <w:tcW w:w="655" w:type="dxa"/>
          </w:tcPr>
          <w:p w14:paraId="5972FD60" w14:textId="77777777" w:rsidR="006D1256" w:rsidRDefault="00000000">
            <w:pPr>
              <w:spacing w:after="0"/>
              <w:ind w:firstLine="0"/>
            </w:pPr>
            <w:r>
              <w:rPr>
                <w:sz w:val="13"/>
              </w:rPr>
              <w:t>104,8</w:t>
            </w:r>
          </w:p>
        </w:tc>
        <w:tc>
          <w:tcPr>
            <w:tcW w:w="655" w:type="dxa"/>
          </w:tcPr>
          <w:p w14:paraId="2B6F3334" w14:textId="77777777" w:rsidR="006D1256" w:rsidRDefault="00000000">
            <w:pPr>
              <w:spacing w:after="0"/>
              <w:ind w:firstLine="0"/>
            </w:pPr>
            <w:r>
              <w:rPr>
                <w:sz w:val="13"/>
              </w:rPr>
              <w:t>67,7</w:t>
            </w:r>
          </w:p>
        </w:tc>
        <w:tc>
          <w:tcPr>
            <w:tcW w:w="655" w:type="dxa"/>
          </w:tcPr>
          <w:p w14:paraId="640C17DF" w14:textId="77777777" w:rsidR="006D1256" w:rsidRDefault="00000000">
            <w:pPr>
              <w:spacing w:after="0"/>
              <w:ind w:firstLine="0"/>
            </w:pPr>
            <w:r>
              <w:rPr>
                <w:sz w:val="13"/>
              </w:rPr>
              <w:t>23,9</w:t>
            </w:r>
          </w:p>
        </w:tc>
        <w:tc>
          <w:tcPr>
            <w:tcW w:w="655" w:type="dxa"/>
          </w:tcPr>
          <w:p w14:paraId="3EFCB8E1" w14:textId="77777777" w:rsidR="006D1256" w:rsidRDefault="00000000">
            <w:pPr>
              <w:spacing w:after="0"/>
              <w:ind w:firstLine="0"/>
            </w:pPr>
            <w:r>
              <w:rPr>
                <w:sz w:val="13"/>
              </w:rPr>
              <w:t>31,5</w:t>
            </w:r>
          </w:p>
        </w:tc>
        <w:tc>
          <w:tcPr>
            <w:tcW w:w="655" w:type="dxa"/>
          </w:tcPr>
          <w:p w14:paraId="004D54AD" w14:textId="77777777" w:rsidR="006D1256" w:rsidRDefault="00000000">
            <w:pPr>
              <w:spacing w:after="0"/>
              <w:ind w:firstLine="0"/>
            </w:pPr>
            <w:r>
              <w:rPr>
                <w:sz w:val="13"/>
              </w:rPr>
              <w:t>0,367</w:t>
            </w:r>
          </w:p>
        </w:tc>
        <w:tc>
          <w:tcPr>
            <w:tcW w:w="655" w:type="dxa"/>
          </w:tcPr>
          <w:p w14:paraId="31B62885" w14:textId="77777777" w:rsidR="006D1256" w:rsidRDefault="00000000">
            <w:pPr>
              <w:spacing w:after="0"/>
              <w:ind w:firstLine="0"/>
            </w:pPr>
            <w:r>
              <w:rPr>
                <w:sz w:val="13"/>
              </w:rPr>
              <w:t>750</w:t>
            </w:r>
          </w:p>
        </w:tc>
      </w:tr>
      <w:tr w:rsidR="006D1256" w14:paraId="76F44C0F" w14:textId="77777777">
        <w:trPr>
          <w:jc w:val="center"/>
        </w:trPr>
        <w:tc>
          <w:tcPr>
            <w:tcW w:w="539" w:type="dxa"/>
          </w:tcPr>
          <w:p w14:paraId="2EFC914E" w14:textId="77777777" w:rsidR="006D1256" w:rsidRDefault="00000000">
            <w:pPr>
              <w:spacing w:after="0"/>
              <w:ind w:firstLine="0"/>
            </w:pPr>
            <w:r>
              <w:rPr>
                <w:sz w:val="13"/>
              </w:rPr>
              <w:t>2019</w:t>
            </w:r>
          </w:p>
        </w:tc>
        <w:tc>
          <w:tcPr>
            <w:tcW w:w="425" w:type="dxa"/>
          </w:tcPr>
          <w:p w14:paraId="2A5F3BBF" w14:textId="77777777" w:rsidR="006D1256" w:rsidRDefault="00000000">
            <w:pPr>
              <w:spacing w:after="0"/>
              <w:ind w:firstLine="0"/>
            </w:pPr>
            <w:r>
              <w:rPr>
                <w:sz w:val="13"/>
              </w:rPr>
              <w:t>6</w:t>
            </w:r>
          </w:p>
        </w:tc>
        <w:tc>
          <w:tcPr>
            <w:tcW w:w="539" w:type="dxa"/>
          </w:tcPr>
          <w:p w14:paraId="2283E322" w14:textId="77777777" w:rsidR="006D1256" w:rsidRDefault="00000000">
            <w:pPr>
              <w:spacing w:after="0"/>
              <w:ind w:firstLine="0"/>
            </w:pPr>
            <w:r>
              <w:rPr>
                <w:sz w:val="13"/>
              </w:rPr>
              <w:t>0,59</w:t>
            </w:r>
          </w:p>
        </w:tc>
        <w:tc>
          <w:tcPr>
            <w:tcW w:w="709" w:type="dxa"/>
          </w:tcPr>
          <w:p w14:paraId="38AD5389" w14:textId="77777777" w:rsidR="006D1256" w:rsidRDefault="00000000">
            <w:pPr>
              <w:spacing w:after="0"/>
              <w:ind w:firstLine="0"/>
            </w:pPr>
            <w:r>
              <w:rPr>
                <w:sz w:val="13"/>
              </w:rPr>
              <w:t>El Niño</w:t>
            </w:r>
          </w:p>
        </w:tc>
        <w:tc>
          <w:tcPr>
            <w:tcW w:w="655" w:type="dxa"/>
          </w:tcPr>
          <w:p w14:paraId="6C6A93D8" w14:textId="77777777" w:rsidR="006D1256" w:rsidRDefault="00000000">
            <w:pPr>
              <w:spacing w:after="0"/>
              <w:ind w:firstLine="0"/>
            </w:pPr>
            <w:r>
              <w:rPr>
                <w:sz w:val="13"/>
              </w:rPr>
              <w:t>125,5</w:t>
            </w:r>
          </w:p>
        </w:tc>
        <w:tc>
          <w:tcPr>
            <w:tcW w:w="655" w:type="dxa"/>
          </w:tcPr>
          <w:p w14:paraId="4FB6C6F2" w14:textId="77777777" w:rsidR="006D1256" w:rsidRDefault="00000000">
            <w:pPr>
              <w:spacing w:after="0"/>
              <w:ind w:firstLine="0"/>
            </w:pPr>
            <w:r>
              <w:rPr>
                <w:sz w:val="13"/>
              </w:rPr>
              <w:t>93,7</w:t>
            </w:r>
          </w:p>
        </w:tc>
        <w:tc>
          <w:tcPr>
            <w:tcW w:w="655" w:type="dxa"/>
          </w:tcPr>
          <w:p w14:paraId="31FB06F5" w14:textId="77777777" w:rsidR="006D1256" w:rsidRDefault="00000000">
            <w:pPr>
              <w:spacing w:after="0"/>
              <w:ind w:firstLine="0"/>
            </w:pPr>
            <w:r>
              <w:rPr>
                <w:sz w:val="13"/>
              </w:rPr>
              <w:t>83,6</w:t>
            </w:r>
          </w:p>
        </w:tc>
        <w:tc>
          <w:tcPr>
            <w:tcW w:w="655" w:type="dxa"/>
          </w:tcPr>
          <w:p w14:paraId="0646C511" w14:textId="77777777" w:rsidR="006D1256" w:rsidRDefault="00000000">
            <w:pPr>
              <w:spacing w:after="0"/>
              <w:ind w:firstLine="0"/>
            </w:pPr>
            <w:r>
              <w:rPr>
                <w:sz w:val="13"/>
              </w:rPr>
              <w:t>25,4</w:t>
            </w:r>
          </w:p>
        </w:tc>
        <w:tc>
          <w:tcPr>
            <w:tcW w:w="655" w:type="dxa"/>
          </w:tcPr>
          <w:p w14:paraId="6402CB68" w14:textId="77777777" w:rsidR="006D1256" w:rsidRDefault="00000000">
            <w:pPr>
              <w:spacing w:after="0"/>
              <w:ind w:firstLine="0"/>
            </w:pPr>
            <w:r>
              <w:rPr>
                <w:sz w:val="13"/>
              </w:rPr>
              <w:t>0,641</w:t>
            </w:r>
          </w:p>
        </w:tc>
        <w:tc>
          <w:tcPr>
            <w:tcW w:w="655" w:type="dxa"/>
          </w:tcPr>
          <w:p w14:paraId="5A423164" w14:textId="77777777" w:rsidR="006D1256" w:rsidRDefault="00000000">
            <w:pPr>
              <w:spacing w:after="0"/>
              <w:ind w:firstLine="0"/>
            </w:pPr>
            <w:r>
              <w:rPr>
                <w:sz w:val="13"/>
              </w:rPr>
              <w:t>1200</w:t>
            </w:r>
          </w:p>
        </w:tc>
        <w:tc>
          <w:tcPr>
            <w:tcW w:w="655" w:type="dxa"/>
          </w:tcPr>
          <w:p w14:paraId="386DB6A6" w14:textId="77777777" w:rsidR="006D1256" w:rsidRDefault="00000000">
            <w:pPr>
              <w:spacing w:after="0"/>
              <w:ind w:firstLine="0"/>
            </w:pPr>
            <w:r>
              <w:rPr>
                <w:sz w:val="13"/>
              </w:rPr>
              <w:t>126,7</w:t>
            </w:r>
          </w:p>
        </w:tc>
        <w:tc>
          <w:tcPr>
            <w:tcW w:w="655" w:type="dxa"/>
          </w:tcPr>
          <w:p w14:paraId="6404D8AB" w14:textId="77777777" w:rsidR="006D1256" w:rsidRDefault="00000000">
            <w:pPr>
              <w:spacing w:after="0"/>
              <w:ind w:firstLine="0"/>
            </w:pPr>
            <w:r>
              <w:rPr>
                <w:sz w:val="13"/>
              </w:rPr>
              <w:t>64,7</w:t>
            </w:r>
          </w:p>
        </w:tc>
        <w:tc>
          <w:tcPr>
            <w:tcW w:w="655" w:type="dxa"/>
          </w:tcPr>
          <w:p w14:paraId="28F8F436" w14:textId="77777777" w:rsidR="006D1256" w:rsidRDefault="00000000">
            <w:pPr>
              <w:spacing w:after="0"/>
              <w:ind w:firstLine="0"/>
            </w:pPr>
            <w:r>
              <w:rPr>
                <w:sz w:val="13"/>
              </w:rPr>
              <w:t>1,4</w:t>
            </w:r>
          </w:p>
        </w:tc>
        <w:tc>
          <w:tcPr>
            <w:tcW w:w="655" w:type="dxa"/>
          </w:tcPr>
          <w:p w14:paraId="71BD7828" w14:textId="77777777" w:rsidR="006D1256" w:rsidRDefault="00000000">
            <w:pPr>
              <w:spacing w:after="0"/>
              <w:ind w:firstLine="0"/>
            </w:pPr>
            <w:r>
              <w:rPr>
                <w:sz w:val="13"/>
              </w:rPr>
              <w:t>30,0</w:t>
            </w:r>
          </w:p>
        </w:tc>
        <w:tc>
          <w:tcPr>
            <w:tcW w:w="655" w:type="dxa"/>
          </w:tcPr>
          <w:p w14:paraId="0CB78DBF" w14:textId="77777777" w:rsidR="006D1256" w:rsidRDefault="00000000">
            <w:pPr>
              <w:spacing w:after="0"/>
              <w:ind w:firstLine="0"/>
            </w:pPr>
            <w:r>
              <w:rPr>
                <w:sz w:val="13"/>
              </w:rPr>
              <w:t>0,380</w:t>
            </w:r>
          </w:p>
        </w:tc>
        <w:tc>
          <w:tcPr>
            <w:tcW w:w="655" w:type="dxa"/>
          </w:tcPr>
          <w:p w14:paraId="78C58B8F" w14:textId="77777777" w:rsidR="006D1256" w:rsidRDefault="00000000">
            <w:pPr>
              <w:spacing w:after="0"/>
              <w:ind w:firstLine="0"/>
            </w:pPr>
            <w:r>
              <w:rPr>
                <w:sz w:val="13"/>
              </w:rPr>
              <w:t>4700</w:t>
            </w:r>
          </w:p>
        </w:tc>
        <w:tc>
          <w:tcPr>
            <w:tcW w:w="655" w:type="dxa"/>
          </w:tcPr>
          <w:p w14:paraId="4D87EF79" w14:textId="77777777" w:rsidR="006D1256" w:rsidRDefault="00000000">
            <w:pPr>
              <w:spacing w:after="0"/>
              <w:ind w:firstLine="0"/>
            </w:pPr>
            <w:r>
              <w:rPr>
                <w:sz w:val="13"/>
              </w:rPr>
              <w:t>96,2</w:t>
            </w:r>
          </w:p>
        </w:tc>
        <w:tc>
          <w:tcPr>
            <w:tcW w:w="655" w:type="dxa"/>
          </w:tcPr>
          <w:p w14:paraId="72FADEFA" w14:textId="77777777" w:rsidR="006D1256" w:rsidRDefault="00000000">
            <w:pPr>
              <w:spacing w:after="0"/>
              <w:ind w:firstLine="0"/>
            </w:pPr>
            <w:r>
              <w:rPr>
                <w:sz w:val="13"/>
              </w:rPr>
              <w:t>47,5</w:t>
            </w:r>
          </w:p>
        </w:tc>
        <w:tc>
          <w:tcPr>
            <w:tcW w:w="655" w:type="dxa"/>
          </w:tcPr>
          <w:p w14:paraId="1D491DD9" w14:textId="77777777" w:rsidR="006D1256" w:rsidRDefault="00000000">
            <w:pPr>
              <w:spacing w:after="0"/>
              <w:ind w:firstLine="0"/>
            </w:pPr>
            <w:r>
              <w:rPr>
                <w:sz w:val="13"/>
              </w:rPr>
              <w:t>32,8</w:t>
            </w:r>
          </w:p>
        </w:tc>
        <w:tc>
          <w:tcPr>
            <w:tcW w:w="655" w:type="dxa"/>
          </w:tcPr>
          <w:p w14:paraId="190ADF95" w14:textId="77777777" w:rsidR="006D1256" w:rsidRDefault="00000000">
            <w:pPr>
              <w:spacing w:after="0"/>
              <w:ind w:firstLine="0"/>
            </w:pPr>
            <w:r>
              <w:rPr>
                <w:sz w:val="13"/>
              </w:rPr>
              <w:t>29,6</w:t>
            </w:r>
          </w:p>
        </w:tc>
        <w:tc>
          <w:tcPr>
            <w:tcW w:w="655" w:type="dxa"/>
          </w:tcPr>
          <w:p w14:paraId="5130111F" w14:textId="77777777" w:rsidR="006D1256" w:rsidRDefault="00000000">
            <w:pPr>
              <w:spacing w:after="0"/>
              <w:ind w:firstLine="0"/>
            </w:pPr>
            <w:r>
              <w:rPr>
                <w:sz w:val="13"/>
              </w:rPr>
              <w:t>0,283</w:t>
            </w:r>
          </w:p>
        </w:tc>
        <w:tc>
          <w:tcPr>
            <w:tcW w:w="655" w:type="dxa"/>
          </w:tcPr>
          <w:p w14:paraId="3C0DC2BB" w14:textId="77777777" w:rsidR="006D1256" w:rsidRDefault="00000000">
            <w:pPr>
              <w:spacing w:after="0"/>
              <w:ind w:firstLine="0"/>
            </w:pPr>
            <w:r>
              <w:rPr>
                <w:sz w:val="13"/>
              </w:rPr>
              <w:t>1550</w:t>
            </w:r>
          </w:p>
        </w:tc>
      </w:tr>
      <w:tr w:rsidR="006D1256" w14:paraId="466CC445" w14:textId="77777777">
        <w:trPr>
          <w:jc w:val="center"/>
        </w:trPr>
        <w:tc>
          <w:tcPr>
            <w:tcW w:w="539" w:type="dxa"/>
          </w:tcPr>
          <w:p w14:paraId="1516CA45" w14:textId="77777777" w:rsidR="006D1256" w:rsidRDefault="00000000">
            <w:pPr>
              <w:spacing w:after="0"/>
              <w:ind w:firstLine="0"/>
            </w:pPr>
            <w:r>
              <w:rPr>
                <w:sz w:val="13"/>
              </w:rPr>
              <w:t>2019</w:t>
            </w:r>
          </w:p>
        </w:tc>
        <w:tc>
          <w:tcPr>
            <w:tcW w:w="425" w:type="dxa"/>
          </w:tcPr>
          <w:p w14:paraId="265A856C" w14:textId="77777777" w:rsidR="006D1256" w:rsidRDefault="00000000">
            <w:pPr>
              <w:spacing w:after="0"/>
              <w:ind w:firstLine="0"/>
            </w:pPr>
            <w:r>
              <w:rPr>
                <w:sz w:val="13"/>
              </w:rPr>
              <w:t>7</w:t>
            </w:r>
          </w:p>
        </w:tc>
        <w:tc>
          <w:tcPr>
            <w:tcW w:w="539" w:type="dxa"/>
          </w:tcPr>
          <w:p w14:paraId="79BD373B" w14:textId="77777777" w:rsidR="006D1256" w:rsidRDefault="00000000">
            <w:pPr>
              <w:spacing w:after="0"/>
              <w:ind w:firstLine="0"/>
            </w:pPr>
            <w:r>
              <w:rPr>
                <w:sz w:val="13"/>
              </w:rPr>
              <w:t>0,38</w:t>
            </w:r>
          </w:p>
        </w:tc>
        <w:tc>
          <w:tcPr>
            <w:tcW w:w="709" w:type="dxa"/>
          </w:tcPr>
          <w:p w14:paraId="6AFCB8B5" w14:textId="77777777" w:rsidR="006D1256" w:rsidRDefault="00000000">
            <w:pPr>
              <w:spacing w:after="0"/>
              <w:ind w:firstLine="0"/>
            </w:pPr>
            <w:r>
              <w:rPr>
                <w:sz w:val="13"/>
              </w:rPr>
              <w:t>Neutro</w:t>
            </w:r>
          </w:p>
        </w:tc>
        <w:tc>
          <w:tcPr>
            <w:tcW w:w="655" w:type="dxa"/>
          </w:tcPr>
          <w:p w14:paraId="7C46F5B4" w14:textId="77777777" w:rsidR="006D1256" w:rsidRDefault="00000000">
            <w:pPr>
              <w:spacing w:after="0"/>
              <w:ind w:firstLine="0"/>
            </w:pPr>
            <w:r>
              <w:rPr>
                <w:sz w:val="13"/>
              </w:rPr>
              <w:t>128,1</w:t>
            </w:r>
          </w:p>
        </w:tc>
        <w:tc>
          <w:tcPr>
            <w:tcW w:w="655" w:type="dxa"/>
          </w:tcPr>
          <w:p w14:paraId="494D07A1" w14:textId="77777777" w:rsidR="006D1256" w:rsidRDefault="00000000">
            <w:pPr>
              <w:spacing w:after="0"/>
              <w:ind w:firstLine="0"/>
            </w:pPr>
            <w:r>
              <w:rPr>
                <w:sz w:val="13"/>
              </w:rPr>
              <w:t>88,7</w:t>
            </w:r>
          </w:p>
        </w:tc>
        <w:tc>
          <w:tcPr>
            <w:tcW w:w="655" w:type="dxa"/>
          </w:tcPr>
          <w:p w14:paraId="2B2A9477" w14:textId="77777777" w:rsidR="006D1256" w:rsidRDefault="00000000">
            <w:pPr>
              <w:spacing w:after="0"/>
              <w:ind w:firstLine="0"/>
            </w:pPr>
            <w:r>
              <w:rPr>
                <w:sz w:val="13"/>
              </w:rPr>
              <w:t>76,2</w:t>
            </w:r>
          </w:p>
        </w:tc>
        <w:tc>
          <w:tcPr>
            <w:tcW w:w="655" w:type="dxa"/>
          </w:tcPr>
          <w:p w14:paraId="1B8E5F11" w14:textId="77777777" w:rsidR="006D1256" w:rsidRDefault="00000000">
            <w:pPr>
              <w:spacing w:after="0"/>
              <w:ind w:firstLine="0"/>
            </w:pPr>
            <w:r>
              <w:rPr>
                <w:sz w:val="13"/>
              </w:rPr>
              <w:t>25,0</w:t>
            </w:r>
          </w:p>
        </w:tc>
        <w:tc>
          <w:tcPr>
            <w:tcW w:w="655" w:type="dxa"/>
          </w:tcPr>
          <w:p w14:paraId="3FE1CDBE" w14:textId="77777777" w:rsidR="006D1256" w:rsidRDefault="00000000">
            <w:pPr>
              <w:spacing w:after="0"/>
              <w:ind w:firstLine="0"/>
            </w:pPr>
            <w:r>
              <w:rPr>
                <w:sz w:val="13"/>
              </w:rPr>
              <w:t>0,603</w:t>
            </w:r>
          </w:p>
        </w:tc>
        <w:tc>
          <w:tcPr>
            <w:tcW w:w="655" w:type="dxa"/>
          </w:tcPr>
          <w:p w14:paraId="549EBF33" w14:textId="77777777" w:rsidR="006D1256" w:rsidRDefault="00000000">
            <w:pPr>
              <w:spacing w:after="0"/>
              <w:ind w:firstLine="0"/>
            </w:pPr>
            <w:r>
              <w:rPr>
                <w:sz w:val="13"/>
              </w:rPr>
              <w:t>50</w:t>
            </w:r>
          </w:p>
        </w:tc>
        <w:tc>
          <w:tcPr>
            <w:tcW w:w="655" w:type="dxa"/>
          </w:tcPr>
          <w:p w14:paraId="6919E4D0" w14:textId="77777777" w:rsidR="006D1256" w:rsidRDefault="00000000">
            <w:pPr>
              <w:spacing w:after="0"/>
              <w:ind w:firstLine="0"/>
            </w:pPr>
            <w:r>
              <w:rPr>
                <w:sz w:val="13"/>
              </w:rPr>
              <w:t>98,3</w:t>
            </w:r>
          </w:p>
        </w:tc>
        <w:tc>
          <w:tcPr>
            <w:tcW w:w="655" w:type="dxa"/>
          </w:tcPr>
          <w:p w14:paraId="216BDEE0" w14:textId="77777777" w:rsidR="006D1256" w:rsidRDefault="00000000">
            <w:pPr>
              <w:spacing w:after="0"/>
              <w:ind w:firstLine="0"/>
            </w:pPr>
            <w:r>
              <w:rPr>
                <w:sz w:val="13"/>
              </w:rPr>
              <w:t>43,1</w:t>
            </w:r>
          </w:p>
        </w:tc>
        <w:tc>
          <w:tcPr>
            <w:tcW w:w="655" w:type="dxa"/>
          </w:tcPr>
          <w:p w14:paraId="4251ECA6" w14:textId="77777777" w:rsidR="006D1256" w:rsidRDefault="00000000">
            <w:pPr>
              <w:spacing w:after="0"/>
              <w:ind w:firstLine="0"/>
            </w:pPr>
            <w:r>
              <w:rPr>
                <w:sz w:val="13"/>
              </w:rPr>
              <w:t>0,9</w:t>
            </w:r>
          </w:p>
        </w:tc>
        <w:tc>
          <w:tcPr>
            <w:tcW w:w="655" w:type="dxa"/>
          </w:tcPr>
          <w:p w14:paraId="5BF07BC3" w14:textId="77777777" w:rsidR="006D1256" w:rsidRDefault="00000000">
            <w:pPr>
              <w:spacing w:after="0"/>
              <w:ind w:firstLine="0"/>
            </w:pPr>
            <w:r>
              <w:rPr>
                <w:sz w:val="13"/>
              </w:rPr>
              <w:t>31,6</w:t>
            </w:r>
          </w:p>
        </w:tc>
        <w:tc>
          <w:tcPr>
            <w:tcW w:w="655" w:type="dxa"/>
          </w:tcPr>
          <w:p w14:paraId="33C8D16A" w14:textId="77777777" w:rsidR="006D1256" w:rsidRDefault="00000000">
            <w:pPr>
              <w:spacing w:after="0"/>
              <w:ind w:firstLine="0"/>
            </w:pPr>
            <w:r>
              <w:rPr>
                <w:sz w:val="13"/>
              </w:rPr>
              <w:t>0,228</w:t>
            </w:r>
          </w:p>
        </w:tc>
        <w:tc>
          <w:tcPr>
            <w:tcW w:w="655" w:type="dxa"/>
          </w:tcPr>
          <w:p w14:paraId="3A16A6BA" w14:textId="77777777" w:rsidR="006D1256" w:rsidRDefault="00000000">
            <w:pPr>
              <w:spacing w:after="0"/>
              <w:ind w:firstLine="0"/>
            </w:pPr>
            <w:r>
              <w:rPr>
                <w:sz w:val="13"/>
              </w:rPr>
              <w:t>17450</w:t>
            </w:r>
          </w:p>
        </w:tc>
        <w:tc>
          <w:tcPr>
            <w:tcW w:w="655" w:type="dxa"/>
          </w:tcPr>
          <w:p w14:paraId="1206F189" w14:textId="77777777" w:rsidR="006D1256" w:rsidRDefault="00000000">
            <w:pPr>
              <w:spacing w:after="0"/>
              <w:ind w:firstLine="0"/>
            </w:pPr>
            <w:r>
              <w:rPr>
                <w:sz w:val="13"/>
              </w:rPr>
              <w:t>82,4</w:t>
            </w:r>
          </w:p>
        </w:tc>
        <w:tc>
          <w:tcPr>
            <w:tcW w:w="655" w:type="dxa"/>
          </w:tcPr>
          <w:p w14:paraId="2F6CBE95" w14:textId="77777777" w:rsidR="006D1256" w:rsidRDefault="00000000">
            <w:pPr>
              <w:spacing w:after="0"/>
              <w:ind w:firstLine="0"/>
            </w:pPr>
            <w:r>
              <w:rPr>
                <w:sz w:val="13"/>
              </w:rPr>
              <w:t>38,5</w:t>
            </w:r>
          </w:p>
        </w:tc>
        <w:tc>
          <w:tcPr>
            <w:tcW w:w="655" w:type="dxa"/>
          </w:tcPr>
          <w:p w14:paraId="79D81B3D" w14:textId="77777777" w:rsidR="006D1256" w:rsidRDefault="00000000">
            <w:pPr>
              <w:spacing w:after="0"/>
              <w:ind w:firstLine="0"/>
            </w:pPr>
            <w:r>
              <w:rPr>
                <w:sz w:val="13"/>
              </w:rPr>
              <w:t>26,7</w:t>
            </w:r>
          </w:p>
        </w:tc>
        <w:tc>
          <w:tcPr>
            <w:tcW w:w="655" w:type="dxa"/>
          </w:tcPr>
          <w:p w14:paraId="7299ED71" w14:textId="77777777" w:rsidR="006D1256" w:rsidRDefault="00000000">
            <w:pPr>
              <w:spacing w:after="0"/>
              <w:ind w:firstLine="0"/>
            </w:pPr>
            <w:r>
              <w:rPr>
                <w:sz w:val="13"/>
              </w:rPr>
              <w:t>30,4</w:t>
            </w:r>
          </w:p>
        </w:tc>
        <w:tc>
          <w:tcPr>
            <w:tcW w:w="655" w:type="dxa"/>
          </w:tcPr>
          <w:p w14:paraId="1636F2AD" w14:textId="77777777" w:rsidR="006D1256" w:rsidRDefault="00000000">
            <w:pPr>
              <w:spacing w:after="0"/>
              <w:ind w:firstLine="0"/>
            </w:pPr>
            <w:r>
              <w:rPr>
                <w:sz w:val="13"/>
              </w:rPr>
              <w:t>0,212</w:t>
            </w:r>
          </w:p>
        </w:tc>
        <w:tc>
          <w:tcPr>
            <w:tcW w:w="655" w:type="dxa"/>
          </w:tcPr>
          <w:p w14:paraId="55089C9B" w14:textId="77777777" w:rsidR="006D1256" w:rsidRDefault="00000000">
            <w:pPr>
              <w:spacing w:after="0"/>
              <w:ind w:firstLine="0"/>
            </w:pPr>
            <w:r>
              <w:rPr>
                <w:sz w:val="13"/>
              </w:rPr>
              <w:t>1300</w:t>
            </w:r>
          </w:p>
        </w:tc>
      </w:tr>
      <w:tr w:rsidR="006D1256" w14:paraId="66881BB9" w14:textId="77777777">
        <w:trPr>
          <w:jc w:val="center"/>
        </w:trPr>
        <w:tc>
          <w:tcPr>
            <w:tcW w:w="539" w:type="dxa"/>
          </w:tcPr>
          <w:p w14:paraId="55B25C5D" w14:textId="77777777" w:rsidR="006D1256" w:rsidRDefault="00000000">
            <w:pPr>
              <w:spacing w:after="0"/>
              <w:ind w:firstLine="0"/>
            </w:pPr>
            <w:r>
              <w:rPr>
                <w:sz w:val="13"/>
              </w:rPr>
              <w:t>2019</w:t>
            </w:r>
          </w:p>
        </w:tc>
        <w:tc>
          <w:tcPr>
            <w:tcW w:w="425" w:type="dxa"/>
          </w:tcPr>
          <w:p w14:paraId="368E38B2" w14:textId="77777777" w:rsidR="006D1256" w:rsidRDefault="00000000">
            <w:pPr>
              <w:spacing w:after="0"/>
              <w:ind w:firstLine="0"/>
            </w:pPr>
            <w:r>
              <w:rPr>
                <w:sz w:val="13"/>
              </w:rPr>
              <w:t>8</w:t>
            </w:r>
          </w:p>
        </w:tc>
        <w:tc>
          <w:tcPr>
            <w:tcW w:w="539" w:type="dxa"/>
          </w:tcPr>
          <w:p w14:paraId="0921E780" w14:textId="77777777" w:rsidR="006D1256" w:rsidRDefault="00000000">
            <w:pPr>
              <w:spacing w:after="0"/>
              <w:ind w:firstLine="0"/>
            </w:pPr>
            <w:r>
              <w:rPr>
                <w:sz w:val="13"/>
              </w:rPr>
              <w:t>0,20</w:t>
            </w:r>
          </w:p>
        </w:tc>
        <w:tc>
          <w:tcPr>
            <w:tcW w:w="709" w:type="dxa"/>
          </w:tcPr>
          <w:p w14:paraId="74BABD03" w14:textId="77777777" w:rsidR="006D1256" w:rsidRDefault="00000000">
            <w:pPr>
              <w:spacing w:after="0"/>
              <w:ind w:firstLine="0"/>
            </w:pPr>
            <w:r>
              <w:rPr>
                <w:sz w:val="13"/>
              </w:rPr>
              <w:t>Neutro</w:t>
            </w:r>
          </w:p>
        </w:tc>
        <w:tc>
          <w:tcPr>
            <w:tcW w:w="655" w:type="dxa"/>
          </w:tcPr>
          <w:p w14:paraId="3AF2200A" w14:textId="77777777" w:rsidR="006D1256" w:rsidRDefault="00000000">
            <w:pPr>
              <w:spacing w:after="0"/>
              <w:ind w:firstLine="0"/>
            </w:pPr>
            <w:r>
              <w:rPr>
                <w:sz w:val="13"/>
              </w:rPr>
              <w:t>151,7</w:t>
            </w:r>
          </w:p>
        </w:tc>
        <w:tc>
          <w:tcPr>
            <w:tcW w:w="655" w:type="dxa"/>
          </w:tcPr>
          <w:p w14:paraId="75C3F486" w14:textId="77777777" w:rsidR="006D1256" w:rsidRDefault="00000000">
            <w:pPr>
              <w:spacing w:after="0"/>
              <w:ind w:firstLine="0"/>
            </w:pPr>
            <w:r>
              <w:rPr>
                <w:sz w:val="13"/>
              </w:rPr>
              <w:t>97,1</w:t>
            </w:r>
          </w:p>
        </w:tc>
        <w:tc>
          <w:tcPr>
            <w:tcW w:w="655" w:type="dxa"/>
          </w:tcPr>
          <w:p w14:paraId="7988B129" w14:textId="77777777" w:rsidR="006D1256" w:rsidRDefault="00000000">
            <w:pPr>
              <w:spacing w:after="0"/>
              <w:ind w:firstLine="0"/>
            </w:pPr>
            <w:r>
              <w:rPr>
                <w:sz w:val="13"/>
              </w:rPr>
              <w:t>74,1</w:t>
            </w:r>
          </w:p>
        </w:tc>
        <w:tc>
          <w:tcPr>
            <w:tcW w:w="655" w:type="dxa"/>
          </w:tcPr>
          <w:p w14:paraId="0C017519" w14:textId="77777777" w:rsidR="006D1256" w:rsidRDefault="00000000">
            <w:pPr>
              <w:spacing w:after="0"/>
              <w:ind w:firstLine="0"/>
            </w:pPr>
            <w:r>
              <w:rPr>
                <w:sz w:val="13"/>
              </w:rPr>
              <w:t>25,6</w:t>
            </w:r>
          </w:p>
        </w:tc>
        <w:tc>
          <w:tcPr>
            <w:tcW w:w="655" w:type="dxa"/>
          </w:tcPr>
          <w:p w14:paraId="2EF5F5A8" w14:textId="77777777" w:rsidR="006D1256" w:rsidRDefault="00000000">
            <w:pPr>
              <w:spacing w:after="0"/>
              <w:ind w:firstLine="0"/>
            </w:pPr>
            <w:r>
              <w:rPr>
                <w:sz w:val="13"/>
              </w:rPr>
              <w:t>0,569</w:t>
            </w:r>
          </w:p>
        </w:tc>
        <w:tc>
          <w:tcPr>
            <w:tcW w:w="655" w:type="dxa"/>
          </w:tcPr>
          <w:p w14:paraId="2CDE0300" w14:textId="77777777" w:rsidR="006D1256" w:rsidRDefault="00000000">
            <w:pPr>
              <w:spacing w:after="0"/>
              <w:ind w:firstLine="0"/>
            </w:pPr>
            <w:r>
              <w:rPr>
                <w:sz w:val="13"/>
              </w:rPr>
              <w:t>525</w:t>
            </w:r>
          </w:p>
        </w:tc>
        <w:tc>
          <w:tcPr>
            <w:tcW w:w="655" w:type="dxa"/>
          </w:tcPr>
          <w:p w14:paraId="5C25F017" w14:textId="77777777" w:rsidR="006D1256" w:rsidRDefault="00000000">
            <w:pPr>
              <w:spacing w:after="0"/>
              <w:ind w:firstLine="0"/>
            </w:pPr>
            <w:r>
              <w:rPr>
                <w:sz w:val="13"/>
              </w:rPr>
              <w:t>78,2</w:t>
            </w:r>
          </w:p>
        </w:tc>
        <w:tc>
          <w:tcPr>
            <w:tcW w:w="655" w:type="dxa"/>
          </w:tcPr>
          <w:p w14:paraId="36787B12" w14:textId="77777777" w:rsidR="006D1256" w:rsidRDefault="00000000">
            <w:pPr>
              <w:spacing w:after="0"/>
              <w:ind w:firstLine="0"/>
            </w:pPr>
            <w:r>
              <w:rPr>
                <w:sz w:val="13"/>
              </w:rPr>
              <w:t>35,4</w:t>
            </w:r>
          </w:p>
        </w:tc>
        <w:tc>
          <w:tcPr>
            <w:tcW w:w="655" w:type="dxa"/>
          </w:tcPr>
          <w:p w14:paraId="47163DC7" w14:textId="77777777" w:rsidR="006D1256" w:rsidRDefault="00000000">
            <w:pPr>
              <w:spacing w:after="0"/>
              <w:ind w:firstLine="0"/>
            </w:pPr>
            <w:r>
              <w:rPr>
                <w:sz w:val="13"/>
              </w:rPr>
              <w:t>1,8</w:t>
            </w:r>
          </w:p>
        </w:tc>
        <w:tc>
          <w:tcPr>
            <w:tcW w:w="655" w:type="dxa"/>
          </w:tcPr>
          <w:p w14:paraId="3B4CC5C6" w14:textId="77777777" w:rsidR="006D1256" w:rsidRDefault="00000000">
            <w:pPr>
              <w:spacing w:after="0"/>
              <w:ind w:firstLine="0"/>
            </w:pPr>
            <w:r>
              <w:rPr>
                <w:sz w:val="13"/>
              </w:rPr>
              <w:t>34,7</w:t>
            </w:r>
          </w:p>
        </w:tc>
        <w:tc>
          <w:tcPr>
            <w:tcW w:w="655" w:type="dxa"/>
          </w:tcPr>
          <w:p w14:paraId="0B4C058A" w14:textId="77777777" w:rsidR="006D1256" w:rsidRDefault="00000000">
            <w:pPr>
              <w:spacing w:after="0"/>
              <w:ind w:firstLine="0"/>
            </w:pPr>
            <w:r>
              <w:rPr>
                <w:sz w:val="13"/>
              </w:rPr>
              <w:t>0,164</w:t>
            </w:r>
          </w:p>
        </w:tc>
        <w:tc>
          <w:tcPr>
            <w:tcW w:w="655" w:type="dxa"/>
          </w:tcPr>
          <w:p w14:paraId="7E7D32FB" w14:textId="77777777" w:rsidR="006D1256" w:rsidRDefault="00000000">
            <w:pPr>
              <w:spacing w:after="0"/>
              <w:ind w:firstLine="0"/>
            </w:pPr>
            <w:r>
              <w:rPr>
                <w:sz w:val="13"/>
              </w:rPr>
              <w:t>58025</w:t>
            </w:r>
          </w:p>
        </w:tc>
        <w:tc>
          <w:tcPr>
            <w:tcW w:w="655" w:type="dxa"/>
          </w:tcPr>
          <w:p w14:paraId="2419BBB3" w14:textId="77777777" w:rsidR="006D1256" w:rsidRDefault="00000000">
            <w:pPr>
              <w:spacing w:after="0"/>
              <w:ind w:firstLine="0"/>
            </w:pPr>
            <w:r>
              <w:rPr>
                <w:sz w:val="13"/>
              </w:rPr>
              <w:t>75,0</w:t>
            </w:r>
          </w:p>
        </w:tc>
        <w:tc>
          <w:tcPr>
            <w:tcW w:w="655" w:type="dxa"/>
          </w:tcPr>
          <w:p w14:paraId="0A4286E4" w14:textId="77777777" w:rsidR="006D1256" w:rsidRDefault="00000000">
            <w:pPr>
              <w:spacing w:after="0"/>
              <w:ind w:firstLine="0"/>
            </w:pPr>
            <w:r>
              <w:rPr>
                <w:sz w:val="13"/>
              </w:rPr>
              <w:t>35,0</w:t>
            </w:r>
          </w:p>
        </w:tc>
        <w:tc>
          <w:tcPr>
            <w:tcW w:w="655" w:type="dxa"/>
          </w:tcPr>
          <w:p w14:paraId="353D8988" w14:textId="77777777" w:rsidR="006D1256" w:rsidRDefault="00000000">
            <w:pPr>
              <w:spacing w:after="0"/>
              <w:ind w:firstLine="0"/>
            </w:pPr>
            <w:r>
              <w:rPr>
                <w:sz w:val="13"/>
              </w:rPr>
              <w:t>22,1</w:t>
            </w:r>
          </w:p>
        </w:tc>
        <w:tc>
          <w:tcPr>
            <w:tcW w:w="655" w:type="dxa"/>
          </w:tcPr>
          <w:p w14:paraId="14D202CC" w14:textId="77777777" w:rsidR="006D1256" w:rsidRDefault="00000000">
            <w:pPr>
              <w:spacing w:after="0"/>
              <w:ind w:firstLine="0"/>
            </w:pPr>
            <w:r>
              <w:rPr>
                <w:sz w:val="13"/>
              </w:rPr>
              <w:t>32,0</w:t>
            </w:r>
          </w:p>
        </w:tc>
        <w:tc>
          <w:tcPr>
            <w:tcW w:w="655" w:type="dxa"/>
          </w:tcPr>
          <w:p w14:paraId="57C1FE29" w14:textId="77777777" w:rsidR="006D1256" w:rsidRDefault="00000000">
            <w:pPr>
              <w:spacing w:after="0"/>
              <w:ind w:firstLine="0"/>
            </w:pPr>
            <w:r>
              <w:rPr>
                <w:sz w:val="13"/>
              </w:rPr>
              <w:t>0,168</w:t>
            </w:r>
          </w:p>
        </w:tc>
        <w:tc>
          <w:tcPr>
            <w:tcW w:w="655" w:type="dxa"/>
          </w:tcPr>
          <w:p w14:paraId="4840519F" w14:textId="77777777" w:rsidR="006D1256" w:rsidRDefault="00000000">
            <w:pPr>
              <w:spacing w:after="0"/>
              <w:ind w:firstLine="0"/>
            </w:pPr>
            <w:r>
              <w:rPr>
                <w:sz w:val="13"/>
              </w:rPr>
              <w:t>5200</w:t>
            </w:r>
          </w:p>
        </w:tc>
      </w:tr>
      <w:tr w:rsidR="006D1256" w14:paraId="51C3EF5F" w14:textId="77777777">
        <w:trPr>
          <w:jc w:val="center"/>
        </w:trPr>
        <w:tc>
          <w:tcPr>
            <w:tcW w:w="539" w:type="dxa"/>
          </w:tcPr>
          <w:p w14:paraId="0E9C75AE" w14:textId="77777777" w:rsidR="006D1256" w:rsidRDefault="00000000">
            <w:pPr>
              <w:spacing w:after="0"/>
              <w:ind w:firstLine="0"/>
            </w:pPr>
            <w:r>
              <w:rPr>
                <w:sz w:val="13"/>
              </w:rPr>
              <w:t>2019</w:t>
            </w:r>
          </w:p>
        </w:tc>
        <w:tc>
          <w:tcPr>
            <w:tcW w:w="425" w:type="dxa"/>
          </w:tcPr>
          <w:p w14:paraId="235B5626" w14:textId="77777777" w:rsidR="006D1256" w:rsidRDefault="00000000">
            <w:pPr>
              <w:spacing w:after="0"/>
              <w:ind w:firstLine="0"/>
            </w:pPr>
            <w:r>
              <w:rPr>
                <w:sz w:val="13"/>
              </w:rPr>
              <w:t>9</w:t>
            </w:r>
          </w:p>
        </w:tc>
        <w:tc>
          <w:tcPr>
            <w:tcW w:w="539" w:type="dxa"/>
          </w:tcPr>
          <w:p w14:paraId="0204C3A7" w14:textId="77777777" w:rsidR="006D1256" w:rsidRDefault="00000000">
            <w:pPr>
              <w:spacing w:after="0"/>
              <w:ind w:firstLine="0"/>
            </w:pPr>
            <w:r>
              <w:rPr>
                <w:sz w:val="13"/>
              </w:rPr>
              <w:t>0,31</w:t>
            </w:r>
          </w:p>
        </w:tc>
        <w:tc>
          <w:tcPr>
            <w:tcW w:w="709" w:type="dxa"/>
          </w:tcPr>
          <w:p w14:paraId="0BD29AF6" w14:textId="77777777" w:rsidR="006D1256" w:rsidRDefault="00000000">
            <w:pPr>
              <w:spacing w:after="0"/>
              <w:ind w:firstLine="0"/>
            </w:pPr>
            <w:r>
              <w:rPr>
                <w:sz w:val="13"/>
              </w:rPr>
              <w:t>Neutro</w:t>
            </w:r>
          </w:p>
        </w:tc>
        <w:tc>
          <w:tcPr>
            <w:tcW w:w="655" w:type="dxa"/>
          </w:tcPr>
          <w:p w14:paraId="298F992D" w14:textId="77777777" w:rsidR="006D1256" w:rsidRDefault="00000000">
            <w:pPr>
              <w:spacing w:after="0"/>
              <w:ind w:firstLine="0"/>
            </w:pPr>
            <w:r>
              <w:rPr>
                <w:sz w:val="13"/>
              </w:rPr>
              <w:t>152,9</w:t>
            </w:r>
          </w:p>
        </w:tc>
        <w:tc>
          <w:tcPr>
            <w:tcW w:w="655" w:type="dxa"/>
          </w:tcPr>
          <w:p w14:paraId="04F41A99" w14:textId="77777777" w:rsidR="006D1256" w:rsidRDefault="00000000">
            <w:pPr>
              <w:spacing w:after="0"/>
              <w:ind w:firstLine="0"/>
            </w:pPr>
            <w:r>
              <w:rPr>
                <w:sz w:val="13"/>
              </w:rPr>
              <w:t>101,4</w:t>
            </w:r>
          </w:p>
        </w:tc>
        <w:tc>
          <w:tcPr>
            <w:tcW w:w="655" w:type="dxa"/>
          </w:tcPr>
          <w:p w14:paraId="23AD2036" w14:textId="77777777" w:rsidR="006D1256" w:rsidRDefault="00000000">
            <w:pPr>
              <w:spacing w:after="0"/>
              <w:ind w:firstLine="0"/>
            </w:pPr>
            <w:r>
              <w:rPr>
                <w:sz w:val="13"/>
              </w:rPr>
              <w:t>57,5</w:t>
            </w:r>
          </w:p>
        </w:tc>
        <w:tc>
          <w:tcPr>
            <w:tcW w:w="655" w:type="dxa"/>
          </w:tcPr>
          <w:p w14:paraId="43B9716D" w14:textId="77777777" w:rsidR="006D1256" w:rsidRDefault="00000000">
            <w:pPr>
              <w:spacing w:after="0"/>
              <w:ind w:firstLine="0"/>
            </w:pPr>
            <w:r>
              <w:rPr>
                <w:sz w:val="13"/>
              </w:rPr>
              <w:t>28,0</w:t>
            </w:r>
          </w:p>
        </w:tc>
        <w:tc>
          <w:tcPr>
            <w:tcW w:w="655" w:type="dxa"/>
          </w:tcPr>
          <w:p w14:paraId="3C412E77" w14:textId="77777777" w:rsidR="006D1256" w:rsidRDefault="00000000">
            <w:pPr>
              <w:spacing w:after="0"/>
              <w:ind w:firstLine="0"/>
            </w:pPr>
            <w:r>
              <w:rPr>
                <w:sz w:val="13"/>
              </w:rPr>
              <w:t>0,491</w:t>
            </w:r>
          </w:p>
        </w:tc>
        <w:tc>
          <w:tcPr>
            <w:tcW w:w="655" w:type="dxa"/>
          </w:tcPr>
          <w:p w14:paraId="2BA04E85" w14:textId="77777777" w:rsidR="006D1256" w:rsidRDefault="00000000">
            <w:pPr>
              <w:spacing w:after="0"/>
              <w:ind w:firstLine="0"/>
            </w:pPr>
            <w:r>
              <w:rPr>
                <w:sz w:val="13"/>
              </w:rPr>
              <w:t>1425</w:t>
            </w:r>
          </w:p>
        </w:tc>
        <w:tc>
          <w:tcPr>
            <w:tcW w:w="655" w:type="dxa"/>
          </w:tcPr>
          <w:p w14:paraId="3FF0FC23" w14:textId="77777777" w:rsidR="006D1256" w:rsidRDefault="00000000">
            <w:pPr>
              <w:spacing w:after="0"/>
              <w:ind w:firstLine="0"/>
            </w:pPr>
            <w:r>
              <w:rPr>
                <w:sz w:val="13"/>
              </w:rPr>
              <w:t>44,2</w:t>
            </w:r>
          </w:p>
        </w:tc>
        <w:tc>
          <w:tcPr>
            <w:tcW w:w="655" w:type="dxa"/>
          </w:tcPr>
          <w:p w14:paraId="1B05B0EB" w14:textId="77777777" w:rsidR="006D1256" w:rsidRDefault="00000000">
            <w:pPr>
              <w:spacing w:after="0"/>
              <w:ind w:firstLine="0"/>
            </w:pPr>
            <w:r>
              <w:rPr>
                <w:sz w:val="13"/>
              </w:rPr>
              <w:t>27,8</w:t>
            </w:r>
          </w:p>
        </w:tc>
        <w:tc>
          <w:tcPr>
            <w:tcW w:w="655" w:type="dxa"/>
          </w:tcPr>
          <w:p w14:paraId="4460F7EB" w14:textId="77777777" w:rsidR="006D1256" w:rsidRDefault="00000000">
            <w:pPr>
              <w:spacing w:after="0"/>
              <w:ind w:firstLine="0"/>
            </w:pPr>
            <w:r>
              <w:rPr>
                <w:sz w:val="13"/>
              </w:rPr>
              <w:t>12,8</w:t>
            </w:r>
          </w:p>
        </w:tc>
        <w:tc>
          <w:tcPr>
            <w:tcW w:w="655" w:type="dxa"/>
          </w:tcPr>
          <w:p w14:paraId="5713D653" w14:textId="77777777" w:rsidR="006D1256" w:rsidRDefault="00000000">
            <w:pPr>
              <w:spacing w:after="0"/>
              <w:ind w:firstLine="0"/>
            </w:pPr>
            <w:r>
              <w:rPr>
                <w:sz w:val="13"/>
              </w:rPr>
              <w:t>39,5</w:t>
            </w:r>
          </w:p>
        </w:tc>
        <w:tc>
          <w:tcPr>
            <w:tcW w:w="655" w:type="dxa"/>
          </w:tcPr>
          <w:p w14:paraId="2F1213D5" w14:textId="77777777" w:rsidR="006D1256" w:rsidRDefault="00000000">
            <w:pPr>
              <w:spacing w:after="0"/>
              <w:ind w:firstLine="0"/>
            </w:pPr>
            <w:r>
              <w:rPr>
                <w:sz w:val="13"/>
              </w:rPr>
              <w:t>0,110</w:t>
            </w:r>
          </w:p>
        </w:tc>
        <w:tc>
          <w:tcPr>
            <w:tcW w:w="655" w:type="dxa"/>
          </w:tcPr>
          <w:p w14:paraId="638F9883" w14:textId="77777777" w:rsidR="006D1256" w:rsidRDefault="00000000">
            <w:pPr>
              <w:spacing w:after="0"/>
              <w:ind w:firstLine="0"/>
            </w:pPr>
            <w:r>
              <w:rPr>
                <w:sz w:val="13"/>
              </w:rPr>
              <w:t>207375</w:t>
            </w:r>
          </w:p>
        </w:tc>
        <w:tc>
          <w:tcPr>
            <w:tcW w:w="655" w:type="dxa"/>
          </w:tcPr>
          <w:p w14:paraId="16DAB408" w14:textId="77777777" w:rsidR="006D1256" w:rsidRDefault="00000000">
            <w:pPr>
              <w:spacing w:after="0"/>
              <w:ind w:firstLine="0"/>
            </w:pPr>
            <w:r>
              <w:rPr>
                <w:sz w:val="13"/>
              </w:rPr>
              <w:t>54,7</w:t>
            </w:r>
          </w:p>
        </w:tc>
        <w:tc>
          <w:tcPr>
            <w:tcW w:w="655" w:type="dxa"/>
          </w:tcPr>
          <w:p w14:paraId="5F395399" w14:textId="77777777" w:rsidR="006D1256" w:rsidRDefault="00000000">
            <w:pPr>
              <w:spacing w:after="0"/>
              <w:ind w:firstLine="0"/>
            </w:pPr>
            <w:r>
              <w:rPr>
                <w:sz w:val="13"/>
              </w:rPr>
              <w:t>28,4</w:t>
            </w:r>
          </w:p>
        </w:tc>
        <w:tc>
          <w:tcPr>
            <w:tcW w:w="655" w:type="dxa"/>
          </w:tcPr>
          <w:p w14:paraId="3548F35E" w14:textId="77777777" w:rsidR="006D1256" w:rsidRDefault="00000000">
            <w:pPr>
              <w:spacing w:after="0"/>
              <w:ind w:firstLine="0"/>
            </w:pPr>
            <w:r>
              <w:rPr>
                <w:sz w:val="13"/>
              </w:rPr>
              <w:t>17,7</w:t>
            </w:r>
          </w:p>
        </w:tc>
        <w:tc>
          <w:tcPr>
            <w:tcW w:w="655" w:type="dxa"/>
          </w:tcPr>
          <w:p w14:paraId="4AAD2E5F" w14:textId="77777777" w:rsidR="006D1256" w:rsidRDefault="00000000">
            <w:pPr>
              <w:spacing w:after="0"/>
              <w:ind w:firstLine="0"/>
            </w:pPr>
            <w:r>
              <w:rPr>
                <w:sz w:val="13"/>
              </w:rPr>
              <w:t>36,5</w:t>
            </w:r>
          </w:p>
        </w:tc>
        <w:tc>
          <w:tcPr>
            <w:tcW w:w="655" w:type="dxa"/>
          </w:tcPr>
          <w:p w14:paraId="70D8C874" w14:textId="77777777" w:rsidR="006D1256" w:rsidRDefault="00000000">
            <w:pPr>
              <w:spacing w:after="0"/>
              <w:ind w:firstLine="0"/>
            </w:pPr>
            <w:r>
              <w:rPr>
                <w:sz w:val="13"/>
              </w:rPr>
              <w:t>0,117</w:t>
            </w:r>
          </w:p>
        </w:tc>
        <w:tc>
          <w:tcPr>
            <w:tcW w:w="655" w:type="dxa"/>
          </w:tcPr>
          <w:p w14:paraId="478EF118" w14:textId="77777777" w:rsidR="006D1256" w:rsidRDefault="00000000">
            <w:pPr>
              <w:spacing w:after="0"/>
              <w:ind w:firstLine="0"/>
            </w:pPr>
            <w:r>
              <w:rPr>
                <w:sz w:val="13"/>
              </w:rPr>
              <w:t>13650</w:t>
            </w:r>
          </w:p>
        </w:tc>
      </w:tr>
      <w:tr w:rsidR="006D1256" w14:paraId="38DBE1EF" w14:textId="77777777">
        <w:trPr>
          <w:jc w:val="center"/>
        </w:trPr>
        <w:tc>
          <w:tcPr>
            <w:tcW w:w="539" w:type="dxa"/>
          </w:tcPr>
          <w:p w14:paraId="64C2FE8E" w14:textId="77777777" w:rsidR="006D1256" w:rsidRDefault="00000000">
            <w:pPr>
              <w:spacing w:after="0"/>
              <w:ind w:firstLine="0"/>
            </w:pPr>
            <w:r>
              <w:rPr>
                <w:sz w:val="13"/>
              </w:rPr>
              <w:t>2019</w:t>
            </w:r>
          </w:p>
        </w:tc>
        <w:tc>
          <w:tcPr>
            <w:tcW w:w="425" w:type="dxa"/>
          </w:tcPr>
          <w:p w14:paraId="27AC6EC5" w14:textId="77777777" w:rsidR="006D1256" w:rsidRDefault="00000000">
            <w:pPr>
              <w:spacing w:after="0"/>
              <w:ind w:firstLine="0"/>
            </w:pPr>
            <w:r>
              <w:rPr>
                <w:sz w:val="13"/>
              </w:rPr>
              <w:t>10</w:t>
            </w:r>
          </w:p>
        </w:tc>
        <w:tc>
          <w:tcPr>
            <w:tcW w:w="539" w:type="dxa"/>
          </w:tcPr>
          <w:p w14:paraId="1D224599" w14:textId="77777777" w:rsidR="006D1256" w:rsidRDefault="00000000">
            <w:pPr>
              <w:spacing w:after="0"/>
              <w:ind w:firstLine="0"/>
            </w:pPr>
            <w:r>
              <w:rPr>
                <w:sz w:val="13"/>
              </w:rPr>
              <w:t>0,51</w:t>
            </w:r>
          </w:p>
        </w:tc>
        <w:tc>
          <w:tcPr>
            <w:tcW w:w="709" w:type="dxa"/>
          </w:tcPr>
          <w:p w14:paraId="46D4C3BE" w14:textId="77777777" w:rsidR="006D1256" w:rsidRDefault="00000000">
            <w:pPr>
              <w:spacing w:after="0"/>
              <w:ind w:firstLine="0"/>
            </w:pPr>
            <w:r>
              <w:rPr>
                <w:sz w:val="13"/>
              </w:rPr>
              <w:t>El Niño</w:t>
            </w:r>
          </w:p>
        </w:tc>
        <w:tc>
          <w:tcPr>
            <w:tcW w:w="655" w:type="dxa"/>
          </w:tcPr>
          <w:p w14:paraId="6B661C99" w14:textId="77777777" w:rsidR="006D1256" w:rsidRDefault="00000000">
            <w:pPr>
              <w:spacing w:after="0"/>
              <w:ind w:firstLine="0"/>
            </w:pPr>
            <w:r>
              <w:rPr>
                <w:sz w:val="13"/>
              </w:rPr>
              <w:t>133,5</w:t>
            </w:r>
          </w:p>
        </w:tc>
        <w:tc>
          <w:tcPr>
            <w:tcW w:w="655" w:type="dxa"/>
          </w:tcPr>
          <w:p w14:paraId="47640BD9" w14:textId="77777777" w:rsidR="006D1256" w:rsidRDefault="00000000">
            <w:pPr>
              <w:spacing w:after="0"/>
              <w:ind w:firstLine="0"/>
            </w:pPr>
            <w:r>
              <w:rPr>
                <w:sz w:val="13"/>
              </w:rPr>
              <w:t>100,6</w:t>
            </w:r>
          </w:p>
        </w:tc>
        <w:tc>
          <w:tcPr>
            <w:tcW w:w="655" w:type="dxa"/>
          </w:tcPr>
          <w:p w14:paraId="64275DD2" w14:textId="77777777" w:rsidR="006D1256" w:rsidRDefault="00000000">
            <w:pPr>
              <w:spacing w:after="0"/>
              <w:ind w:firstLine="0"/>
            </w:pPr>
            <w:r>
              <w:rPr>
                <w:sz w:val="13"/>
              </w:rPr>
              <w:t>50,1</w:t>
            </w:r>
          </w:p>
        </w:tc>
        <w:tc>
          <w:tcPr>
            <w:tcW w:w="655" w:type="dxa"/>
          </w:tcPr>
          <w:p w14:paraId="554720E6" w14:textId="77777777" w:rsidR="006D1256" w:rsidRDefault="00000000">
            <w:pPr>
              <w:spacing w:after="0"/>
              <w:ind w:firstLine="0"/>
            </w:pPr>
            <w:r>
              <w:rPr>
                <w:sz w:val="13"/>
              </w:rPr>
              <w:t>31,6</w:t>
            </w:r>
          </w:p>
        </w:tc>
        <w:tc>
          <w:tcPr>
            <w:tcW w:w="655" w:type="dxa"/>
          </w:tcPr>
          <w:p w14:paraId="24C5E8B4" w14:textId="77777777" w:rsidR="006D1256" w:rsidRDefault="00000000">
            <w:pPr>
              <w:spacing w:after="0"/>
              <w:ind w:firstLine="0"/>
            </w:pPr>
            <w:r>
              <w:rPr>
                <w:sz w:val="13"/>
              </w:rPr>
              <w:t>0,429</w:t>
            </w:r>
          </w:p>
        </w:tc>
        <w:tc>
          <w:tcPr>
            <w:tcW w:w="655" w:type="dxa"/>
          </w:tcPr>
          <w:p w14:paraId="577D105D" w14:textId="77777777" w:rsidR="006D1256" w:rsidRDefault="00000000">
            <w:pPr>
              <w:spacing w:after="0"/>
              <w:ind w:firstLine="0"/>
            </w:pPr>
            <w:r>
              <w:rPr>
                <w:sz w:val="13"/>
              </w:rPr>
              <w:t>9250</w:t>
            </w:r>
          </w:p>
        </w:tc>
        <w:tc>
          <w:tcPr>
            <w:tcW w:w="655" w:type="dxa"/>
          </w:tcPr>
          <w:p w14:paraId="73E9AADB" w14:textId="77777777" w:rsidR="006D1256" w:rsidRDefault="00000000">
            <w:pPr>
              <w:spacing w:after="0"/>
              <w:ind w:firstLine="0"/>
            </w:pPr>
            <w:r>
              <w:rPr>
                <w:sz w:val="13"/>
              </w:rPr>
              <w:t>43,3</w:t>
            </w:r>
          </w:p>
        </w:tc>
        <w:tc>
          <w:tcPr>
            <w:tcW w:w="655" w:type="dxa"/>
          </w:tcPr>
          <w:p w14:paraId="664C830D" w14:textId="77777777" w:rsidR="006D1256" w:rsidRDefault="00000000">
            <w:pPr>
              <w:spacing w:after="0"/>
              <w:ind w:firstLine="0"/>
            </w:pPr>
            <w:r>
              <w:rPr>
                <w:sz w:val="13"/>
              </w:rPr>
              <w:t>37,0</w:t>
            </w:r>
          </w:p>
        </w:tc>
        <w:tc>
          <w:tcPr>
            <w:tcW w:w="655" w:type="dxa"/>
          </w:tcPr>
          <w:p w14:paraId="204C6E5B" w14:textId="77777777" w:rsidR="006D1256" w:rsidRDefault="00000000">
            <w:pPr>
              <w:spacing w:after="0"/>
              <w:ind w:firstLine="0"/>
            </w:pPr>
            <w:r>
              <w:rPr>
                <w:sz w:val="13"/>
              </w:rPr>
              <w:t>53,1</w:t>
            </w:r>
          </w:p>
        </w:tc>
        <w:tc>
          <w:tcPr>
            <w:tcW w:w="655" w:type="dxa"/>
          </w:tcPr>
          <w:p w14:paraId="2F324A5D" w14:textId="77777777" w:rsidR="006D1256" w:rsidRDefault="00000000">
            <w:pPr>
              <w:spacing w:after="0"/>
              <w:ind w:firstLine="0"/>
            </w:pPr>
            <w:r>
              <w:rPr>
                <w:sz w:val="13"/>
              </w:rPr>
              <w:t>41,5</w:t>
            </w:r>
          </w:p>
        </w:tc>
        <w:tc>
          <w:tcPr>
            <w:tcW w:w="655" w:type="dxa"/>
          </w:tcPr>
          <w:p w14:paraId="375B9931" w14:textId="77777777" w:rsidR="006D1256" w:rsidRDefault="00000000">
            <w:pPr>
              <w:spacing w:after="0"/>
              <w:ind w:firstLine="0"/>
            </w:pPr>
            <w:r>
              <w:rPr>
                <w:sz w:val="13"/>
              </w:rPr>
              <w:t>0,145</w:t>
            </w:r>
          </w:p>
        </w:tc>
        <w:tc>
          <w:tcPr>
            <w:tcW w:w="655" w:type="dxa"/>
          </w:tcPr>
          <w:p w14:paraId="5010CA9C" w14:textId="77777777" w:rsidR="006D1256" w:rsidRDefault="00000000">
            <w:pPr>
              <w:spacing w:after="0"/>
              <w:ind w:firstLine="0"/>
            </w:pPr>
            <w:r>
              <w:rPr>
                <w:sz w:val="13"/>
              </w:rPr>
              <w:t>139200</w:t>
            </w:r>
          </w:p>
        </w:tc>
        <w:tc>
          <w:tcPr>
            <w:tcW w:w="655" w:type="dxa"/>
          </w:tcPr>
          <w:p w14:paraId="2F39AC66" w14:textId="77777777" w:rsidR="006D1256" w:rsidRDefault="00000000">
            <w:pPr>
              <w:spacing w:after="0"/>
              <w:ind w:firstLine="0"/>
            </w:pPr>
            <w:r>
              <w:rPr>
                <w:sz w:val="13"/>
              </w:rPr>
              <w:t>40,7</w:t>
            </w:r>
          </w:p>
        </w:tc>
        <w:tc>
          <w:tcPr>
            <w:tcW w:w="655" w:type="dxa"/>
          </w:tcPr>
          <w:p w14:paraId="529783D8" w14:textId="77777777" w:rsidR="006D1256" w:rsidRDefault="00000000">
            <w:pPr>
              <w:spacing w:after="0"/>
              <w:ind w:firstLine="0"/>
            </w:pPr>
            <w:r>
              <w:rPr>
                <w:sz w:val="13"/>
              </w:rPr>
              <w:t>27,2</w:t>
            </w:r>
          </w:p>
        </w:tc>
        <w:tc>
          <w:tcPr>
            <w:tcW w:w="655" w:type="dxa"/>
          </w:tcPr>
          <w:p w14:paraId="19A9D78D" w14:textId="77777777" w:rsidR="006D1256" w:rsidRDefault="00000000">
            <w:pPr>
              <w:spacing w:after="0"/>
              <w:ind w:firstLine="0"/>
            </w:pPr>
            <w:r>
              <w:rPr>
                <w:sz w:val="13"/>
              </w:rPr>
              <w:t>26,9</w:t>
            </w:r>
          </w:p>
        </w:tc>
        <w:tc>
          <w:tcPr>
            <w:tcW w:w="655" w:type="dxa"/>
          </w:tcPr>
          <w:p w14:paraId="23BF0D26" w14:textId="77777777" w:rsidR="006D1256" w:rsidRDefault="00000000">
            <w:pPr>
              <w:spacing w:after="0"/>
              <w:ind w:firstLine="0"/>
            </w:pPr>
            <w:r>
              <w:rPr>
                <w:sz w:val="13"/>
              </w:rPr>
              <w:t>40,2</w:t>
            </w:r>
          </w:p>
        </w:tc>
        <w:tc>
          <w:tcPr>
            <w:tcW w:w="655" w:type="dxa"/>
          </w:tcPr>
          <w:p w14:paraId="736824DF" w14:textId="77777777" w:rsidR="006D1256" w:rsidRDefault="00000000">
            <w:pPr>
              <w:spacing w:after="0"/>
              <w:ind w:firstLine="0"/>
            </w:pPr>
            <w:r>
              <w:rPr>
                <w:sz w:val="13"/>
              </w:rPr>
              <w:t>0,106</w:t>
            </w:r>
          </w:p>
        </w:tc>
        <w:tc>
          <w:tcPr>
            <w:tcW w:w="655" w:type="dxa"/>
          </w:tcPr>
          <w:p w14:paraId="7D5B7672" w14:textId="77777777" w:rsidR="006D1256" w:rsidRDefault="00000000">
            <w:pPr>
              <w:spacing w:after="0"/>
              <w:ind w:firstLine="0"/>
            </w:pPr>
            <w:r>
              <w:rPr>
                <w:sz w:val="13"/>
              </w:rPr>
              <w:t>38350</w:t>
            </w:r>
          </w:p>
        </w:tc>
      </w:tr>
      <w:tr w:rsidR="006D1256" w14:paraId="79CD4AE1" w14:textId="77777777">
        <w:trPr>
          <w:jc w:val="center"/>
        </w:trPr>
        <w:tc>
          <w:tcPr>
            <w:tcW w:w="539" w:type="dxa"/>
          </w:tcPr>
          <w:p w14:paraId="667764AA" w14:textId="77777777" w:rsidR="006D1256" w:rsidRDefault="00000000">
            <w:pPr>
              <w:spacing w:after="0"/>
              <w:ind w:firstLine="0"/>
            </w:pPr>
            <w:r>
              <w:rPr>
                <w:sz w:val="13"/>
              </w:rPr>
              <w:t>2019</w:t>
            </w:r>
          </w:p>
        </w:tc>
        <w:tc>
          <w:tcPr>
            <w:tcW w:w="425" w:type="dxa"/>
          </w:tcPr>
          <w:p w14:paraId="0D5DBB9B" w14:textId="77777777" w:rsidR="006D1256" w:rsidRDefault="00000000">
            <w:pPr>
              <w:spacing w:after="0"/>
              <w:ind w:firstLine="0"/>
            </w:pPr>
            <w:r>
              <w:rPr>
                <w:sz w:val="13"/>
              </w:rPr>
              <w:t>11</w:t>
            </w:r>
          </w:p>
        </w:tc>
        <w:tc>
          <w:tcPr>
            <w:tcW w:w="539" w:type="dxa"/>
          </w:tcPr>
          <w:p w14:paraId="5FF2E7B9" w14:textId="77777777" w:rsidR="006D1256" w:rsidRDefault="00000000">
            <w:pPr>
              <w:spacing w:after="0"/>
              <w:ind w:firstLine="0"/>
            </w:pPr>
            <w:r>
              <w:rPr>
                <w:sz w:val="13"/>
              </w:rPr>
              <w:t>0,72</w:t>
            </w:r>
          </w:p>
        </w:tc>
        <w:tc>
          <w:tcPr>
            <w:tcW w:w="709" w:type="dxa"/>
          </w:tcPr>
          <w:p w14:paraId="04B089D0" w14:textId="77777777" w:rsidR="006D1256" w:rsidRDefault="00000000">
            <w:pPr>
              <w:spacing w:after="0"/>
              <w:ind w:firstLine="0"/>
            </w:pPr>
            <w:r>
              <w:rPr>
                <w:sz w:val="13"/>
              </w:rPr>
              <w:t>El Niño</w:t>
            </w:r>
          </w:p>
        </w:tc>
        <w:tc>
          <w:tcPr>
            <w:tcW w:w="655" w:type="dxa"/>
          </w:tcPr>
          <w:p w14:paraId="03A3AFBB" w14:textId="77777777" w:rsidR="006D1256" w:rsidRDefault="00000000">
            <w:pPr>
              <w:spacing w:after="0"/>
              <w:ind w:firstLine="0"/>
            </w:pPr>
            <w:r>
              <w:rPr>
                <w:sz w:val="13"/>
              </w:rPr>
              <w:t>118,6</w:t>
            </w:r>
          </w:p>
        </w:tc>
        <w:tc>
          <w:tcPr>
            <w:tcW w:w="655" w:type="dxa"/>
          </w:tcPr>
          <w:p w14:paraId="39995121" w14:textId="77777777" w:rsidR="006D1256" w:rsidRDefault="00000000">
            <w:pPr>
              <w:spacing w:after="0"/>
              <w:ind w:firstLine="0"/>
            </w:pPr>
            <w:r>
              <w:rPr>
                <w:sz w:val="13"/>
              </w:rPr>
              <w:t>104,1</w:t>
            </w:r>
          </w:p>
        </w:tc>
        <w:tc>
          <w:tcPr>
            <w:tcW w:w="655" w:type="dxa"/>
          </w:tcPr>
          <w:p w14:paraId="49CA41AB" w14:textId="77777777" w:rsidR="006D1256" w:rsidRDefault="00000000">
            <w:pPr>
              <w:spacing w:after="0"/>
              <w:ind w:firstLine="0"/>
            </w:pPr>
            <w:r>
              <w:rPr>
                <w:sz w:val="13"/>
              </w:rPr>
              <w:t>67,7</w:t>
            </w:r>
          </w:p>
        </w:tc>
        <w:tc>
          <w:tcPr>
            <w:tcW w:w="655" w:type="dxa"/>
          </w:tcPr>
          <w:p w14:paraId="6F461F6D" w14:textId="77777777" w:rsidR="006D1256" w:rsidRDefault="00000000">
            <w:pPr>
              <w:spacing w:after="0"/>
              <w:ind w:firstLine="0"/>
            </w:pPr>
            <w:r>
              <w:rPr>
                <w:sz w:val="13"/>
              </w:rPr>
              <w:t>34,0</w:t>
            </w:r>
          </w:p>
        </w:tc>
        <w:tc>
          <w:tcPr>
            <w:tcW w:w="655" w:type="dxa"/>
          </w:tcPr>
          <w:p w14:paraId="70307E6C" w14:textId="77777777" w:rsidR="006D1256" w:rsidRDefault="00000000">
            <w:pPr>
              <w:spacing w:after="0"/>
              <w:ind w:firstLine="0"/>
            </w:pPr>
            <w:r>
              <w:rPr>
                <w:sz w:val="13"/>
              </w:rPr>
              <w:t>0,449</w:t>
            </w:r>
          </w:p>
        </w:tc>
        <w:tc>
          <w:tcPr>
            <w:tcW w:w="655" w:type="dxa"/>
          </w:tcPr>
          <w:p w14:paraId="0F6EEFBF" w14:textId="77777777" w:rsidR="006D1256" w:rsidRDefault="00000000">
            <w:pPr>
              <w:spacing w:after="0"/>
              <w:ind w:firstLine="0"/>
            </w:pPr>
            <w:r>
              <w:rPr>
                <w:sz w:val="13"/>
              </w:rPr>
              <w:t>16500</w:t>
            </w:r>
          </w:p>
        </w:tc>
        <w:tc>
          <w:tcPr>
            <w:tcW w:w="655" w:type="dxa"/>
          </w:tcPr>
          <w:p w14:paraId="2DF02544" w14:textId="77777777" w:rsidR="006D1256" w:rsidRDefault="00000000">
            <w:pPr>
              <w:spacing w:after="0"/>
              <w:ind w:firstLine="0"/>
            </w:pPr>
            <w:r>
              <w:rPr>
                <w:sz w:val="13"/>
              </w:rPr>
              <w:t>72,9</w:t>
            </w:r>
          </w:p>
        </w:tc>
        <w:tc>
          <w:tcPr>
            <w:tcW w:w="655" w:type="dxa"/>
          </w:tcPr>
          <w:p w14:paraId="70D261FD" w14:textId="77777777" w:rsidR="006D1256" w:rsidRDefault="00000000">
            <w:pPr>
              <w:spacing w:after="0"/>
              <w:ind w:firstLine="0"/>
            </w:pPr>
            <w:r>
              <w:rPr>
                <w:sz w:val="13"/>
              </w:rPr>
              <w:t>72,9</w:t>
            </w:r>
          </w:p>
        </w:tc>
        <w:tc>
          <w:tcPr>
            <w:tcW w:w="655" w:type="dxa"/>
          </w:tcPr>
          <w:p w14:paraId="52062144" w14:textId="77777777" w:rsidR="006D1256" w:rsidRDefault="00000000">
            <w:pPr>
              <w:spacing w:after="0"/>
              <w:ind w:firstLine="0"/>
            </w:pPr>
            <w:r>
              <w:rPr>
                <w:sz w:val="13"/>
              </w:rPr>
              <w:t>127,9</w:t>
            </w:r>
          </w:p>
        </w:tc>
        <w:tc>
          <w:tcPr>
            <w:tcW w:w="655" w:type="dxa"/>
          </w:tcPr>
          <w:p w14:paraId="50371F5E" w14:textId="77777777" w:rsidR="006D1256" w:rsidRDefault="00000000">
            <w:pPr>
              <w:spacing w:after="0"/>
              <w:ind w:firstLine="0"/>
            </w:pPr>
            <w:r>
              <w:rPr>
                <w:sz w:val="13"/>
              </w:rPr>
              <w:t>37,4</w:t>
            </w:r>
          </w:p>
        </w:tc>
        <w:tc>
          <w:tcPr>
            <w:tcW w:w="655" w:type="dxa"/>
          </w:tcPr>
          <w:p w14:paraId="6DBB480A" w14:textId="77777777" w:rsidR="006D1256" w:rsidRDefault="00000000">
            <w:pPr>
              <w:spacing w:after="0"/>
              <w:ind w:firstLine="0"/>
            </w:pPr>
            <w:r>
              <w:rPr>
                <w:sz w:val="13"/>
              </w:rPr>
              <w:t>0,339</w:t>
            </w:r>
          </w:p>
        </w:tc>
        <w:tc>
          <w:tcPr>
            <w:tcW w:w="655" w:type="dxa"/>
          </w:tcPr>
          <w:p w14:paraId="44C7A13E" w14:textId="77777777" w:rsidR="006D1256" w:rsidRDefault="00000000">
            <w:pPr>
              <w:spacing w:after="0"/>
              <w:ind w:firstLine="0"/>
            </w:pPr>
            <w:r>
              <w:rPr>
                <w:sz w:val="13"/>
              </w:rPr>
              <w:t>57825</w:t>
            </w:r>
          </w:p>
        </w:tc>
        <w:tc>
          <w:tcPr>
            <w:tcW w:w="655" w:type="dxa"/>
          </w:tcPr>
          <w:p w14:paraId="398199DF" w14:textId="77777777" w:rsidR="006D1256" w:rsidRDefault="00000000">
            <w:pPr>
              <w:spacing w:after="0"/>
              <w:ind w:firstLine="0"/>
            </w:pPr>
            <w:r>
              <w:rPr>
                <w:sz w:val="13"/>
              </w:rPr>
              <w:t>47,3</w:t>
            </w:r>
          </w:p>
        </w:tc>
        <w:tc>
          <w:tcPr>
            <w:tcW w:w="655" w:type="dxa"/>
          </w:tcPr>
          <w:p w14:paraId="3BF8CB64" w14:textId="77777777" w:rsidR="006D1256" w:rsidRDefault="00000000">
            <w:pPr>
              <w:spacing w:after="0"/>
              <w:ind w:firstLine="0"/>
            </w:pPr>
            <w:r>
              <w:rPr>
                <w:sz w:val="13"/>
              </w:rPr>
              <w:t>36,5</w:t>
            </w:r>
          </w:p>
        </w:tc>
        <w:tc>
          <w:tcPr>
            <w:tcW w:w="655" w:type="dxa"/>
          </w:tcPr>
          <w:p w14:paraId="529F8AD4" w14:textId="77777777" w:rsidR="006D1256" w:rsidRDefault="00000000">
            <w:pPr>
              <w:spacing w:after="0"/>
              <w:ind w:firstLine="0"/>
            </w:pPr>
            <w:r>
              <w:rPr>
                <w:sz w:val="13"/>
              </w:rPr>
              <w:t>41,9</w:t>
            </w:r>
          </w:p>
        </w:tc>
        <w:tc>
          <w:tcPr>
            <w:tcW w:w="655" w:type="dxa"/>
          </w:tcPr>
          <w:p w14:paraId="4D9DB624" w14:textId="77777777" w:rsidR="006D1256" w:rsidRDefault="00000000">
            <w:pPr>
              <w:spacing w:after="0"/>
              <w:ind w:firstLine="0"/>
            </w:pPr>
            <w:r>
              <w:rPr>
                <w:sz w:val="13"/>
              </w:rPr>
              <w:t>40,4</w:t>
            </w:r>
          </w:p>
        </w:tc>
        <w:tc>
          <w:tcPr>
            <w:tcW w:w="655" w:type="dxa"/>
          </w:tcPr>
          <w:p w14:paraId="366155BA" w14:textId="77777777" w:rsidR="006D1256" w:rsidRDefault="00000000">
            <w:pPr>
              <w:spacing w:after="0"/>
              <w:ind w:firstLine="0"/>
            </w:pPr>
            <w:r>
              <w:rPr>
                <w:sz w:val="13"/>
              </w:rPr>
              <w:t>0,147</w:t>
            </w:r>
          </w:p>
        </w:tc>
        <w:tc>
          <w:tcPr>
            <w:tcW w:w="655" w:type="dxa"/>
          </w:tcPr>
          <w:p w14:paraId="4F228175" w14:textId="77777777" w:rsidR="006D1256" w:rsidRDefault="00000000">
            <w:pPr>
              <w:spacing w:after="0"/>
              <w:ind w:firstLine="0"/>
            </w:pPr>
            <w:r>
              <w:rPr>
                <w:sz w:val="13"/>
              </w:rPr>
              <w:t>25100</w:t>
            </w:r>
          </w:p>
        </w:tc>
      </w:tr>
      <w:tr w:rsidR="006D1256" w14:paraId="00208F18" w14:textId="77777777">
        <w:trPr>
          <w:jc w:val="center"/>
        </w:trPr>
        <w:tc>
          <w:tcPr>
            <w:tcW w:w="539" w:type="dxa"/>
          </w:tcPr>
          <w:p w14:paraId="53BE90B9" w14:textId="77777777" w:rsidR="006D1256" w:rsidRDefault="00000000">
            <w:pPr>
              <w:spacing w:after="0"/>
              <w:ind w:firstLine="0"/>
            </w:pPr>
            <w:r>
              <w:rPr>
                <w:sz w:val="13"/>
              </w:rPr>
              <w:t>2019</w:t>
            </w:r>
          </w:p>
        </w:tc>
        <w:tc>
          <w:tcPr>
            <w:tcW w:w="425" w:type="dxa"/>
          </w:tcPr>
          <w:p w14:paraId="50C2F421" w14:textId="77777777" w:rsidR="006D1256" w:rsidRDefault="00000000">
            <w:pPr>
              <w:spacing w:after="0"/>
              <w:ind w:firstLine="0"/>
            </w:pPr>
            <w:r>
              <w:rPr>
                <w:sz w:val="13"/>
              </w:rPr>
              <w:t>12</w:t>
            </w:r>
          </w:p>
        </w:tc>
        <w:tc>
          <w:tcPr>
            <w:tcW w:w="539" w:type="dxa"/>
          </w:tcPr>
          <w:p w14:paraId="621C778B" w14:textId="77777777" w:rsidR="006D1256" w:rsidRDefault="00000000">
            <w:pPr>
              <w:spacing w:after="0"/>
              <w:ind w:firstLine="0"/>
            </w:pPr>
            <w:r>
              <w:rPr>
                <w:sz w:val="13"/>
              </w:rPr>
              <w:t>0,75</w:t>
            </w:r>
          </w:p>
        </w:tc>
        <w:tc>
          <w:tcPr>
            <w:tcW w:w="709" w:type="dxa"/>
          </w:tcPr>
          <w:p w14:paraId="7922FC5D" w14:textId="77777777" w:rsidR="006D1256" w:rsidRDefault="00000000">
            <w:pPr>
              <w:spacing w:after="0"/>
              <w:ind w:firstLine="0"/>
            </w:pPr>
            <w:r>
              <w:rPr>
                <w:sz w:val="13"/>
              </w:rPr>
              <w:t>El Niño</w:t>
            </w:r>
          </w:p>
        </w:tc>
        <w:tc>
          <w:tcPr>
            <w:tcW w:w="655" w:type="dxa"/>
          </w:tcPr>
          <w:p w14:paraId="4E387911" w14:textId="77777777" w:rsidR="006D1256" w:rsidRDefault="00000000">
            <w:pPr>
              <w:spacing w:after="0"/>
              <w:ind w:firstLine="0"/>
            </w:pPr>
            <w:r>
              <w:rPr>
                <w:sz w:val="13"/>
              </w:rPr>
              <w:t>121,6</w:t>
            </w:r>
          </w:p>
        </w:tc>
        <w:tc>
          <w:tcPr>
            <w:tcW w:w="655" w:type="dxa"/>
          </w:tcPr>
          <w:p w14:paraId="67894FA0" w14:textId="77777777" w:rsidR="006D1256" w:rsidRDefault="00000000">
            <w:pPr>
              <w:spacing w:after="0"/>
              <w:ind w:firstLine="0"/>
            </w:pPr>
            <w:r>
              <w:rPr>
                <w:sz w:val="13"/>
              </w:rPr>
              <w:t>97,6</w:t>
            </w:r>
          </w:p>
        </w:tc>
        <w:tc>
          <w:tcPr>
            <w:tcW w:w="655" w:type="dxa"/>
          </w:tcPr>
          <w:p w14:paraId="19C08DC9" w14:textId="77777777" w:rsidR="006D1256" w:rsidRDefault="00000000">
            <w:pPr>
              <w:spacing w:after="0"/>
              <w:ind w:firstLine="0"/>
            </w:pPr>
            <w:r>
              <w:rPr>
                <w:sz w:val="13"/>
              </w:rPr>
              <w:t>65,7</w:t>
            </w:r>
          </w:p>
        </w:tc>
        <w:tc>
          <w:tcPr>
            <w:tcW w:w="655" w:type="dxa"/>
          </w:tcPr>
          <w:p w14:paraId="0B0C17A3" w14:textId="77777777" w:rsidR="006D1256" w:rsidRDefault="00000000">
            <w:pPr>
              <w:spacing w:after="0"/>
              <w:ind w:firstLine="0"/>
            </w:pPr>
            <w:r>
              <w:rPr>
                <w:sz w:val="13"/>
              </w:rPr>
              <w:t>30,9</w:t>
            </w:r>
          </w:p>
        </w:tc>
        <w:tc>
          <w:tcPr>
            <w:tcW w:w="655" w:type="dxa"/>
          </w:tcPr>
          <w:p w14:paraId="69F383DB" w14:textId="77777777" w:rsidR="006D1256" w:rsidRDefault="00000000">
            <w:pPr>
              <w:spacing w:after="0"/>
              <w:ind w:firstLine="0"/>
            </w:pPr>
            <w:r>
              <w:rPr>
                <w:sz w:val="13"/>
              </w:rPr>
              <w:t>0,439</w:t>
            </w:r>
          </w:p>
        </w:tc>
        <w:tc>
          <w:tcPr>
            <w:tcW w:w="655" w:type="dxa"/>
          </w:tcPr>
          <w:p w14:paraId="3E1658E0" w14:textId="77777777" w:rsidR="006D1256" w:rsidRDefault="00000000">
            <w:pPr>
              <w:spacing w:after="0"/>
              <w:ind w:firstLine="0"/>
            </w:pPr>
            <w:r>
              <w:rPr>
                <w:sz w:val="13"/>
              </w:rPr>
              <w:t>2150</w:t>
            </w:r>
          </w:p>
        </w:tc>
        <w:tc>
          <w:tcPr>
            <w:tcW w:w="655" w:type="dxa"/>
          </w:tcPr>
          <w:p w14:paraId="7A5C6DED" w14:textId="77777777" w:rsidR="006D1256" w:rsidRDefault="00000000">
            <w:pPr>
              <w:spacing w:after="0"/>
              <w:ind w:firstLine="0"/>
            </w:pPr>
            <w:r>
              <w:rPr>
                <w:sz w:val="13"/>
              </w:rPr>
              <w:t>81,9</w:t>
            </w:r>
          </w:p>
        </w:tc>
        <w:tc>
          <w:tcPr>
            <w:tcW w:w="655" w:type="dxa"/>
          </w:tcPr>
          <w:p w14:paraId="46F21429" w14:textId="77777777" w:rsidR="006D1256" w:rsidRDefault="00000000">
            <w:pPr>
              <w:spacing w:after="0"/>
              <w:ind w:firstLine="0"/>
            </w:pPr>
            <w:r>
              <w:rPr>
                <w:sz w:val="13"/>
              </w:rPr>
              <w:t>68,9</w:t>
            </w:r>
          </w:p>
        </w:tc>
        <w:tc>
          <w:tcPr>
            <w:tcW w:w="655" w:type="dxa"/>
          </w:tcPr>
          <w:p w14:paraId="4FFC347F" w14:textId="77777777" w:rsidR="006D1256" w:rsidRDefault="00000000">
            <w:pPr>
              <w:spacing w:after="0"/>
              <w:ind w:firstLine="0"/>
            </w:pPr>
            <w:r>
              <w:rPr>
                <w:sz w:val="13"/>
              </w:rPr>
              <w:t>70,4</w:t>
            </w:r>
          </w:p>
        </w:tc>
        <w:tc>
          <w:tcPr>
            <w:tcW w:w="655" w:type="dxa"/>
          </w:tcPr>
          <w:p w14:paraId="1976D08B" w14:textId="77777777" w:rsidR="006D1256" w:rsidRDefault="00000000">
            <w:pPr>
              <w:spacing w:after="0"/>
              <w:ind w:firstLine="0"/>
            </w:pPr>
            <w:r>
              <w:rPr>
                <w:sz w:val="13"/>
              </w:rPr>
              <w:t>35,5</w:t>
            </w:r>
          </w:p>
        </w:tc>
        <w:tc>
          <w:tcPr>
            <w:tcW w:w="655" w:type="dxa"/>
          </w:tcPr>
          <w:p w14:paraId="7E2B2741" w14:textId="77777777" w:rsidR="006D1256" w:rsidRDefault="00000000">
            <w:pPr>
              <w:spacing w:after="0"/>
              <w:ind w:firstLine="0"/>
            </w:pPr>
            <w:r>
              <w:rPr>
                <w:sz w:val="13"/>
              </w:rPr>
              <w:t>0,325</w:t>
            </w:r>
          </w:p>
        </w:tc>
        <w:tc>
          <w:tcPr>
            <w:tcW w:w="655" w:type="dxa"/>
          </w:tcPr>
          <w:p w14:paraId="588DE2BF" w14:textId="77777777" w:rsidR="006D1256" w:rsidRDefault="00000000">
            <w:pPr>
              <w:spacing w:after="0"/>
              <w:ind w:firstLine="0"/>
            </w:pPr>
            <w:r>
              <w:rPr>
                <w:sz w:val="13"/>
              </w:rPr>
              <w:t>40000</w:t>
            </w:r>
          </w:p>
        </w:tc>
        <w:tc>
          <w:tcPr>
            <w:tcW w:w="655" w:type="dxa"/>
          </w:tcPr>
          <w:p w14:paraId="56409639" w14:textId="77777777" w:rsidR="006D1256" w:rsidRDefault="00000000">
            <w:pPr>
              <w:spacing w:after="0"/>
              <w:ind w:firstLine="0"/>
            </w:pPr>
            <w:r>
              <w:rPr>
                <w:sz w:val="13"/>
              </w:rPr>
              <w:t>45,3</w:t>
            </w:r>
          </w:p>
        </w:tc>
        <w:tc>
          <w:tcPr>
            <w:tcW w:w="655" w:type="dxa"/>
          </w:tcPr>
          <w:p w14:paraId="06CFE493" w14:textId="77777777" w:rsidR="006D1256" w:rsidRDefault="00000000">
            <w:pPr>
              <w:spacing w:after="0"/>
              <w:ind w:firstLine="0"/>
            </w:pPr>
            <w:r>
              <w:rPr>
                <w:sz w:val="13"/>
              </w:rPr>
              <w:t>34,2</w:t>
            </w:r>
          </w:p>
        </w:tc>
        <w:tc>
          <w:tcPr>
            <w:tcW w:w="655" w:type="dxa"/>
          </w:tcPr>
          <w:p w14:paraId="70808309" w14:textId="77777777" w:rsidR="006D1256" w:rsidRDefault="00000000">
            <w:pPr>
              <w:spacing w:after="0"/>
              <w:ind w:firstLine="0"/>
            </w:pPr>
            <w:r>
              <w:rPr>
                <w:sz w:val="13"/>
              </w:rPr>
              <w:t>34,3</w:t>
            </w:r>
          </w:p>
        </w:tc>
        <w:tc>
          <w:tcPr>
            <w:tcW w:w="655" w:type="dxa"/>
          </w:tcPr>
          <w:p w14:paraId="0D2FF3D9" w14:textId="77777777" w:rsidR="006D1256" w:rsidRDefault="00000000">
            <w:pPr>
              <w:spacing w:after="0"/>
              <w:ind w:firstLine="0"/>
            </w:pPr>
            <w:r>
              <w:rPr>
                <w:sz w:val="13"/>
              </w:rPr>
              <w:t>38,3</w:t>
            </w:r>
          </w:p>
        </w:tc>
        <w:tc>
          <w:tcPr>
            <w:tcW w:w="655" w:type="dxa"/>
          </w:tcPr>
          <w:p w14:paraId="03AA7DD0" w14:textId="77777777" w:rsidR="006D1256" w:rsidRDefault="00000000">
            <w:pPr>
              <w:spacing w:after="0"/>
              <w:ind w:firstLine="0"/>
            </w:pPr>
            <w:r>
              <w:rPr>
                <w:sz w:val="13"/>
              </w:rPr>
              <w:t>0,148</w:t>
            </w:r>
          </w:p>
        </w:tc>
        <w:tc>
          <w:tcPr>
            <w:tcW w:w="655" w:type="dxa"/>
          </w:tcPr>
          <w:p w14:paraId="3EA94DF5" w14:textId="77777777" w:rsidR="006D1256" w:rsidRDefault="00000000">
            <w:pPr>
              <w:spacing w:after="0"/>
              <w:ind w:firstLine="0"/>
            </w:pPr>
            <w:r>
              <w:rPr>
                <w:sz w:val="13"/>
              </w:rPr>
              <w:t>3100</w:t>
            </w:r>
          </w:p>
        </w:tc>
      </w:tr>
      <w:tr w:rsidR="006D1256" w14:paraId="0951F85A" w14:textId="77777777">
        <w:trPr>
          <w:jc w:val="center"/>
        </w:trPr>
        <w:tc>
          <w:tcPr>
            <w:tcW w:w="539" w:type="dxa"/>
          </w:tcPr>
          <w:p w14:paraId="7C1E2C16" w14:textId="77777777" w:rsidR="006D1256" w:rsidRDefault="00000000">
            <w:pPr>
              <w:spacing w:after="0"/>
              <w:ind w:firstLine="0"/>
            </w:pPr>
            <w:r>
              <w:rPr>
                <w:sz w:val="13"/>
              </w:rPr>
              <w:t>2020</w:t>
            </w:r>
          </w:p>
        </w:tc>
        <w:tc>
          <w:tcPr>
            <w:tcW w:w="425" w:type="dxa"/>
          </w:tcPr>
          <w:p w14:paraId="2C8E33D1" w14:textId="77777777" w:rsidR="006D1256" w:rsidRDefault="00000000">
            <w:pPr>
              <w:spacing w:after="0"/>
              <w:ind w:firstLine="0"/>
            </w:pPr>
            <w:r>
              <w:rPr>
                <w:sz w:val="13"/>
              </w:rPr>
              <w:t>1</w:t>
            </w:r>
          </w:p>
        </w:tc>
        <w:tc>
          <w:tcPr>
            <w:tcW w:w="539" w:type="dxa"/>
          </w:tcPr>
          <w:p w14:paraId="6666A979" w14:textId="77777777" w:rsidR="006D1256" w:rsidRDefault="00000000">
            <w:pPr>
              <w:spacing w:after="0"/>
              <w:ind w:firstLine="0"/>
            </w:pPr>
            <w:r>
              <w:rPr>
                <w:sz w:val="13"/>
              </w:rPr>
              <w:t>0,71</w:t>
            </w:r>
          </w:p>
        </w:tc>
        <w:tc>
          <w:tcPr>
            <w:tcW w:w="709" w:type="dxa"/>
          </w:tcPr>
          <w:p w14:paraId="0B806AEA" w14:textId="77777777" w:rsidR="006D1256" w:rsidRDefault="00000000">
            <w:pPr>
              <w:spacing w:after="0"/>
              <w:ind w:firstLine="0"/>
            </w:pPr>
            <w:r>
              <w:rPr>
                <w:sz w:val="13"/>
              </w:rPr>
              <w:t>El Niño</w:t>
            </w:r>
          </w:p>
        </w:tc>
        <w:tc>
          <w:tcPr>
            <w:tcW w:w="655" w:type="dxa"/>
          </w:tcPr>
          <w:p w14:paraId="58925252" w14:textId="77777777" w:rsidR="006D1256" w:rsidRDefault="00000000">
            <w:pPr>
              <w:spacing w:after="0"/>
              <w:ind w:firstLine="0"/>
            </w:pPr>
            <w:r>
              <w:rPr>
                <w:sz w:val="13"/>
              </w:rPr>
              <w:t>111,7</w:t>
            </w:r>
          </w:p>
        </w:tc>
        <w:tc>
          <w:tcPr>
            <w:tcW w:w="655" w:type="dxa"/>
          </w:tcPr>
          <w:p w14:paraId="006D004A" w14:textId="77777777" w:rsidR="006D1256" w:rsidRDefault="00000000">
            <w:pPr>
              <w:spacing w:after="0"/>
              <w:ind w:firstLine="0"/>
            </w:pPr>
            <w:r>
              <w:rPr>
                <w:sz w:val="13"/>
              </w:rPr>
              <w:t>102,1</w:t>
            </w:r>
          </w:p>
        </w:tc>
        <w:tc>
          <w:tcPr>
            <w:tcW w:w="655" w:type="dxa"/>
          </w:tcPr>
          <w:p w14:paraId="70B0CAF5" w14:textId="77777777" w:rsidR="006D1256" w:rsidRDefault="00000000">
            <w:pPr>
              <w:spacing w:after="0"/>
              <w:ind w:firstLine="0"/>
            </w:pPr>
            <w:r>
              <w:rPr>
                <w:sz w:val="13"/>
              </w:rPr>
              <w:t>143,4</w:t>
            </w:r>
          </w:p>
        </w:tc>
        <w:tc>
          <w:tcPr>
            <w:tcW w:w="655" w:type="dxa"/>
          </w:tcPr>
          <w:p w14:paraId="4966FC0F" w14:textId="77777777" w:rsidR="006D1256" w:rsidRDefault="00000000">
            <w:pPr>
              <w:spacing w:after="0"/>
              <w:ind w:firstLine="0"/>
            </w:pPr>
            <w:r>
              <w:rPr>
                <w:sz w:val="13"/>
              </w:rPr>
              <w:t>30,3</w:t>
            </w:r>
          </w:p>
        </w:tc>
        <w:tc>
          <w:tcPr>
            <w:tcW w:w="655" w:type="dxa"/>
          </w:tcPr>
          <w:p w14:paraId="0EE0B5C7" w14:textId="77777777" w:rsidR="006D1256" w:rsidRDefault="00000000">
            <w:pPr>
              <w:spacing w:after="0"/>
              <w:ind w:firstLine="0"/>
            </w:pPr>
            <w:r>
              <w:rPr>
                <w:sz w:val="13"/>
              </w:rPr>
              <w:t>0,510</w:t>
            </w:r>
          </w:p>
        </w:tc>
        <w:tc>
          <w:tcPr>
            <w:tcW w:w="655" w:type="dxa"/>
          </w:tcPr>
          <w:p w14:paraId="5DAA3D1A" w14:textId="77777777" w:rsidR="006D1256" w:rsidRDefault="00000000">
            <w:pPr>
              <w:spacing w:after="0"/>
              <w:ind w:firstLine="0"/>
            </w:pPr>
            <w:r>
              <w:rPr>
                <w:sz w:val="13"/>
              </w:rPr>
              <w:t>1850</w:t>
            </w:r>
          </w:p>
        </w:tc>
        <w:tc>
          <w:tcPr>
            <w:tcW w:w="655" w:type="dxa"/>
          </w:tcPr>
          <w:p w14:paraId="66F6F5EB" w14:textId="77777777" w:rsidR="006D1256" w:rsidRDefault="00000000">
            <w:pPr>
              <w:spacing w:after="0"/>
              <w:ind w:firstLine="0"/>
            </w:pPr>
            <w:r>
              <w:rPr>
                <w:sz w:val="13"/>
              </w:rPr>
              <w:t>111,2</w:t>
            </w:r>
          </w:p>
        </w:tc>
        <w:tc>
          <w:tcPr>
            <w:tcW w:w="655" w:type="dxa"/>
          </w:tcPr>
          <w:p w14:paraId="2B4532A8" w14:textId="77777777" w:rsidR="006D1256" w:rsidRDefault="00000000">
            <w:pPr>
              <w:spacing w:after="0"/>
              <w:ind w:firstLine="0"/>
            </w:pPr>
            <w:r>
              <w:rPr>
                <w:sz w:val="13"/>
              </w:rPr>
              <w:t>94,9</w:t>
            </w:r>
          </w:p>
        </w:tc>
        <w:tc>
          <w:tcPr>
            <w:tcW w:w="655" w:type="dxa"/>
          </w:tcPr>
          <w:p w14:paraId="18B51B4B" w14:textId="77777777" w:rsidR="006D1256" w:rsidRDefault="00000000">
            <w:pPr>
              <w:spacing w:after="0"/>
              <w:ind w:firstLine="0"/>
            </w:pPr>
            <w:r>
              <w:rPr>
                <w:sz w:val="13"/>
              </w:rPr>
              <w:t>287,9</w:t>
            </w:r>
          </w:p>
        </w:tc>
        <w:tc>
          <w:tcPr>
            <w:tcW w:w="655" w:type="dxa"/>
          </w:tcPr>
          <w:p w14:paraId="76E4D1ED" w14:textId="77777777" w:rsidR="006D1256" w:rsidRDefault="00000000">
            <w:pPr>
              <w:spacing w:after="0"/>
              <w:ind w:firstLine="0"/>
            </w:pPr>
            <w:r>
              <w:rPr>
                <w:sz w:val="13"/>
              </w:rPr>
              <w:t>31,9</w:t>
            </w:r>
          </w:p>
        </w:tc>
        <w:tc>
          <w:tcPr>
            <w:tcW w:w="655" w:type="dxa"/>
          </w:tcPr>
          <w:p w14:paraId="43566E74" w14:textId="77777777" w:rsidR="006D1256" w:rsidRDefault="00000000">
            <w:pPr>
              <w:spacing w:after="0"/>
              <w:ind w:firstLine="0"/>
            </w:pPr>
            <w:r>
              <w:rPr>
                <w:sz w:val="13"/>
              </w:rPr>
              <w:t>0,505</w:t>
            </w:r>
          </w:p>
        </w:tc>
        <w:tc>
          <w:tcPr>
            <w:tcW w:w="655" w:type="dxa"/>
          </w:tcPr>
          <w:p w14:paraId="65D82DA2" w14:textId="77777777" w:rsidR="006D1256" w:rsidRDefault="00000000">
            <w:pPr>
              <w:spacing w:after="0"/>
              <w:ind w:firstLine="0"/>
            </w:pPr>
            <w:r>
              <w:rPr>
                <w:sz w:val="13"/>
              </w:rPr>
              <w:t>500</w:t>
            </w:r>
          </w:p>
        </w:tc>
        <w:tc>
          <w:tcPr>
            <w:tcW w:w="655" w:type="dxa"/>
          </w:tcPr>
          <w:p w14:paraId="315B835C" w14:textId="77777777" w:rsidR="006D1256" w:rsidRDefault="00000000">
            <w:pPr>
              <w:spacing w:after="0"/>
              <w:ind w:firstLine="0"/>
            </w:pPr>
            <w:r>
              <w:rPr>
                <w:sz w:val="13"/>
              </w:rPr>
              <w:t>79,3</w:t>
            </w:r>
          </w:p>
        </w:tc>
        <w:tc>
          <w:tcPr>
            <w:tcW w:w="655" w:type="dxa"/>
          </w:tcPr>
          <w:p w14:paraId="1ECB1C4B" w14:textId="77777777" w:rsidR="006D1256" w:rsidRDefault="00000000">
            <w:pPr>
              <w:spacing w:after="0"/>
              <w:ind w:firstLine="0"/>
            </w:pPr>
            <w:r>
              <w:rPr>
                <w:sz w:val="13"/>
              </w:rPr>
              <w:t>67,1</w:t>
            </w:r>
          </w:p>
        </w:tc>
        <w:tc>
          <w:tcPr>
            <w:tcW w:w="655" w:type="dxa"/>
          </w:tcPr>
          <w:p w14:paraId="710921BD" w14:textId="77777777" w:rsidR="006D1256" w:rsidRDefault="00000000">
            <w:pPr>
              <w:spacing w:after="0"/>
              <w:ind w:firstLine="0"/>
            </w:pPr>
            <w:r>
              <w:rPr>
                <w:sz w:val="13"/>
              </w:rPr>
              <w:t>186,7</w:t>
            </w:r>
          </w:p>
        </w:tc>
        <w:tc>
          <w:tcPr>
            <w:tcW w:w="655" w:type="dxa"/>
          </w:tcPr>
          <w:p w14:paraId="06604E38" w14:textId="77777777" w:rsidR="006D1256" w:rsidRDefault="00000000">
            <w:pPr>
              <w:spacing w:after="0"/>
              <w:ind w:firstLine="0"/>
            </w:pPr>
            <w:r>
              <w:rPr>
                <w:sz w:val="13"/>
              </w:rPr>
              <w:t>33,9</w:t>
            </w:r>
          </w:p>
        </w:tc>
        <w:tc>
          <w:tcPr>
            <w:tcW w:w="655" w:type="dxa"/>
          </w:tcPr>
          <w:p w14:paraId="37A565E1" w14:textId="77777777" w:rsidR="006D1256" w:rsidRDefault="00000000">
            <w:pPr>
              <w:spacing w:after="0"/>
              <w:ind w:firstLine="0"/>
            </w:pPr>
            <w:r>
              <w:rPr>
                <w:sz w:val="13"/>
              </w:rPr>
              <w:t>0,345</w:t>
            </w:r>
          </w:p>
        </w:tc>
        <w:tc>
          <w:tcPr>
            <w:tcW w:w="655" w:type="dxa"/>
          </w:tcPr>
          <w:p w14:paraId="5F4230AB" w14:textId="77777777" w:rsidR="006D1256" w:rsidRDefault="00000000">
            <w:pPr>
              <w:spacing w:after="0"/>
              <w:ind w:firstLine="0"/>
            </w:pPr>
            <w:r>
              <w:rPr>
                <w:sz w:val="13"/>
              </w:rPr>
              <w:t>625</w:t>
            </w:r>
          </w:p>
        </w:tc>
      </w:tr>
      <w:tr w:rsidR="006D1256" w14:paraId="78C042E6" w14:textId="77777777">
        <w:trPr>
          <w:jc w:val="center"/>
        </w:trPr>
        <w:tc>
          <w:tcPr>
            <w:tcW w:w="539" w:type="dxa"/>
          </w:tcPr>
          <w:p w14:paraId="28B13B36" w14:textId="77777777" w:rsidR="006D1256" w:rsidRDefault="00000000">
            <w:pPr>
              <w:spacing w:after="0"/>
              <w:ind w:firstLine="0"/>
            </w:pPr>
            <w:r>
              <w:rPr>
                <w:sz w:val="13"/>
              </w:rPr>
              <w:t>2020</w:t>
            </w:r>
          </w:p>
        </w:tc>
        <w:tc>
          <w:tcPr>
            <w:tcW w:w="425" w:type="dxa"/>
          </w:tcPr>
          <w:p w14:paraId="32394808" w14:textId="77777777" w:rsidR="006D1256" w:rsidRDefault="00000000">
            <w:pPr>
              <w:spacing w:after="0"/>
              <w:ind w:firstLine="0"/>
            </w:pPr>
            <w:r>
              <w:rPr>
                <w:sz w:val="13"/>
              </w:rPr>
              <w:t>2</w:t>
            </w:r>
          </w:p>
        </w:tc>
        <w:tc>
          <w:tcPr>
            <w:tcW w:w="539" w:type="dxa"/>
          </w:tcPr>
          <w:p w14:paraId="5A8D2456" w14:textId="77777777" w:rsidR="006D1256" w:rsidRDefault="00000000">
            <w:pPr>
              <w:spacing w:after="0"/>
              <w:ind w:firstLine="0"/>
            </w:pPr>
            <w:r>
              <w:rPr>
                <w:sz w:val="13"/>
              </w:rPr>
              <w:t>0,66</w:t>
            </w:r>
          </w:p>
        </w:tc>
        <w:tc>
          <w:tcPr>
            <w:tcW w:w="709" w:type="dxa"/>
          </w:tcPr>
          <w:p w14:paraId="73B7D161" w14:textId="77777777" w:rsidR="006D1256" w:rsidRDefault="00000000">
            <w:pPr>
              <w:spacing w:after="0"/>
              <w:ind w:firstLine="0"/>
            </w:pPr>
            <w:r>
              <w:rPr>
                <w:sz w:val="13"/>
              </w:rPr>
              <w:t>El Niño</w:t>
            </w:r>
          </w:p>
        </w:tc>
        <w:tc>
          <w:tcPr>
            <w:tcW w:w="655" w:type="dxa"/>
          </w:tcPr>
          <w:p w14:paraId="6DE863C8" w14:textId="77777777" w:rsidR="006D1256" w:rsidRDefault="00000000">
            <w:pPr>
              <w:spacing w:after="0"/>
              <w:ind w:firstLine="0"/>
            </w:pPr>
            <w:r>
              <w:rPr>
                <w:sz w:val="13"/>
              </w:rPr>
              <w:t>134,6</w:t>
            </w:r>
          </w:p>
        </w:tc>
        <w:tc>
          <w:tcPr>
            <w:tcW w:w="655" w:type="dxa"/>
          </w:tcPr>
          <w:p w14:paraId="0748DF14" w14:textId="77777777" w:rsidR="006D1256" w:rsidRDefault="00000000">
            <w:pPr>
              <w:spacing w:after="0"/>
              <w:ind w:firstLine="0"/>
            </w:pPr>
            <w:r>
              <w:rPr>
                <w:sz w:val="13"/>
              </w:rPr>
              <w:t>120,9</w:t>
            </w:r>
          </w:p>
        </w:tc>
        <w:tc>
          <w:tcPr>
            <w:tcW w:w="655" w:type="dxa"/>
          </w:tcPr>
          <w:p w14:paraId="11A2B9A4" w14:textId="77777777" w:rsidR="006D1256" w:rsidRDefault="00000000">
            <w:pPr>
              <w:spacing w:after="0"/>
              <w:ind w:firstLine="0"/>
            </w:pPr>
            <w:r>
              <w:rPr>
                <w:sz w:val="13"/>
              </w:rPr>
              <w:t>37,0</w:t>
            </w:r>
          </w:p>
        </w:tc>
        <w:tc>
          <w:tcPr>
            <w:tcW w:w="655" w:type="dxa"/>
          </w:tcPr>
          <w:p w14:paraId="2AB884F9" w14:textId="77777777" w:rsidR="006D1256" w:rsidRDefault="00000000">
            <w:pPr>
              <w:spacing w:after="0"/>
              <w:ind w:firstLine="0"/>
            </w:pPr>
            <w:r>
              <w:rPr>
                <w:sz w:val="13"/>
              </w:rPr>
              <w:t>30,7</w:t>
            </w:r>
          </w:p>
        </w:tc>
        <w:tc>
          <w:tcPr>
            <w:tcW w:w="655" w:type="dxa"/>
          </w:tcPr>
          <w:p w14:paraId="03D2075F" w14:textId="77777777" w:rsidR="006D1256" w:rsidRDefault="00000000">
            <w:pPr>
              <w:spacing w:after="0"/>
              <w:ind w:firstLine="0"/>
            </w:pPr>
            <w:r>
              <w:rPr>
                <w:sz w:val="13"/>
              </w:rPr>
              <w:t>0,535</w:t>
            </w:r>
          </w:p>
        </w:tc>
        <w:tc>
          <w:tcPr>
            <w:tcW w:w="655" w:type="dxa"/>
          </w:tcPr>
          <w:p w14:paraId="2B7182DB" w14:textId="77777777" w:rsidR="006D1256" w:rsidRDefault="00000000">
            <w:pPr>
              <w:spacing w:after="0"/>
              <w:ind w:firstLine="0"/>
            </w:pPr>
            <w:r>
              <w:rPr>
                <w:sz w:val="13"/>
              </w:rPr>
              <w:t>5500</w:t>
            </w:r>
          </w:p>
        </w:tc>
        <w:tc>
          <w:tcPr>
            <w:tcW w:w="655" w:type="dxa"/>
          </w:tcPr>
          <w:p w14:paraId="3CB5E001" w14:textId="77777777" w:rsidR="006D1256" w:rsidRDefault="00000000">
            <w:pPr>
              <w:spacing w:after="0"/>
              <w:ind w:firstLine="0"/>
            </w:pPr>
            <w:r>
              <w:rPr>
                <w:sz w:val="13"/>
              </w:rPr>
              <w:t>133,0</w:t>
            </w:r>
          </w:p>
        </w:tc>
        <w:tc>
          <w:tcPr>
            <w:tcW w:w="655" w:type="dxa"/>
          </w:tcPr>
          <w:p w14:paraId="285F550A" w14:textId="77777777" w:rsidR="006D1256" w:rsidRDefault="00000000">
            <w:pPr>
              <w:spacing w:after="0"/>
              <w:ind w:firstLine="0"/>
            </w:pPr>
            <w:r>
              <w:rPr>
                <w:sz w:val="13"/>
              </w:rPr>
              <w:t>123,0</w:t>
            </w:r>
          </w:p>
        </w:tc>
        <w:tc>
          <w:tcPr>
            <w:tcW w:w="655" w:type="dxa"/>
          </w:tcPr>
          <w:p w14:paraId="6C4E2FD4" w14:textId="77777777" w:rsidR="006D1256" w:rsidRDefault="00000000">
            <w:pPr>
              <w:spacing w:after="0"/>
              <w:ind w:firstLine="0"/>
            </w:pPr>
            <w:r>
              <w:rPr>
                <w:sz w:val="13"/>
              </w:rPr>
              <w:t>170,5</w:t>
            </w:r>
          </w:p>
        </w:tc>
        <w:tc>
          <w:tcPr>
            <w:tcW w:w="655" w:type="dxa"/>
          </w:tcPr>
          <w:p w14:paraId="0E8DD7FF" w14:textId="77777777" w:rsidR="006D1256" w:rsidRDefault="00000000">
            <w:pPr>
              <w:spacing w:after="0"/>
              <w:ind w:firstLine="0"/>
            </w:pPr>
            <w:r>
              <w:rPr>
                <w:sz w:val="13"/>
              </w:rPr>
              <w:t>30,5</w:t>
            </w:r>
          </w:p>
        </w:tc>
        <w:tc>
          <w:tcPr>
            <w:tcW w:w="655" w:type="dxa"/>
          </w:tcPr>
          <w:p w14:paraId="72A40E67" w14:textId="77777777" w:rsidR="006D1256" w:rsidRDefault="00000000">
            <w:pPr>
              <w:spacing w:after="0"/>
              <w:ind w:firstLine="0"/>
            </w:pPr>
            <w:r>
              <w:rPr>
                <w:sz w:val="13"/>
              </w:rPr>
              <w:t>0,629</w:t>
            </w:r>
          </w:p>
        </w:tc>
        <w:tc>
          <w:tcPr>
            <w:tcW w:w="655" w:type="dxa"/>
          </w:tcPr>
          <w:p w14:paraId="1AC96B2C" w14:textId="77777777" w:rsidR="006D1256" w:rsidRDefault="00000000">
            <w:pPr>
              <w:spacing w:after="0"/>
              <w:ind w:firstLine="0"/>
            </w:pPr>
            <w:r>
              <w:rPr>
                <w:sz w:val="13"/>
              </w:rPr>
              <w:t>1075</w:t>
            </w:r>
          </w:p>
        </w:tc>
        <w:tc>
          <w:tcPr>
            <w:tcW w:w="655" w:type="dxa"/>
          </w:tcPr>
          <w:p w14:paraId="3C21443C" w14:textId="77777777" w:rsidR="006D1256" w:rsidRDefault="00000000">
            <w:pPr>
              <w:spacing w:after="0"/>
              <w:ind w:firstLine="0"/>
            </w:pPr>
            <w:r>
              <w:rPr>
                <w:sz w:val="13"/>
              </w:rPr>
              <w:t>130,1</w:t>
            </w:r>
          </w:p>
        </w:tc>
        <w:tc>
          <w:tcPr>
            <w:tcW w:w="655" w:type="dxa"/>
          </w:tcPr>
          <w:p w14:paraId="6343960D" w14:textId="77777777" w:rsidR="006D1256" w:rsidRDefault="00000000">
            <w:pPr>
              <w:spacing w:after="0"/>
              <w:ind w:firstLine="0"/>
            </w:pPr>
            <w:r>
              <w:rPr>
                <w:sz w:val="13"/>
              </w:rPr>
              <w:t>108,7</w:t>
            </w:r>
          </w:p>
        </w:tc>
        <w:tc>
          <w:tcPr>
            <w:tcW w:w="655" w:type="dxa"/>
          </w:tcPr>
          <w:p w14:paraId="32E04BE9" w14:textId="77777777" w:rsidR="006D1256" w:rsidRDefault="00000000">
            <w:pPr>
              <w:spacing w:after="0"/>
              <w:ind w:firstLine="0"/>
            </w:pPr>
            <w:r>
              <w:rPr>
                <w:sz w:val="13"/>
              </w:rPr>
              <w:t>74,4</w:t>
            </w:r>
          </w:p>
        </w:tc>
        <w:tc>
          <w:tcPr>
            <w:tcW w:w="655" w:type="dxa"/>
          </w:tcPr>
          <w:p w14:paraId="61CD05A8" w14:textId="77777777" w:rsidR="006D1256" w:rsidRDefault="00000000">
            <w:pPr>
              <w:spacing w:after="0"/>
              <w:ind w:firstLine="0"/>
            </w:pPr>
            <w:r>
              <w:rPr>
                <w:sz w:val="13"/>
              </w:rPr>
              <w:t>31,2</w:t>
            </w:r>
          </w:p>
        </w:tc>
        <w:tc>
          <w:tcPr>
            <w:tcW w:w="655" w:type="dxa"/>
          </w:tcPr>
          <w:p w14:paraId="115ED9F9" w14:textId="77777777" w:rsidR="006D1256" w:rsidRDefault="00000000">
            <w:pPr>
              <w:spacing w:after="0"/>
              <w:ind w:firstLine="0"/>
            </w:pPr>
            <w:r>
              <w:rPr>
                <w:sz w:val="13"/>
              </w:rPr>
              <w:t>0,507</w:t>
            </w:r>
          </w:p>
        </w:tc>
        <w:tc>
          <w:tcPr>
            <w:tcW w:w="655" w:type="dxa"/>
          </w:tcPr>
          <w:p w14:paraId="7EDCD40F" w14:textId="77777777" w:rsidR="006D1256" w:rsidRDefault="00000000">
            <w:pPr>
              <w:spacing w:after="0"/>
              <w:ind w:firstLine="0"/>
            </w:pPr>
            <w:r>
              <w:rPr>
                <w:sz w:val="13"/>
              </w:rPr>
              <w:t>575</w:t>
            </w:r>
          </w:p>
        </w:tc>
      </w:tr>
      <w:tr w:rsidR="006D1256" w14:paraId="50FC385A" w14:textId="77777777">
        <w:trPr>
          <w:jc w:val="center"/>
        </w:trPr>
        <w:tc>
          <w:tcPr>
            <w:tcW w:w="539" w:type="dxa"/>
          </w:tcPr>
          <w:p w14:paraId="02D370B6" w14:textId="77777777" w:rsidR="006D1256" w:rsidRDefault="00000000">
            <w:pPr>
              <w:spacing w:after="0"/>
              <w:ind w:firstLine="0"/>
            </w:pPr>
            <w:r>
              <w:rPr>
                <w:sz w:val="13"/>
              </w:rPr>
              <w:t>2020</w:t>
            </w:r>
          </w:p>
        </w:tc>
        <w:tc>
          <w:tcPr>
            <w:tcW w:w="425" w:type="dxa"/>
          </w:tcPr>
          <w:p w14:paraId="0497B30A" w14:textId="77777777" w:rsidR="006D1256" w:rsidRDefault="00000000">
            <w:pPr>
              <w:spacing w:after="0"/>
              <w:ind w:firstLine="0"/>
            </w:pPr>
            <w:r>
              <w:rPr>
                <w:sz w:val="13"/>
              </w:rPr>
              <w:t>3</w:t>
            </w:r>
          </w:p>
        </w:tc>
        <w:tc>
          <w:tcPr>
            <w:tcW w:w="539" w:type="dxa"/>
          </w:tcPr>
          <w:p w14:paraId="4ABC2D99" w14:textId="77777777" w:rsidR="006D1256" w:rsidRDefault="00000000">
            <w:pPr>
              <w:spacing w:after="0"/>
              <w:ind w:firstLine="0"/>
            </w:pPr>
            <w:r>
              <w:rPr>
                <w:sz w:val="13"/>
              </w:rPr>
              <w:t>0,57</w:t>
            </w:r>
          </w:p>
        </w:tc>
        <w:tc>
          <w:tcPr>
            <w:tcW w:w="709" w:type="dxa"/>
          </w:tcPr>
          <w:p w14:paraId="302E2270" w14:textId="77777777" w:rsidR="006D1256" w:rsidRDefault="00000000">
            <w:pPr>
              <w:spacing w:after="0"/>
              <w:ind w:firstLine="0"/>
            </w:pPr>
            <w:r>
              <w:rPr>
                <w:sz w:val="13"/>
              </w:rPr>
              <w:t>El Niño</w:t>
            </w:r>
          </w:p>
        </w:tc>
        <w:tc>
          <w:tcPr>
            <w:tcW w:w="655" w:type="dxa"/>
          </w:tcPr>
          <w:p w14:paraId="74EBE166" w14:textId="77777777" w:rsidR="006D1256" w:rsidRDefault="00000000">
            <w:pPr>
              <w:spacing w:after="0"/>
              <w:ind w:firstLine="0"/>
            </w:pPr>
            <w:r>
              <w:rPr>
                <w:sz w:val="13"/>
              </w:rPr>
              <w:t>112,9</w:t>
            </w:r>
          </w:p>
        </w:tc>
        <w:tc>
          <w:tcPr>
            <w:tcW w:w="655" w:type="dxa"/>
          </w:tcPr>
          <w:p w14:paraId="18330789" w14:textId="77777777" w:rsidR="006D1256" w:rsidRDefault="00000000">
            <w:pPr>
              <w:spacing w:after="0"/>
              <w:ind w:firstLine="0"/>
            </w:pPr>
            <w:r>
              <w:rPr>
                <w:sz w:val="13"/>
              </w:rPr>
              <w:t>114,1</w:t>
            </w:r>
          </w:p>
        </w:tc>
        <w:tc>
          <w:tcPr>
            <w:tcW w:w="655" w:type="dxa"/>
          </w:tcPr>
          <w:p w14:paraId="78B4C172" w14:textId="77777777" w:rsidR="006D1256" w:rsidRDefault="00000000">
            <w:pPr>
              <w:spacing w:after="0"/>
              <w:ind w:firstLine="0"/>
            </w:pPr>
            <w:r>
              <w:rPr>
                <w:sz w:val="13"/>
              </w:rPr>
              <w:t>190,9</w:t>
            </w:r>
          </w:p>
        </w:tc>
        <w:tc>
          <w:tcPr>
            <w:tcW w:w="655" w:type="dxa"/>
          </w:tcPr>
          <w:p w14:paraId="496E38D6" w14:textId="77777777" w:rsidR="006D1256" w:rsidRDefault="00000000">
            <w:pPr>
              <w:spacing w:after="0"/>
              <w:ind w:firstLine="0"/>
            </w:pPr>
            <w:r>
              <w:rPr>
                <w:sz w:val="13"/>
              </w:rPr>
              <w:t>29,0</w:t>
            </w:r>
          </w:p>
        </w:tc>
        <w:tc>
          <w:tcPr>
            <w:tcW w:w="655" w:type="dxa"/>
          </w:tcPr>
          <w:p w14:paraId="24873E7D" w14:textId="77777777" w:rsidR="006D1256" w:rsidRDefault="00000000">
            <w:pPr>
              <w:spacing w:after="0"/>
              <w:ind w:firstLine="0"/>
            </w:pPr>
            <w:r>
              <w:rPr>
                <w:sz w:val="13"/>
              </w:rPr>
              <w:t>0,580</w:t>
            </w:r>
          </w:p>
        </w:tc>
        <w:tc>
          <w:tcPr>
            <w:tcW w:w="655" w:type="dxa"/>
          </w:tcPr>
          <w:p w14:paraId="73750598" w14:textId="77777777" w:rsidR="006D1256" w:rsidRDefault="00000000">
            <w:pPr>
              <w:spacing w:after="0"/>
              <w:ind w:firstLine="0"/>
            </w:pPr>
            <w:r>
              <w:rPr>
                <w:sz w:val="13"/>
              </w:rPr>
              <w:t>575</w:t>
            </w:r>
          </w:p>
        </w:tc>
        <w:tc>
          <w:tcPr>
            <w:tcW w:w="655" w:type="dxa"/>
          </w:tcPr>
          <w:p w14:paraId="6B647D4B" w14:textId="77777777" w:rsidR="006D1256" w:rsidRDefault="00000000">
            <w:pPr>
              <w:spacing w:after="0"/>
              <w:ind w:firstLine="0"/>
            </w:pPr>
            <w:r>
              <w:rPr>
                <w:sz w:val="13"/>
              </w:rPr>
              <w:t>116,3</w:t>
            </w:r>
          </w:p>
        </w:tc>
        <w:tc>
          <w:tcPr>
            <w:tcW w:w="655" w:type="dxa"/>
          </w:tcPr>
          <w:p w14:paraId="0927A7CD" w14:textId="77777777" w:rsidR="006D1256" w:rsidRDefault="00000000">
            <w:pPr>
              <w:spacing w:after="0"/>
              <w:ind w:firstLine="0"/>
            </w:pPr>
            <w:r>
              <w:rPr>
                <w:sz w:val="13"/>
              </w:rPr>
              <w:t>116,4</w:t>
            </w:r>
          </w:p>
        </w:tc>
        <w:tc>
          <w:tcPr>
            <w:tcW w:w="655" w:type="dxa"/>
          </w:tcPr>
          <w:p w14:paraId="515D1932" w14:textId="77777777" w:rsidR="006D1256" w:rsidRDefault="00000000">
            <w:pPr>
              <w:spacing w:after="0"/>
              <w:ind w:firstLine="0"/>
            </w:pPr>
            <w:r>
              <w:rPr>
                <w:sz w:val="13"/>
              </w:rPr>
              <w:t>279,5</w:t>
            </w:r>
          </w:p>
        </w:tc>
        <w:tc>
          <w:tcPr>
            <w:tcW w:w="655" w:type="dxa"/>
          </w:tcPr>
          <w:p w14:paraId="7B9C7611" w14:textId="77777777" w:rsidR="006D1256" w:rsidRDefault="00000000">
            <w:pPr>
              <w:spacing w:after="0"/>
              <w:ind w:firstLine="0"/>
            </w:pPr>
            <w:r>
              <w:rPr>
                <w:sz w:val="13"/>
              </w:rPr>
              <w:t>28,5</w:t>
            </w:r>
          </w:p>
        </w:tc>
        <w:tc>
          <w:tcPr>
            <w:tcW w:w="655" w:type="dxa"/>
          </w:tcPr>
          <w:p w14:paraId="3C6A6163" w14:textId="77777777" w:rsidR="006D1256" w:rsidRDefault="00000000">
            <w:pPr>
              <w:spacing w:after="0"/>
              <w:ind w:firstLine="0"/>
            </w:pPr>
            <w:r>
              <w:rPr>
                <w:sz w:val="13"/>
              </w:rPr>
              <w:t>0,667</w:t>
            </w:r>
          </w:p>
        </w:tc>
        <w:tc>
          <w:tcPr>
            <w:tcW w:w="655" w:type="dxa"/>
          </w:tcPr>
          <w:p w14:paraId="5826EC81" w14:textId="77777777" w:rsidR="006D1256" w:rsidRDefault="00000000">
            <w:pPr>
              <w:spacing w:after="0"/>
              <w:ind w:firstLine="0"/>
            </w:pPr>
            <w:r>
              <w:rPr>
                <w:sz w:val="13"/>
              </w:rPr>
              <w:t>48375</w:t>
            </w:r>
          </w:p>
        </w:tc>
        <w:tc>
          <w:tcPr>
            <w:tcW w:w="655" w:type="dxa"/>
          </w:tcPr>
          <w:p w14:paraId="684BED06" w14:textId="77777777" w:rsidR="006D1256" w:rsidRDefault="00000000">
            <w:pPr>
              <w:spacing w:after="0"/>
              <w:ind w:firstLine="0"/>
            </w:pPr>
            <w:r>
              <w:rPr>
                <w:sz w:val="13"/>
              </w:rPr>
              <w:t>113,5</w:t>
            </w:r>
          </w:p>
        </w:tc>
        <w:tc>
          <w:tcPr>
            <w:tcW w:w="655" w:type="dxa"/>
          </w:tcPr>
          <w:p w14:paraId="43D0E90E" w14:textId="77777777" w:rsidR="006D1256" w:rsidRDefault="00000000">
            <w:pPr>
              <w:spacing w:after="0"/>
              <w:ind w:firstLine="0"/>
            </w:pPr>
            <w:r>
              <w:rPr>
                <w:sz w:val="13"/>
              </w:rPr>
              <w:t>107,6</w:t>
            </w:r>
          </w:p>
        </w:tc>
        <w:tc>
          <w:tcPr>
            <w:tcW w:w="655" w:type="dxa"/>
          </w:tcPr>
          <w:p w14:paraId="40898AD0" w14:textId="77777777" w:rsidR="006D1256" w:rsidRDefault="00000000">
            <w:pPr>
              <w:spacing w:after="0"/>
              <w:ind w:firstLine="0"/>
            </w:pPr>
            <w:r>
              <w:rPr>
                <w:sz w:val="13"/>
              </w:rPr>
              <w:t>205,4</w:t>
            </w:r>
          </w:p>
        </w:tc>
        <w:tc>
          <w:tcPr>
            <w:tcW w:w="655" w:type="dxa"/>
          </w:tcPr>
          <w:p w14:paraId="779F2766" w14:textId="77777777" w:rsidR="006D1256" w:rsidRDefault="00000000">
            <w:pPr>
              <w:spacing w:after="0"/>
              <w:ind w:firstLine="0"/>
            </w:pPr>
            <w:r>
              <w:rPr>
                <w:sz w:val="13"/>
              </w:rPr>
              <w:t>29,8</w:t>
            </w:r>
          </w:p>
        </w:tc>
        <w:tc>
          <w:tcPr>
            <w:tcW w:w="655" w:type="dxa"/>
          </w:tcPr>
          <w:p w14:paraId="2FB76C17" w14:textId="77777777" w:rsidR="006D1256" w:rsidRDefault="00000000">
            <w:pPr>
              <w:spacing w:after="0"/>
              <w:ind w:firstLine="0"/>
            </w:pPr>
            <w:r>
              <w:rPr>
                <w:sz w:val="13"/>
              </w:rPr>
              <w:t>0,545</w:t>
            </w:r>
          </w:p>
        </w:tc>
        <w:tc>
          <w:tcPr>
            <w:tcW w:w="655" w:type="dxa"/>
          </w:tcPr>
          <w:p w14:paraId="2ABA87E5" w14:textId="77777777" w:rsidR="006D1256" w:rsidRDefault="00000000">
            <w:pPr>
              <w:spacing w:after="0"/>
              <w:ind w:firstLine="0"/>
            </w:pPr>
            <w:r>
              <w:rPr>
                <w:sz w:val="13"/>
              </w:rPr>
              <w:t>250</w:t>
            </w:r>
          </w:p>
        </w:tc>
      </w:tr>
      <w:tr w:rsidR="006D1256" w14:paraId="63B1EBBF" w14:textId="77777777">
        <w:trPr>
          <w:jc w:val="center"/>
        </w:trPr>
        <w:tc>
          <w:tcPr>
            <w:tcW w:w="539" w:type="dxa"/>
          </w:tcPr>
          <w:p w14:paraId="770ABE91" w14:textId="77777777" w:rsidR="006D1256" w:rsidRDefault="00000000">
            <w:pPr>
              <w:spacing w:after="0"/>
              <w:ind w:firstLine="0"/>
            </w:pPr>
            <w:r>
              <w:rPr>
                <w:sz w:val="13"/>
              </w:rPr>
              <w:t>2020</w:t>
            </w:r>
          </w:p>
        </w:tc>
        <w:tc>
          <w:tcPr>
            <w:tcW w:w="425" w:type="dxa"/>
          </w:tcPr>
          <w:p w14:paraId="723DB3C3" w14:textId="77777777" w:rsidR="006D1256" w:rsidRDefault="00000000">
            <w:pPr>
              <w:spacing w:after="0"/>
              <w:ind w:firstLine="0"/>
            </w:pPr>
            <w:r>
              <w:rPr>
                <w:sz w:val="13"/>
              </w:rPr>
              <w:t>4</w:t>
            </w:r>
          </w:p>
        </w:tc>
        <w:tc>
          <w:tcPr>
            <w:tcW w:w="539" w:type="dxa"/>
          </w:tcPr>
          <w:p w14:paraId="4426400B" w14:textId="77777777" w:rsidR="006D1256" w:rsidRDefault="00000000">
            <w:pPr>
              <w:spacing w:after="0"/>
              <w:ind w:firstLine="0"/>
            </w:pPr>
            <w:r>
              <w:rPr>
                <w:sz w:val="13"/>
              </w:rPr>
              <w:t>0,33</w:t>
            </w:r>
          </w:p>
        </w:tc>
        <w:tc>
          <w:tcPr>
            <w:tcW w:w="709" w:type="dxa"/>
          </w:tcPr>
          <w:p w14:paraId="0A73B7BF" w14:textId="77777777" w:rsidR="006D1256" w:rsidRDefault="00000000">
            <w:pPr>
              <w:spacing w:after="0"/>
              <w:ind w:firstLine="0"/>
            </w:pPr>
            <w:r>
              <w:rPr>
                <w:sz w:val="13"/>
              </w:rPr>
              <w:t>Neutro</w:t>
            </w:r>
          </w:p>
        </w:tc>
        <w:tc>
          <w:tcPr>
            <w:tcW w:w="655" w:type="dxa"/>
          </w:tcPr>
          <w:p w14:paraId="145CD462" w14:textId="77777777" w:rsidR="006D1256" w:rsidRDefault="00000000">
            <w:pPr>
              <w:spacing w:after="0"/>
              <w:ind w:firstLine="0"/>
            </w:pPr>
            <w:r>
              <w:rPr>
                <w:sz w:val="13"/>
              </w:rPr>
              <w:t>138,9</w:t>
            </w:r>
          </w:p>
        </w:tc>
        <w:tc>
          <w:tcPr>
            <w:tcW w:w="655" w:type="dxa"/>
          </w:tcPr>
          <w:p w14:paraId="484C7DB5" w14:textId="77777777" w:rsidR="006D1256" w:rsidRDefault="00000000">
            <w:pPr>
              <w:spacing w:after="0"/>
              <w:ind w:firstLine="0"/>
            </w:pPr>
            <w:r>
              <w:rPr>
                <w:sz w:val="13"/>
              </w:rPr>
              <w:t>126,3</w:t>
            </w:r>
          </w:p>
        </w:tc>
        <w:tc>
          <w:tcPr>
            <w:tcW w:w="655" w:type="dxa"/>
          </w:tcPr>
          <w:p w14:paraId="397F54E2" w14:textId="77777777" w:rsidR="006D1256" w:rsidRDefault="00000000">
            <w:pPr>
              <w:spacing w:after="0"/>
              <w:ind w:firstLine="0"/>
            </w:pPr>
            <w:r>
              <w:rPr>
                <w:sz w:val="13"/>
              </w:rPr>
              <w:t>171,0</w:t>
            </w:r>
          </w:p>
        </w:tc>
        <w:tc>
          <w:tcPr>
            <w:tcW w:w="655" w:type="dxa"/>
          </w:tcPr>
          <w:p w14:paraId="64E82A8E" w14:textId="77777777" w:rsidR="006D1256" w:rsidRDefault="00000000">
            <w:pPr>
              <w:spacing w:after="0"/>
              <w:ind w:firstLine="0"/>
            </w:pPr>
            <w:r>
              <w:rPr>
                <w:sz w:val="13"/>
              </w:rPr>
              <w:t>27,7</w:t>
            </w:r>
          </w:p>
        </w:tc>
        <w:tc>
          <w:tcPr>
            <w:tcW w:w="655" w:type="dxa"/>
          </w:tcPr>
          <w:p w14:paraId="39B57C3A" w14:textId="77777777" w:rsidR="006D1256" w:rsidRDefault="00000000">
            <w:pPr>
              <w:spacing w:after="0"/>
              <w:ind w:firstLine="0"/>
            </w:pPr>
            <w:r>
              <w:rPr>
                <w:sz w:val="13"/>
              </w:rPr>
              <w:t>0,653</w:t>
            </w:r>
          </w:p>
        </w:tc>
        <w:tc>
          <w:tcPr>
            <w:tcW w:w="655" w:type="dxa"/>
          </w:tcPr>
          <w:p w14:paraId="026B9377" w14:textId="77777777" w:rsidR="006D1256" w:rsidRDefault="00000000">
            <w:pPr>
              <w:spacing w:after="0"/>
              <w:ind w:firstLine="0"/>
            </w:pPr>
            <w:r>
              <w:rPr>
                <w:sz w:val="13"/>
              </w:rPr>
              <w:t>0</w:t>
            </w:r>
          </w:p>
        </w:tc>
        <w:tc>
          <w:tcPr>
            <w:tcW w:w="655" w:type="dxa"/>
          </w:tcPr>
          <w:p w14:paraId="74050043" w14:textId="77777777" w:rsidR="006D1256" w:rsidRDefault="00000000">
            <w:pPr>
              <w:spacing w:after="0"/>
              <w:ind w:firstLine="0"/>
            </w:pPr>
            <w:r>
              <w:rPr>
                <w:sz w:val="13"/>
              </w:rPr>
              <w:t>135,8</w:t>
            </w:r>
          </w:p>
        </w:tc>
        <w:tc>
          <w:tcPr>
            <w:tcW w:w="655" w:type="dxa"/>
          </w:tcPr>
          <w:p w14:paraId="7EE807D8" w14:textId="77777777" w:rsidR="006D1256" w:rsidRDefault="00000000">
            <w:pPr>
              <w:spacing w:after="0"/>
              <w:ind w:firstLine="0"/>
            </w:pPr>
            <w:r>
              <w:rPr>
                <w:sz w:val="13"/>
              </w:rPr>
              <w:t>120,3</w:t>
            </w:r>
          </w:p>
        </w:tc>
        <w:tc>
          <w:tcPr>
            <w:tcW w:w="655" w:type="dxa"/>
          </w:tcPr>
          <w:p w14:paraId="2681E3D4" w14:textId="77777777" w:rsidR="006D1256" w:rsidRDefault="00000000">
            <w:pPr>
              <w:spacing w:after="0"/>
              <w:ind w:firstLine="0"/>
            </w:pPr>
            <w:r>
              <w:rPr>
                <w:sz w:val="13"/>
              </w:rPr>
              <w:t>146,5</w:t>
            </w:r>
          </w:p>
        </w:tc>
        <w:tc>
          <w:tcPr>
            <w:tcW w:w="655" w:type="dxa"/>
          </w:tcPr>
          <w:p w14:paraId="600E0751" w14:textId="77777777" w:rsidR="006D1256" w:rsidRDefault="00000000">
            <w:pPr>
              <w:spacing w:after="0"/>
              <w:ind w:firstLine="0"/>
            </w:pPr>
            <w:r>
              <w:rPr>
                <w:sz w:val="13"/>
              </w:rPr>
              <w:t>29,4</w:t>
            </w:r>
          </w:p>
        </w:tc>
        <w:tc>
          <w:tcPr>
            <w:tcW w:w="655" w:type="dxa"/>
          </w:tcPr>
          <w:p w14:paraId="153B9D53" w14:textId="77777777" w:rsidR="006D1256" w:rsidRDefault="00000000">
            <w:pPr>
              <w:spacing w:after="0"/>
              <w:ind w:firstLine="0"/>
            </w:pPr>
            <w:r>
              <w:rPr>
                <w:sz w:val="13"/>
              </w:rPr>
              <w:t>0,654</w:t>
            </w:r>
          </w:p>
        </w:tc>
        <w:tc>
          <w:tcPr>
            <w:tcW w:w="655" w:type="dxa"/>
          </w:tcPr>
          <w:p w14:paraId="2B0F2609" w14:textId="77777777" w:rsidR="006D1256" w:rsidRDefault="00000000">
            <w:pPr>
              <w:spacing w:after="0"/>
              <w:ind w:firstLine="0"/>
            </w:pPr>
            <w:r>
              <w:rPr>
                <w:sz w:val="13"/>
              </w:rPr>
              <w:t>14575</w:t>
            </w:r>
          </w:p>
        </w:tc>
        <w:tc>
          <w:tcPr>
            <w:tcW w:w="655" w:type="dxa"/>
          </w:tcPr>
          <w:p w14:paraId="7F32F98A" w14:textId="77777777" w:rsidR="006D1256" w:rsidRDefault="00000000">
            <w:pPr>
              <w:spacing w:after="0"/>
              <w:ind w:firstLine="0"/>
            </w:pPr>
            <w:r>
              <w:rPr>
                <w:sz w:val="13"/>
              </w:rPr>
              <w:t>142,7</w:t>
            </w:r>
          </w:p>
        </w:tc>
        <w:tc>
          <w:tcPr>
            <w:tcW w:w="655" w:type="dxa"/>
          </w:tcPr>
          <w:p w14:paraId="619C0DE7" w14:textId="77777777" w:rsidR="006D1256" w:rsidRDefault="00000000">
            <w:pPr>
              <w:spacing w:after="0"/>
              <w:ind w:firstLine="0"/>
            </w:pPr>
            <w:r>
              <w:rPr>
                <w:sz w:val="13"/>
              </w:rPr>
              <w:t>120,4</w:t>
            </w:r>
          </w:p>
        </w:tc>
        <w:tc>
          <w:tcPr>
            <w:tcW w:w="655" w:type="dxa"/>
          </w:tcPr>
          <w:p w14:paraId="3ACE50FA" w14:textId="77777777" w:rsidR="006D1256" w:rsidRDefault="00000000">
            <w:pPr>
              <w:spacing w:after="0"/>
              <w:ind w:firstLine="0"/>
            </w:pPr>
            <w:r>
              <w:rPr>
                <w:sz w:val="13"/>
              </w:rPr>
              <w:t>123,6</w:t>
            </w:r>
          </w:p>
        </w:tc>
        <w:tc>
          <w:tcPr>
            <w:tcW w:w="655" w:type="dxa"/>
          </w:tcPr>
          <w:p w14:paraId="18055C8B" w14:textId="77777777" w:rsidR="006D1256" w:rsidRDefault="00000000">
            <w:pPr>
              <w:spacing w:after="0"/>
              <w:ind w:firstLine="0"/>
            </w:pPr>
            <w:r>
              <w:rPr>
                <w:sz w:val="13"/>
              </w:rPr>
              <w:t>28,3</w:t>
            </w:r>
          </w:p>
        </w:tc>
        <w:tc>
          <w:tcPr>
            <w:tcW w:w="655" w:type="dxa"/>
          </w:tcPr>
          <w:p w14:paraId="20BBEC2E" w14:textId="77777777" w:rsidR="006D1256" w:rsidRDefault="00000000">
            <w:pPr>
              <w:spacing w:after="0"/>
              <w:ind w:firstLine="0"/>
            </w:pPr>
            <w:r>
              <w:rPr>
                <w:sz w:val="13"/>
              </w:rPr>
              <w:t>0,598</w:t>
            </w:r>
          </w:p>
        </w:tc>
        <w:tc>
          <w:tcPr>
            <w:tcW w:w="655" w:type="dxa"/>
          </w:tcPr>
          <w:p w14:paraId="64607694" w14:textId="77777777" w:rsidR="006D1256" w:rsidRDefault="00000000">
            <w:pPr>
              <w:spacing w:after="0"/>
              <w:ind w:firstLine="0"/>
            </w:pPr>
            <w:r>
              <w:rPr>
                <w:sz w:val="13"/>
              </w:rPr>
              <w:t>225</w:t>
            </w:r>
          </w:p>
        </w:tc>
      </w:tr>
      <w:tr w:rsidR="006D1256" w14:paraId="7278C7B0" w14:textId="77777777">
        <w:trPr>
          <w:jc w:val="center"/>
        </w:trPr>
        <w:tc>
          <w:tcPr>
            <w:tcW w:w="539" w:type="dxa"/>
          </w:tcPr>
          <w:p w14:paraId="3BADF260" w14:textId="77777777" w:rsidR="006D1256" w:rsidRDefault="00000000">
            <w:pPr>
              <w:spacing w:after="0"/>
              <w:ind w:firstLine="0"/>
            </w:pPr>
            <w:r>
              <w:rPr>
                <w:sz w:val="13"/>
              </w:rPr>
              <w:t>2020</w:t>
            </w:r>
          </w:p>
        </w:tc>
        <w:tc>
          <w:tcPr>
            <w:tcW w:w="425" w:type="dxa"/>
          </w:tcPr>
          <w:p w14:paraId="1B382D9C" w14:textId="77777777" w:rsidR="006D1256" w:rsidRDefault="00000000">
            <w:pPr>
              <w:spacing w:after="0"/>
              <w:ind w:firstLine="0"/>
            </w:pPr>
            <w:r>
              <w:rPr>
                <w:sz w:val="13"/>
              </w:rPr>
              <w:t>5</w:t>
            </w:r>
          </w:p>
        </w:tc>
        <w:tc>
          <w:tcPr>
            <w:tcW w:w="539" w:type="dxa"/>
          </w:tcPr>
          <w:p w14:paraId="553A8041" w14:textId="77777777" w:rsidR="006D1256" w:rsidRDefault="00000000">
            <w:pPr>
              <w:spacing w:after="0"/>
              <w:ind w:firstLine="0"/>
            </w:pPr>
            <w:r>
              <w:rPr>
                <w:sz w:val="13"/>
              </w:rPr>
              <w:t>0,04</w:t>
            </w:r>
          </w:p>
        </w:tc>
        <w:tc>
          <w:tcPr>
            <w:tcW w:w="709" w:type="dxa"/>
          </w:tcPr>
          <w:p w14:paraId="40571B80" w14:textId="77777777" w:rsidR="006D1256" w:rsidRDefault="00000000">
            <w:pPr>
              <w:spacing w:after="0"/>
              <w:ind w:firstLine="0"/>
            </w:pPr>
            <w:r>
              <w:rPr>
                <w:sz w:val="13"/>
              </w:rPr>
              <w:t>Neutro</w:t>
            </w:r>
          </w:p>
        </w:tc>
        <w:tc>
          <w:tcPr>
            <w:tcW w:w="655" w:type="dxa"/>
          </w:tcPr>
          <w:p w14:paraId="68C6C7D4" w14:textId="77777777" w:rsidR="006D1256" w:rsidRDefault="00000000">
            <w:pPr>
              <w:spacing w:after="0"/>
              <w:ind w:firstLine="0"/>
            </w:pPr>
            <w:r>
              <w:rPr>
                <w:sz w:val="13"/>
              </w:rPr>
              <w:t>134,3</w:t>
            </w:r>
          </w:p>
        </w:tc>
        <w:tc>
          <w:tcPr>
            <w:tcW w:w="655" w:type="dxa"/>
          </w:tcPr>
          <w:p w14:paraId="2CECF10D" w14:textId="77777777" w:rsidR="006D1256" w:rsidRDefault="00000000">
            <w:pPr>
              <w:spacing w:after="0"/>
              <w:ind w:firstLine="0"/>
            </w:pPr>
            <w:r>
              <w:rPr>
                <w:sz w:val="13"/>
              </w:rPr>
              <w:t>115,8</w:t>
            </w:r>
          </w:p>
        </w:tc>
        <w:tc>
          <w:tcPr>
            <w:tcW w:w="655" w:type="dxa"/>
          </w:tcPr>
          <w:p w14:paraId="18E83BD1" w14:textId="77777777" w:rsidR="006D1256" w:rsidRDefault="00000000">
            <w:pPr>
              <w:spacing w:after="0"/>
              <w:ind w:firstLine="0"/>
            </w:pPr>
            <w:r>
              <w:rPr>
                <w:sz w:val="13"/>
              </w:rPr>
              <w:t>111,9</w:t>
            </w:r>
          </w:p>
        </w:tc>
        <w:tc>
          <w:tcPr>
            <w:tcW w:w="655" w:type="dxa"/>
          </w:tcPr>
          <w:p w14:paraId="204B8E54" w14:textId="77777777" w:rsidR="006D1256" w:rsidRDefault="00000000">
            <w:pPr>
              <w:spacing w:after="0"/>
              <w:ind w:firstLine="0"/>
            </w:pPr>
            <w:r>
              <w:rPr>
                <w:sz w:val="13"/>
              </w:rPr>
              <w:t>25,5</w:t>
            </w:r>
          </w:p>
        </w:tc>
        <w:tc>
          <w:tcPr>
            <w:tcW w:w="655" w:type="dxa"/>
          </w:tcPr>
          <w:p w14:paraId="0D9FF859" w14:textId="77777777" w:rsidR="006D1256" w:rsidRDefault="00000000">
            <w:pPr>
              <w:spacing w:after="0"/>
              <w:ind w:firstLine="0"/>
            </w:pPr>
            <w:r>
              <w:rPr>
                <w:sz w:val="13"/>
              </w:rPr>
              <w:t>0,719</w:t>
            </w:r>
          </w:p>
        </w:tc>
        <w:tc>
          <w:tcPr>
            <w:tcW w:w="655" w:type="dxa"/>
          </w:tcPr>
          <w:p w14:paraId="4D071AEA" w14:textId="77777777" w:rsidR="006D1256" w:rsidRDefault="00000000">
            <w:pPr>
              <w:spacing w:after="0"/>
              <w:ind w:firstLine="0"/>
            </w:pPr>
            <w:r>
              <w:rPr>
                <w:sz w:val="13"/>
              </w:rPr>
              <w:t>0</w:t>
            </w:r>
          </w:p>
        </w:tc>
        <w:tc>
          <w:tcPr>
            <w:tcW w:w="655" w:type="dxa"/>
          </w:tcPr>
          <w:p w14:paraId="24A05FC5" w14:textId="77777777" w:rsidR="006D1256" w:rsidRDefault="00000000">
            <w:pPr>
              <w:spacing w:after="0"/>
              <w:ind w:firstLine="0"/>
            </w:pPr>
            <w:r>
              <w:rPr>
                <w:sz w:val="13"/>
              </w:rPr>
              <w:t>145,5</w:t>
            </w:r>
          </w:p>
        </w:tc>
        <w:tc>
          <w:tcPr>
            <w:tcW w:w="655" w:type="dxa"/>
          </w:tcPr>
          <w:p w14:paraId="3786DD76" w14:textId="77777777" w:rsidR="006D1256" w:rsidRDefault="00000000">
            <w:pPr>
              <w:spacing w:after="0"/>
              <w:ind w:firstLine="0"/>
            </w:pPr>
            <w:r>
              <w:rPr>
                <w:sz w:val="13"/>
              </w:rPr>
              <w:t>106,0</w:t>
            </w:r>
          </w:p>
        </w:tc>
        <w:tc>
          <w:tcPr>
            <w:tcW w:w="655" w:type="dxa"/>
          </w:tcPr>
          <w:p w14:paraId="4BEAC9FD" w14:textId="77777777" w:rsidR="006D1256" w:rsidRDefault="00000000">
            <w:pPr>
              <w:spacing w:after="0"/>
              <w:ind w:firstLine="0"/>
            </w:pPr>
            <w:r>
              <w:rPr>
                <w:sz w:val="13"/>
              </w:rPr>
              <w:t>31,3</w:t>
            </w:r>
          </w:p>
        </w:tc>
        <w:tc>
          <w:tcPr>
            <w:tcW w:w="655" w:type="dxa"/>
          </w:tcPr>
          <w:p w14:paraId="0953CBC0" w14:textId="77777777" w:rsidR="006D1256" w:rsidRDefault="00000000">
            <w:pPr>
              <w:spacing w:after="0"/>
              <w:ind w:firstLine="0"/>
            </w:pPr>
            <w:r>
              <w:rPr>
                <w:sz w:val="13"/>
              </w:rPr>
              <w:t>28,3</w:t>
            </w:r>
          </w:p>
        </w:tc>
        <w:tc>
          <w:tcPr>
            <w:tcW w:w="655" w:type="dxa"/>
          </w:tcPr>
          <w:p w14:paraId="6EBC3A3F" w14:textId="77777777" w:rsidR="006D1256" w:rsidRDefault="00000000">
            <w:pPr>
              <w:spacing w:after="0"/>
              <w:ind w:firstLine="0"/>
            </w:pPr>
            <w:r>
              <w:rPr>
                <w:sz w:val="13"/>
              </w:rPr>
              <w:t>0,632</w:t>
            </w:r>
          </w:p>
        </w:tc>
        <w:tc>
          <w:tcPr>
            <w:tcW w:w="655" w:type="dxa"/>
          </w:tcPr>
          <w:p w14:paraId="46137740" w14:textId="77777777" w:rsidR="006D1256" w:rsidRDefault="00000000">
            <w:pPr>
              <w:spacing w:after="0"/>
              <w:ind w:firstLine="0"/>
            </w:pPr>
            <w:r>
              <w:rPr>
                <w:sz w:val="13"/>
              </w:rPr>
              <w:t>11325</w:t>
            </w:r>
          </w:p>
        </w:tc>
        <w:tc>
          <w:tcPr>
            <w:tcW w:w="655" w:type="dxa"/>
          </w:tcPr>
          <w:p w14:paraId="73D2AF88" w14:textId="77777777" w:rsidR="006D1256" w:rsidRDefault="00000000">
            <w:pPr>
              <w:spacing w:after="0"/>
              <w:ind w:firstLine="0"/>
            </w:pPr>
            <w:r>
              <w:rPr>
                <w:sz w:val="13"/>
              </w:rPr>
              <w:t>139,7</w:t>
            </w:r>
          </w:p>
        </w:tc>
        <w:tc>
          <w:tcPr>
            <w:tcW w:w="655" w:type="dxa"/>
          </w:tcPr>
          <w:p w14:paraId="74A4FA13" w14:textId="77777777" w:rsidR="006D1256" w:rsidRDefault="00000000">
            <w:pPr>
              <w:spacing w:after="0"/>
              <w:ind w:firstLine="0"/>
            </w:pPr>
            <w:r>
              <w:rPr>
                <w:sz w:val="13"/>
              </w:rPr>
              <w:t>107,9</w:t>
            </w:r>
          </w:p>
        </w:tc>
        <w:tc>
          <w:tcPr>
            <w:tcW w:w="655" w:type="dxa"/>
          </w:tcPr>
          <w:p w14:paraId="781AACE6" w14:textId="77777777" w:rsidR="006D1256" w:rsidRDefault="00000000">
            <w:pPr>
              <w:spacing w:after="0"/>
              <w:ind w:firstLine="0"/>
            </w:pPr>
            <w:r>
              <w:rPr>
                <w:sz w:val="13"/>
              </w:rPr>
              <w:t>47,3</w:t>
            </w:r>
          </w:p>
        </w:tc>
        <w:tc>
          <w:tcPr>
            <w:tcW w:w="655" w:type="dxa"/>
          </w:tcPr>
          <w:p w14:paraId="3267F974" w14:textId="77777777" w:rsidR="006D1256" w:rsidRDefault="00000000">
            <w:pPr>
              <w:spacing w:after="0"/>
              <w:ind w:firstLine="0"/>
            </w:pPr>
            <w:r>
              <w:rPr>
                <w:sz w:val="13"/>
              </w:rPr>
              <w:t>27,1</w:t>
            </w:r>
          </w:p>
        </w:tc>
        <w:tc>
          <w:tcPr>
            <w:tcW w:w="655" w:type="dxa"/>
          </w:tcPr>
          <w:p w14:paraId="59D9A165" w14:textId="77777777" w:rsidR="006D1256" w:rsidRDefault="00000000">
            <w:pPr>
              <w:spacing w:after="0"/>
              <w:ind w:firstLine="0"/>
            </w:pPr>
            <w:r>
              <w:rPr>
                <w:sz w:val="13"/>
              </w:rPr>
              <w:t>0,609</w:t>
            </w:r>
          </w:p>
        </w:tc>
        <w:tc>
          <w:tcPr>
            <w:tcW w:w="655" w:type="dxa"/>
          </w:tcPr>
          <w:p w14:paraId="0D1179C2" w14:textId="77777777" w:rsidR="006D1256" w:rsidRDefault="00000000">
            <w:pPr>
              <w:spacing w:after="0"/>
              <w:ind w:firstLine="0"/>
            </w:pPr>
            <w:r>
              <w:rPr>
                <w:sz w:val="13"/>
              </w:rPr>
              <w:t>550</w:t>
            </w:r>
          </w:p>
        </w:tc>
      </w:tr>
      <w:tr w:rsidR="006D1256" w14:paraId="019EE0B9" w14:textId="77777777">
        <w:trPr>
          <w:jc w:val="center"/>
        </w:trPr>
        <w:tc>
          <w:tcPr>
            <w:tcW w:w="539" w:type="dxa"/>
          </w:tcPr>
          <w:p w14:paraId="1E919E54" w14:textId="77777777" w:rsidR="006D1256" w:rsidRDefault="00000000">
            <w:pPr>
              <w:spacing w:after="0"/>
              <w:ind w:firstLine="0"/>
            </w:pPr>
            <w:r>
              <w:rPr>
                <w:sz w:val="13"/>
              </w:rPr>
              <w:t>2020</w:t>
            </w:r>
          </w:p>
        </w:tc>
        <w:tc>
          <w:tcPr>
            <w:tcW w:w="425" w:type="dxa"/>
          </w:tcPr>
          <w:p w14:paraId="5373CBDD" w14:textId="77777777" w:rsidR="006D1256" w:rsidRDefault="00000000">
            <w:pPr>
              <w:spacing w:after="0"/>
              <w:ind w:firstLine="0"/>
            </w:pPr>
            <w:r>
              <w:rPr>
                <w:sz w:val="13"/>
              </w:rPr>
              <w:t>6</w:t>
            </w:r>
          </w:p>
        </w:tc>
        <w:tc>
          <w:tcPr>
            <w:tcW w:w="539" w:type="dxa"/>
          </w:tcPr>
          <w:p w14:paraId="1C60C4D7" w14:textId="77777777" w:rsidR="006D1256" w:rsidRDefault="00000000">
            <w:pPr>
              <w:spacing w:after="0"/>
              <w:ind w:firstLine="0"/>
            </w:pPr>
            <w:r>
              <w:rPr>
                <w:sz w:val="13"/>
              </w:rPr>
              <w:t>-0,18</w:t>
            </w:r>
          </w:p>
        </w:tc>
        <w:tc>
          <w:tcPr>
            <w:tcW w:w="709" w:type="dxa"/>
          </w:tcPr>
          <w:p w14:paraId="476C20A1" w14:textId="77777777" w:rsidR="006D1256" w:rsidRDefault="00000000">
            <w:pPr>
              <w:spacing w:after="0"/>
              <w:ind w:firstLine="0"/>
            </w:pPr>
            <w:r>
              <w:rPr>
                <w:sz w:val="13"/>
              </w:rPr>
              <w:t>Neutro</w:t>
            </w:r>
          </w:p>
        </w:tc>
        <w:tc>
          <w:tcPr>
            <w:tcW w:w="655" w:type="dxa"/>
          </w:tcPr>
          <w:p w14:paraId="1A2CA6FE" w14:textId="77777777" w:rsidR="006D1256" w:rsidRDefault="00000000">
            <w:pPr>
              <w:spacing w:after="0"/>
              <w:ind w:firstLine="0"/>
            </w:pPr>
            <w:r>
              <w:rPr>
                <w:sz w:val="13"/>
              </w:rPr>
              <w:t>141,6</w:t>
            </w:r>
          </w:p>
        </w:tc>
        <w:tc>
          <w:tcPr>
            <w:tcW w:w="655" w:type="dxa"/>
          </w:tcPr>
          <w:p w14:paraId="3E0F2455" w14:textId="77777777" w:rsidR="006D1256" w:rsidRDefault="00000000">
            <w:pPr>
              <w:spacing w:after="0"/>
              <w:ind w:firstLine="0"/>
            </w:pPr>
            <w:r>
              <w:rPr>
                <w:sz w:val="13"/>
              </w:rPr>
              <w:t>105,8</w:t>
            </w:r>
          </w:p>
        </w:tc>
        <w:tc>
          <w:tcPr>
            <w:tcW w:w="655" w:type="dxa"/>
          </w:tcPr>
          <w:p w14:paraId="65F1A459" w14:textId="77777777" w:rsidR="006D1256" w:rsidRDefault="00000000">
            <w:pPr>
              <w:spacing w:after="0"/>
              <w:ind w:firstLine="0"/>
            </w:pPr>
            <w:r>
              <w:rPr>
                <w:sz w:val="13"/>
              </w:rPr>
              <w:t>68,0</w:t>
            </w:r>
          </w:p>
        </w:tc>
        <w:tc>
          <w:tcPr>
            <w:tcW w:w="655" w:type="dxa"/>
          </w:tcPr>
          <w:p w14:paraId="023AD183" w14:textId="77777777" w:rsidR="006D1256" w:rsidRDefault="00000000">
            <w:pPr>
              <w:spacing w:after="0"/>
              <w:ind w:firstLine="0"/>
            </w:pPr>
            <w:r>
              <w:rPr>
                <w:sz w:val="13"/>
              </w:rPr>
              <w:t>24,6</w:t>
            </w:r>
          </w:p>
        </w:tc>
        <w:tc>
          <w:tcPr>
            <w:tcW w:w="655" w:type="dxa"/>
          </w:tcPr>
          <w:p w14:paraId="258446A3" w14:textId="77777777" w:rsidR="006D1256" w:rsidRDefault="00000000">
            <w:pPr>
              <w:spacing w:after="0"/>
              <w:ind w:firstLine="0"/>
            </w:pPr>
            <w:r>
              <w:rPr>
                <w:sz w:val="13"/>
              </w:rPr>
              <w:t>0,704</w:t>
            </w:r>
          </w:p>
        </w:tc>
        <w:tc>
          <w:tcPr>
            <w:tcW w:w="655" w:type="dxa"/>
          </w:tcPr>
          <w:p w14:paraId="5E96AFF6" w14:textId="77777777" w:rsidR="006D1256" w:rsidRDefault="00000000">
            <w:pPr>
              <w:spacing w:after="0"/>
              <w:ind w:firstLine="0"/>
            </w:pPr>
            <w:r>
              <w:rPr>
                <w:sz w:val="13"/>
              </w:rPr>
              <w:t>2825</w:t>
            </w:r>
          </w:p>
        </w:tc>
        <w:tc>
          <w:tcPr>
            <w:tcW w:w="655" w:type="dxa"/>
          </w:tcPr>
          <w:p w14:paraId="55E94B8E" w14:textId="77777777" w:rsidR="006D1256" w:rsidRDefault="00000000">
            <w:pPr>
              <w:spacing w:after="0"/>
              <w:ind w:firstLine="0"/>
            </w:pPr>
            <w:r>
              <w:rPr>
                <w:sz w:val="13"/>
              </w:rPr>
              <w:t>151,1</w:t>
            </w:r>
          </w:p>
        </w:tc>
        <w:tc>
          <w:tcPr>
            <w:tcW w:w="655" w:type="dxa"/>
          </w:tcPr>
          <w:p w14:paraId="72046298" w14:textId="77777777" w:rsidR="006D1256" w:rsidRDefault="00000000">
            <w:pPr>
              <w:spacing w:after="0"/>
              <w:ind w:firstLine="0"/>
            </w:pPr>
            <w:r>
              <w:rPr>
                <w:sz w:val="13"/>
              </w:rPr>
              <w:t>87,0</w:t>
            </w:r>
          </w:p>
        </w:tc>
        <w:tc>
          <w:tcPr>
            <w:tcW w:w="655" w:type="dxa"/>
          </w:tcPr>
          <w:p w14:paraId="2D476385" w14:textId="77777777" w:rsidR="006D1256" w:rsidRDefault="00000000">
            <w:pPr>
              <w:spacing w:after="0"/>
              <w:ind w:firstLine="0"/>
            </w:pPr>
            <w:r>
              <w:rPr>
                <w:sz w:val="13"/>
              </w:rPr>
              <w:t>2,3</w:t>
            </w:r>
          </w:p>
        </w:tc>
        <w:tc>
          <w:tcPr>
            <w:tcW w:w="655" w:type="dxa"/>
          </w:tcPr>
          <w:p w14:paraId="26C1BA5D" w14:textId="77777777" w:rsidR="006D1256" w:rsidRDefault="00000000">
            <w:pPr>
              <w:spacing w:after="0"/>
              <w:ind w:firstLine="0"/>
            </w:pPr>
            <w:r>
              <w:rPr>
                <w:sz w:val="13"/>
              </w:rPr>
              <w:t>28,3</w:t>
            </w:r>
          </w:p>
        </w:tc>
        <w:tc>
          <w:tcPr>
            <w:tcW w:w="655" w:type="dxa"/>
          </w:tcPr>
          <w:p w14:paraId="71173B7A" w14:textId="77777777" w:rsidR="006D1256" w:rsidRDefault="00000000">
            <w:pPr>
              <w:spacing w:after="0"/>
              <w:ind w:firstLine="0"/>
            </w:pPr>
            <w:r>
              <w:rPr>
                <w:sz w:val="13"/>
              </w:rPr>
              <w:t>0,527</w:t>
            </w:r>
          </w:p>
        </w:tc>
        <w:tc>
          <w:tcPr>
            <w:tcW w:w="655" w:type="dxa"/>
          </w:tcPr>
          <w:p w14:paraId="2351B248" w14:textId="77777777" w:rsidR="006D1256" w:rsidRDefault="00000000">
            <w:pPr>
              <w:spacing w:after="0"/>
              <w:ind w:firstLine="0"/>
            </w:pPr>
            <w:r>
              <w:rPr>
                <w:sz w:val="13"/>
              </w:rPr>
              <w:t>12850</w:t>
            </w:r>
          </w:p>
        </w:tc>
        <w:tc>
          <w:tcPr>
            <w:tcW w:w="655" w:type="dxa"/>
          </w:tcPr>
          <w:p w14:paraId="10312A7C" w14:textId="77777777" w:rsidR="006D1256" w:rsidRDefault="00000000">
            <w:pPr>
              <w:spacing w:after="0"/>
              <w:ind w:firstLine="0"/>
            </w:pPr>
            <w:r>
              <w:rPr>
                <w:sz w:val="13"/>
              </w:rPr>
              <w:t>138,3</w:t>
            </w:r>
          </w:p>
        </w:tc>
        <w:tc>
          <w:tcPr>
            <w:tcW w:w="655" w:type="dxa"/>
          </w:tcPr>
          <w:p w14:paraId="49377E9C" w14:textId="77777777" w:rsidR="006D1256" w:rsidRDefault="00000000">
            <w:pPr>
              <w:spacing w:after="0"/>
              <w:ind w:firstLine="0"/>
            </w:pPr>
            <w:r>
              <w:rPr>
                <w:sz w:val="13"/>
              </w:rPr>
              <w:t>80,5</w:t>
            </w:r>
          </w:p>
        </w:tc>
        <w:tc>
          <w:tcPr>
            <w:tcW w:w="655" w:type="dxa"/>
          </w:tcPr>
          <w:p w14:paraId="7100FCE9" w14:textId="77777777" w:rsidR="006D1256" w:rsidRDefault="00000000">
            <w:pPr>
              <w:spacing w:after="0"/>
              <w:ind w:firstLine="0"/>
            </w:pPr>
            <w:r>
              <w:rPr>
                <w:sz w:val="13"/>
              </w:rPr>
              <w:t>36,9</w:t>
            </w:r>
          </w:p>
        </w:tc>
        <w:tc>
          <w:tcPr>
            <w:tcW w:w="655" w:type="dxa"/>
          </w:tcPr>
          <w:p w14:paraId="4DF37978" w14:textId="77777777" w:rsidR="006D1256" w:rsidRDefault="00000000">
            <w:pPr>
              <w:spacing w:after="0"/>
              <w:ind w:firstLine="0"/>
            </w:pPr>
            <w:r>
              <w:rPr>
                <w:sz w:val="13"/>
              </w:rPr>
              <w:t>26,8</w:t>
            </w:r>
          </w:p>
        </w:tc>
        <w:tc>
          <w:tcPr>
            <w:tcW w:w="655" w:type="dxa"/>
          </w:tcPr>
          <w:p w14:paraId="1087D021" w14:textId="77777777" w:rsidR="006D1256" w:rsidRDefault="00000000">
            <w:pPr>
              <w:spacing w:after="0"/>
              <w:ind w:firstLine="0"/>
            </w:pPr>
            <w:r>
              <w:rPr>
                <w:sz w:val="13"/>
              </w:rPr>
              <w:t>0,480</w:t>
            </w:r>
          </w:p>
        </w:tc>
        <w:tc>
          <w:tcPr>
            <w:tcW w:w="655" w:type="dxa"/>
          </w:tcPr>
          <w:p w14:paraId="45484C2B" w14:textId="77777777" w:rsidR="006D1256" w:rsidRDefault="00000000">
            <w:pPr>
              <w:spacing w:after="0"/>
              <w:ind w:firstLine="0"/>
            </w:pPr>
            <w:r>
              <w:rPr>
                <w:sz w:val="13"/>
              </w:rPr>
              <w:t>425</w:t>
            </w:r>
          </w:p>
        </w:tc>
      </w:tr>
      <w:tr w:rsidR="006D1256" w14:paraId="6A4C41BD" w14:textId="77777777">
        <w:trPr>
          <w:jc w:val="center"/>
        </w:trPr>
        <w:tc>
          <w:tcPr>
            <w:tcW w:w="539" w:type="dxa"/>
          </w:tcPr>
          <w:p w14:paraId="471FB72E" w14:textId="77777777" w:rsidR="006D1256" w:rsidRDefault="00000000">
            <w:pPr>
              <w:spacing w:after="0"/>
              <w:ind w:firstLine="0"/>
            </w:pPr>
            <w:r>
              <w:rPr>
                <w:sz w:val="13"/>
              </w:rPr>
              <w:t>2020</w:t>
            </w:r>
          </w:p>
        </w:tc>
        <w:tc>
          <w:tcPr>
            <w:tcW w:w="425" w:type="dxa"/>
          </w:tcPr>
          <w:p w14:paraId="26C32C5E" w14:textId="77777777" w:rsidR="006D1256" w:rsidRDefault="00000000">
            <w:pPr>
              <w:spacing w:after="0"/>
              <w:ind w:firstLine="0"/>
            </w:pPr>
            <w:r>
              <w:rPr>
                <w:sz w:val="13"/>
              </w:rPr>
              <w:t>7</w:t>
            </w:r>
          </w:p>
        </w:tc>
        <w:tc>
          <w:tcPr>
            <w:tcW w:w="539" w:type="dxa"/>
          </w:tcPr>
          <w:p w14:paraId="2889CA1F" w14:textId="77777777" w:rsidR="006D1256" w:rsidRDefault="00000000">
            <w:pPr>
              <w:spacing w:after="0"/>
              <w:ind w:firstLine="0"/>
            </w:pPr>
            <w:r>
              <w:rPr>
                <w:sz w:val="13"/>
              </w:rPr>
              <w:t>-0,29</w:t>
            </w:r>
          </w:p>
        </w:tc>
        <w:tc>
          <w:tcPr>
            <w:tcW w:w="709" w:type="dxa"/>
          </w:tcPr>
          <w:p w14:paraId="491BD509" w14:textId="77777777" w:rsidR="006D1256" w:rsidRDefault="00000000">
            <w:pPr>
              <w:spacing w:after="0"/>
              <w:ind w:firstLine="0"/>
            </w:pPr>
            <w:r>
              <w:rPr>
                <w:sz w:val="13"/>
              </w:rPr>
              <w:t>Neutro</w:t>
            </w:r>
          </w:p>
        </w:tc>
        <w:tc>
          <w:tcPr>
            <w:tcW w:w="655" w:type="dxa"/>
          </w:tcPr>
          <w:p w14:paraId="4BC8A8F0" w14:textId="77777777" w:rsidR="006D1256" w:rsidRDefault="00000000">
            <w:pPr>
              <w:spacing w:after="0"/>
              <w:ind w:firstLine="0"/>
            </w:pPr>
            <w:r>
              <w:rPr>
                <w:sz w:val="13"/>
              </w:rPr>
              <w:t>154,5</w:t>
            </w:r>
          </w:p>
        </w:tc>
        <w:tc>
          <w:tcPr>
            <w:tcW w:w="655" w:type="dxa"/>
          </w:tcPr>
          <w:p w14:paraId="6C05E3E4" w14:textId="77777777" w:rsidR="006D1256" w:rsidRDefault="00000000">
            <w:pPr>
              <w:spacing w:after="0"/>
              <w:ind w:firstLine="0"/>
            </w:pPr>
            <w:r>
              <w:rPr>
                <w:sz w:val="13"/>
              </w:rPr>
              <w:t>100,9</w:t>
            </w:r>
          </w:p>
        </w:tc>
        <w:tc>
          <w:tcPr>
            <w:tcW w:w="655" w:type="dxa"/>
          </w:tcPr>
          <w:p w14:paraId="39048077" w14:textId="77777777" w:rsidR="006D1256" w:rsidRDefault="00000000">
            <w:pPr>
              <w:spacing w:after="0"/>
              <w:ind w:firstLine="0"/>
            </w:pPr>
            <w:r>
              <w:rPr>
                <w:sz w:val="13"/>
              </w:rPr>
              <w:t>57,6</w:t>
            </w:r>
          </w:p>
        </w:tc>
        <w:tc>
          <w:tcPr>
            <w:tcW w:w="655" w:type="dxa"/>
          </w:tcPr>
          <w:p w14:paraId="7CC11896" w14:textId="77777777" w:rsidR="006D1256" w:rsidRDefault="00000000">
            <w:pPr>
              <w:spacing w:after="0"/>
              <w:ind w:firstLine="0"/>
            </w:pPr>
            <w:r>
              <w:rPr>
                <w:sz w:val="13"/>
              </w:rPr>
              <w:t>23,9</w:t>
            </w:r>
          </w:p>
        </w:tc>
        <w:tc>
          <w:tcPr>
            <w:tcW w:w="655" w:type="dxa"/>
          </w:tcPr>
          <w:p w14:paraId="16D93E03" w14:textId="77777777" w:rsidR="006D1256" w:rsidRDefault="00000000">
            <w:pPr>
              <w:spacing w:after="0"/>
              <w:ind w:firstLine="0"/>
            </w:pPr>
            <w:r>
              <w:rPr>
                <w:sz w:val="13"/>
              </w:rPr>
              <w:t>0,663</w:t>
            </w:r>
          </w:p>
        </w:tc>
        <w:tc>
          <w:tcPr>
            <w:tcW w:w="655" w:type="dxa"/>
          </w:tcPr>
          <w:p w14:paraId="272CB4F6" w14:textId="77777777" w:rsidR="006D1256" w:rsidRDefault="00000000">
            <w:pPr>
              <w:spacing w:after="0"/>
              <w:ind w:firstLine="0"/>
            </w:pPr>
            <w:r>
              <w:rPr>
                <w:sz w:val="13"/>
              </w:rPr>
              <w:t>0</w:t>
            </w:r>
          </w:p>
        </w:tc>
        <w:tc>
          <w:tcPr>
            <w:tcW w:w="655" w:type="dxa"/>
          </w:tcPr>
          <w:p w14:paraId="7926F9DC" w14:textId="77777777" w:rsidR="006D1256" w:rsidRDefault="00000000">
            <w:pPr>
              <w:spacing w:after="0"/>
              <w:ind w:firstLine="0"/>
            </w:pPr>
            <w:r>
              <w:rPr>
                <w:sz w:val="13"/>
              </w:rPr>
              <w:t>129,3</w:t>
            </w:r>
          </w:p>
        </w:tc>
        <w:tc>
          <w:tcPr>
            <w:tcW w:w="655" w:type="dxa"/>
          </w:tcPr>
          <w:p w14:paraId="674C6B79" w14:textId="77777777" w:rsidR="006D1256" w:rsidRDefault="00000000">
            <w:pPr>
              <w:spacing w:after="0"/>
              <w:ind w:firstLine="0"/>
            </w:pPr>
            <w:r>
              <w:rPr>
                <w:sz w:val="13"/>
              </w:rPr>
              <w:t>61,9</w:t>
            </w:r>
          </w:p>
        </w:tc>
        <w:tc>
          <w:tcPr>
            <w:tcW w:w="655" w:type="dxa"/>
          </w:tcPr>
          <w:p w14:paraId="79C3F937" w14:textId="77777777" w:rsidR="006D1256" w:rsidRDefault="00000000">
            <w:pPr>
              <w:spacing w:after="0"/>
              <w:ind w:firstLine="0"/>
            </w:pPr>
            <w:r>
              <w:rPr>
                <w:sz w:val="13"/>
              </w:rPr>
              <w:t>0,7</w:t>
            </w:r>
          </w:p>
        </w:tc>
        <w:tc>
          <w:tcPr>
            <w:tcW w:w="655" w:type="dxa"/>
          </w:tcPr>
          <w:p w14:paraId="6E3CA146" w14:textId="77777777" w:rsidR="006D1256" w:rsidRDefault="00000000">
            <w:pPr>
              <w:spacing w:after="0"/>
              <w:ind w:firstLine="0"/>
            </w:pPr>
            <w:r>
              <w:rPr>
                <w:sz w:val="13"/>
              </w:rPr>
              <w:t>29,6</w:t>
            </w:r>
          </w:p>
        </w:tc>
        <w:tc>
          <w:tcPr>
            <w:tcW w:w="655" w:type="dxa"/>
          </w:tcPr>
          <w:p w14:paraId="2703E2A8" w14:textId="77777777" w:rsidR="006D1256" w:rsidRDefault="00000000">
            <w:pPr>
              <w:spacing w:after="0"/>
              <w:ind w:firstLine="0"/>
            </w:pPr>
            <w:r>
              <w:rPr>
                <w:sz w:val="13"/>
              </w:rPr>
              <w:t>0,358</w:t>
            </w:r>
          </w:p>
        </w:tc>
        <w:tc>
          <w:tcPr>
            <w:tcW w:w="655" w:type="dxa"/>
          </w:tcPr>
          <w:p w14:paraId="5B1B13FB" w14:textId="77777777" w:rsidR="006D1256" w:rsidRDefault="00000000">
            <w:pPr>
              <w:spacing w:after="0"/>
              <w:ind w:firstLine="0"/>
            </w:pPr>
            <w:r>
              <w:rPr>
                <w:sz w:val="13"/>
              </w:rPr>
              <w:t>14475</w:t>
            </w:r>
          </w:p>
        </w:tc>
        <w:tc>
          <w:tcPr>
            <w:tcW w:w="655" w:type="dxa"/>
          </w:tcPr>
          <w:p w14:paraId="38DA72EE" w14:textId="77777777" w:rsidR="006D1256" w:rsidRDefault="00000000">
            <w:pPr>
              <w:spacing w:after="0"/>
              <w:ind w:firstLine="0"/>
            </w:pPr>
            <w:r>
              <w:rPr>
                <w:sz w:val="13"/>
              </w:rPr>
              <w:t>115,4</w:t>
            </w:r>
          </w:p>
        </w:tc>
        <w:tc>
          <w:tcPr>
            <w:tcW w:w="655" w:type="dxa"/>
          </w:tcPr>
          <w:p w14:paraId="2F77D9C5" w14:textId="77777777" w:rsidR="006D1256" w:rsidRDefault="00000000">
            <w:pPr>
              <w:spacing w:after="0"/>
              <w:ind w:firstLine="0"/>
            </w:pPr>
            <w:r>
              <w:rPr>
                <w:sz w:val="13"/>
              </w:rPr>
              <w:t>56,5</w:t>
            </w:r>
          </w:p>
        </w:tc>
        <w:tc>
          <w:tcPr>
            <w:tcW w:w="655" w:type="dxa"/>
          </w:tcPr>
          <w:p w14:paraId="23EA3515" w14:textId="77777777" w:rsidR="006D1256" w:rsidRDefault="00000000">
            <w:pPr>
              <w:spacing w:after="0"/>
              <w:ind w:firstLine="0"/>
            </w:pPr>
            <w:r>
              <w:rPr>
                <w:sz w:val="13"/>
              </w:rPr>
              <w:t>32,8</w:t>
            </w:r>
          </w:p>
        </w:tc>
        <w:tc>
          <w:tcPr>
            <w:tcW w:w="655" w:type="dxa"/>
          </w:tcPr>
          <w:p w14:paraId="6B032A49" w14:textId="77777777" w:rsidR="006D1256" w:rsidRDefault="00000000">
            <w:pPr>
              <w:spacing w:after="0"/>
              <w:ind w:firstLine="0"/>
            </w:pPr>
            <w:r>
              <w:rPr>
                <w:sz w:val="13"/>
              </w:rPr>
              <w:t>27,3</w:t>
            </w:r>
          </w:p>
        </w:tc>
        <w:tc>
          <w:tcPr>
            <w:tcW w:w="655" w:type="dxa"/>
          </w:tcPr>
          <w:p w14:paraId="737A338B" w14:textId="77777777" w:rsidR="006D1256" w:rsidRDefault="00000000">
            <w:pPr>
              <w:spacing w:after="0"/>
              <w:ind w:firstLine="0"/>
            </w:pPr>
            <w:r>
              <w:rPr>
                <w:sz w:val="13"/>
              </w:rPr>
              <w:t>0,329</w:t>
            </w:r>
          </w:p>
        </w:tc>
        <w:tc>
          <w:tcPr>
            <w:tcW w:w="655" w:type="dxa"/>
          </w:tcPr>
          <w:p w14:paraId="3218539B" w14:textId="77777777" w:rsidR="006D1256" w:rsidRDefault="00000000">
            <w:pPr>
              <w:spacing w:after="0"/>
              <w:ind w:firstLine="0"/>
            </w:pPr>
            <w:r>
              <w:rPr>
                <w:sz w:val="13"/>
              </w:rPr>
              <w:t>2725</w:t>
            </w:r>
          </w:p>
        </w:tc>
      </w:tr>
      <w:tr w:rsidR="006D1256" w14:paraId="2F21C1DC" w14:textId="77777777">
        <w:trPr>
          <w:jc w:val="center"/>
        </w:trPr>
        <w:tc>
          <w:tcPr>
            <w:tcW w:w="539" w:type="dxa"/>
          </w:tcPr>
          <w:p w14:paraId="0A82E719" w14:textId="77777777" w:rsidR="006D1256" w:rsidRDefault="00000000">
            <w:pPr>
              <w:spacing w:after="0"/>
              <w:ind w:firstLine="0"/>
            </w:pPr>
            <w:r>
              <w:rPr>
                <w:sz w:val="13"/>
              </w:rPr>
              <w:t>2020</w:t>
            </w:r>
          </w:p>
        </w:tc>
        <w:tc>
          <w:tcPr>
            <w:tcW w:w="425" w:type="dxa"/>
          </w:tcPr>
          <w:p w14:paraId="5AE87216" w14:textId="77777777" w:rsidR="006D1256" w:rsidRDefault="00000000">
            <w:pPr>
              <w:spacing w:after="0"/>
              <w:ind w:firstLine="0"/>
            </w:pPr>
            <w:r>
              <w:rPr>
                <w:sz w:val="13"/>
              </w:rPr>
              <w:t>8</w:t>
            </w:r>
          </w:p>
        </w:tc>
        <w:tc>
          <w:tcPr>
            <w:tcW w:w="539" w:type="dxa"/>
          </w:tcPr>
          <w:p w14:paraId="226DA530" w14:textId="77777777" w:rsidR="006D1256" w:rsidRDefault="00000000">
            <w:pPr>
              <w:spacing w:after="0"/>
              <w:ind w:firstLine="0"/>
            </w:pPr>
            <w:r>
              <w:rPr>
                <w:sz w:val="13"/>
              </w:rPr>
              <w:t>-0,43</w:t>
            </w:r>
          </w:p>
        </w:tc>
        <w:tc>
          <w:tcPr>
            <w:tcW w:w="709" w:type="dxa"/>
          </w:tcPr>
          <w:p w14:paraId="6366EB31" w14:textId="77777777" w:rsidR="006D1256" w:rsidRDefault="00000000">
            <w:pPr>
              <w:spacing w:after="0"/>
              <w:ind w:firstLine="0"/>
            </w:pPr>
            <w:r>
              <w:rPr>
                <w:sz w:val="13"/>
              </w:rPr>
              <w:t>Neutro</w:t>
            </w:r>
          </w:p>
        </w:tc>
        <w:tc>
          <w:tcPr>
            <w:tcW w:w="655" w:type="dxa"/>
          </w:tcPr>
          <w:p w14:paraId="7E599EF3" w14:textId="77777777" w:rsidR="006D1256" w:rsidRDefault="00000000">
            <w:pPr>
              <w:spacing w:after="0"/>
              <w:ind w:firstLine="0"/>
            </w:pPr>
            <w:r>
              <w:rPr>
                <w:sz w:val="13"/>
              </w:rPr>
              <w:t>160,8</w:t>
            </w:r>
          </w:p>
        </w:tc>
        <w:tc>
          <w:tcPr>
            <w:tcW w:w="655" w:type="dxa"/>
          </w:tcPr>
          <w:p w14:paraId="4F33BC8C" w14:textId="77777777" w:rsidR="006D1256" w:rsidRDefault="00000000">
            <w:pPr>
              <w:spacing w:after="0"/>
              <w:ind w:firstLine="0"/>
            </w:pPr>
            <w:r>
              <w:rPr>
                <w:sz w:val="13"/>
              </w:rPr>
              <w:t>101,9</w:t>
            </w:r>
          </w:p>
        </w:tc>
        <w:tc>
          <w:tcPr>
            <w:tcW w:w="655" w:type="dxa"/>
          </w:tcPr>
          <w:p w14:paraId="0ED532D6" w14:textId="77777777" w:rsidR="006D1256" w:rsidRDefault="00000000">
            <w:pPr>
              <w:spacing w:after="0"/>
              <w:ind w:firstLine="0"/>
            </w:pPr>
            <w:r>
              <w:rPr>
                <w:sz w:val="13"/>
              </w:rPr>
              <w:t>53,5</w:t>
            </w:r>
          </w:p>
        </w:tc>
        <w:tc>
          <w:tcPr>
            <w:tcW w:w="655" w:type="dxa"/>
          </w:tcPr>
          <w:p w14:paraId="240BE568" w14:textId="77777777" w:rsidR="006D1256" w:rsidRDefault="00000000">
            <w:pPr>
              <w:spacing w:after="0"/>
              <w:ind w:firstLine="0"/>
            </w:pPr>
            <w:r>
              <w:rPr>
                <w:sz w:val="13"/>
              </w:rPr>
              <w:t>24,4</w:t>
            </w:r>
          </w:p>
        </w:tc>
        <w:tc>
          <w:tcPr>
            <w:tcW w:w="655" w:type="dxa"/>
          </w:tcPr>
          <w:p w14:paraId="776C79F4" w14:textId="77777777" w:rsidR="006D1256" w:rsidRDefault="00000000">
            <w:pPr>
              <w:spacing w:after="0"/>
              <w:ind w:firstLine="0"/>
            </w:pPr>
            <w:r>
              <w:rPr>
                <w:sz w:val="13"/>
              </w:rPr>
              <w:t>0,596</w:t>
            </w:r>
          </w:p>
        </w:tc>
        <w:tc>
          <w:tcPr>
            <w:tcW w:w="655" w:type="dxa"/>
          </w:tcPr>
          <w:p w14:paraId="178F882B" w14:textId="77777777" w:rsidR="006D1256" w:rsidRDefault="00000000">
            <w:pPr>
              <w:spacing w:after="0"/>
              <w:ind w:firstLine="0"/>
            </w:pPr>
            <w:r>
              <w:rPr>
                <w:sz w:val="13"/>
              </w:rPr>
              <w:t>1200</w:t>
            </w:r>
          </w:p>
        </w:tc>
        <w:tc>
          <w:tcPr>
            <w:tcW w:w="655" w:type="dxa"/>
          </w:tcPr>
          <w:p w14:paraId="78679D47" w14:textId="77777777" w:rsidR="006D1256" w:rsidRDefault="00000000">
            <w:pPr>
              <w:spacing w:after="0"/>
              <w:ind w:firstLine="0"/>
            </w:pPr>
            <w:r>
              <w:rPr>
                <w:sz w:val="13"/>
              </w:rPr>
              <w:t>100,6</w:t>
            </w:r>
          </w:p>
        </w:tc>
        <w:tc>
          <w:tcPr>
            <w:tcW w:w="655" w:type="dxa"/>
          </w:tcPr>
          <w:p w14:paraId="3A09ADD2" w14:textId="77777777" w:rsidR="006D1256" w:rsidRDefault="00000000">
            <w:pPr>
              <w:spacing w:after="0"/>
              <w:ind w:firstLine="0"/>
            </w:pPr>
            <w:r>
              <w:rPr>
                <w:sz w:val="13"/>
              </w:rPr>
              <w:t>46,2</w:t>
            </w:r>
          </w:p>
        </w:tc>
        <w:tc>
          <w:tcPr>
            <w:tcW w:w="655" w:type="dxa"/>
          </w:tcPr>
          <w:p w14:paraId="205E230A" w14:textId="77777777" w:rsidR="006D1256" w:rsidRDefault="00000000">
            <w:pPr>
              <w:spacing w:after="0"/>
              <w:ind w:firstLine="0"/>
            </w:pPr>
            <w:r>
              <w:rPr>
                <w:sz w:val="13"/>
              </w:rPr>
              <w:t>1,0</w:t>
            </w:r>
          </w:p>
        </w:tc>
        <w:tc>
          <w:tcPr>
            <w:tcW w:w="655" w:type="dxa"/>
          </w:tcPr>
          <w:p w14:paraId="5672F0A0" w14:textId="77777777" w:rsidR="006D1256" w:rsidRDefault="00000000">
            <w:pPr>
              <w:spacing w:after="0"/>
              <w:ind w:firstLine="0"/>
            </w:pPr>
            <w:r>
              <w:rPr>
                <w:sz w:val="13"/>
              </w:rPr>
              <w:t>33,6</w:t>
            </w:r>
          </w:p>
        </w:tc>
        <w:tc>
          <w:tcPr>
            <w:tcW w:w="655" w:type="dxa"/>
          </w:tcPr>
          <w:p w14:paraId="12861A98" w14:textId="77777777" w:rsidR="006D1256" w:rsidRDefault="00000000">
            <w:pPr>
              <w:spacing w:after="0"/>
              <w:ind w:firstLine="0"/>
            </w:pPr>
            <w:r>
              <w:rPr>
                <w:sz w:val="13"/>
              </w:rPr>
              <w:t>0,217</w:t>
            </w:r>
          </w:p>
        </w:tc>
        <w:tc>
          <w:tcPr>
            <w:tcW w:w="655" w:type="dxa"/>
          </w:tcPr>
          <w:p w14:paraId="3DB70559" w14:textId="77777777" w:rsidR="006D1256" w:rsidRDefault="00000000">
            <w:pPr>
              <w:spacing w:after="0"/>
              <w:ind w:firstLine="0"/>
            </w:pPr>
            <w:r>
              <w:rPr>
                <w:sz w:val="13"/>
              </w:rPr>
              <w:t>47600</w:t>
            </w:r>
          </w:p>
        </w:tc>
        <w:tc>
          <w:tcPr>
            <w:tcW w:w="655" w:type="dxa"/>
          </w:tcPr>
          <w:p w14:paraId="3154EFCA" w14:textId="77777777" w:rsidR="006D1256" w:rsidRDefault="00000000">
            <w:pPr>
              <w:spacing w:after="0"/>
              <w:ind w:firstLine="0"/>
            </w:pPr>
            <w:r>
              <w:rPr>
                <w:sz w:val="13"/>
              </w:rPr>
              <w:t>94,5</w:t>
            </w:r>
          </w:p>
        </w:tc>
        <w:tc>
          <w:tcPr>
            <w:tcW w:w="655" w:type="dxa"/>
          </w:tcPr>
          <w:p w14:paraId="227FE4A9" w14:textId="77777777" w:rsidR="006D1256" w:rsidRDefault="00000000">
            <w:pPr>
              <w:spacing w:after="0"/>
              <w:ind w:firstLine="0"/>
            </w:pPr>
            <w:r>
              <w:rPr>
                <w:sz w:val="13"/>
              </w:rPr>
              <w:t>46,6</w:t>
            </w:r>
          </w:p>
        </w:tc>
        <w:tc>
          <w:tcPr>
            <w:tcW w:w="655" w:type="dxa"/>
          </w:tcPr>
          <w:p w14:paraId="1F73FDCA" w14:textId="77777777" w:rsidR="006D1256" w:rsidRDefault="00000000">
            <w:pPr>
              <w:spacing w:after="0"/>
              <w:ind w:firstLine="0"/>
            </w:pPr>
            <w:r>
              <w:rPr>
                <w:sz w:val="13"/>
              </w:rPr>
              <w:t>19,5</w:t>
            </w:r>
          </w:p>
        </w:tc>
        <w:tc>
          <w:tcPr>
            <w:tcW w:w="655" w:type="dxa"/>
          </w:tcPr>
          <w:p w14:paraId="3FDBF26B" w14:textId="77777777" w:rsidR="006D1256" w:rsidRDefault="00000000">
            <w:pPr>
              <w:spacing w:after="0"/>
              <w:ind w:firstLine="0"/>
            </w:pPr>
            <w:r>
              <w:rPr>
                <w:sz w:val="13"/>
              </w:rPr>
              <w:t>30,2</w:t>
            </w:r>
          </w:p>
        </w:tc>
        <w:tc>
          <w:tcPr>
            <w:tcW w:w="655" w:type="dxa"/>
          </w:tcPr>
          <w:p w14:paraId="73EFCA03" w14:textId="77777777" w:rsidR="006D1256" w:rsidRDefault="00000000">
            <w:pPr>
              <w:spacing w:after="0"/>
              <w:ind w:firstLine="0"/>
            </w:pPr>
            <w:r>
              <w:rPr>
                <w:sz w:val="13"/>
              </w:rPr>
              <w:t>0,228</w:t>
            </w:r>
          </w:p>
        </w:tc>
        <w:tc>
          <w:tcPr>
            <w:tcW w:w="655" w:type="dxa"/>
          </w:tcPr>
          <w:p w14:paraId="5125B872" w14:textId="77777777" w:rsidR="006D1256" w:rsidRDefault="00000000">
            <w:pPr>
              <w:spacing w:after="0"/>
              <w:ind w:firstLine="0"/>
            </w:pPr>
            <w:r>
              <w:rPr>
                <w:sz w:val="13"/>
              </w:rPr>
              <w:t>4525</w:t>
            </w:r>
          </w:p>
        </w:tc>
      </w:tr>
      <w:tr w:rsidR="006D1256" w14:paraId="3F5A901A" w14:textId="77777777">
        <w:trPr>
          <w:jc w:val="center"/>
        </w:trPr>
        <w:tc>
          <w:tcPr>
            <w:tcW w:w="539" w:type="dxa"/>
          </w:tcPr>
          <w:p w14:paraId="3D16E399" w14:textId="77777777" w:rsidR="006D1256" w:rsidRDefault="00000000">
            <w:pPr>
              <w:spacing w:after="0"/>
              <w:ind w:firstLine="0"/>
            </w:pPr>
            <w:r>
              <w:rPr>
                <w:sz w:val="13"/>
              </w:rPr>
              <w:t>2020</w:t>
            </w:r>
          </w:p>
        </w:tc>
        <w:tc>
          <w:tcPr>
            <w:tcW w:w="425" w:type="dxa"/>
          </w:tcPr>
          <w:p w14:paraId="322633C8" w14:textId="77777777" w:rsidR="006D1256" w:rsidRDefault="00000000">
            <w:pPr>
              <w:spacing w:after="0"/>
              <w:ind w:firstLine="0"/>
            </w:pPr>
            <w:r>
              <w:rPr>
                <w:sz w:val="13"/>
              </w:rPr>
              <w:t>9</w:t>
            </w:r>
          </w:p>
        </w:tc>
        <w:tc>
          <w:tcPr>
            <w:tcW w:w="539" w:type="dxa"/>
          </w:tcPr>
          <w:p w14:paraId="7E9D5944" w14:textId="77777777" w:rsidR="006D1256" w:rsidRDefault="00000000">
            <w:pPr>
              <w:spacing w:after="0"/>
              <w:ind w:firstLine="0"/>
            </w:pPr>
            <w:r>
              <w:rPr>
                <w:sz w:val="13"/>
              </w:rPr>
              <w:t>-0,77</w:t>
            </w:r>
          </w:p>
        </w:tc>
        <w:tc>
          <w:tcPr>
            <w:tcW w:w="709" w:type="dxa"/>
          </w:tcPr>
          <w:p w14:paraId="75768F32" w14:textId="77777777" w:rsidR="006D1256" w:rsidRDefault="00000000">
            <w:pPr>
              <w:spacing w:after="0"/>
              <w:ind w:firstLine="0"/>
            </w:pPr>
            <w:r>
              <w:rPr>
                <w:sz w:val="13"/>
              </w:rPr>
              <w:t>La Niña</w:t>
            </w:r>
          </w:p>
        </w:tc>
        <w:tc>
          <w:tcPr>
            <w:tcW w:w="655" w:type="dxa"/>
          </w:tcPr>
          <w:p w14:paraId="606056FD" w14:textId="77777777" w:rsidR="006D1256" w:rsidRDefault="00000000">
            <w:pPr>
              <w:spacing w:after="0"/>
              <w:ind w:firstLine="0"/>
            </w:pPr>
            <w:r>
              <w:rPr>
                <w:sz w:val="13"/>
              </w:rPr>
              <w:t>163,4</w:t>
            </w:r>
          </w:p>
        </w:tc>
        <w:tc>
          <w:tcPr>
            <w:tcW w:w="655" w:type="dxa"/>
          </w:tcPr>
          <w:p w14:paraId="6AF6226A" w14:textId="77777777" w:rsidR="006D1256" w:rsidRDefault="00000000">
            <w:pPr>
              <w:spacing w:after="0"/>
              <w:ind w:firstLine="0"/>
            </w:pPr>
            <w:r>
              <w:rPr>
                <w:sz w:val="13"/>
              </w:rPr>
              <w:t>100,0</w:t>
            </w:r>
          </w:p>
        </w:tc>
        <w:tc>
          <w:tcPr>
            <w:tcW w:w="655" w:type="dxa"/>
          </w:tcPr>
          <w:p w14:paraId="7F933C08" w14:textId="77777777" w:rsidR="006D1256" w:rsidRDefault="00000000">
            <w:pPr>
              <w:spacing w:after="0"/>
              <w:ind w:firstLine="0"/>
            </w:pPr>
            <w:r>
              <w:rPr>
                <w:sz w:val="13"/>
              </w:rPr>
              <w:t>28,3</w:t>
            </w:r>
          </w:p>
        </w:tc>
        <w:tc>
          <w:tcPr>
            <w:tcW w:w="655" w:type="dxa"/>
          </w:tcPr>
          <w:p w14:paraId="4E73051A" w14:textId="77777777" w:rsidR="006D1256" w:rsidRDefault="00000000">
            <w:pPr>
              <w:spacing w:after="0"/>
              <w:ind w:firstLine="0"/>
            </w:pPr>
            <w:r>
              <w:rPr>
                <w:sz w:val="13"/>
              </w:rPr>
              <w:t>28,4</w:t>
            </w:r>
          </w:p>
        </w:tc>
        <w:tc>
          <w:tcPr>
            <w:tcW w:w="655" w:type="dxa"/>
          </w:tcPr>
          <w:p w14:paraId="2D979C93" w14:textId="77777777" w:rsidR="006D1256" w:rsidRDefault="00000000">
            <w:pPr>
              <w:spacing w:after="0"/>
              <w:ind w:firstLine="0"/>
            </w:pPr>
            <w:r>
              <w:rPr>
                <w:sz w:val="13"/>
              </w:rPr>
              <w:t>0,472</w:t>
            </w:r>
          </w:p>
        </w:tc>
        <w:tc>
          <w:tcPr>
            <w:tcW w:w="655" w:type="dxa"/>
          </w:tcPr>
          <w:p w14:paraId="2C5E7CFC" w14:textId="77777777" w:rsidR="006D1256" w:rsidRDefault="00000000">
            <w:pPr>
              <w:spacing w:after="0"/>
              <w:ind w:firstLine="0"/>
            </w:pPr>
            <w:r>
              <w:rPr>
                <w:sz w:val="13"/>
              </w:rPr>
              <w:t>1975</w:t>
            </w:r>
          </w:p>
        </w:tc>
        <w:tc>
          <w:tcPr>
            <w:tcW w:w="655" w:type="dxa"/>
          </w:tcPr>
          <w:p w14:paraId="3FED9142" w14:textId="77777777" w:rsidR="006D1256" w:rsidRDefault="00000000">
            <w:pPr>
              <w:spacing w:after="0"/>
              <w:ind w:firstLine="0"/>
            </w:pPr>
            <w:r>
              <w:rPr>
                <w:sz w:val="13"/>
              </w:rPr>
              <w:t>56,4</w:t>
            </w:r>
          </w:p>
        </w:tc>
        <w:tc>
          <w:tcPr>
            <w:tcW w:w="655" w:type="dxa"/>
          </w:tcPr>
          <w:p w14:paraId="17EA7648" w14:textId="77777777" w:rsidR="006D1256" w:rsidRDefault="00000000">
            <w:pPr>
              <w:spacing w:after="0"/>
              <w:ind w:firstLine="0"/>
            </w:pPr>
            <w:r>
              <w:rPr>
                <w:sz w:val="13"/>
              </w:rPr>
              <w:t>33,3</w:t>
            </w:r>
          </w:p>
        </w:tc>
        <w:tc>
          <w:tcPr>
            <w:tcW w:w="655" w:type="dxa"/>
          </w:tcPr>
          <w:p w14:paraId="18C871D0" w14:textId="77777777" w:rsidR="006D1256" w:rsidRDefault="00000000">
            <w:pPr>
              <w:spacing w:after="0"/>
              <w:ind w:firstLine="0"/>
            </w:pPr>
            <w:r>
              <w:rPr>
                <w:sz w:val="13"/>
              </w:rPr>
              <w:t>4,2</w:t>
            </w:r>
          </w:p>
        </w:tc>
        <w:tc>
          <w:tcPr>
            <w:tcW w:w="655" w:type="dxa"/>
          </w:tcPr>
          <w:p w14:paraId="5CC3013E" w14:textId="77777777" w:rsidR="006D1256" w:rsidRDefault="00000000">
            <w:pPr>
              <w:spacing w:after="0"/>
              <w:ind w:firstLine="0"/>
            </w:pPr>
            <w:r>
              <w:rPr>
                <w:sz w:val="13"/>
              </w:rPr>
              <w:t>39,0</w:t>
            </w:r>
          </w:p>
        </w:tc>
        <w:tc>
          <w:tcPr>
            <w:tcW w:w="655" w:type="dxa"/>
          </w:tcPr>
          <w:p w14:paraId="401388B5" w14:textId="77777777" w:rsidR="006D1256" w:rsidRDefault="00000000">
            <w:pPr>
              <w:spacing w:after="0"/>
              <w:ind w:firstLine="0"/>
            </w:pPr>
            <w:r>
              <w:rPr>
                <w:sz w:val="13"/>
              </w:rPr>
              <w:t>0,132</w:t>
            </w:r>
          </w:p>
        </w:tc>
        <w:tc>
          <w:tcPr>
            <w:tcW w:w="655" w:type="dxa"/>
          </w:tcPr>
          <w:p w14:paraId="487051C8" w14:textId="77777777" w:rsidR="006D1256" w:rsidRDefault="00000000">
            <w:pPr>
              <w:spacing w:after="0"/>
              <w:ind w:firstLine="0"/>
            </w:pPr>
            <w:r>
              <w:rPr>
                <w:sz w:val="13"/>
              </w:rPr>
              <w:t>118425</w:t>
            </w:r>
          </w:p>
        </w:tc>
        <w:tc>
          <w:tcPr>
            <w:tcW w:w="655" w:type="dxa"/>
          </w:tcPr>
          <w:p w14:paraId="17FE512E" w14:textId="77777777" w:rsidR="006D1256" w:rsidRDefault="00000000">
            <w:pPr>
              <w:spacing w:after="0"/>
              <w:ind w:firstLine="0"/>
            </w:pPr>
            <w:r>
              <w:rPr>
                <w:sz w:val="13"/>
              </w:rPr>
              <w:t>66,4</w:t>
            </w:r>
          </w:p>
        </w:tc>
        <w:tc>
          <w:tcPr>
            <w:tcW w:w="655" w:type="dxa"/>
          </w:tcPr>
          <w:p w14:paraId="127D1E4A" w14:textId="77777777" w:rsidR="006D1256" w:rsidRDefault="00000000">
            <w:pPr>
              <w:spacing w:after="0"/>
              <w:ind w:firstLine="0"/>
            </w:pPr>
            <w:r>
              <w:rPr>
                <w:sz w:val="13"/>
              </w:rPr>
              <w:t>34,4</w:t>
            </w:r>
          </w:p>
        </w:tc>
        <w:tc>
          <w:tcPr>
            <w:tcW w:w="655" w:type="dxa"/>
          </w:tcPr>
          <w:p w14:paraId="64FFC8C9" w14:textId="77777777" w:rsidR="006D1256" w:rsidRDefault="00000000">
            <w:pPr>
              <w:spacing w:after="0"/>
              <w:ind w:firstLine="0"/>
            </w:pPr>
            <w:r>
              <w:rPr>
                <w:sz w:val="13"/>
              </w:rPr>
              <w:t>11,9</w:t>
            </w:r>
          </w:p>
        </w:tc>
        <w:tc>
          <w:tcPr>
            <w:tcW w:w="655" w:type="dxa"/>
          </w:tcPr>
          <w:p w14:paraId="43C6A0EF" w14:textId="77777777" w:rsidR="006D1256" w:rsidRDefault="00000000">
            <w:pPr>
              <w:spacing w:after="0"/>
              <w:ind w:firstLine="0"/>
            </w:pPr>
            <w:r>
              <w:rPr>
                <w:sz w:val="13"/>
              </w:rPr>
              <w:t>35,1</w:t>
            </w:r>
          </w:p>
        </w:tc>
        <w:tc>
          <w:tcPr>
            <w:tcW w:w="655" w:type="dxa"/>
          </w:tcPr>
          <w:p w14:paraId="3618C977" w14:textId="77777777" w:rsidR="006D1256" w:rsidRDefault="00000000">
            <w:pPr>
              <w:spacing w:after="0"/>
              <w:ind w:firstLine="0"/>
            </w:pPr>
            <w:r>
              <w:rPr>
                <w:sz w:val="13"/>
              </w:rPr>
              <w:t>0,142</w:t>
            </w:r>
          </w:p>
        </w:tc>
        <w:tc>
          <w:tcPr>
            <w:tcW w:w="655" w:type="dxa"/>
          </w:tcPr>
          <w:p w14:paraId="6FF5AF7F" w14:textId="77777777" w:rsidR="006D1256" w:rsidRDefault="00000000">
            <w:pPr>
              <w:spacing w:after="0"/>
              <w:ind w:firstLine="0"/>
            </w:pPr>
            <w:r>
              <w:rPr>
                <w:sz w:val="13"/>
              </w:rPr>
              <w:t>39575</w:t>
            </w:r>
          </w:p>
        </w:tc>
      </w:tr>
      <w:tr w:rsidR="006D1256" w14:paraId="402C3A7E" w14:textId="77777777">
        <w:trPr>
          <w:jc w:val="center"/>
        </w:trPr>
        <w:tc>
          <w:tcPr>
            <w:tcW w:w="539" w:type="dxa"/>
          </w:tcPr>
          <w:p w14:paraId="1056FDC1" w14:textId="77777777" w:rsidR="006D1256" w:rsidRDefault="00000000">
            <w:pPr>
              <w:spacing w:after="0"/>
              <w:ind w:firstLine="0"/>
            </w:pPr>
            <w:r>
              <w:rPr>
                <w:sz w:val="13"/>
              </w:rPr>
              <w:t>2020</w:t>
            </w:r>
          </w:p>
        </w:tc>
        <w:tc>
          <w:tcPr>
            <w:tcW w:w="425" w:type="dxa"/>
          </w:tcPr>
          <w:p w14:paraId="74519373" w14:textId="77777777" w:rsidR="006D1256" w:rsidRDefault="00000000">
            <w:pPr>
              <w:spacing w:after="0"/>
              <w:ind w:firstLine="0"/>
            </w:pPr>
            <w:r>
              <w:rPr>
                <w:sz w:val="13"/>
              </w:rPr>
              <w:t>10</w:t>
            </w:r>
          </w:p>
        </w:tc>
        <w:tc>
          <w:tcPr>
            <w:tcW w:w="539" w:type="dxa"/>
          </w:tcPr>
          <w:p w14:paraId="7892A7C6" w14:textId="77777777" w:rsidR="006D1256" w:rsidRDefault="00000000">
            <w:pPr>
              <w:spacing w:after="0"/>
              <w:ind w:firstLine="0"/>
            </w:pPr>
            <w:r>
              <w:rPr>
                <w:sz w:val="13"/>
              </w:rPr>
              <w:t>-1,00</w:t>
            </w:r>
          </w:p>
        </w:tc>
        <w:tc>
          <w:tcPr>
            <w:tcW w:w="709" w:type="dxa"/>
          </w:tcPr>
          <w:p w14:paraId="2D3B40A8" w14:textId="77777777" w:rsidR="006D1256" w:rsidRDefault="00000000">
            <w:pPr>
              <w:spacing w:after="0"/>
              <w:ind w:firstLine="0"/>
            </w:pPr>
            <w:r>
              <w:rPr>
                <w:sz w:val="13"/>
              </w:rPr>
              <w:t>La Niña</w:t>
            </w:r>
          </w:p>
        </w:tc>
        <w:tc>
          <w:tcPr>
            <w:tcW w:w="655" w:type="dxa"/>
          </w:tcPr>
          <w:p w14:paraId="552C2BE5" w14:textId="77777777" w:rsidR="006D1256" w:rsidRDefault="00000000">
            <w:pPr>
              <w:spacing w:after="0"/>
              <w:ind w:firstLine="0"/>
            </w:pPr>
            <w:r>
              <w:rPr>
                <w:sz w:val="13"/>
              </w:rPr>
              <w:t>113,7</w:t>
            </w:r>
          </w:p>
        </w:tc>
        <w:tc>
          <w:tcPr>
            <w:tcW w:w="655" w:type="dxa"/>
          </w:tcPr>
          <w:p w14:paraId="1A9CD93E" w14:textId="77777777" w:rsidR="006D1256" w:rsidRDefault="00000000">
            <w:pPr>
              <w:spacing w:after="0"/>
              <w:ind w:firstLine="0"/>
            </w:pPr>
            <w:r>
              <w:rPr>
                <w:sz w:val="13"/>
              </w:rPr>
              <w:t>106,2</w:t>
            </w:r>
          </w:p>
        </w:tc>
        <w:tc>
          <w:tcPr>
            <w:tcW w:w="655" w:type="dxa"/>
          </w:tcPr>
          <w:p w14:paraId="0E46EC54" w14:textId="77777777" w:rsidR="006D1256" w:rsidRDefault="00000000">
            <w:pPr>
              <w:spacing w:after="0"/>
              <w:ind w:firstLine="0"/>
            </w:pPr>
            <w:r>
              <w:rPr>
                <w:sz w:val="13"/>
              </w:rPr>
              <w:t>111,0</w:t>
            </w:r>
          </w:p>
        </w:tc>
        <w:tc>
          <w:tcPr>
            <w:tcW w:w="655" w:type="dxa"/>
          </w:tcPr>
          <w:p w14:paraId="51E50CF5" w14:textId="77777777" w:rsidR="006D1256" w:rsidRDefault="00000000">
            <w:pPr>
              <w:spacing w:after="0"/>
              <w:ind w:firstLine="0"/>
            </w:pPr>
            <w:r>
              <w:rPr>
                <w:sz w:val="13"/>
              </w:rPr>
              <w:t>30,4</w:t>
            </w:r>
          </w:p>
        </w:tc>
        <w:tc>
          <w:tcPr>
            <w:tcW w:w="655" w:type="dxa"/>
          </w:tcPr>
          <w:p w14:paraId="5B2F06EB" w14:textId="77777777" w:rsidR="006D1256" w:rsidRDefault="00000000">
            <w:pPr>
              <w:spacing w:after="0"/>
              <w:ind w:firstLine="0"/>
            </w:pPr>
            <w:r>
              <w:rPr>
                <w:sz w:val="13"/>
              </w:rPr>
              <w:t>0,544</w:t>
            </w:r>
          </w:p>
        </w:tc>
        <w:tc>
          <w:tcPr>
            <w:tcW w:w="655" w:type="dxa"/>
          </w:tcPr>
          <w:p w14:paraId="36293F23" w14:textId="77777777" w:rsidR="006D1256" w:rsidRDefault="00000000">
            <w:pPr>
              <w:spacing w:after="0"/>
              <w:ind w:firstLine="0"/>
            </w:pPr>
            <w:r>
              <w:rPr>
                <w:sz w:val="13"/>
              </w:rPr>
              <w:t>8050</w:t>
            </w:r>
          </w:p>
        </w:tc>
        <w:tc>
          <w:tcPr>
            <w:tcW w:w="655" w:type="dxa"/>
          </w:tcPr>
          <w:p w14:paraId="6767EC6B" w14:textId="77777777" w:rsidR="006D1256" w:rsidRDefault="00000000">
            <w:pPr>
              <w:spacing w:after="0"/>
              <w:ind w:firstLine="0"/>
            </w:pPr>
            <w:r>
              <w:rPr>
                <w:sz w:val="13"/>
              </w:rPr>
              <w:t>59,0</w:t>
            </w:r>
          </w:p>
        </w:tc>
        <w:tc>
          <w:tcPr>
            <w:tcW w:w="655" w:type="dxa"/>
          </w:tcPr>
          <w:p w14:paraId="18E5A262" w14:textId="77777777" w:rsidR="006D1256" w:rsidRDefault="00000000">
            <w:pPr>
              <w:spacing w:after="0"/>
              <w:ind w:firstLine="0"/>
            </w:pPr>
            <w:r>
              <w:rPr>
                <w:sz w:val="13"/>
              </w:rPr>
              <w:t>60,9</w:t>
            </w:r>
          </w:p>
        </w:tc>
        <w:tc>
          <w:tcPr>
            <w:tcW w:w="655" w:type="dxa"/>
          </w:tcPr>
          <w:p w14:paraId="3C935774" w14:textId="77777777" w:rsidR="006D1256" w:rsidRDefault="00000000">
            <w:pPr>
              <w:spacing w:after="0"/>
              <w:ind w:firstLine="0"/>
            </w:pPr>
            <w:r>
              <w:rPr>
                <w:sz w:val="13"/>
              </w:rPr>
              <w:t>98,3</w:t>
            </w:r>
          </w:p>
        </w:tc>
        <w:tc>
          <w:tcPr>
            <w:tcW w:w="655" w:type="dxa"/>
          </w:tcPr>
          <w:p w14:paraId="7B8ECC69" w14:textId="77777777" w:rsidR="006D1256" w:rsidRDefault="00000000">
            <w:pPr>
              <w:spacing w:after="0"/>
              <w:ind w:firstLine="0"/>
            </w:pPr>
            <w:r>
              <w:rPr>
                <w:sz w:val="13"/>
              </w:rPr>
              <w:t>39,8</w:t>
            </w:r>
          </w:p>
        </w:tc>
        <w:tc>
          <w:tcPr>
            <w:tcW w:w="655" w:type="dxa"/>
          </w:tcPr>
          <w:p w14:paraId="3044DF17" w14:textId="77777777" w:rsidR="006D1256" w:rsidRDefault="00000000">
            <w:pPr>
              <w:spacing w:after="0"/>
              <w:ind w:firstLine="0"/>
            </w:pPr>
            <w:r>
              <w:rPr>
                <w:sz w:val="13"/>
              </w:rPr>
              <w:t>0,308</w:t>
            </w:r>
          </w:p>
        </w:tc>
        <w:tc>
          <w:tcPr>
            <w:tcW w:w="655" w:type="dxa"/>
          </w:tcPr>
          <w:p w14:paraId="5D2F5470" w14:textId="77777777" w:rsidR="006D1256" w:rsidRDefault="00000000">
            <w:pPr>
              <w:spacing w:after="0"/>
              <w:ind w:firstLine="0"/>
            </w:pPr>
            <w:r>
              <w:rPr>
                <w:sz w:val="13"/>
              </w:rPr>
              <w:t>423100</w:t>
            </w:r>
          </w:p>
        </w:tc>
        <w:tc>
          <w:tcPr>
            <w:tcW w:w="655" w:type="dxa"/>
          </w:tcPr>
          <w:p w14:paraId="7BC739C8" w14:textId="77777777" w:rsidR="006D1256" w:rsidRDefault="00000000">
            <w:pPr>
              <w:spacing w:after="0"/>
              <w:ind w:firstLine="0"/>
            </w:pPr>
            <w:r>
              <w:rPr>
                <w:sz w:val="13"/>
              </w:rPr>
              <w:t>49,2</w:t>
            </w:r>
          </w:p>
        </w:tc>
        <w:tc>
          <w:tcPr>
            <w:tcW w:w="655" w:type="dxa"/>
          </w:tcPr>
          <w:p w14:paraId="2500997B" w14:textId="77777777" w:rsidR="006D1256" w:rsidRDefault="00000000">
            <w:pPr>
              <w:spacing w:after="0"/>
              <w:ind w:firstLine="0"/>
            </w:pPr>
            <w:r>
              <w:rPr>
                <w:sz w:val="13"/>
              </w:rPr>
              <w:t>45,9</w:t>
            </w:r>
          </w:p>
        </w:tc>
        <w:tc>
          <w:tcPr>
            <w:tcW w:w="655" w:type="dxa"/>
          </w:tcPr>
          <w:p w14:paraId="230CC5D9" w14:textId="77777777" w:rsidR="006D1256" w:rsidRDefault="00000000">
            <w:pPr>
              <w:spacing w:after="0"/>
              <w:ind w:firstLine="0"/>
            </w:pPr>
            <w:r>
              <w:rPr>
                <w:sz w:val="13"/>
              </w:rPr>
              <w:t>64,7</w:t>
            </w:r>
          </w:p>
        </w:tc>
        <w:tc>
          <w:tcPr>
            <w:tcW w:w="655" w:type="dxa"/>
          </w:tcPr>
          <w:p w14:paraId="3C0ED838" w14:textId="77777777" w:rsidR="006D1256" w:rsidRDefault="00000000">
            <w:pPr>
              <w:spacing w:after="0"/>
              <w:ind w:firstLine="0"/>
            </w:pPr>
            <w:r>
              <w:rPr>
                <w:sz w:val="13"/>
              </w:rPr>
              <w:t>38,4</w:t>
            </w:r>
          </w:p>
        </w:tc>
        <w:tc>
          <w:tcPr>
            <w:tcW w:w="655" w:type="dxa"/>
          </w:tcPr>
          <w:p w14:paraId="2089B3A3" w14:textId="77777777" w:rsidR="006D1256" w:rsidRDefault="00000000">
            <w:pPr>
              <w:spacing w:after="0"/>
              <w:ind w:firstLine="0"/>
            </w:pPr>
            <w:r>
              <w:rPr>
                <w:sz w:val="13"/>
              </w:rPr>
              <w:t>0,203</w:t>
            </w:r>
          </w:p>
        </w:tc>
        <w:tc>
          <w:tcPr>
            <w:tcW w:w="655" w:type="dxa"/>
          </w:tcPr>
          <w:p w14:paraId="5DBD3F24" w14:textId="77777777" w:rsidR="006D1256" w:rsidRDefault="00000000">
            <w:pPr>
              <w:spacing w:after="0"/>
              <w:ind w:firstLine="0"/>
            </w:pPr>
            <w:r>
              <w:rPr>
                <w:sz w:val="13"/>
              </w:rPr>
              <w:t>123500</w:t>
            </w:r>
          </w:p>
        </w:tc>
      </w:tr>
      <w:tr w:rsidR="006D1256" w14:paraId="0AED16DA" w14:textId="77777777">
        <w:trPr>
          <w:jc w:val="center"/>
        </w:trPr>
        <w:tc>
          <w:tcPr>
            <w:tcW w:w="539" w:type="dxa"/>
          </w:tcPr>
          <w:p w14:paraId="7BCCDB9F" w14:textId="77777777" w:rsidR="006D1256" w:rsidRDefault="00000000">
            <w:pPr>
              <w:spacing w:after="0"/>
              <w:ind w:firstLine="0"/>
            </w:pPr>
            <w:r>
              <w:rPr>
                <w:sz w:val="13"/>
              </w:rPr>
              <w:t>2020</w:t>
            </w:r>
          </w:p>
        </w:tc>
        <w:tc>
          <w:tcPr>
            <w:tcW w:w="425" w:type="dxa"/>
          </w:tcPr>
          <w:p w14:paraId="7D125985" w14:textId="77777777" w:rsidR="006D1256" w:rsidRDefault="00000000">
            <w:pPr>
              <w:spacing w:after="0"/>
              <w:ind w:firstLine="0"/>
            </w:pPr>
            <w:r>
              <w:rPr>
                <w:sz w:val="13"/>
              </w:rPr>
              <w:t>11</w:t>
            </w:r>
          </w:p>
        </w:tc>
        <w:tc>
          <w:tcPr>
            <w:tcW w:w="539" w:type="dxa"/>
          </w:tcPr>
          <w:p w14:paraId="44013FC6" w14:textId="77777777" w:rsidR="006D1256" w:rsidRDefault="00000000">
            <w:pPr>
              <w:spacing w:after="0"/>
              <w:ind w:firstLine="0"/>
            </w:pPr>
            <w:r>
              <w:rPr>
                <w:sz w:val="13"/>
              </w:rPr>
              <w:t>-1,11</w:t>
            </w:r>
          </w:p>
        </w:tc>
        <w:tc>
          <w:tcPr>
            <w:tcW w:w="709" w:type="dxa"/>
          </w:tcPr>
          <w:p w14:paraId="7EF85D87" w14:textId="77777777" w:rsidR="006D1256" w:rsidRDefault="00000000">
            <w:pPr>
              <w:spacing w:after="0"/>
              <w:ind w:firstLine="0"/>
            </w:pPr>
            <w:r>
              <w:rPr>
                <w:sz w:val="13"/>
              </w:rPr>
              <w:t>La Niña</w:t>
            </w:r>
          </w:p>
        </w:tc>
        <w:tc>
          <w:tcPr>
            <w:tcW w:w="655" w:type="dxa"/>
          </w:tcPr>
          <w:p w14:paraId="1928F2A4" w14:textId="77777777" w:rsidR="006D1256" w:rsidRDefault="00000000">
            <w:pPr>
              <w:spacing w:after="0"/>
              <w:ind w:firstLine="0"/>
            </w:pPr>
            <w:r>
              <w:rPr>
                <w:sz w:val="13"/>
              </w:rPr>
              <w:t>158,9</w:t>
            </w:r>
          </w:p>
        </w:tc>
        <w:tc>
          <w:tcPr>
            <w:tcW w:w="655" w:type="dxa"/>
          </w:tcPr>
          <w:p w14:paraId="52F134F3" w14:textId="77777777" w:rsidR="006D1256" w:rsidRDefault="00000000">
            <w:pPr>
              <w:spacing w:after="0"/>
              <w:ind w:firstLine="0"/>
            </w:pPr>
            <w:r>
              <w:rPr>
                <w:sz w:val="13"/>
              </w:rPr>
              <w:t>127,4</w:t>
            </w:r>
          </w:p>
        </w:tc>
        <w:tc>
          <w:tcPr>
            <w:tcW w:w="655" w:type="dxa"/>
          </w:tcPr>
          <w:p w14:paraId="0A893109" w14:textId="77777777" w:rsidR="006D1256" w:rsidRDefault="00000000">
            <w:pPr>
              <w:spacing w:after="0"/>
              <w:ind w:firstLine="0"/>
            </w:pPr>
            <w:r>
              <w:rPr>
                <w:sz w:val="13"/>
              </w:rPr>
              <w:t>143,5</w:t>
            </w:r>
          </w:p>
        </w:tc>
        <w:tc>
          <w:tcPr>
            <w:tcW w:w="655" w:type="dxa"/>
          </w:tcPr>
          <w:p w14:paraId="4C2AE92E" w14:textId="77777777" w:rsidR="006D1256" w:rsidRDefault="00000000">
            <w:pPr>
              <w:spacing w:after="0"/>
              <w:ind w:firstLine="0"/>
            </w:pPr>
            <w:r>
              <w:rPr>
                <w:sz w:val="13"/>
              </w:rPr>
              <w:t>28,8</w:t>
            </w:r>
          </w:p>
        </w:tc>
        <w:tc>
          <w:tcPr>
            <w:tcW w:w="655" w:type="dxa"/>
          </w:tcPr>
          <w:p w14:paraId="25406B6B" w14:textId="77777777" w:rsidR="006D1256" w:rsidRDefault="00000000">
            <w:pPr>
              <w:spacing w:after="0"/>
              <w:ind w:firstLine="0"/>
            </w:pPr>
            <w:r>
              <w:rPr>
                <w:sz w:val="13"/>
              </w:rPr>
              <w:t>0,562</w:t>
            </w:r>
          </w:p>
        </w:tc>
        <w:tc>
          <w:tcPr>
            <w:tcW w:w="655" w:type="dxa"/>
          </w:tcPr>
          <w:p w14:paraId="3365BC51" w14:textId="77777777" w:rsidR="006D1256" w:rsidRDefault="00000000">
            <w:pPr>
              <w:spacing w:after="0"/>
              <w:ind w:firstLine="0"/>
            </w:pPr>
            <w:r>
              <w:rPr>
                <w:sz w:val="13"/>
              </w:rPr>
              <w:t>0</w:t>
            </w:r>
          </w:p>
        </w:tc>
        <w:tc>
          <w:tcPr>
            <w:tcW w:w="655" w:type="dxa"/>
          </w:tcPr>
          <w:p w14:paraId="60F63E19" w14:textId="77777777" w:rsidR="006D1256" w:rsidRDefault="00000000">
            <w:pPr>
              <w:spacing w:after="0"/>
              <w:ind w:firstLine="0"/>
            </w:pPr>
            <w:r>
              <w:rPr>
                <w:sz w:val="13"/>
              </w:rPr>
              <w:t>119,5</w:t>
            </w:r>
          </w:p>
        </w:tc>
        <w:tc>
          <w:tcPr>
            <w:tcW w:w="655" w:type="dxa"/>
          </w:tcPr>
          <w:p w14:paraId="61B93AA5" w14:textId="77777777" w:rsidR="006D1256" w:rsidRDefault="00000000">
            <w:pPr>
              <w:spacing w:after="0"/>
              <w:ind w:firstLine="0"/>
            </w:pPr>
            <w:r>
              <w:rPr>
                <w:sz w:val="13"/>
              </w:rPr>
              <w:t>99,7</w:t>
            </w:r>
          </w:p>
        </w:tc>
        <w:tc>
          <w:tcPr>
            <w:tcW w:w="655" w:type="dxa"/>
          </w:tcPr>
          <w:p w14:paraId="1A0BA58F" w14:textId="77777777" w:rsidR="006D1256" w:rsidRDefault="00000000">
            <w:pPr>
              <w:spacing w:after="0"/>
              <w:ind w:firstLine="0"/>
            </w:pPr>
            <w:r>
              <w:rPr>
                <w:sz w:val="13"/>
              </w:rPr>
              <w:t>184,8</w:t>
            </w:r>
          </w:p>
        </w:tc>
        <w:tc>
          <w:tcPr>
            <w:tcW w:w="655" w:type="dxa"/>
          </w:tcPr>
          <w:p w14:paraId="4BDB1BB7" w14:textId="77777777" w:rsidR="006D1256" w:rsidRDefault="00000000">
            <w:pPr>
              <w:spacing w:after="0"/>
              <w:ind w:firstLine="0"/>
            </w:pPr>
            <w:r>
              <w:rPr>
                <w:sz w:val="13"/>
              </w:rPr>
              <w:t>33,7</w:t>
            </w:r>
          </w:p>
        </w:tc>
        <w:tc>
          <w:tcPr>
            <w:tcW w:w="655" w:type="dxa"/>
          </w:tcPr>
          <w:p w14:paraId="2FC3213C" w14:textId="77777777" w:rsidR="006D1256" w:rsidRDefault="00000000">
            <w:pPr>
              <w:spacing w:after="0"/>
              <w:ind w:firstLine="0"/>
            </w:pPr>
            <w:r>
              <w:rPr>
                <w:sz w:val="13"/>
              </w:rPr>
              <w:t>0,464</w:t>
            </w:r>
          </w:p>
        </w:tc>
        <w:tc>
          <w:tcPr>
            <w:tcW w:w="655" w:type="dxa"/>
          </w:tcPr>
          <w:p w14:paraId="6BDEC7E5" w14:textId="77777777" w:rsidR="006D1256" w:rsidRDefault="00000000">
            <w:pPr>
              <w:spacing w:after="0"/>
              <w:ind w:firstLine="0"/>
            </w:pPr>
            <w:r>
              <w:rPr>
                <w:sz w:val="13"/>
              </w:rPr>
              <w:t>33700</w:t>
            </w:r>
          </w:p>
        </w:tc>
        <w:tc>
          <w:tcPr>
            <w:tcW w:w="655" w:type="dxa"/>
          </w:tcPr>
          <w:p w14:paraId="5CA798DF" w14:textId="77777777" w:rsidR="006D1256" w:rsidRDefault="00000000">
            <w:pPr>
              <w:spacing w:after="0"/>
              <w:ind w:firstLine="0"/>
            </w:pPr>
            <w:r>
              <w:rPr>
                <w:sz w:val="13"/>
              </w:rPr>
              <w:t>115,2</w:t>
            </w:r>
          </w:p>
        </w:tc>
        <w:tc>
          <w:tcPr>
            <w:tcW w:w="655" w:type="dxa"/>
          </w:tcPr>
          <w:p w14:paraId="24A08672" w14:textId="77777777" w:rsidR="006D1256" w:rsidRDefault="00000000">
            <w:pPr>
              <w:spacing w:after="0"/>
              <w:ind w:firstLine="0"/>
            </w:pPr>
            <w:r>
              <w:rPr>
                <w:sz w:val="13"/>
              </w:rPr>
              <w:t>100,5</w:t>
            </w:r>
          </w:p>
        </w:tc>
        <w:tc>
          <w:tcPr>
            <w:tcW w:w="655" w:type="dxa"/>
          </w:tcPr>
          <w:p w14:paraId="3D527850" w14:textId="77777777" w:rsidR="006D1256" w:rsidRDefault="00000000">
            <w:pPr>
              <w:spacing w:after="0"/>
              <w:ind w:firstLine="0"/>
            </w:pPr>
            <w:r>
              <w:rPr>
                <w:sz w:val="13"/>
              </w:rPr>
              <w:t>161,6</w:t>
            </w:r>
          </w:p>
        </w:tc>
        <w:tc>
          <w:tcPr>
            <w:tcW w:w="655" w:type="dxa"/>
          </w:tcPr>
          <w:p w14:paraId="1FDE780C" w14:textId="77777777" w:rsidR="006D1256" w:rsidRDefault="00000000">
            <w:pPr>
              <w:spacing w:after="0"/>
              <w:ind w:firstLine="0"/>
            </w:pPr>
            <w:r>
              <w:rPr>
                <w:sz w:val="13"/>
              </w:rPr>
              <w:t>30,9</w:t>
            </w:r>
          </w:p>
        </w:tc>
        <w:tc>
          <w:tcPr>
            <w:tcW w:w="655" w:type="dxa"/>
          </w:tcPr>
          <w:p w14:paraId="34B015D0" w14:textId="77777777" w:rsidR="006D1256" w:rsidRDefault="00000000">
            <w:pPr>
              <w:spacing w:after="0"/>
              <w:ind w:firstLine="0"/>
            </w:pPr>
            <w:r>
              <w:rPr>
                <w:sz w:val="13"/>
              </w:rPr>
              <w:t>0,433</w:t>
            </w:r>
          </w:p>
        </w:tc>
        <w:tc>
          <w:tcPr>
            <w:tcW w:w="655" w:type="dxa"/>
          </w:tcPr>
          <w:p w14:paraId="6241A1E7" w14:textId="77777777" w:rsidR="006D1256" w:rsidRDefault="00000000">
            <w:pPr>
              <w:spacing w:after="0"/>
              <w:ind w:firstLine="0"/>
            </w:pPr>
            <w:r>
              <w:rPr>
                <w:sz w:val="13"/>
              </w:rPr>
              <w:t>150</w:t>
            </w:r>
          </w:p>
        </w:tc>
      </w:tr>
      <w:tr w:rsidR="006D1256" w14:paraId="0FE84A9E" w14:textId="77777777">
        <w:trPr>
          <w:jc w:val="center"/>
        </w:trPr>
        <w:tc>
          <w:tcPr>
            <w:tcW w:w="539" w:type="dxa"/>
          </w:tcPr>
          <w:p w14:paraId="44926D4E" w14:textId="77777777" w:rsidR="006D1256" w:rsidRDefault="00000000">
            <w:pPr>
              <w:spacing w:after="0"/>
              <w:ind w:firstLine="0"/>
            </w:pPr>
            <w:r>
              <w:rPr>
                <w:sz w:val="13"/>
              </w:rPr>
              <w:t>2020</w:t>
            </w:r>
          </w:p>
        </w:tc>
        <w:tc>
          <w:tcPr>
            <w:tcW w:w="425" w:type="dxa"/>
          </w:tcPr>
          <w:p w14:paraId="40782772" w14:textId="77777777" w:rsidR="006D1256" w:rsidRDefault="00000000">
            <w:pPr>
              <w:spacing w:after="0"/>
              <w:ind w:firstLine="0"/>
            </w:pPr>
            <w:r>
              <w:rPr>
                <w:sz w:val="13"/>
              </w:rPr>
              <w:t>12</w:t>
            </w:r>
          </w:p>
        </w:tc>
        <w:tc>
          <w:tcPr>
            <w:tcW w:w="539" w:type="dxa"/>
          </w:tcPr>
          <w:p w14:paraId="5C8E1FA6" w14:textId="77777777" w:rsidR="006D1256" w:rsidRDefault="00000000">
            <w:pPr>
              <w:spacing w:after="0"/>
              <w:ind w:firstLine="0"/>
            </w:pPr>
            <w:r>
              <w:rPr>
                <w:sz w:val="13"/>
              </w:rPr>
              <w:t>-1,06</w:t>
            </w:r>
          </w:p>
        </w:tc>
        <w:tc>
          <w:tcPr>
            <w:tcW w:w="709" w:type="dxa"/>
          </w:tcPr>
          <w:p w14:paraId="5360F7F9" w14:textId="77777777" w:rsidR="006D1256" w:rsidRDefault="00000000">
            <w:pPr>
              <w:spacing w:after="0"/>
              <w:ind w:firstLine="0"/>
            </w:pPr>
            <w:r>
              <w:rPr>
                <w:sz w:val="13"/>
              </w:rPr>
              <w:t>La Niña</w:t>
            </w:r>
          </w:p>
        </w:tc>
        <w:tc>
          <w:tcPr>
            <w:tcW w:w="655" w:type="dxa"/>
          </w:tcPr>
          <w:p w14:paraId="4A15EF09" w14:textId="77777777" w:rsidR="006D1256" w:rsidRDefault="00000000">
            <w:pPr>
              <w:spacing w:after="0"/>
              <w:ind w:firstLine="0"/>
            </w:pPr>
            <w:r>
              <w:rPr>
                <w:sz w:val="13"/>
              </w:rPr>
              <w:t>160,3</w:t>
            </w:r>
          </w:p>
        </w:tc>
        <w:tc>
          <w:tcPr>
            <w:tcW w:w="655" w:type="dxa"/>
          </w:tcPr>
          <w:p w14:paraId="46801578" w14:textId="77777777" w:rsidR="006D1256" w:rsidRDefault="00000000">
            <w:pPr>
              <w:spacing w:after="0"/>
              <w:ind w:firstLine="0"/>
            </w:pPr>
            <w:r>
              <w:rPr>
                <w:sz w:val="13"/>
              </w:rPr>
              <w:t>121,0</w:t>
            </w:r>
          </w:p>
        </w:tc>
        <w:tc>
          <w:tcPr>
            <w:tcW w:w="655" w:type="dxa"/>
          </w:tcPr>
          <w:p w14:paraId="3AC47755" w14:textId="77777777" w:rsidR="006D1256" w:rsidRDefault="00000000">
            <w:pPr>
              <w:spacing w:after="0"/>
              <w:ind w:firstLine="0"/>
            </w:pPr>
            <w:r>
              <w:rPr>
                <w:sz w:val="13"/>
              </w:rPr>
              <w:t>24,4</w:t>
            </w:r>
          </w:p>
        </w:tc>
        <w:tc>
          <w:tcPr>
            <w:tcW w:w="655" w:type="dxa"/>
          </w:tcPr>
          <w:p w14:paraId="1E22D072" w14:textId="77777777" w:rsidR="006D1256" w:rsidRDefault="00000000">
            <w:pPr>
              <w:spacing w:after="0"/>
              <w:ind w:firstLine="0"/>
            </w:pPr>
            <w:r>
              <w:rPr>
                <w:sz w:val="13"/>
              </w:rPr>
              <w:t>29,6</w:t>
            </w:r>
          </w:p>
        </w:tc>
        <w:tc>
          <w:tcPr>
            <w:tcW w:w="655" w:type="dxa"/>
          </w:tcPr>
          <w:p w14:paraId="38A373B7" w14:textId="77777777" w:rsidR="006D1256" w:rsidRDefault="00000000">
            <w:pPr>
              <w:spacing w:after="0"/>
              <w:ind w:firstLine="0"/>
            </w:pPr>
            <w:r>
              <w:rPr>
                <w:sz w:val="13"/>
              </w:rPr>
              <w:t>0,517</w:t>
            </w:r>
          </w:p>
        </w:tc>
        <w:tc>
          <w:tcPr>
            <w:tcW w:w="655" w:type="dxa"/>
          </w:tcPr>
          <w:p w14:paraId="719B0633" w14:textId="77777777" w:rsidR="006D1256" w:rsidRDefault="00000000">
            <w:pPr>
              <w:spacing w:after="0"/>
              <w:ind w:firstLine="0"/>
            </w:pPr>
            <w:r>
              <w:rPr>
                <w:sz w:val="13"/>
              </w:rPr>
              <w:t>275</w:t>
            </w:r>
          </w:p>
        </w:tc>
        <w:tc>
          <w:tcPr>
            <w:tcW w:w="655" w:type="dxa"/>
          </w:tcPr>
          <w:p w14:paraId="6349C0BF" w14:textId="77777777" w:rsidR="006D1256" w:rsidRDefault="00000000">
            <w:pPr>
              <w:spacing w:after="0"/>
              <w:ind w:firstLine="0"/>
            </w:pPr>
            <w:r>
              <w:rPr>
                <w:sz w:val="13"/>
              </w:rPr>
              <w:t>118,4</w:t>
            </w:r>
          </w:p>
        </w:tc>
        <w:tc>
          <w:tcPr>
            <w:tcW w:w="655" w:type="dxa"/>
          </w:tcPr>
          <w:p w14:paraId="1F7440B9" w14:textId="77777777" w:rsidR="006D1256" w:rsidRDefault="00000000">
            <w:pPr>
              <w:spacing w:after="0"/>
              <w:ind w:firstLine="0"/>
            </w:pPr>
            <w:r>
              <w:rPr>
                <w:sz w:val="13"/>
              </w:rPr>
              <w:t>95,6</w:t>
            </w:r>
          </w:p>
        </w:tc>
        <w:tc>
          <w:tcPr>
            <w:tcW w:w="655" w:type="dxa"/>
          </w:tcPr>
          <w:p w14:paraId="49E3AACF" w14:textId="77777777" w:rsidR="006D1256" w:rsidRDefault="00000000">
            <w:pPr>
              <w:spacing w:after="0"/>
              <w:ind w:firstLine="0"/>
            </w:pPr>
            <w:r>
              <w:rPr>
                <w:sz w:val="13"/>
              </w:rPr>
              <w:t>102,8</w:t>
            </w:r>
          </w:p>
        </w:tc>
        <w:tc>
          <w:tcPr>
            <w:tcW w:w="655" w:type="dxa"/>
          </w:tcPr>
          <w:p w14:paraId="3E1CAA7B" w14:textId="77777777" w:rsidR="006D1256" w:rsidRDefault="00000000">
            <w:pPr>
              <w:spacing w:after="0"/>
              <w:ind w:firstLine="0"/>
            </w:pPr>
            <w:r>
              <w:rPr>
                <w:sz w:val="13"/>
              </w:rPr>
              <w:t>34,2</w:t>
            </w:r>
          </w:p>
        </w:tc>
        <w:tc>
          <w:tcPr>
            <w:tcW w:w="655" w:type="dxa"/>
          </w:tcPr>
          <w:p w14:paraId="6CC4FE02" w14:textId="77777777" w:rsidR="006D1256" w:rsidRDefault="00000000">
            <w:pPr>
              <w:spacing w:after="0"/>
              <w:ind w:firstLine="0"/>
            </w:pPr>
            <w:r>
              <w:rPr>
                <w:sz w:val="13"/>
              </w:rPr>
              <w:t>0,431</w:t>
            </w:r>
          </w:p>
        </w:tc>
        <w:tc>
          <w:tcPr>
            <w:tcW w:w="655" w:type="dxa"/>
          </w:tcPr>
          <w:p w14:paraId="5C517DF3" w14:textId="77777777" w:rsidR="006D1256" w:rsidRDefault="00000000">
            <w:pPr>
              <w:spacing w:after="0"/>
              <w:ind w:firstLine="0"/>
            </w:pPr>
            <w:r>
              <w:rPr>
                <w:sz w:val="13"/>
              </w:rPr>
              <w:t>10450</w:t>
            </w:r>
          </w:p>
        </w:tc>
        <w:tc>
          <w:tcPr>
            <w:tcW w:w="655" w:type="dxa"/>
          </w:tcPr>
          <w:p w14:paraId="3D59AA6B" w14:textId="77777777" w:rsidR="006D1256" w:rsidRDefault="00000000">
            <w:pPr>
              <w:spacing w:after="0"/>
              <w:ind w:firstLine="0"/>
            </w:pPr>
            <w:r>
              <w:rPr>
                <w:sz w:val="13"/>
              </w:rPr>
              <w:t>91,8</w:t>
            </w:r>
          </w:p>
        </w:tc>
        <w:tc>
          <w:tcPr>
            <w:tcW w:w="655" w:type="dxa"/>
          </w:tcPr>
          <w:p w14:paraId="33EBAE3A" w14:textId="77777777" w:rsidR="006D1256" w:rsidRDefault="00000000">
            <w:pPr>
              <w:spacing w:after="0"/>
              <w:ind w:firstLine="0"/>
            </w:pPr>
            <w:r>
              <w:rPr>
                <w:sz w:val="13"/>
              </w:rPr>
              <w:t>85,4</w:t>
            </w:r>
          </w:p>
        </w:tc>
        <w:tc>
          <w:tcPr>
            <w:tcW w:w="655" w:type="dxa"/>
          </w:tcPr>
          <w:p w14:paraId="7387BB5D" w14:textId="77777777" w:rsidR="006D1256" w:rsidRDefault="00000000">
            <w:pPr>
              <w:spacing w:after="0"/>
              <w:ind w:firstLine="0"/>
            </w:pPr>
            <w:r>
              <w:rPr>
                <w:sz w:val="13"/>
              </w:rPr>
              <w:t>15,3</w:t>
            </w:r>
          </w:p>
        </w:tc>
        <w:tc>
          <w:tcPr>
            <w:tcW w:w="655" w:type="dxa"/>
          </w:tcPr>
          <w:p w14:paraId="392BC5E3" w14:textId="77777777" w:rsidR="006D1256" w:rsidRDefault="00000000">
            <w:pPr>
              <w:spacing w:after="0"/>
              <w:ind w:firstLine="0"/>
            </w:pPr>
            <w:r>
              <w:rPr>
                <w:sz w:val="13"/>
              </w:rPr>
              <w:t>32,6</w:t>
            </w:r>
          </w:p>
        </w:tc>
        <w:tc>
          <w:tcPr>
            <w:tcW w:w="655" w:type="dxa"/>
          </w:tcPr>
          <w:p w14:paraId="5F536CE8" w14:textId="77777777" w:rsidR="006D1256" w:rsidRDefault="00000000">
            <w:pPr>
              <w:spacing w:after="0"/>
              <w:ind w:firstLine="0"/>
            </w:pPr>
            <w:r>
              <w:rPr>
                <w:sz w:val="13"/>
              </w:rPr>
              <w:t>0,360</w:t>
            </w:r>
          </w:p>
        </w:tc>
        <w:tc>
          <w:tcPr>
            <w:tcW w:w="655" w:type="dxa"/>
          </w:tcPr>
          <w:p w14:paraId="1E85D926" w14:textId="77777777" w:rsidR="006D1256" w:rsidRDefault="00000000">
            <w:pPr>
              <w:spacing w:after="0"/>
              <w:ind w:firstLine="0"/>
            </w:pPr>
            <w:r>
              <w:rPr>
                <w:sz w:val="13"/>
              </w:rPr>
              <w:t>4250</w:t>
            </w:r>
          </w:p>
        </w:tc>
      </w:tr>
      <w:tr w:rsidR="006D1256" w14:paraId="0611D570" w14:textId="77777777">
        <w:trPr>
          <w:jc w:val="center"/>
        </w:trPr>
        <w:tc>
          <w:tcPr>
            <w:tcW w:w="539" w:type="dxa"/>
          </w:tcPr>
          <w:p w14:paraId="5D8351A2" w14:textId="77777777" w:rsidR="006D1256" w:rsidRDefault="00000000">
            <w:pPr>
              <w:spacing w:after="0"/>
              <w:ind w:firstLine="0"/>
            </w:pPr>
            <w:r>
              <w:rPr>
                <w:sz w:val="13"/>
              </w:rPr>
              <w:t>2021</w:t>
            </w:r>
          </w:p>
        </w:tc>
        <w:tc>
          <w:tcPr>
            <w:tcW w:w="425" w:type="dxa"/>
          </w:tcPr>
          <w:p w14:paraId="11DFA393" w14:textId="77777777" w:rsidR="006D1256" w:rsidRDefault="00000000">
            <w:pPr>
              <w:spacing w:after="0"/>
              <w:ind w:firstLine="0"/>
            </w:pPr>
            <w:r>
              <w:rPr>
                <w:sz w:val="13"/>
              </w:rPr>
              <w:t>1</w:t>
            </w:r>
          </w:p>
        </w:tc>
        <w:tc>
          <w:tcPr>
            <w:tcW w:w="539" w:type="dxa"/>
          </w:tcPr>
          <w:p w14:paraId="4B92EB36" w14:textId="77777777" w:rsidR="006D1256" w:rsidRDefault="00000000">
            <w:pPr>
              <w:spacing w:after="0"/>
              <w:ind w:firstLine="0"/>
            </w:pPr>
            <w:r>
              <w:rPr>
                <w:sz w:val="13"/>
              </w:rPr>
              <w:t>-0,99</w:t>
            </w:r>
          </w:p>
        </w:tc>
        <w:tc>
          <w:tcPr>
            <w:tcW w:w="709" w:type="dxa"/>
          </w:tcPr>
          <w:p w14:paraId="5E5641EB" w14:textId="77777777" w:rsidR="006D1256" w:rsidRDefault="00000000">
            <w:pPr>
              <w:spacing w:after="0"/>
              <w:ind w:firstLine="0"/>
            </w:pPr>
            <w:r>
              <w:rPr>
                <w:sz w:val="13"/>
              </w:rPr>
              <w:t>La Niña</w:t>
            </w:r>
          </w:p>
        </w:tc>
        <w:tc>
          <w:tcPr>
            <w:tcW w:w="655" w:type="dxa"/>
          </w:tcPr>
          <w:p w14:paraId="2E2BC344" w14:textId="77777777" w:rsidR="006D1256" w:rsidRDefault="00000000">
            <w:pPr>
              <w:spacing w:after="0"/>
              <w:ind w:firstLine="0"/>
            </w:pPr>
            <w:r>
              <w:rPr>
                <w:sz w:val="13"/>
              </w:rPr>
              <w:t>143,7</w:t>
            </w:r>
          </w:p>
        </w:tc>
        <w:tc>
          <w:tcPr>
            <w:tcW w:w="655" w:type="dxa"/>
          </w:tcPr>
          <w:p w14:paraId="5FEEDAF2" w14:textId="77777777" w:rsidR="006D1256" w:rsidRDefault="00000000">
            <w:pPr>
              <w:spacing w:after="0"/>
              <w:ind w:firstLine="0"/>
            </w:pPr>
            <w:r>
              <w:rPr>
                <w:sz w:val="13"/>
              </w:rPr>
              <w:t>103,5</w:t>
            </w:r>
          </w:p>
        </w:tc>
        <w:tc>
          <w:tcPr>
            <w:tcW w:w="655" w:type="dxa"/>
          </w:tcPr>
          <w:p w14:paraId="69526E8C" w14:textId="77777777" w:rsidR="006D1256" w:rsidRDefault="00000000">
            <w:pPr>
              <w:spacing w:after="0"/>
              <w:ind w:firstLine="0"/>
            </w:pPr>
            <w:r>
              <w:rPr>
                <w:sz w:val="13"/>
              </w:rPr>
              <w:t>53,4</w:t>
            </w:r>
          </w:p>
        </w:tc>
        <w:tc>
          <w:tcPr>
            <w:tcW w:w="655" w:type="dxa"/>
          </w:tcPr>
          <w:p w14:paraId="1A67DBA3" w14:textId="77777777" w:rsidR="006D1256" w:rsidRDefault="00000000">
            <w:pPr>
              <w:spacing w:after="0"/>
              <w:ind w:firstLine="0"/>
            </w:pPr>
            <w:r>
              <w:rPr>
                <w:sz w:val="13"/>
              </w:rPr>
              <w:t>29,6</w:t>
            </w:r>
          </w:p>
        </w:tc>
        <w:tc>
          <w:tcPr>
            <w:tcW w:w="655" w:type="dxa"/>
          </w:tcPr>
          <w:p w14:paraId="1D61A979" w14:textId="77777777" w:rsidR="006D1256" w:rsidRDefault="00000000">
            <w:pPr>
              <w:spacing w:after="0"/>
              <w:ind w:firstLine="0"/>
            </w:pPr>
            <w:r>
              <w:rPr>
                <w:sz w:val="13"/>
              </w:rPr>
              <w:t>0,461</w:t>
            </w:r>
          </w:p>
        </w:tc>
        <w:tc>
          <w:tcPr>
            <w:tcW w:w="655" w:type="dxa"/>
          </w:tcPr>
          <w:p w14:paraId="46AF55B5" w14:textId="77777777" w:rsidR="006D1256" w:rsidRDefault="00000000">
            <w:pPr>
              <w:spacing w:after="0"/>
              <w:ind w:firstLine="0"/>
            </w:pPr>
            <w:r>
              <w:rPr>
                <w:sz w:val="13"/>
              </w:rPr>
              <w:t>1325</w:t>
            </w:r>
          </w:p>
        </w:tc>
        <w:tc>
          <w:tcPr>
            <w:tcW w:w="655" w:type="dxa"/>
          </w:tcPr>
          <w:p w14:paraId="4F77D6EC" w14:textId="77777777" w:rsidR="006D1256" w:rsidRDefault="00000000">
            <w:pPr>
              <w:spacing w:after="0"/>
              <w:ind w:firstLine="0"/>
            </w:pPr>
            <w:r>
              <w:rPr>
                <w:sz w:val="13"/>
              </w:rPr>
              <w:t>129,6</w:t>
            </w:r>
          </w:p>
        </w:tc>
        <w:tc>
          <w:tcPr>
            <w:tcW w:w="655" w:type="dxa"/>
          </w:tcPr>
          <w:p w14:paraId="437CF13A" w14:textId="77777777" w:rsidR="006D1256" w:rsidRDefault="00000000">
            <w:pPr>
              <w:spacing w:after="0"/>
              <w:ind w:firstLine="0"/>
            </w:pPr>
            <w:r>
              <w:rPr>
                <w:sz w:val="13"/>
              </w:rPr>
              <w:t>103,3</w:t>
            </w:r>
          </w:p>
        </w:tc>
        <w:tc>
          <w:tcPr>
            <w:tcW w:w="655" w:type="dxa"/>
          </w:tcPr>
          <w:p w14:paraId="2B3F2194" w14:textId="77777777" w:rsidR="006D1256" w:rsidRDefault="00000000">
            <w:pPr>
              <w:spacing w:after="0"/>
              <w:ind w:firstLine="0"/>
            </w:pPr>
            <w:r>
              <w:rPr>
                <w:sz w:val="13"/>
              </w:rPr>
              <w:t>118,3</w:t>
            </w:r>
          </w:p>
        </w:tc>
        <w:tc>
          <w:tcPr>
            <w:tcW w:w="655" w:type="dxa"/>
          </w:tcPr>
          <w:p w14:paraId="2FF7E6A2" w14:textId="77777777" w:rsidR="006D1256" w:rsidRDefault="00000000">
            <w:pPr>
              <w:spacing w:after="0"/>
              <w:ind w:firstLine="0"/>
            </w:pPr>
            <w:r>
              <w:rPr>
                <w:sz w:val="13"/>
              </w:rPr>
              <w:t>31,8</w:t>
            </w:r>
          </w:p>
        </w:tc>
        <w:tc>
          <w:tcPr>
            <w:tcW w:w="655" w:type="dxa"/>
          </w:tcPr>
          <w:p w14:paraId="5457B3B6" w14:textId="77777777" w:rsidR="006D1256" w:rsidRDefault="00000000">
            <w:pPr>
              <w:spacing w:after="0"/>
              <w:ind w:firstLine="0"/>
            </w:pPr>
            <w:r>
              <w:rPr>
                <w:sz w:val="13"/>
              </w:rPr>
              <w:t>0,465</w:t>
            </w:r>
          </w:p>
        </w:tc>
        <w:tc>
          <w:tcPr>
            <w:tcW w:w="655" w:type="dxa"/>
          </w:tcPr>
          <w:p w14:paraId="4396254F" w14:textId="77777777" w:rsidR="006D1256" w:rsidRDefault="00000000">
            <w:pPr>
              <w:spacing w:after="0"/>
              <w:ind w:firstLine="0"/>
            </w:pPr>
            <w:r>
              <w:rPr>
                <w:sz w:val="13"/>
              </w:rPr>
              <w:t>2925</w:t>
            </w:r>
          </w:p>
        </w:tc>
        <w:tc>
          <w:tcPr>
            <w:tcW w:w="655" w:type="dxa"/>
          </w:tcPr>
          <w:p w14:paraId="72221985" w14:textId="77777777" w:rsidR="006D1256" w:rsidRDefault="00000000">
            <w:pPr>
              <w:spacing w:after="0"/>
              <w:ind w:firstLine="0"/>
            </w:pPr>
            <w:r>
              <w:rPr>
                <w:sz w:val="13"/>
              </w:rPr>
              <w:t>75,5</w:t>
            </w:r>
          </w:p>
        </w:tc>
        <w:tc>
          <w:tcPr>
            <w:tcW w:w="655" w:type="dxa"/>
          </w:tcPr>
          <w:p w14:paraId="2139EAA5" w14:textId="77777777" w:rsidR="006D1256" w:rsidRDefault="00000000">
            <w:pPr>
              <w:spacing w:after="0"/>
              <w:ind w:firstLine="0"/>
            </w:pPr>
            <w:r>
              <w:rPr>
                <w:sz w:val="13"/>
              </w:rPr>
              <w:t>69,2</w:t>
            </w:r>
          </w:p>
        </w:tc>
        <w:tc>
          <w:tcPr>
            <w:tcW w:w="655" w:type="dxa"/>
          </w:tcPr>
          <w:p w14:paraId="45EB8200" w14:textId="77777777" w:rsidR="006D1256" w:rsidRDefault="00000000">
            <w:pPr>
              <w:spacing w:after="0"/>
              <w:ind w:firstLine="0"/>
            </w:pPr>
            <w:r>
              <w:rPr>
                <w:sz w:val="13"/>
              </w:rPr>
              <w:t>50,6</w:t>
            </w:r>
          </w:p>
        </w:tc>
        <w:tc>
          <w:tcPr>
            <w:tcW w:w="655" w:type="dxa"/>
          </w:tcPr>
          <w:p w14:paraId="76E70D78" w14:textId="77777777" w:rsidR="006D1256" w:rsidRDefault="00000000">
            <w:pPr>
              <w:spacing w:after="0"/>
              <w:ind w:firstLine="0"/>
            </w:pPr>
            <w:r>
              <w:rPr>
                <w:sz w:val="13"/>
              </w:rPr>
              <w:t>32,9</w:t>
            </w:r>
          </w:p>
        </w:tc>
        <w:tc>
          <w:tcPr>
            <w:tcW w:w="655" w:type="dxa"/>
          </w:tcPr>
          <w:p w14:paraId="18FC9BC6" w14:textId="77777777" w:rsidR="006D1256" w:rsidRDefault="00000000">
            <w:pPr>
              <w:spacing w:after="0"/>
              <w:ind w:firstLine="0"/>
            </w:pPr>
            <w:r>
              <w:rPr>
                <w:sz w:val="13"/>
              </w:rPr>
              <w:t>0,302</w:t>
            </w:r>
          </w:p>
        </w:tc>
        <w:tc>
          <w:tcPr>
            <w:tcW w:w="655" w:type="dxa"/>
          </w:tcPr>
          <w:p w14:paraId="2DF0B30D" w14:textId="77777777" w:rsidR="006D1256" w:rsidRDefault="00000000">
            <w:pPr>
              <w:spacing w:after="0"/>
              <w:ind w:firstLine="0"/>
            </w:pPr>
            <w:r>
              <w:rPr>
                <w:sz w:val="13"/>
              </w:rPr>
              <w:t>5500</w:t>
            </w:r>
          </w:p>
        </w:tc>
      </w:tr>
      <w:tr w:rsidR="006D1256" w14:paraId="7DE603D1" w14:textId="77777777">
        <w:trPr>
          <w:jc w:val="center"/>
        </w:trPr>
        <w:tc>
          <w:tcPr>
            <w:tcW w:w="539" w:type="dxa"/>
          </w:tcPr>
          <w:p w14:paraId="7535E9C0" w14:textId="77777777" w:rsidR="006D1256" w:rsidRDefault="00000000">
            <w:pPr>
              <w:spacing w:after="0"/>
              <w:ind w:firstLine="0"/>
            </w:pPr>
            <w:r>
              <w:rPr>
                <w:sz w:val="13"/>
              </w:rPr>
              <w:t>2021</w:t>
            </w:r>
          </w:p>
        </w:tc>
        <w:tc>
          <w:tcPr>
            <w:tcW w:w="425" w:type="dxa"/>
          </w:tcPr>
          <w:p w14:paraId="30555034" w14:textId="77777777" w:rsidR="006D1256" w:rsidRDefault="00000000">
            <w:pPr>
              <w:spacing w:after="0"/>
              <w:ind w:firstLine="0"/>
            </w:pPr>
            <w:r>
              <w:rPr>
                <w:sz w:val="13"/>
              </w:rPr>
              <w:t>2</w:t>
            </w:r>
          </w:p>
        </w:tc>
        <w:tc>
          <w:tcPr>
            <w:tcW w:w="539" w:type="dxa"/>
          </w:tcPr>
          <w:p w14:paraId="53F2B2A1" w14:textId="77777777" w:rsidR="006D1256" w:rsidRDefault="00000000">
            <w:pPr>
              <w:spacing w:after="0"/>
              <w:ind w:firstLine="0"/>
            </w:pPr>
            <w:r>
              <w:rPr>
                <w:sz w:val="13"/>
              </w:rPr>
              <w:t>-0,85</w:t>
            </w:r>
          </w:p>
        </w:tc>
        <w:tc>
          <w:tcPr>
            <w:tcW w:w="709" w:type="dxa"/>
          </w:tcPr>
          <w:p w14:paraId="20BBBF3B" w14:textId="77777777" w:rsidR="006D1256" w:rsidRDefault="00000000">
            <w:pPr>
              <w:spacing w:after="0"/>
              <w:ind w:firstLine="0"/>
            </w:pPr>
            <w:r>
              <w:rPr>
                <w:sz w:val="13"/>
              </w:rPr>
              <w:t>La Niña</w:t>
            </w:r>
          </w:p>
        </w:tc>
        <w:tc>
          <w:tcPr>
            <w:tcW w:w="655" w:type="dxa"/>
          </w:tcPr>
          <w:p w14:paraId="5DA3EDC2" w14:textId="77777777" w:rsidR="006D1256" w:rsidRDefault="00000000">
            <w:pPr>
              <w:spacing w:after="0"/>
              <w:ind w:firstLine="0"/>
            </w:pPr>
            <w:r>
              <w:rPr>
                <w:sz w:val="13"/>
              </w:rPr>
              <w:t>122,1</w:t>
            </w:r>
          </w:p>
        </w:tc>
        <w:tc>
          <w:tcPr>
            <w:tcW w:w="655" w:type="dxa"/>
          </w:tcPr>
          <w:p w14:paraId="74E51592" w14:textId="77777777" w:rsidR="006D1256" w:rsidRDefault="00000000">
            <w:pPr>
              <w:spacing w:after="0"/>
              <w:ind w:firstLine="0"/>
            </w:pPr>
            <w:r>
              <w:rPr>
                <w:sz w:val="13"/>
              </w:rPr>
              <w:t>105,4</w:t>
            </w:r>
          </w:p>
        </w:tc>
        <w:tc>
          <w:tcPr>
            <w:tcW w:w="655" w:type="dxa"/>
          </w:tcPr>
          <w:p w14:paraId="13798A09" w14:textId="77777777" w:rsidR="006D1256" w:rsidRDefault="00000000">
            <w:pPr>
              <w:spacing w:after="0"/>
              <w:ind w:firstLine="0"/>
            </w:pPr>
            <w:r>
              <w:rPr>
                <w:sz w:val="13"/>
              </w:rPr>
              <w:t>78,3</w:t>
            </w:r>
          </w:p>
        </w:tc>
        <w:tc>
          <w:tcPr>
            <w:tcW w:w="655" w:type="dxa"/>
          </w:tcPr>
          <w:p w14:paraId="38B148D2" w14:textId="77777777" w:rsidR="006D1256" w:rsidRDefault="00000000">
            <w:pPr>
              <w:spacing w:after="0"/>
              <w:ind w:firstLine="0"/>
            </w:pPr>
            <w:r>
              <w:rPr>
                <w:sz w:val="13"/>
              </w:rPr>
              <w:t>29,9</w:t>
            </w:r>
          </w:p>
        </w:tc>
        <w:tc>
          <w:tcPr>
            <w:tcW w:w="655" w:type="dxa"/>
          </w:tcPr>
          <w:p w14:paraId="04437A0F" w14:textId="77777777" w:rsidR="006D1256" w:rsidRDefault="00000000">
            <w:pPr>
              <w:spacing w:after="0"/>
              <w:ind w:firstLine="0"/>
            </w:pPr>
            <w:r>
              <w:rPr>
                <w:sz w:val="13"/>
              </w:rPr>
              <w:t>0,497</w:t>
            </w:r>
          </w:p>
        </w:tc>
        <w:tc>
          <w:tcPr>
            <w:tcW w:w="655" w:type="dxa"/>
          </w:tcPr>
          <w:p w14:paraId="2BAE35CA" w14:textId="77777777" w:rsidR="006D1256" w:rsidRDefault="00000000">
            <w:pPr>
              <w:spacing w:after="0"/>
              <w:ind w:firstLine="0"/>
            </w:pPr>
            <w:r>
              <w:rPr>
                <w:sz w:val="13"/>
              </w:rPr>
              <w:t>1350</w:t>
            </w:r>
          </w:p>
        </w:tc>
        <w:tc>
          <w:tcPr>
            <w:tcW w:w="655" w:type="dxa"/>
          </w:tcPr>
          <w:p w14:paraId="555263E4" w14:textId="77777777" w:rsidR="006D1256" w:rsidRDefault="00000000">
            <w:pPr>
              <w:spacing w:after="0"/>
              <w:ind w:firstLine="0"/>
            </w:pPr>
            <w:r>
              <w:rPr>
                <w:sz w:val="13"/>
              </w:rPr>
              <w:t>127,4</w:t>
            </w:r>
          </w:p>
        </w:tc>
        <w:tc>
          <w:tcPr>
            <w:tcW w:w="655" w:type="dxa"/>
          </w:tcPr>
          <w:p w14:paraId="54CF160A" w14:textId="77777777" w:rsidR="006D1256" w:rsidRDefault="00000000">
            <w:pPr>
              <w:spacing w:after="0"/>
              <w:ind w:firstLine="0"/>
            </w:pPr>
            <w:r>
              <w:rPr>
                <w:sz w:val="13"/>
              </w:rPr>
              <w:t>113,7</w:t>
            </w:r>
          </w:p>
        </w:tc>
        <w:tc>
          <w:tcPr>
            <w:tcW w:w="655" w:type="dxa"/>
          </w:tcPr>
          <w:p w14:paraId="278D7346" w14:textId="77777777" w:rsidR="006D1256" w:rsidRDefault="00000000">
            <w:pPr>
              <w:spacing w:after="0"/>
              <w:ind w:firstLine="0"/>
            </w:pPr>
            <w:r>
              <w:rPr>
                <w:sz w:val="13"/>
              </w:rPr>
              <w:t>249,6</w:t>
            </w:r>
          </w:p>
        </w:tc>
        <w:tc>
          <w:tcPr>
            <w:tcW w:w="655" w:type="dxa"/>
          </w:tcPr>
          <w:p w14:paraId="788BFEA5" w14:textId="77777777" w:rsidR="006D1256" w:rsidRDefault="00000000">
            <w:pPr>
              <w:spacing w:after="0"/>
              <w:ind w:firstLine="0"/>
            </w:pPr>
            <w:r>
              <w:rPr>
                <w:sz w:val="13"/>
              </w:rPr>
              <w:t>29,9</w:t>
            </w:r>
          </w:p>
        </w:tc>
        <w:tc>
          <w:tcPr>
            <w:tcW w:w="655" w:type="dxa"/>
          </w:tcPr>
          <w:p w14:paraId="2DB50551" w14:textId="77777777" w:rsidR="006D1256" w:rsidRDefault="00000000">
            <w:pPr>
              <w:spacing w:after="0"/>
              <w:ind w:firstLine="0"/>
            </w:pPr>
            <w:r>
              <w:rPr>
                <w:sz w:val="13"/>
              </w:rPr>
              <w:t>0,564</w:t>
            </w:r>
          </w:p>
        </w:tc>
        <w:tc>
          <w:tcPr>
            <w:tcW w:w="655" w:type="dxa"/>
          </w:tcPr>
          <w:p w14:paraId="1499B431" w14:textId="77777777" w:rsidR="006D1256" w:rsidRDefault="00000000">
            <w:pPr>
              <w:spacing w:after="0"/>
              <w:ind w:firstLine="0"/>
            </w:pPr>
            <w:r>
              <w:rPr>
                <w:sz w:val="13"/>
              </w:rPr>
              <w:t>6700</w:t>
            </w:r>
          </w:p>
        </w:tc>
        <w:tc>
          <w:tcPr>
            <w:tcW w:w="655" w:type="dxa"/>
          </w:tcPr>
          <w:p w14:paraId="67A28561" w14:textId="77777777" w:rsidR="006D1256" w:rsidRDefault="00000000">
            <w:pPr>
              <w:spacing w:after="0"/>
              <w:ind w:firstLine="0"/>
            </w:pPr>
            <w:r>
              <w:rPr>
                <w:sz w:val="13"/>
              </w:rPr>
              <w:t>86,5</w:t>
            </w:r>
          </w:p>
        </w:tc>
        <w:tc>
          <w:tcPr>
            <w:tcW w:w="655" w:type="dxa"/>
          </w:tcPr>
          <w:p w14:paraId="60E3C250" w14:textId="77777777" w:rsidR="006D1256" w:rsidRDefault="00000000">
            <w:pPr>
              <w:spacing w:after="0"/>
              <w:ind w:firstLine="0"/>
            </w:pPr>
            <w:r>
              <w:rPr>
                <w:sz w:val="13"/>
              </w:rPr>
              <w:t>78,4</w:t>
            </w:r>
          </w:p>
        </w:tc>
        <w:tc>
          <w:tcPr>
            <w:tcW w:w="655" w:type="dxa"/>
          </w:tcPr>
          <w:p w14:paraId="1CA25C5E" w14:textId="77777777" w:rsidR="006D1256" w:rsidRDefault="00000000">
            <w:pPr>
              <w:spacing w:after="0"/>
              <w:ind w:firstLine="0"/>
            </w:pPr>
            <w:r>
              <w:rPr>
                <w:sz w:val="13"/>
              </w:rPr>
              <w:t>116,3</w:t>
            </w:r>
          </w:p>
        </w:tc>
        <w:tc>
          <w:tcPr>
            <w:tcW w:w="655" w:type="dxa"/>
          </w:tcPr>
          <w:p w14:paraId="1BBE4BCE" w14:textId="77777777" w:rsidR="006D1256" w:rsidRDefault="00000000">
            <w:pPr>
              <w:spacing w:after="0"/>
              <w:ind w:firstLine="0"/>
            </w:pPr>
            <w:r>
              <w:rPr>
                <w:sz w:val="13"/>
              </w:rPr>
              <w:t>32,6</w:t>
            </w:r>
          </w:p>
        </w:tc>
        <w:tc>
          <w:tcPr>
            <w:tcW w:w="655" w:type="dxa"/>
          </w:tcPr>
          <w:p w14:paraId="6E6EE684" w14:textId="77777777" w:rsidR="006D1256" w:rsidRDefault="00000000">
            <w:pPr>
              <w:spacing w:after="0"/>
              <w:ind w:firstLine="0"/>
            </w:pPr>
            <w:r>
              <w:rPr>
                <w:sz w:val="13"/>
              </w:rPr>
              <w:t>0,359</w:t>
            </w:r>
          </w:p>
        </w:tc>
        <w:tc>
          <w:tcPr>
            <w:tcW w:w="655" w:type="dxa"/>
          </w:tcPr>
          <w:p w14:paraId="2F8E3723" w14:textId="77777777" w:rsidR="006D1256" w:rsidRDefault="00000000">
            <w:pPr>
              <w:spacing w:after="0"/>
              <w:ind w:firstLine="0"/>
            </w:pPr>
            <w:r>
              <w:rPr>
                <w:sz w:val="13"/>
              </w:rPr>
              <w:t>250</w:t>
            </w:r>
          </w:p>
        </w:tc>
      </w:tr>
      <w:tr w:rsidR="006D1256" w14:paraId="0678756F" w14:textId="77777777">
        <w:trPr>
          <w:jc w:val="center"/>
        </w:trPr>
        <w:tc>
          <w:tcPr>
            <w:tcW w:w="539" w:type="dxa"/>
          </w:tcPr>
          <w:p w14:paraId="7C2D5B6A" w14:textId="77777777" w:rsidR="006D1256" w:rsidRDefault="00000000">
            <w:pPr>
              <w:spacing w:after="0"/>
              <w:ind w:firstLine="0"/>
            </w:pPr>
            <w:r>
              <w:rPr>
                <w:sz w:val="13"/>
              </w:rPr>
              <w:t>2021</w:t>
            </w:r>
          </w:p>
        </w:tc>
        <w:tc>
          <w:tcPr>
            <w:tcW w:w="425" w:type="dxa"/>
          </w:tcPr>
          <w:p w14:paraId="7318E053" w14:textId="77777777" w:rsidR="006D1256" w:rsidRDefault="00000000">
            <w:pPr>
              <w:spacing w:after="0"/>
              <w:ind w:firstLine="0"/>
            </w:pPr>
            <w:r>
              <w:rPr>
                <w:sz w:val="13"/>
              </w:rPr>
              <w:t>3</w:t>
            </w:r>
          </w:p>
        </w:tc>
        <w:tc>
          <w:tcPr>
            <w:tcW w:w="539" w:type="dxa"/>
          </w:tcPr>
          <w:p w14:paraId="1C62C2DF" w14:textId="77777777" w:rsidR="006D1256" w:rsidRDefault="00000000">
            <w:pPr>
              <w:spacing w:after="0"/>
              <w:ind w:firstLine="0"/>
            </w:pPr>
            <w:r>
              <w:rPr>
                <w:sz w:val="13"/>
              </w:rPr>
              <w:t>-0,74</w:t>
            </w:r>
          </w:p>
        </w:tc>
        <w:tc>
          <w:tcPr>
            <w:tcW w:w="709" w:type="dxa"/>
          </w:tcPr>
          <w:p w14:paraId="13DA9C16" w14:textId="77777777" w:rsidR="006D1256" w:rsidRDefault="00000000">
            <w:pPr>
              <w:spacing w:after="0"/>
              <w:ind w:firstLine="0"/>
            </w:pPr>
            <w:r>
              <w:rPr>
                <w:sz w:val="13"/>
              </w:rPr>
              <w:t>La Niña</w:t>
            </w:r>
          </w:p>
        </w:tc>
        <w:tc>
          <w:tcPr>
            <w:tcW w:w="655" w:type="dxa"/>
          </w:tcPr>
          <w:p w14:paraId="44A2BEE0" w14:textId="77777777" w:rsidR="006D1256" w:rsidRDefault="00000000">
            <w:pPr>
              <w:spacing w:after="0"/>
              <w:ind w:firstLine="0"/>
            </w:pPr>
            <w:r>
              <w:rPr>
                <w:sz w:val="13"/>
              </w:rPr>
              <w:t>130,9</w:t>
            </w:r>
          </w:p>
        </w:tc>
        <w:tc>
          <w:tcPr>
            <w:tcW w:w="655" w:type="dxa"/>
          </w:tcPr>
          <w:p w14:paraId="32816AC5" w14:textId="77777777" w:rsidR="006D1256" w:rsidRDefault="00000000">
            <w:pPr>
              <w:spacing w:after="0"/>
              <w:ind w:firstLine="0"/>
            </w:pPr>
            <w:r>
              <w:rPr>
                <w:sz w:val="13"/>
              </w:rPr>
              <w:t>108,4</w:t>
            </w:r>
          </w:p>
        </w:tc>
        <w:tc>
          <w:tcPr>
            <w:tcW w:w="655" w:type="dxa"/>
          </w:tcPr>
          <w:p w14:paraId="29E9E7C7" w14:textId="77777777" w:rsidR="006D1256" w:rsidRDefault="00000000">
            <w:pPr>
              <w:spacing w:after="0"/>
              <w:ind w:firstLine="0"/>
            </w:pPr>
            <w:r>
              <w:rPr>
                <w:sz w:val="13"/>
              </w:rPr>
              <w:t>26,4</w:t>
            </w:r>
          </w:p>
        </w:tc>
        <w:tc>
          <w:tcPr>
            <w:tcW w:w="655" w:type="dxa"/>
          </w:tcPr>
          <w:p w14:paraId="0D6D7977" w14:textId="77777777" w:rsidR="006D1256" w:rsidRDefault="00000000">
            <w:pPr>
              <w:spacing w:after="0"/>
              <w:ind w:firstLine="0"/>
            </w:pPr>
            <w:r>
              <w:rPr>
                <w:sz w:val="13"/>
              </w:rPr>
              <w:t>30,7</w:t>
            </w:r>
          </w:p>
        </w:tc>
        <w:tc>
          <w:tcPr>
            <w:tcW w:w="655" w:type="dxa"/>
          </w:tcPr>
          <w:p w14:paraId="3BD9783D" w14:textId="77777777" w:rsidR="006D1256" w:rsidRDefault="00000000">
            <w:pPr>
              <w:spacing w:after="0"/>
              <w:ind w:firstLine="0"/>
            </w:pPr>
            <w:r>
              <w:rPr>
                <w:sz w:val="13"/>
              </w:rPr>
              <w:t>0,468</w:t>
            </w:r>
          </w:p>
        </w:tc>
        <w:tc>
          <w:tcPr>
            <w:tcW w:w="655" w:type="dxa"/>
          </w:tcPr>
          <w:p w14:paraId="20E683DE" w14:textId="77777777" w:rsidR="006D1256" w:rsidRDefault="00000000">
            <w:pPr>
              <w:spacing w:after="0"/>
              <w:ind w:firstLine="0"/>
            </w:pPr>
            <w:r>
              <w:rPr>
                <w:sz w:val="13"/>
              </w:rPr>
              <w:t>6725</w:t>
            </w:r>
          </w:p>
        </w:tc>
        <w:tc>
          <w:tcPr>
            <w:tcW w:w="655" w:type="dxa"/>
          </w:tcPr>
          <w:p w14:paraId="465DAEF8" w14:textId="77777777" w:rsidR="006D1256" w:rsidRDefault="00000000">
            <w:pPr>
              <w:spacing w:after="0"/>
              <w:ind w:firstLine="0"/>
            </w:pPr>
            <w:r>
              <w:rPr>
                <w:sz w:val="13"/>
              </w:rPr>
              <w:t>131,4</w:t>
            </w:r>
          </w:p>
        </w:tc>
        <w:tc>
          <w:tcPr>
            <w:tcW w:w="655" w:type="dxa"/>
          </w:tcPr>
          <w:p w14:paraId="130E3956" w14:textId="77777777" w:rsidR="006D1256" w:rsidRDefault="00000000">
            <w:pPr>
              <w:spacing w:after="0"/>
              <w:ind w:firstLine="0"/>
            </w:pPr>
            <w:r>
              <w:rPr>
                <w:sz w:val="13"/>
              </w:rPr>
              <w:t>105,5</w:t>
            </w:r>
          </w:p>
        </w:tc>
        <w:tc>
          <w:tcPr>
            <w:tcW w:w="655" w:type="dxa"/>
          </w:tcPr>
          <w:p w14:paraId="23BA5888" w14:textId="77777777" w:rsidR="006D1256" w:rsidRDefault="00000000">
            <w:pPr>
              <w:spacing w:after="0"/>
              <w:ind w:firstLine="0"/>
            </w:pPr>
            <w:r>
              <w:rPr>
                <w:sz w:val="13"/>
              </w:rPr>
              <w:t>57,1</w:t>
            </w:r>
          </w:p>
        </w:tc>
        <w:tc>
          <w:tcPr>
            <w:tcW w:w="655" w:type="dxa"/>
          </w:tcPr>
          <w:p w14:paraId="3EE32D67" w14:textId="77777777" w:rsidR="006D1256" w:rsidRDefault="00000000">
            <w:pPr>
              <w:spacing w:after="0"/>
              <w:ind w:firstLine="0"/>
            </w:pPr>
            <w:r>
              <w:rPr>
                <w:sz w:val="13"/>
              </w:rPr>
              <w:t>30,0</w:t>
            </w:r>
          </w:p>
        </w:tc>
        <w:tc>
          <w:tcPr>
            <w:tcW w:w="655" w:type="dxa"/>
          </w:tcPr>
          <w:p w14:paraId="2C5193A6" w14:textId="77777777" w:rsidR="006D1256" w:rsidRDefault="00000000">
            <w:pPr>
              <w:spacing w:after="0"/>
              <w:ind w:firstLine="0"/>
            </w:pPr>
            <w:r>
              <w:rPr>
                <w:sz w:val="13"/>
              </w:rPr>
              <w:t>0,489</w:t>
            </w:r>
          </w:p>
        </w:tc>
        <w:tc>
          <w:tcPr>
            <w:tcW w:w="655" w:type="dxa"/>
          </w:tcPr>
          <w:p w14:paraId="509A08DE" w14:textId="77777777" w:rsidR="006D1256" w:rsidRDefault="00000000">
            <w:pPr>
              <w:spacing w:after="0"/>
              <w:ind w:firstLine="0"/>
            </w:pPr>
            <w:r>
              <w:rPr>
                <w:sz w:val="13"/>
              </w:rPr>
              <w:t>28375</w:t>
            </w:r>
          </w:p>
        </w:tc>
        <w:tc>
          <w:tcPr>
            <w:tcW w:w="655" w:type="dxa"/>
          </w:tcPr>
          <w:p w14:paraId="40530404" w14:textId="77777777" w:rsidR="006D1256" w:rsidRDefault="00000000">
            <w:pPr>
              <w:spacing w:after="0"/>
              <w:ind w:firstLine="0"/>
            </w:pPr>
            <w:r>
              <w:rPr>
                <w:sz w:val="13"/>
              </w:rPr>
              <w:t>94,4</w:t>
            </w:r>
          </w:p>
        </w:tc>
        <w:tc>
          <w:tcPr>
            <w:tcW w:w="655" w:type="dxa"/>
          </w:tcPr>
          <w:p w14:paraId="4BCDDF59" w14:textId="77777777" w:rsidR="006D1256" w:rsidRDefault="00000000">
            <w:pPr>
              <w:spacing w:after="0"/>
              <w:ind w:firstLine="0"/>
            </w:pPr>
            <w:r>
              <w:rPr>
                <w:sz w:val="13"/>
              </w:rPr>
              <w:t>77,4</w:t>
            </w:r>
          </w:p>
        </w:tc>
        <w:tc>
          <w:tcPr>
            <w:tcW w:w="655" w:type="dxa"/>
          </w:tcPr>
          <w:p w14:paraId="33FE47A1" w14:textId="77777777" w:rsidR="006D1256" w:rsidRDefault="00000000">
            <w:pPr>
              <w:spacing w:after="0"/>
              <w:ind w:firstLine="0"/>
            </w:pPr>
            <w:r>
              <w:rPr>
                <w:sz w:val="13"/>
              </w:rPr>
              <w:t>18,6</w:t>
            </w:r>
          </w:p>
        </w:tc>
        <w:tc>
          <w:tcPr>
            <w:tcW w:w="655" w:type="dxa"/>
          </w:tcPr>
          <w:p w14:paraId="3D0EAD5A" w14:textId="77777777" w:rsidR="006D1256" w:rsidRDefault="00000000">
            <w:pPr>
              <w:spacing w:after="0"/>
              <w:ind w:firstLine="0"/>
            </w:pPr>
            <w:r>
              <w:rPr>
                <w:sz w:val="13"/>
              </w:rPr>
              <w:t>32,4</w:t>
            </w:r>
          </w:p>
        </w:tc>
        <w:tc>
          <w:tcPr>
            <w:tcW w:w="655" w:type="dxa"/>
          </w:tcPr>
          <w:p w14:paraId="771D2292" w14:textId="77777777" w:rsidR="006D1256" w:rsidRDefault="00000000">
            <w:pPr>
              <w:spacing w:after="0"/>
              <w:ind w:firstLine="0"/>
            </w:pPr>
            <w:r>
              <w:rPr>
                <w:sz w:val="13"/>
              </w:rPr>
              <w:t>0,323</w:t>
            </w:r>
          </w:p>
        </w:tc>
        <w:tc>
          <w:tcPr>
            <w:tcW w:w="655" w:type="dxa"/>
          </w:tcPr>
          <w:p w14:paraId="33C422D1" w14:textId="77777777" w:rsidR="006D1256" w:rsidRDefault="00000000">
            <w:pPr>
              <w:spacing w:after="0"/>
              <w:ind w:firstLine="0"/>
            </w:pPr>
            <w:r>
              <w:rPr>
                <w:sz w:val="13"/>
              </w:rPr>
              <w:t>3750</w:t>
            </w:r>
          </w:p>
        </w:tc>
      </w:tr>
      <w:tr w:rsidR="006D1256" w14:paraId="272F368F" w14:textId="77777777">
        <w:trPr>
          <w:jc w:val="center"/>
        </w:trPr>
        <w:tc>
          <w:tcPr>
            <w:tcW w:w="539" w:type="dxa"/>
          </w:tcPr>
          <w:p w14:paraId="563DDE11" w14:textId="77777777" w:rsidR="006D1256" w:rsidRDefault="00000000">
            <w:pPr>
              <w:spacing w:after="0"/>
              <w:ind w:firstLine="0"/>
            </w:pPr>
            <w:r>
              <w:rPr>
                <w:sz w:val="13"/>
              </w:rPr>
              <w:t>2021</w:t>
            </w:r>
          </w:p>
        </w:tc>
        <w:tc>
          <w:tcPr>
            <w:tcW w:w="425" w:type="dxa"/>
          </w:tcPr>
          <w:p w14:paraId="1E7D1B9A" w14:textId="77777777" w:rsidR="006D1256" w:rsidRDefault="00000000">
            <w:pPr>
              <w:spacing w:after="0"/>
              <w:ind w:firstLine="0"/>
            </w:pPr>
            <w:r>
              <w:rPr>
                <w:sz w:val="13"/>
              </w:rPr>
              <w:t>4</w:t>
            </w:r>
          </w:p>
        </w:tc>
        <w:tc>
          <w:tcPr>
            <w:tcW w:w="539" w:type="dxa"/>
          </w:tcPr>
          <w:p w14:paraId="4098AC3A" w14:textId="77777777" w:rsidR="006D1256" w:rsidRDefault="00000000">
            <w:pPr>
              <w:spacing w:after="0"/>
              <w:ind w:firstLine="0"/>
            </w:pPr>
            <w:r>
              <w:rPr>
                <w:sz w:val="13"/>
              </w:rPr>
              <w:t>-0,56</w:t>
            </w:r>
          </w:p>
        </w:tc>
        <w:tc>
          <w:tcPr>
            <w:tcW w:w="709" w:type="dxa"/>
          </w:tcPr>
          <w:p w14:paraId="3C13F946" w14:textId="77777777" w:rsidR="006D1256" w:rsidRDefault="00000000">
            <w:pPr>
              <w:spacing w:after="0"/>
              <w:ind w:firstLine="0"/>
            </w:pPr>
            <w:r>
              <w:rPr>
                <w:sz w:val="13"/>
              </w:rPr>
              <w:t>La Niña</w:t>
            </w:r>
          </w:p>
        </w:tc>
        <w:tc>
          <w:tcPr>
            <w:tcW w:w="655" w:type="dxa"/>
          </w:tcPr>
          <w:p w14:paraId="654EC1DA" w14:textId="77777777" w:rsidR="006D1256" w:rsidRDefault="00000000">
            <w:pPr>
              <w:spacing w:after="0"/>
              <w:ind w:firstLine="0"/>
            </w:pPr>
            <w:r>
              <w:rPr>
                <w:sz w:val="13"/>
              </w:rPr>
              <w:t>116,2</w:t>
            </w:r>
          </w:p>
        </w:tc>
        <w:tc>
          <w:tcPr>
            <w:tcW w:w="655" w:type="dxa"/>
          </w:tcPr>
          <w:p w14:paraId="196FB6B8" w14:textId="77777777" w:rsidR="006D1256" w:rsidRDefault="00000000">
            <w:pPr>
              <w:spacing w:after="0"/>
              <w:ind w:firstLine="0"/>
            </w:pPr>
            <w:r>
              <w:rPr>
                <w:sz w:val="13"/>
              </w:rPr>
              <w:t>102,8</w:t>
            </w:r>
          </w:p>
        </w:tc>
        <w:tc>
          <w:tcPr>
            <w:tcW w:w="655" w:type="dxa"/>
          </w:tcPr>
          <w:p w14:paraId="6DC1613F" w14:textId="77777777" w:rsidR="006D1256" w:rsidRDefault="00000000">
            <w:pPr>
              <w:spacing w:after="0"/>
              <w:ind w:firstLine="0"/>
            </w:pPr>
            <w:r>
              <w:rPr>
                <w:sz w:val="13"/>
              </w:rPr>
              <w:t>108,9</w:t>
            </w:r>
          </w:p>
        </w:tc>
        <w:tc>
          <w:tcPr>
            <w:tcW w:w="655" w:type="dxa"/>
          </w:tcPr>
          <w:p w14:paraId="2EBC94C4" w14:textId="77777777" w:rsidR="006D1256" w:rsidRDefault="00000000">
            <w:pPr>
              <w:spacing w:after="0"/>
              <w:ind w:firstLine="0"/>
            </w:pPr>
            <w:r>
              <w:rPr>
                <w:sz w:val="13"/>
              </w:rPr>
              <w:t>29,6</w:t>
            </w:r>
          </w:p>
        </w:tc>
        <w:tc>
          <w:tcPr>
            <w:tcW w:w="655" w:type="dxa"/>
          </w:tcPr>
          <w:p w14:paraId="13A3E5D1" w14:textId="77777777" w:rsidR="006D1256" w:rsidRDefault="00000000">
            <w:pPr>
              <w:spacing w:after="0"/>
              <w:ind w:firstLine="0"/>
            </w:pPr>
            <w:r>
              <w:rPr>
                <w:sz w:val="13"/>
              </w:rPr>
              <w:t>0,550</w:t>
            </w:r>
          </w:p>
        </w:tc>
        <w:tc>
          <w:tcPr>
            <w:tcW w:w="655" w:type="dxa"/>
          </w:tcPr>
          <w:p w14:paraId="11B448C3" w14:textId="77777777" w:rsidR="006D1256" w:rsidRDefault="00000000">
            <w:pPr>
              <w:spacing w:after="0"/>
              <w:ind w:firstLine="0"/>
            </w:pPr>
            <w:r>
              <w:rPr>
                <w:sz w:val="13"/>
              </w:rPr>
              <w:t>2825</w:t>
            </w:r>
          </w:p>
        </w:tc>
        <w:tc>
          <w:tcPr>
            <w:tcW w:w="655" w:type="dxa"/>
          </w:tcPr>
          <w:p w14:paraId="4C581F68" w14:textId="77777777" w:rsidR="006D1256" w:rsidRDefault="00000000">
            <w:pPr>
              <w:spacing w:after="0"/>
              <w:ind w:firstLine="0"/>
            </w:pPr>
            <w:r>
              <w:rPr>
                <w:sz w:val="13"/>
              </w:rPr>
              <w:t>105,7</w:t>
            </w:r>
          </w:p>
        </w:tc>
        <w:tc>
          <w:tcPr>
            <w:tcW w:w="655" w:type="dxa"/>
          </w:tcPr>
          <w:p w14:paraId="6BB9A5F4" w14:textId="77777777" w:rsidR="006D1256" w:rsidRDefault="00000000">
            <w:pPr>
              <w:spacing w:after="0"/>
              <w:ind w:firstLine="0"/>
            </w:pPr>
            <w:r>
              <w:rPr>
                <w:sz w:val="13"/>
              </w:rPr>
              <w:t>89,1</w:t>
            </w:r>
          </w:p>
        </w:tc>
        <w:tc>
          <w:tcPr>
            <w:tcW w:w="655" w:type="dxa"/>
          </w:tcPr>
          <w:p w14:paraId="4C20854A" w14:textId="77777777" w:rsidR="006D1256" w:rsidRDefault="00000000">
            <w:pPr>
              <w:spacing w:after="0"/>
              <w:ind w:firstLine="0"/>
            </w:pPr>
            <w:r>
              <w:rPr>
                <w:sz w:val="13"/>
              </w:rPr>
              <w:t>129,2</w:t>
            </w:r>
          </w:p>
        </w:tc>
        <w:tc>
          <w:tcPr>
            <w:tcW w:w="655" w:type="dxa"/>
          </w:tcPr>
          <w:p w14:paraId="16A64745" w14:textId="77777777" w:rsidR="006D1256" w:rsidRDefault="00000000">
            <w:pPr>
              <w:spacing w:after="0"/>
              <w:ind w:firstLine="0"/>
            </w:pPr>
            <w:r>
              <w:rPr>
                <w:sz w:val="13"/>
              </w:rPr>
              <w:t>30,5</w:t>
            </w:r>
          </w:p>
        </w:tc>
        <w:tc>
          <w:tcPr>
            <w:tcW w:w="655" w:type="dxa"/>
          </w:tcPr>
          <w:p w14:paraId="0408DE50" w14:textId="77777777" w:rsidR="006D1256" w:rsidRDefault="00000000">
            <w:pPr>
              <w:spacing w:after="0"/>
              <w:ind w:firstLine="0"/>
            </w:pPr>
            <w:r>
              <w:rPr>
                <w:sz w:val="13"/>
              </w:rPr>
              <w:t>0,477</w:t>
            </w:r>
          </w:p>
        </w:tc>
        <w:tc>
          <w:tcPr>
            <w:tcW w:w="655" w:type="dxa"/>
          </w:tcPr>
          <w:p w14:paraId="63455809" w14:textId="77777777" w:rsidR="006D1256" w:rsidRDefault="00000000">
            <w:pPr>
              <w:spacing w:after="0"/>
              <w:ind w:firstLine="0"/>
            </w:pPr>
            <w:r>
              <w:rPr>
                <w:sz w:val="13"/>
              </w:rPr>
              <w:t>15850</w:t>
            </w:r>
          </w:p>
        </w:tc>
        <w:tc>
          <w:tcPr>
            <w:tcW w:w="655" w:type="dxa"/>
          </w:tcPr>
          <w:p w14:paraId="764F3B37" w14:textId="77777777" w:rsidR="006D1256" w:rsidRDefault="00000000">
            <w:pPr>
              <w:spacing w:after="0"/>
              <w:ind w:firstLine="0"/>
            </w:pPr>
            <w:r>
              <w:rPr>
                <w:sz w:val="13"/>
              </w:rPr>
              <w:t>85,8</w:t>
            </w:r>
          </w:p>
        </w:tc>
        <w:tc>
          <w:tcPr>
            <w:tcW w:w="655" w:type="dxa"/>
          </w:tcPr>
          <w:p w14:paraId="589FA70A" w14:textId="77777777" w:rsidR="006D1256" w:rsidRDefault="00000000">
            <w:pPr>
              <w:spacing w:after="0"/>
              <w:ind w:firstLine="0"/>
            </w:pPr>
            <w:r>
              <w:rPr>
                <w:sz w:val="13"/>
              </w:rPr>
              <w:t>68,5</w:t>
            </w:r>
          </w:p>
        </w:tc>
        <w:tc>
          <w:tcPr>
            <w:tcW w:w="655" w:type="dxa"/>
          </w:tcPr>
          <w:p w14:paraId="7FD8006C" w14:textId="77777777" w:rsidR="006D1256" w:rsidRDefault="00000000">
            <w:pPr>
              <w:spacing w:after="0"/>
              <w:ind w:firstLine="0"/>
            </w:pPr>
            <w:r>
              <w:rPr>
                <w:sz w:val="13"/>
              </w:rPr>
              <w:t>98,4</w:t>
            </w:r>
          </w:p>
        </w:tc>
        <w:tc>
          <w:tcPr>
            <w:tcW w:w="655" w:type="dxa"/>
          </w:tcPr>
          <w:p w14:paraId="1C952E9D" w14:textId="77777777" w:rsidR="006D1256" w:rsidRDefault="00000000">
            <w:pPr>
              <w:spacing w:after="0"/>
              <w:ind w:firstLine="0"/>
            </w:pPr>
            <w:r>
              <w:rPr>
                <w:sz w:val="13"/>
              </w:rPr>
              <w:t>31,7</w:t>
            </w:r>
          </w:p>
        </w:tc>
        <w:tc>
          <w:tcPr>
            <w:tcW w:w="655" w:type="dxa"/>
          </w:tcPr>
          <w:p w14:paraId="222A0EC9" w14:textId="77777777" w:rsidR="006D1256" w:rsidRDefault="00000000">
            <w:pPr>
              <w:spacing w:after="0"/>
              <w:ind w:firstLine="0"/>
            </w:pPr>
            <w:r>
              <w:rPr>
                <w:sz w:val="13"/>
              </w:rPr>
              <w:t>0,345</w:t>
            </w:r>
          </w:p>
        </w:tc>
        <w:tc>
          <w:tcPr>
            <w:tcW w:w="655" w:type="dxa"/>
          </w:tcPr>
          <w:p w14:paraId="4285EF04" w14:textId="77777777" w:rsidR="006D1256" w:rsidRDefault="00000000">
            <w:pPr>
              <w:spacing w:after="0"/>
              <w:ind w:firstLine="0"/>
            </w:pPr>
            <w:r>
              <w:rPr>
                <w:sz w:val="13"/>
              </w:rPr>
              <w:t>1300</w:t>
            </w:r>
          </w:p>
        </w:tc>
      </w:tr>
      <w:tr w:rsidR="006D1256" w14:paraId="24BBA5DE" w14:textId="77777777">
        <w:trPr>
          <w:jc w:val="center"/>
        </w:trPr>
        <w:tc>
          <w:tcPr>
            <w:tcW w:w="539" w:type="dxa"/>
          </w:tcPr>
          <w:p w14:paraId="594CD813" w14:textId="77777777" w:rsidR="006D1256" w:rsidRDefault="00000000">
            <w:pPr>
              <w:spacing w:after="0"/>
              <w:ind w:firstLine="0"/>
            </w:pPr>
            <w:r>
              <w:rPr>
                <w:sz w:val="13"/>
              </w:rPr>
              <w:t>2021</w:t>
            </w:r>
          </w:p>
        </w:tc>
        <w:tc>
          <w:tcPr>
            <w:tcW w:w="425" w:type="dxa"/>
          </w:tcPr>
          <w:p w14:paraId="740A3FB8" w14:textId="77777777" w:rsidR="006D1256" w:rsidRDefault="00000000">
            <w:pPr>
              <w:spacing w:after="0"/>
              <w:ind w:firstLine="0"/>
            </w:pPr>
            <w:r>
              <w:rPr>
                <w:sz w:val="13"/>
              </w:rPr>
              <w:t>5</w:t>
            </w:r>
          </w:p>
        </w:tc>
        <w:tc>
          <w:tcPr>
            <w:tcW w:w="539" w:type="dxa"/>
          </w:tcPr>
          <w:p w14:paraId="483B687C" w14:textId="77777777" w:rsidR="006D1256" w:rsidRDefault="00000000">
            <w:pPr>
              <w:spacing w:after="0"/>
              <w:ind w:firstLine="0"/>
            </w:pPr>
            <w:r>
              <w:rPr>
                <w:sz w:val="13"/>
              </w:rPr>
              <w:t>-0,40</w:t>
            </w:r>
          </w:p>
        </w:tc>
        <w:tc>
          <w:tcPr>
            <w:tcW w:w="709" w:type="dxa"/>
          </w:tcPr>
          <w:p w14:paraId="2A243397" w14:textId="77777777" w:rsidR="006D1256" w:rsidRDefault="00000000">
            <w:pPr>
              <w:spacing w:after="0"/>
              <w:ind w:firstLine="0"/>
            </w:pPr>
            <w:r>
              <w:rPr>
                <w:sz w:val="13"/>
              </w:rPr>
              <w:t>Neutro</w:t>
            </w:r>
          </w:p>
        </w:tc>
        <w:tc>
          <w:tcPr>
            <w:tcW w:w="655" w:type="dxa"/>
          </w:tcPr>
          <w:p w14:paraId="49DBF9D4" w14:textId="77777777" w:rsidR="006D1256" w:rsidRDefault="00000000">
            <w:pPr>
              <w:spacing w:after="0"/>
              <w:ind w:firstLine="0"/>
            </w:pPr>
            <w:r>
              <w:rPr>
                <w:sz w:val="13"/>
              </w:rPr>
              <w:t>121,9</w:t>
            </w:r>
          </w:p>
        </w:tc>
        <w:tc>
          <w:tcPr>
            <w:tcW w:w="655" w:type="dxa"/>
          </w:tcPr>
          <w:p w14:paraId="170C08EB" w14:textId="77777777" w:rsidR="006D1256" w:rsidRDefault="00000000">
            <w:pPr>
              <w:spacing w:after="0"/>
              <w:ind w:firstLine="0"/>
            </w:pPr>
            <w:r>
              <w:rPr>
                <w:sz w:val="13"/>
              </w:rPr>
              <w:t>98,6</w:t>
            </w:r>
          </w:p>
        </w:tc>
        <w:tc>
          <w:tcPr>
            <w:tcW w:w="655" w:type="dxa"/>
          </w:tcPr>
          <w:p w14:paraId="43BEDD1D" w14:textId="77777777" w:rsidR="006D1256" w:rsidRDefault="00000000">
            <w:pPr>
              <w:spacing w:after="0"/>
              <w:ind w:firstLine="0"/>
            </w:pPr>
            <w:r>
              <w:rPr>
                <w:sz w:val="13"/>
              </w:rPr>
              <w:t>27,1</w:t>
            </w:r>
          </w:p>
        </w:tc>
        <w:tc>
          <w:tcPr>
            <w:tcW w:w="655" w:type="dxa"/>
          </w:tcPr>
          <w:p w14:paraId="0C356ECA" w14:textId="77777777" w:rsidR="006D1256" w:rsidRDefault="00000000">
            <w:pPr>
              <w:spacing w:after="0"/>
              <w:ind w:firstLine="0"/>
            </w:pPr>
            <w:r>
              <w:rPr>
                <w:sz w:val="13"/>
              </w:rPr>
              <w:t>26,9</w:t>
            </w:r>
          </w:p>
        </w:tc>
        <w:tc>
          <w:tcPr>
            <w:tcW w:w="655" w:type="dxa"/>
          </w:tcPr>
          <w:p w14:paraId="78E7F945" w14:textId="77777777" w:rsidR="006D1256" w:rsidRDefault="00000000">
            <w:pPr>
              <w:spacing w:after="0"/>
              <w:ind w:firstLine="0"/>
            </w:pPr>
            <w:r>
              <w:rPr>
                <w:sz w:val="13"/>
              </w:rPr>
              <w:t>0,607</w:t>
            </w:r>
          </w:p>
        </w:tc>
        <w:tc>
          <w:tcPr>
            <w:tcW w:w="655" w:type="dxa"/>
          </w:tcPr>
          <w:p w14:paraId="7652CD9D" w14:textId="77777777" w:rsidR="006D1256" w:rsidRDefault="00000000">
            <w:pPr>
              <w:spacing w:after="0"/>
              <w:ind w:firstLine="0"/>
            </w:pPr>
            <w:r>
              <w:rPr>
                <w:sz w:val="13"/>
              </w:rPr>
              <w:t>2400</w:t>
            </w:r>
          </w:p>
        </w:tc>
        <w:tc>
          <w:tcPr>
            <w:tcW w:w="655" w:type="dxa"/>
          </w:tcPr>
          <w:p w14:paraId="61A7027C" w14:textId="77777777" w:rsidR="006D1256" w:rsidRDefault="00000000">
            <w:pPr>
              <w:spacing w:after="0"/>
              <w:ind w:firstLine="0"/>
            </w:pPr>
            <w:r>
              <w:rPr>
                <w:sz w:val="13"/>
              </w:rPr>
              <w:t>110,8</w:t>
            </w:r>
          </w:p>
        </w:tc>
        <w:tc>
          <w:tcPr>
            <w:tcW w:w="655" w:type="dxa"/>
          </w:tcPr>
          <w:p w14:paraId="5F173207" w14:textId="77777777" w:rsidR="006D1256" w:rsidRDefault="00000000">
            <w:pPr>
              <w:spacing w:after="0"/>
              <w:ind w:firstLine="0"/>
            </w:pPr>
            <w:r>
              <w:rPr>
                <w:sz w:val="13"/>
              </w:rPr>
              <w:t>66,5</w:t>
            </w:r>
          </w:p>
        </w:tc>
        <w:tc>
          <w:tcPr>
            <w:tcW w:w="655" w:type="dxa"/>
          </w:tcPr>
          <w:p w14:paraId="17E70E5D" w14:textId="77777777" w:rsidR="006D1256" w:rsidRDefault="00000000">
            <w:pPr>
              <w:spacing w:after="0"/>
              <w:ind w:firstLine="0"/>
            </w:pPr>
            <w:r>
              <w:rPr>
                <w:sz w:val="13"/>
              </w:rPr>
              <w:t>0,9</w:t>
            </w:r>
          </w:p>
        </w:tc>
        <w:tc>
          <w:tcPr>
            <w:tcW w:w="655" w:type="dxa"/>
          </w:tcPr>
          <w:p w14:paraId="161EB4C5" w14:textId="77777777" w:rsidR="006D1256" w:rsidRDefault="00000000">
            <w:pPr>
              <w:spacing w:after="0"/>
              <w:ind w:firstLine="0"/>
            </w:pPr>
            <w:r>
              <w:rPr>
                <w:sz w:val="13"/>
              </w:rPr>
              <w:t>30,1</w:t>
            </w:r>
          </w:p>
        </w:tc>
        <w:tc>
          <w:tcPr>
            <w:tcW w:w="655" w:type="dxa"/>
          </w:tcPr>
          <w:p w14:paraId="330998C6" w14:textId="77777777" w:rsidR="006D1256" w:rsidRDefault="00000000">
            <w:pPr>
              <w:spacing w:after="0"/>
              <w:ind w:firstLine="0"/>
            </w:pPr>
            <w:r>
              <w:rPr>
                <w:sz w:val="13"/>
              </w:rPr>
              <w:t>0,365</w:t>
            </w:r>
          </w:p>
        </w:tc>
        <w:tc>
          <w:tcPr>
            <w:tcW w:w="655" w:type="dxa"/>
          </w:tcPr>
          <w:p w14:paraId="1236A80B" w14:textId="77777777" w:rsidR="006D1256" w:rsidRDefault="00000000">
            <w:pPr>
              <w:spacing w:after="0"/>
              <w:ind w:firstLine="0"/>
            </w:pPr>
            <w:r>
              <w:rPr>
                <w:sz w:val="13"/>
              </w:rPr>
              <w:t>7400</w:t>
            </w:r>
          </w:p>
        </w:tc>
        <w:tc>
          <w:tcPr>
            <w:tcW w:w="655" w:type="dxa"/>
          </w:tcPr>
          <w:p w14:paraId="55D965BE" w14:textId="77777777" w:rsidR="006D1256" w:rsidRDefault="00000000">
            <w:pPr>
              <w:spacing w:after="0"/>
              <w:ind w:firstLine="0"/>
            </w:pPr>
            <w:r>
              <w:rPr>
                <w:sz w:val="13"/>
              </w:rPr>
              <w:t>92,6</w:t>
            </w:r>
          </w:p>
        </w:tc>
        <w:tc>
          <w:tcPr>
            <w:tcW w:w="655" w:type="dxa"/>
          </w:tcPr>
          <w:p w14:paraId="10210943" w14:textId="77777777" w:rsidR="006D1256" w:rsidRDefault="00000000">
            <w:pPr>
              <w:spacing w:after="0"/>
              <w:ind w:firstLine="0"/>
            </w:pPr>
            <w:r>
              <w:rPr>
                <w:sz w:val="13"/>
              </w:rPr>
              <w:t>61,6</w:t>
            </w:r>
          </w:p>
        </w:tc>
        <w:tc>
          <w:tcPr>
            <w:tcW w:w="655" w:type="dxa"/>
          </w:tcPr>
          <w:p w14:paraId="5E6CFDA5" w14:textId="77777777" w:rsidR="006D1256" w:rsidRDefault="00000000">
            <w:pPr>
              <w:spacing w:after="0"/>
              <w:ind w:firstLine="0"/>
            </w:pPr>
            <w:r>
              <w:rPr>
                <w:sz w:val="13"/>
              </w:rPr>
              <w:t>14,9</w:t>
            </w:r>
          </w:p>
        </w:tc>
        <w:tc>
          <w:tcPr>
            <w:tcW w:w="655" w:type="dxa"/>
          </w:tcPr>
          <w:p w14:paraId="164B8686" w14:textId="77777777" w:rsidR="006D1256" w:rsidRDefault="00000000">
            <w:pPr>
              <w:spacing w:after="0"/>
              <w:ind w:firstLine="0"/>
            </w:pPr>
            <w:r>
              <w:rPr>
                <w:sz w:val="13"/>
              </w:rPr>
              <w:t>29,9</w:t>
            </w:r>
          </w:p>
        </w:tc>
        <w:tc>
          <w:tcPr>
            <w:tcW w:w="655" w:type="dxa"/>
          </w:tcPr>
          <w:p w14:paraId="6A748583" w14:textId="77777777" w:rsidR="006D1256" w:rsidRDefault="00000000">
            <w:pPr>
              <w:spacing w:after="0"/>
              <w:ind w:firstLine="0"/>
            </w:pPr>
            <w:r>
              <w:rPr>
                <w:sz w:val="13"/>
              </w:rPr>
              <w:t>0,333</w:t>
            </w:r>
          </w:p>
        </w:tc>
        <w:tc>
          <w:tcPr>
            <w:tcW w:w="655" w:type="dxa"/>
          </w:tcPr>
          <w:p w14:paraId="1332F3B2" w14:textId="77777777" w:rsidR="006D1256" w:rsidRDefault="00000000">
            <w:pPr>
              <w:spacing w:after="0"/>
              <w:ind w:firstLine="0"/>
            </w:pPr>
            <w:r>
              <w:rPr>
                <w:sz w:val="13"/>
              </w:rPr>
              <w:t>3800</w:t>
            </w:r>
          </w:p>
        </w:tc>
      </w:tr>
      <w:tr w:rsidR="006D1256" w14:paraId="1B47B182" w14:textId="77777777">
        <w:trPr>
          <w:jc w:val="center"/>
        </w:trPr>
        <w:tc>
          <w:tcPr>
            <w:tcW w:w="539" w:type="dxa"/>
          </w:tcPr>
          <w:p w14:paraId="4DD703F3" w14:textId="77777777" w:rsidR="006D1256" w:rsidRDefault="00000000">
            <w:pPr>
              <w:spacing w:after="0"/>
              <w:ind w:firstLine="0"/>
            </w:pPr>
            <w:r>
              <w:rPr>
                <w:sz w:val="13"/>
              </w:rPr>
              <w:t>2021</w:t>
            </w:r>
          </w:p>
        </w:tc>
        <w:tc>
          <w:tcPr>
            <w:tcW w:w="425" w:type="dxa"/>
          </w:tcPr>
          <w:p w14:paraId="4CBF53FF" w14:textId="77777777" w:rsidR="006D1256" w:rsidRDefault="00000000">
            <w:pPr>
              <w:spacing w:after="0"/>
              <w:ind w:firstLine="0"/>
            </w:pPr>
            <w:r>
              <w:rPr>
                <w:sz w:val="13"/>
              </w:rPr>
              <w:t>6</w:t>
            </w:r>
          </w:p>
        </w:tc>
        <w:tc>
          <w:tcPr>
            <w:tcW w:w="539" w:type="dxa"/>
          </w:tcPr>
          <w:p w14:paraId="63064BDB" w14:textId="77777777" w:rsidR="006D1256" w:rsidRDefault="00000000">
            <w:pPr>
              <w:spacing w:after="0"/>
              <w:ind w:firstLine="0"/>
            </w:pPr>
            <w:r>
              <w:rPr>
                <w:sz w:val="13"/>
              </w:rPr>
              <w:t>-0,31</w:t>
            </w:r>
          </w:p>
        </w:tc>
        <w:tc>
          <w:tcPr>
            <w:tcW w:w="709" w:type="dxa"/>
          </w:tcPr>
          <w:p w14:paraId="0398F1D2" w14:textId="77777777" w:rsidR="006D1256" w:rsidRDefault="00000000">
            <w:pPr>
              <w:spacing w:after="0"/>
              <w:ind w:firstLine="0"/>
            </w:pPr>
            <w:r>
              <w:rPr>
                <w:sz w:val="13"/>
              </w:rPr>
              <w:t>Neutro</w:t>
            </w:r>
          </w:p>
        </w:tc>
        <w:tc>
          <w:tcPr>
            <w:tcW w:w="655" w:type="dxa"/>
          </w:tcPr>
          <w:p w14:paraId="1D81AFED" w14:textId="77777777" w:rsidR="006D1256" w:rsidRDefault="00000000">
            <w:pPr>
              <w:spacing w:after="0"/>
              <w:ind w:firstLine="0"/>
            </w:pPr>
            <w:r>
              <w:rPr>
                <w:sz w:val="13"/>
              </w:rPr>
              <w:t>116,5</w:t>
            </w:r>
          </w:p>
        </w:tc>
        <w:tc>
          <w:tcPr>
            <w:tcW w:w="655" w:type="dxa"/>
          </w:tcPr>
          <w:p w14:paraId="1346D823" w14:textId="77777777" w:rsidR="006D1256" w:rsidRDefault="00000000">
            <w:pPr>
              <w:spacing w:after="0"/>
              <w:ind w:firstLine="0"/>
            </w:pPr>
            <w:r>
              <w:rPr>
                <w:sz w:val="13"/>
              </w:rPr>
              <w:t>82,8</w:t>
            </w:r>
          </w:p>
        </w:tc>
        <w:tc>
          <w:tcPr>
            <w:tcW w:w="655" w:type="dxa"/>
          </w:tcPr>
          <w:p w14:paraId="1FDE83AB" w14:textId="77777777" w:rsidR="006D1256" w:rsidRDefault="00000000">
            <w:pPr>
              <w:spacing w:after="0"/>
              <w:ind w:firstLine="0"/>
            </w:pPr>
            <w:r>
              <w:rPr>
                <w:sz w:val="13"/>
              </w:rPr>
              <w:t>43,7</w:t>
            </w:r>
          </w:p>
        </w:tc>
        <w:tc>
          <w:tcPr>
            <w:tcW w:w="655" w:type="dxa"/>
          </w:tcPr>
          <w:p w14:paraId="366DFF81" w14:textId="77777777" w:rsidR="006D1256" w:rsidRDefault="00000000">
            <w:pPr>
              <w:spacing w:after="0"/>
              <w:ind w:firstLine="0"/>
            </w:pPr>
            <w:r>
              <w:rPr>
                <w:sz w:val="13"/>
              </w:rPr>
              <w:t>24,6</w:t>
            </w:r>
          </w:p>
        </w:tc>
        <w:tc>
          <w:tcPr>
            <w:tcW w:w="655" w:type="dxa"/>
          </w:tcPr>
          <w:p w14:paraId="34EFBD2C" w14:textId="77777777" w:rsidR="006D1256" w:rsidRDefault="00000000">
            <w:pPr>
              <w:spacing w:after="0"/>
              <w:ind w:firstLine="0"/>
            </w:pPr>
            <w:r>
              <w:rPr>
                <w:sz w:val="13"/>
              </w:rPr>
              <w:t>0,578</w:t>
            </w:r>
          </w:p>
        </w:tc>
        <w:tc>
          <w:tcPr>
            <w:tcW w:w="655" w:type="dxa"/>
          </w:tcPr>
          <w:p w14:paraId="6C391B7F" w14:textId="77777777" w:rsidR="006D1256" w:rsidRDefault="00000000">
            <w:pPr>
              <w:spacing w:after="0"/>
              <w:ind w:firstLine="0"/>
            </w:pPr>
            <w:r>
              <w:rPr>
                <w:sz w:val="13"/>
              </w:rPr>
              <w:t>1425</w:t>
            </w:r>
          </w:p>
        </w:tc>
        <w:tc>
          <w:tcPr>
            <w:tcW w:w="655" w:type="dxa"/>
          </w:tcPr>
          <w:p w14:paraId="65E0C129" w14:textId="77777777" w:rsidR="006D1256" w:rsidRDefault="00000000">
            <w:pPr>
              <w:spacing w:after="0"/>
              <w:ind w:firstLine="0"/>
            </w:pPr>
            <w:r>
              <w:rPr>
                <w:sz w:val="13"/>
              </w:rPr>
              <w:t>92,4</w:t>
            </w:r>
          </w:p>
        </w:tc>
        <w:tc>
          <w:tcPr>
            <w:tcW w:w="655" w:type="dxa"/>
          </w:tcPr>
          <w:p w14:paraId="7A5F1CA1" w14:textId="77777777" w:rsidR="006D1256" w:rsidRDefault="00000000">
            <w:pPr>
              <w:spacing w:after="0"/>
              <w:ind w:firstLine="0"/>
            </w:pPr>
            <w:r>
              <w:rPr>
                <w:sz w:val="13"/>
              </w:rPr>
              <w:t>47,4</w:t>
            </w:r>
          </w:p>
        </w:tc>
        <w:tc>
          <w:tcPr>
            <w:tcW w:w="655" w:type="dxa"/>
          </w:tcPr>
          <w:p w14:paraId="2DDA4B6B" w14:textId="77777777" w:rsidR="006D1256" w:rsidRDefault="00000000">
            <w:pPr>
              <w:spacing w:after="0"/>
              <w:ind w:firstLine="0"/>
            </w:pPr>
            <w:r>
              <w:rPr>
                <w:sz w:val="13"/>
              </w:rPr>
              <w:t>1,4</w:t>
            </w:r>
          </w:p>
        </w:tc>
        <w:tc>
          <w:tcPr>
            <w:tcW w:w="655" w:type="dxa"/>
          </w:tcPr>
          <w:p w14:paraId="2A8C1653" w14:textId="77777777" w:rsidR="006D1256" w:rsidRDefault="00000000">
            <w:pPr>
              <w:spacing w:after="0"/>
              <w:ind w:firstLine="0"/>
            </w:pPr>
            <w:r>
              <w:rPr>
                <w:sz w:val="13"/>
              </w:rPr>
              <w:t>30,1</w:t>
            </w:r>
          </w:p>
        </w:tc>
        <w:tc>
          <w:tcPr>
            <w:tcW w:w="655" w:type="dxa"/>
          </w:tcPr>
          <w:p w14:paraId="5B412872" w14:textId="77777777" w:rsidR="006D1256" w:rsidRDefault="00000000">
            <w:pPr>
              <w:spacing w:after="0"/>
              <w:ind w:firstLine="0"/>
            </w:pPr>
            <w:r>
              <w:rPr>
                <w:sz w:val="13"/>
              </w:rPr>
              <w:t>0,265</w:t>
            </w:r>
          </w:p>
        </w:tc>
        <w:tc>
          <w:tcPr>
            <w:tcW w:w="655" w:type="dxa"/>
          </w:tcPr>
          <w:p w14:paraId="6DB98364" w14:textId="77777777" w:rsidR="006D1256" w:rsidRDefault="00000000">
            <w:pPr>
              <w:spacing w:after="0"/>
              <w:ind w:firstLine="0"/>
            </w:pPr>
            <w:r>
              <w:rPr>
                <w:sz w:val="13"/>
              </w:rPr>
              <w:t>15625</w:t>
            </w:r>
          </w:p>
        </w:tc>
        <w:tc>
          <w:tcPr>
            <w:tcW w:w="655" w:type="dxa"/>
          </w:tcPr>
          <w:p w14:paraId="00F27557" w14:textId="77777777" w:rsidR="006D1256" w:rsidRDefault="00000000">
            <w:pPr>
              <w:spacing w:after="0"/>
              <w:ind w:firstLine="0"/>
            </w:pPr>
            <w:r>
              <w:rPr>
                <w:sz w:val="13"/>
              </w:rPr>
              <w:t>78,3</w:t>
            </w:r>
          </w:p>
        </w:tc>
        <w:tc>
          <w:tcPr>
            <w:tcW w:w="655" w:type="dxa"/>
          </w:tcPr>
          <w:p w14:paraId="708C2E32" w14:textId="77777777" w:rsidR="006D1256" w:rsidRDefault="00000000">
            <w:pPr>
              <w:spacing w:after="0"/>
              <w:ind w:firstLine="0"/>
            </w:pPr>
            <w:r>
              <w:rPr>
                <w:sz w:val="13"/>
              </w:rPr>
              <w:t>40,9</w:t>
            </w:r>
          </w:p>
        </w:tc>
        <w:tc>
          <w:tcPr>
            <w:tcW w:w="655" w:type="dxa"/>
          </w:tcPr>
          <w:p w14:paraId="4CD518B8" w14:textId="77777777" w:rsidR="006D1256" w:rsidRDefault="00000000">
            <w:pPr>
              <w:spacing w:after="0"/>
              <w:ind w:firstLine="0"/>
            </w:pPr>
            <w:r>
              <w:rPr>
                <w:sz w:val="13"/>
              </w:rPr>
              <w:t>12,6</w:t>
            </w:r>
          </w:p>
        </w:tc>
        <w:tc>
          <w:tcPr>
            <w:tcW w:w="655" w:type="dxa"/>
          </w:tcPr>
          <w:p w14:paraId="26222715" w14:textId="77777777" w:rsidR="006D1256" w:rsidRDefault="00000000">
            <w:pPr>
              <w:spacing w:after="0"/>
              <w:ind w:firstLine="0"/>
            </w:pPr>
            <w:r>
              <w:rPr>
                <w:sz w:val="13"/>
              </w:rPr>
              <w:t>29,5</w:t>
            </w:r>
          </w:p>
        </w:tc>
        <w:tc>
          <w:tcPr>
            <w:tcW w:w="655" w:type="dxa"/>
          </w:tcPr>
          <w:p w14:paraId="07421B1D" w14:textId="77777777" w:rsidR="006D1256" w:rsidRDefault="00000000">
            <w:pPr>
              <w:spacing w:after="0"/>
              <w:ind w:firstLine="0"/>
            </w:pPr>
            <w:r>
              <w:rPr>
                <w:sz w:val="13"/>
              </w:rPr>
              <w:t>0,232</w:t>
            </w:r>
          </w:p>
        </w:tc>
        <w:tc>
          <w:tcPr>
            <w:tcW w:w="655" w:type="dxa"/>
          </w:tcPr>
          <w:p w14:paraId="0E16C9C8" w14:textId="77777777" w:rsidR="006D1256" w:rsidRDefault="00000000">
            <w:pPr>
              <w:spacing w:after="0"/>
              <w:ind w:firstLine="0"/>
            </w:pPr>
            <w:r>
              <w:rPr>
                <w:sz w:val="13"/>
              </w:rPr>
              <w:t>3675</w:t>
            </w:r>
          </w:p>
        </w:tc>
      </w:tr>
      <w:tr w:rsidR="006D1256" w14:paraId="3E67AB96" w14:textId="77777777">
        <w:trPr>
          <w:jc w:val="center"/>
        </w:trPr>
        <w:tc>
          <w:tcPr>
            <w:tcW w:w="539" w:type="dxa"/>
          </w:tcPr>
          <w:p w14:paraId="28719661" w14:textId="77777777" w:rsidR="006D1256" w:rsidRDefault="00000000">
            <w:pPr>
              <w:spacing w:after="0"/>
              <w:ind w:firstLine="0"/>
            </w:pPr>
            <w:r>
              <w:rPr>
                <w:sz w:val="13"/>
              </w:rPr>
              <w:t>2021</w:t>
            </w:r>
          </w:p>
        </w:tc>
        <w:tc>
          <w:tcPr>
            <w:tcW w:w="425" w:type="dxa"/>
          </w:tcPr>
          <w:p w14:paraId="28A2CC06" w14:textId="77777777" w:rsidR="006D1256" w:rsidRDefault="00000000">
            <w:pPr>
              <w:spacing w:after="0"/>
              <w:ind w:firstLine="0"/>
            </w:pPr>
            <w:r>
              <w:rPr>
                <w:sz w:val="13"/>
              </w:rPr>
              <w:t>7</w:t>
            </w:r>
          </w:p>
        </w:tc>
        <w:tc>
          <w:tcPr>
            <w:tcW w:w="539" w:type="dxa"/>
          </w:tcPr>
          <w:p w14:paraId="0879D248" w14:textId="77777777" w:rsidR="006D1256" w:rsidRDefault="00000000">
            <w:pPr>
              <w:spacing w:after="0"/>
              <w:ind w:firstLine="0"/>
            </w:pPr>
            <w:r>
              <w:rPr>
                <w:sz w:val="13"/>
              </w:rPr>
              <w:t>-0,35</w:t>
            </w:r>
          </w:p>
        </w:tc>
        <w:tc>
          <w:tcPr>
            <w:tcW w:w="709" w:type="dxa"/>
          </w:tcPr>
          <w:p w14:paraId="4484CE4D" w14:textId="77777777" w:rsidR="006D1256" w:rsidRDefault="00000000">
            <w:pPr>
              <w:spacing w:after="0"/>
              <w:ind w:firstLine="0"/>
            </w:pPr>
            <w:r>
              <w:rPr>
                <w:sz w:val="13"/>
              </w:rPr>
              <w:t>Neutro</w:t>
            </w:r>
          </w:p>
        </w:tc>
        <w:tc>
          <w:tcPr>
            <w:tcW w:w="655" w:type="dxa"/>
          </w:tcPr>
          <w:p w14:paraId="35EB3804" w14:textId="77777777" w:rsidR="006D1256" w:rsidRDefault="00000000">
            <w:pPr>
              <w:spacing w:after="0"/>
              <w:ind w:firstLine="0"/>
            </w:pPr>
            <w:r>
              <w:rPr>
                <w:sz w:val="13"/>
              </w:rPr>
              <w:t>121,0</w:t>
            </w:r>
          </w:p>
        </w:tc>
        <w:tc>
          <w:tcPr>
            <w:tcW w:w="655" w:type="dxa"/>
          </w:tcPr>
          <w:p w14:paraId="1BD0B557" w14:textId="77777777" w:rsidR="006D1256" w:rsidRDefault="00000000">
            <w:pPr>
              <w:spacing w:after="0"/>
              <w:ind w:firstLine="0"/>
            </w:pPr>
            <w:r>
              <w:rPr>
                <w:sz w:val="13"/>
              </w:rPr>
              <w:t>77,1</w:t>
            </w:r>
          </w:p>
        </w:tc>
        <w:tc>
          <w:tcPr>
            <w:tcW w:w="655" w:type="dxa"/>
          </w:tcPr>
          <w:p w14:paraId="30C993D0" w14:textId="77777777" w:rsidR="006D1256" w:rsidRDefault="00000000">
            <w:pPr>
              <w:spacing w:after="0"/>
              <w:ind w:firstLine="0"/>
            </w:pPr>
            <w:r>
              <w:rPr>
                <w:sz w:val="13"/>
              </w:rPr>
              <w:t>57,0</w:t>
            </w:r>
          </w:p>
        </w:tc>
        <w:tc>
          <w:tcPr>
            <w:tcW w:w="655" w:type="dxa"/>
          </w:tcPr>
          <w:p w14:paraId="403857CC" w14:textId="77777777" w:rsidR="006D1256" w:rsidRDefault="00000000">
            <w:pPr>
              <w:spacing w:after="0"/>
              <w:ind w:firstLine="0"/>
            </w:pPr>
            <w:r>
              <w:rPr>
                <w:sz w:val="13"/>
              </w:rPr>
              <w:t>25,9</w:t>
            </w:r>
          </w:p>
        </w:tc>
        <w:tc>
          <w:tcPr>
            <w:tcW w:w="655" w:type="dxa"/>
          </w:tcPr>
          <w:p w14:paraId="4C8D00A7" w14:textId="77777777" w:rsidR="006D1256" w:rsidRDefault="00000000">
            <w:pPr>
              <w:spacing w:after="0"/>
              <w:ind w:firstLine="0"/>
            </w:pPr>
            <w:r>
              <w:rPr>
                <w:sz w:val="13"/>
              </w:rPr>
              <w:t>0,533</w:t>
            </w:r>
          </w:p>
        </w:tc>
        <w:tc>
          <w:tcPr>
            <w:tcW w:w="655" w:type="dxa"/>
          </w:tcPr>
          <w:p w14:paraId="585EF4D0" w14:textId="77777777" w:rsidR="006D1256" w:rsidRDefault="00000000">
            <w:pPr>
              <w:spacing w:after="0"/>
              <w:ind w:firstLine="0"/>
            </w:pPr>
            <w:r>
              <w:rPr>
                <w:sz w:val="13"/>
              </w:rPr>
              <w:t>2225</w:t>
            </w:r>
          </w:p>
        </w:tc>
        <w:tc>
          <w:tcPr>
            <w:tcW w:w="655" w:type="dxa"/>
          </w:tcPr>
          <w:p w14:paraId="4DE2A9DA" w14:textId="77777777" w:rsidR="006D1256" w:rsidRDefault="00000000">
            <w:pPr>
              <w:spacing w:after="0"/>
              <w:ind w:firstLine="0"/>
            </w:pPr>
            <w:r>
              <w:rPr>
                <w:sz w:val="13"/>
              </w:rPr>
              <w:t>79,1</w:t>
            </w:r>
          </w:p>
        </w:tc>
        <w:tc>
          <w:tcPr>
            <w:tcW w:w="655" w:type="dxa"/>
          </w:tcPr>
          <w:p w14:paraId="0B9AE551" w14:textId="77777777" w:rsidR="006D1256" w:rsidRDefault="00000000">
            <w:pPr>
              <w:spacing w:after="0"/>
              <w:ind w:firstLine="0"/>
            </w:pPr>
            <w:r>
              <w:rPr>
                <w:sz w:val="13"/>
              </w:rPr>
              <w:t>33,4</w:t>
            </w:r>
          </w:p>
        </w:tc>
        <w:tc>
          <w:tcPr>
            <w:tcW w:w="655" w:type="dxa"/>
          </w:tcPr>
          <w:p w14:paraId="505C1517" w14:textId="77777777" w:rsidR="006D1256" w:rsidRDefault="00000000">
            <w:pPr>
              <w:spacing w:after="0"/>
              <w:ind w:firstLine="0"/>
            </w:pPr>
            <w:r>
              <w:rPr>
                <w:sz w:val="13"/>
              </w:rPr>
              <w:t>0,7</w:t>
            </w:r>
          </w:p>
        </w:tc>
        <w:tc>
          <w:tcPr>
            <w:tcW w:w="655" w:type="dxa"/>
          </w:tcPr>
          <w:p w14:paraId="77A1E3D3" w14:textId="77777777" w:rsidR="006D1256" w:rsidRDefault="00000000">
            <w:pPr>
              <w:spacing w:after="0"/>
              <w:ind w:firstLine="0"/>
            </w:pPr>
            <w:r>
              <w:rPr>
                <w:sz w:val="13"/>
              </w:rPr>
              <w:t>31,2</w:t>
            </w:r>
          </w:p>
        </w:tc>
        <w:tc>
          <w:tcPr>
            <w:tcW w:w="655" w:type="dxa"/>
          </w:tcPr>
          <w:p w14:paraId="18AE1901" w14:textId="77777777" w:rsidR="006D1256" w:rsidRDefault="00000000">
            <w:pPr>
              <w:spacing w:after="0"/>
              <w:ind w:firstLine="0"/>
            </w:pPr>
            <w:r>
              <w:rPr>
                <w:sz w:val="13"/>
              </w:rPr>
              <w:t>0,170</w:t>
            </w:r>
          </w:p>
        </w:tc>
        <w:tc>
          <w:tcPr>
            <w:tcW w:w="655" w:type="dxa"/>
          </w:tcPr>
          <w:p w14:paraId="6A01FEDF" w14:textId="77777777" w:rsidR="006D1256" w:rsidRDefault="00000000">
            <w:pPr>
              <w:spacing w:after="0"/>
              <w:ind w:firstLine="0"/>
            </w:pPr>
            <w:r>
              <w:rPr>
                <w:sz w:val="13"/>
              </w:rPr>
              <w:t>25750</w:t>
            </w:r>
          </w:p>
        </w:tc>
        <w:tc>
          <w:tcPr>
            <w:tcW w:w="655" w:type="dxa"/>
          </w:tcPr>
          <w:p w14:paraId="699BA419" w14:textId="77777777" w:rsidR="006D1256" w:rsidRDefault="00000000">
            <w:pPr>
              <w:spacing w:after="0"/>
              <w:ind w:firstLine="0"/>
            </w:pPr>
            <w:r>
              <w:rPr>
                <w:sz w:val="13"/>
              </w:rPr>
              <w:t>76,6</w:t>
            </w:r>
          </w:p>
        </w:tc>
        <w:tc>
          <w:tcPr>
            <w:tcW w:w="655" w:type="dxa"/>
          </w:tcPr>
          <w:p w14:paraId="12F3534A" w14:textId="77777777" w:rsidR="006D1256" w:rsidRDefault="00000000">
            <w:pPr>
              <w:spacing w:after="0"/>
              <w:ind w:firstLine="0"/>
            </w:pPr>
            <w:r>
              <w:rPr>
                <w:sz w:val="13"/>
              </w:rPr>
              <w:t>36,1</w:t>
            </w:r>
          </w:p>
        </w:tc>
        <w:tc>
          <w:tcPr>
            <w:tcW w:w="655" w:type="dxa"/>
          </w:tcPr>
          <w:p w14:paraId="1BCEE932" w14:textId="77777777" w:rsidR="006D1256" w:rsidRDefault="00000000">
            <w:pPr>
              <w:spacing w:after="0"/>
              <w:ind w:firstLine="0"/>
            </w:pPr>
            <w:r>
              <w:rPr>
                <w:sz w:val="13"/>
              </w:rPr>
              <w:t>28,5</w:t>
            </w:r>
          </w:p>
        </w:tc>
        <w:tc>
          <w:tcPr>
            <w:tcW w:w="655" w:type="dxa"/>
          </w:tcPr>
          <w:p w14:paraId="6BD4D630" w14:textId="77777777" w:rsidR="006D1256" w:rsidRDefault="00000000">
            <w:pPr>
              <w:spacing w:after="0"/>
              <w:ind w:firstLine="0"/>
            </w:pPr>
            <w:r>
              <w:rPr>
                <w:sz w:val="13"/>
              </w:rPr>
              <w:t>30,0</w:t>
            </w:r>
          </w:p>
        </w:tc>
        <w:tc>
          <w:tcPr>
            <w:tcW w:w="655" w:type="dxa"/>
          </w:tcPr>
          <w:p w14:paraId="5F29E406" w14:textId="77777777" w:rsidR="006D1256" w:rsidRDefault="00000000">
            <w:pPr>
              <w:spacing w:after="0"/>
              <w:ind w:firstLine="0"/>
            </w:pPr>
            <w:r>
              <w:rPr>
                <w:sz w:val="13"/>
              </w:rPr>
              <w:t>0,196</w:t>
            </w:r>
          </w:p>
        </w:tc>
        <w:tc>
          <w:tcPr>
            <w:tcW w:w="655" w:type="dxa"/>
          </w:tcPr>
          <w:p w14:paraId="651DAC4B" w14:textId="77777777" w:rsidR="006D1256" w:rsidRDefault="00000000">
            <w:pPr>
              <w:spacing w:after="0"/>
              <w:ind w:firstLine="0"/>
            </w:pPr>
            <w:r>
              <w:rPr>
                <w:sz w:val="13"/>
              </w:rPr>
              <w:t>8975</w:t>
            </w:r>
          </w:p>
        </w:tc>
      </w:tr>
      <w:tr w:rsidR="006D1256" w14:paraId="58FAA4D7" w14:textId="77777777">
        <w:trPr>
          <w:jc w:val="center"/>
        </w:trPr>
        <w:tc>
          <w:tcPr>
            <w:tcW w:w="539" w:type="dxa"/>
          </w:tcPr>
          <w:p w14:paraId="2A2E7A60" w14:textId="77777777" w:rsidR="006D1256" w:rsidRDefault="00000000">
            <w:pPr>
              <w:spacing w:after="0"/>
              <w:ind w:firstLine="0"/>
            </w:pPr>
            <w:r>
              <w:rPr>
                <w:sz w:val="13"/>
              </w:rPr>
              <w:t>2021</w:t>
            </w:r>
          </w:p>
        </w:tc>
        <w:tc>
          <w:tcPr>
            <w:tcW w:w="425" w:type="dxa"/>
          </w:tcPr>
          <w:p w14:paraId="54198965" w14:textId="77777777" w:rsidR="006D1256" w:rsidRDefault="00000000">
            <w:pPr>
              <w:spacing w:after="0"/>
              <w:ind w:firstLine="0"/>
            </w:pPr>
            <w:r>
              <w:rPr>
                <w:sz w:val="13"/>
              </w:rPr>
              <w:t>8</w:t>
            </w:r>
          </w:p>
        </w:tc>
        <w:tc>
          <w:tcPr>
            <w:tcW w:w="539" w:type="dxa"/>
          </w:tcPr>
          <w:p w14:paraId="72B8BD55" w14:textId="77777777" w:rsidR="006D1256" w:rsidRDefault="00000000">
            <w:pPr>
              <w:spacing w:after="0"/>
              <w:ind w:firstLine="0"/>
            </w:pPr>
            <w:r>
              <w:rPr>
                <w:sz w:val="13"/>
              </w:rPr>
              <w:t>-0,46</w:t>
            </w:r>
          </w:p>
        </w:tc>
        <w:tc>
          <w:tcPr>
            <w:tcW w:w="709" w:type="dxa"/>
          </w:tcPr>
          <w:p w14:paraId="34445752" w14:textId="77777777" w:rsidR="006D1256" w:rsidRDefault="00000000">
            <w:pPr>
              <w:spacing w:after="0"/>
              <w:ind w:firstLine="0"/>
            </w:pPr>
            <w:r>
              <w:rPr>
                <w:sz w:val="13"/>
              </w:rPr>
              <w:t>Neutro</w:t>
            </w:r>
          </w:p>
        </w:tc>
        <w:tc>
          <w:tcPr>
            <w:tcW w:w="655" w:type="dxa"/>
          </w:tcPr>
          <w:p w14:paraId="3CD6BEEE" w14:textId="77777777" w:rsidR="006D1256" w:rsidRDefault="00000000">
            <w:pPr>
              <w:spacing w:after="0"/>
              <w:ind w:firstLine="0"/>
            </w:pPr>
            <w:r>
              <w:rPr>
                <w:sz w:val="13"/>
              </w:rPr>
              <w:t>132,0</w:t>
            </w:r>
          </w:p>
        </w:tc>
        <w:tc>
          <w:tcPr>
            <w:tcW w:w="655" w:type="dxa"/>
          </w:tcPr>
          <w:p w14:paraId="156777A5" w14:textId="77777777" w:rsidR="006D1256" w:rsidRDefault="00000000">
            <w:pPr>
              <w:spacing w:after="0"/>
              <w:ind w:firstLine="0"/>
            </w:pPr>
            <w:r>
              <w:rPr>
                <w:sz w:val="13"/>
              </w:rPr>
              <w:t>79,9</w:t>
            </w:r>
          </w:p>
        </w:tc>
        <w:tc>
          <w:tcPr>
            <w:tcW w:w="655" w:type="dxa"/>
          </w:tcPr>
          <w:p w14:paraId="3D65BDD9" w14:textId="77777777" w:rsidR="006D1256" w:rsidRDefault="00000000">
            <w:pPr>
              <w:spacing w:after="0"/>
              <w:ind w:firstLine="0"/>
            </w:pPr>
            <w:r>
              <w:rPr>
                <w:sz w:val="13"/>
              </w:rPr>
              <w:t>42,7</w:t>
            </w:r>
          </w:p>
        </w:tc>
        <w:tc>
          <w:tcPr>
            <w:tcW w:w="655" w:type="dxa"/>
          </w:tcPr>
          <w:p w14:paraId="0330FD8F" w14:textId="77777777" w:rsidR="006D1256" w:rsidRDefault="00000000">
            <w:pPr>
              <w:spacing w:after="0"/>
              <w:ind w:firstLine="0"/>
            </w:pPr>
            <w:r>
              <w:rPr>
                <w:sz w:val="13"/>
              </w:rPr>
              <w:t>25,6</w:t>
            </w:r>
          </w:p>
        </w:tc>
        <w:tc>
          <w:tcPr>
            <w:tcW w:w="655" w:type="dxa"/>
          </w:tcPr>
          <w:p w14:paraId="097C149E" w14:textId="77777777" w:rsidR="006D1256" w:rsidRDefault="00000000">
            <w:pPr>
              <w:spacing w:after="0"/>
              <w:ind w:firstLine="0"/>
            </w:pPr>
            <w:r>
              <w:rPr>
                <w:sz w:val="13"/>
              </w:rPr>
              <w:t>0,476</w:t>
            </w:r>
          </w:p>
        </w:tc>
        <w:tc>
          <w:tcPr>
            <w:tcW w:w="655" w:type="dxa"/>
          </w:tcPr>
          <w:p w14:paraId="782FB7AE" w14:textId="77777777" w:rsidR="006D1256" w:rsidRDefault="00000000">
            <w:pPr>
              <w:spacing w:after="0"/>
              <w:ind w:firstLine="0"/>
            </w:pPr>
            <w:r>
              <w:rPr>
                <w:sz w:val="13"/>
              </w:rPr>
              <w:t>875</w:t>
            </w:r>
          </w:p>
        </w:tc>
        <w:tc>
          <w:tcPr>
            <w:tcW w:w="655" w:type="dxa"/>
          </w:tcPr>
          <w:p w14:paraId="59A68D94" w14:textId="77777777" w:rsidR="006D1256" w:rsidRDefault="00000000">
            <w:pPr>
              <w:spacing w:after="0"/>
              <w:ind w:firstLine="0"/>
            </w:pPr>
            <w:r>
              <w:rPr>
                <w:sz w:val="13"/>
              </w:rPr>
              <w:t>63,5</w:t>
            </w:r>
          </w:p>
        </w:tc>
        <w:tc>
          <w:tcPr>
            <w:tcW w:w="655" w:type="dxa"/>
          </w:tcPr>
          <w:p w14:paraId="65924FBD" w14:textId="77777777" w:rsidR="006D1256" w:rsidRDefault="00000000">
            <w:pPr>
              <w:spacing w:after="0"/>
              <w:ind w:firstLine="0"/>
            </w:pPr>
            <w:r>
              <w:rPr>
                <w:sz w:val="13"/>
              </w:rPr>
              <w:t>28,2</w:t>
            </w:r>
          </w:p>
        </w:tc>
        <w:tc>
          <w:tcPr>
            <w:tcW w:w="655" w:type="dxa"/>
          </w:tcPr>
          <w:p w14:paraId="3909F1DB" w14:textId="77777777" w:rsidR="006D1256" w:rsidRDefault="00000000">
            <w:pPr>
              <w:spacing w:after="0"/>
              <w:ind w:firstLine="0"/>
            </w:pPr>
            <w:r>
              <w:rPr>
                <w:sz w:val="13"/>
              </w:rPr>
              <w:t>1,2</w:t>
            </w:r>
          </w:p>
        </w:tc>
        <w:tc>
          <w:tcPr>
            <w:tcW w:w="655" w:type="dxa"/>
          </w:tcPr>
          <w:p w14:paraId="4D90437D" w14:textId="77777777" w:rsidR="006D1256" w:rsidRDefault="00000000">
            <w:pPr>
              <w:spacing w:after="0"/>
              <w:ind w:firstLine="0"/>
            </w:pPr>
            <w:r>
              <w:rPr>
                <w:sz w:val="13"/>
              </w:rPr>
              <w:t>34,5</w:t>
            </w:r>
          </w:p>
        </w:tc>
        <w:tc>
          <w:tcPr>
            <w:tcW w:w="655" w:type="dxa"/>
          </w:tcPr>
          <w:p w14:paraId="3279DF96" w14:textId="77777777" w:rsidR="006D1256" w:rsidRDefault="00000000">
            <w:pPr>
              <w:spacing w:after="0"/>
              <w:ind w:firstLine="0"/>
            </w:pPr>
            <w:r>
              <w:rPr>
                <w:sz w:val="13"/>
              </w:rPr>
              <w:t>0,127</w:t>
            </w:r>
          </w:p>
        </w:tc>
        <w:tc>
          <w:tcPr>
            <w:tcW w:w="655" w:type="dxa"/>
          </w:tcPr>
          <w:p w14:paraId="08835AC8" w14:textId="77777777" w:rsidR="006D1256" w:rsidRDefault="00000000">
            <w:pPr>
              <w:spacing w:after="0"/>
              <w:ind w:firstLine="0"/>
            </w:pPr>
            <w:r>
              <w:rPr>
                <w:sz w:val="13"/>
              </w:rPr>
              <w:t>163175</w:t>
            </w:r>
          </w:p>
        </w:tc>
        <w:tc>
          <w:tcPr>
            <w:tcW w:w="655" w:type="dxa"/>
          </w:tcPr>
          <w:p w14:paraId="323E639A" w14:textId="77777777" w:rsidR="006D1256" w:rsidRDefault="00000000">
            <w:pPr>
              <w:spacing w:after="0"/>
              <w:ind w:firstLine="0"/>
            </w:pPr>
            <w:r>
              <w:rPr>
                <w:sz w:val="13"/>
              </w:rPr>
              <w:t>73,0</w:t>
            </w:r>
          </w:p>
        </w:tc>
        <w:tc>
          <w:tcPr>
            <w:tcW w:w="655" w:type="dxa"/>
          </w:tcPr>
          <w:p w14:paraId="1E7FE696" w14:textId="77777777" w:rsidR="006D1256" w:rsidRDefault="00000000">
            <w:pPr>
              <w:spacing w:after="0"/>
              <w:ind w:firstLine="0"/>
            </w:pPr>
            <w:r>
              <w:rPr>
                <w:sz w:val="13"/>
              </w:rPr>
              <w:t>32,6</w:t>
            </w:r>
          </w:p>
        </w:tc>
        <w:tc>
          <w:tcPr>
            <w:tcW w:w="655" w:type="dxa"/>
          </w:tcPr>
          <w:p w14:paraId="2BBDC197" w14:textId="77777777" w:rsidR="006D1256" w:rsidRDefault="00000000">
            <w:pPr>
              <w:spacing w:after="0"/>
              <w:ind w:firstLine="0"/>
            </w:pPr>
            <w:r>
              <w:rPr>
                <w:sz w:val="13"/>
              </w:rPr>
              <w:t>16,0</w:t>
            </w:r>
          </w:p>
        </w:tc>
        <w:tc>
          <w:tcPr>
            <w:tcW w:w="655" w:type="dxa"/>
          </w:tcPr>
          <w:p w14:paraId="29B88111" w14:textId="77777777" w:rsidR="006D1256" w:rsidRDefault="00000000">
            <w:pPr>
              <w:spacing w:after="0"/>
              <w:ind w:firstLine="0"/>
            </w:pPr>
            <w:r>
              <w:rPr>
                <w:sz w:val="13"/>
              </w:rPr>
              <w:t>32,1</w:t>
            </w:r>
          </w:p>
        </w:tc>
        <w:tc>
          <w:tcPr>
            <w:tcW w:w="655" w:type="dxa"/>
          </w:tcPr>
          <w:p w14:paraId="263C4065" w14:textId="77777777" w:rsidR="006D1256" w:rsidRDefault="00000000">
            <w:pPr>
              <w:spacing w:after="0"/>
              <w:ind w:firstLine="0"/>
            </w:pPr>
            <w:r>
              <w:rPr>
                <w:sz w:val="13"/>
              </w:rPr>
              <w:t>0,155</w:t>
            </w:r>
          </w:p>
        </w:tc>
        <w:tc>
          <w:tcPr>
            <w:tcW w:w="655" w:type="dxa"/>
          </w:tcPr>
          <w:p w14:paraId="707F26A6" w14:textId="77777777" w:rsidR="006D1256" w:rsidRDefault="00000000">
            <w:pPr>
              <w:spacing w:after="0"/>
              <w:ind w:firstLine="0"/>
            </w:pPr>
            <w:r>
              <w:rPr>
                <w:sz w:val="13"/>
              </w:rPr>
              <w:t>24900</w:t>
            </w:r>
          </w:p>
        </w:tc>
      </w:tr>
      <w:tr w:rsidR="006D1256" w14:paraId="562F0206" w14:textId="77777777">
        <w:trPr>
          <w:jc w:val="center"/>
        </w:trPr>
        <w:tc>
          <w:tcPr>
            <w:tcW w:w="539" w:type="dxa"/>
          </w:tcPr>
          <w:p w14:paraId="2292B3BC" w14:textId="77777777" w:rsidR="006D1256" w:rsidRDefault="00000000">
            <w:pPr>
              <w:spacing w:after="0"/>
              <w:ind w:firstLine="0"/>
            </w:pPr>
            <w:r>
              <w:rPr>
                <w:sz w:val="13"/>
              </w:rPr>
              <w:t>2021</w:t>
            </w:r>
          </w:p>
        </w:tc>
        <w:tc>
          <w:tcPr>
            <w:tcW w:w="425" w:type="dxa"/>
          </w:tcPr>
          <w:p w14:paraId="7105EECA" w14:textId="77777777" w:rsidR="006D1256" w:rsidRDefault="00000000">
            <w:pPr>
              <w:spacing w:after="0"/>
              <w:ind w:firstLine="0"/>
            </w:pPr>
            <w:r>
              <w:rPr>
                <w:sz w:val="13"/>
              </w:rPr>
              <w:t>9</w:t>
            </w:r>
          </w:p>
        </w:tc>
        <w:tc>
          <w:tcPr>
            <w:tcW w:w="539" w:type="dxa"/>
          </w:tcPr>
          <w:p w14:paraId="0BA69DC4" w14:textId="77777777" w:rsidR="006D1256" w:rsidRDefault="00000000">
            <w:pPr>
              <w:spacing w:after="0"/>
              <w:ind w:firstLine="0"/>
            </w:pPr>
            <w:r>
              <w:rPr>
                <w:sz w:val="13"/>
              </w:rPr>
              <w:t>-0,64</w:t>
            </w:r>
          </w:p>
        </w:tc>
        <w:tc>
          <w:tcPr>
            <w:tcW w:w="709" w:type="dxa"/>
          </w:tcPr>
          <w:p w14:paraId="11FF2EB7" w14:textId="77777777" w:rsidR="006D1256" w:rsidRDefault="00000000">
            <w:pPr>
              <w:spacing w:after="0"/>
              <w:ind w:firstLine="0"/>
            </w:pPr>
            <w:r>
              <w:rPr>
                <w:sz w:val="13"/>
              </w:rPr>
              <w:t>La Niña</w:t>
            </w:r>
          </w:p>
        </w:tc>
        <w:tc>
          <w:tcPr>
            <w:tcW w:w="655" w:type="dxa"/>
          </w:tcPr>
          <w:p w14:paraId="05AFD30A" w14:textId="77777777" w:rsidR="006D1256" w:rsidRDefault="00000000">
            <w:pPr>
              <w:spacing w:after="0"/>
              <w:ind w:firstLine="0"/>
            </w:pPr>
            <w:r>
              <w:rPr>
                <w:sz w:val="13"/>
              </w:rPr>
              <w:t>127,3</w:t>
            </w:r>
          </w:p>
        </w:tc>
        <w:tc>
          <w:tcPr>
            <w:tcW w:w="655" w:type="dxa"/>
          </w:tcPr>
          <w:p w14:paraId="453FCEB8" w14:textId="77777777" w:rsidR="006D1256" w:rsidRDefault="00000000">
            <w:pPr>
              <w:spacing w:after="0"/>
              <w:ind w:firstLine="0"/>
            </w:pPr>
            <w:r>
              <w:rPr>
                <w:sz w:val="13"/>
              </w:rPr>
              <w:t>88,5</w:t>
            </w:r>
          </w:p>
        </w:tc>
        <w:tc>
          <w:tcPr>
            <w:tcW w:w="655" w:type="dxa"/>
          </w:tcPr>
          <w:p w14:paraId="3BEA4980" w14:textId="77777777" w:rsidR="006D1256" w:rsidRDefault="00000000">
            <w:pPr>
              <w:spacing w:after="0"/>
              <w:ind w:firstLine="0"/>
            </w:pPr>
            <w:r>
              <w:rPr>
                <w:sz w:val="13"/>
              </w:rPr>
              <w:t>32,6</w:t>
            </w:r>
          </w:p>
        </w:tc>
        <w:tc>
          <w:tcPr>
            <w:tcW w:w="655" w:type="dxa"/>
          </w:tcPr>
          <w:p w14:paraId="2612997B" w14:textId="77777777" w:rsidR="006D1256" w:rsidRDefault="00000000">
            <w:pPr>
              <w:spacing w:after="0"/>
              <w:ind w:firstLine="0"/>
            </w:pPr>
            <w:r>
              <w:rPr>
                <w:sz w:val="13"/>
              </w:rPr>
              <w:t>30,7</w:t>
            </w:r>
          </w:p>
        </w:tc>
        <w:tc>
          <w:tcPr>
            <w:tcW w:w="655" w:type="dxa"/>
          </w:tcPr>
          <w:p w14:paraId="3296BF54" w14:textId="77777777" w:rsidR="006D1256" w:rsidRDefault="00000000">
            <w:pPr>
              <w:spacing w:after="0"/>
              <w:ind w:firstLine="0"/>
            </w:pPr>
            <w:r>
              <w:rPr>
                <w:sz w:val="13"/>
              </w:rPr>
              <w:t>0,415</w:t>
            </w:r>
          </w:p>
        </w:tc>
        <w:tc>
          <w:tcPr>
            <w:tcW w:w="655" w:type="dxa"/>
          </w:tcPr>
          <w:p w14:paraId="5C36C378" w14:textId="77777777" w:rsidR="006D1256" w:rsidRDefault="00000000">
            <w:pPr>
              <w:spacing w:after="0"/>
              <w:ind w:firstLine="0"/>
            </w:pPr>
            <w:r>
              <w:rPr>
                <w:sz w:val="13"/>
              </w:rPr>
              <w:t>7200</w:t>
            </w:r>
          </w:p>
        </w:tc>
        <w:tc>
          <w:tcPr>
            <w:tcW w:w="655" w:type="dxa"/>
          </w:tcPr>
          <w:p w14:paraId="3BF5B726" w14:textId="77777777" w:rsidR="006D1256" w:rsidRDefault="00000000">
            <w:pPr>
              <w:spacing w:after="0"/>
              <w:ind w:firstLine="0"/>
            </w:pPr>
            <w:r>
              <w:rPr>
                <w:sz w:val="13"/>
              </w:rPr>
              <w:t>6,9</w:t>
            </w:r>
          </w:p>
        </w:tc>
        <w:tc>
          <w:tcPr>
            <w:tcW w:w="655" w:type="dxa"/>
          </w:tcPr>
          <w:p w14:paraId="5C7FFD80" w14:textId="77777777" w:rsidR="006D1256" w:rsidRDefault="00000000">
            <w:pPr>
              <w:spacing w:after="0"/>
              <w:ind w:firstLine="0"/>
            </w:pPr>
            <w:r>
              <w:rPr>
                <w:sz w:val="13"/>
              </w:rPr>
              <w:t>16,0</w:t>
            </w:r>
          </w:p>
        </w:tc>
        <w:tc>
          <w:tcPr>
            <w:tcW w:w="655" w:type="dxa"/>
          </w:tcPr>
          <w:p w14:paraId="352D0964" w14:textId="77777777" w:rsidR="006D1256" w:rsidRDefault="00000000">
            <w:pPr>
              <w:spacing w:after="0"/>
              <w:ind w:firstLine="0"/>
            </w:pPr>
            <w:r>
              <w:rPr>
                <w:sz w:val="13"/>
              </w:rPr>
              <w:t>4,1</w:t>
            </w:r>
          </w:p>
        </w:tc>
        <w:tc>
          <w:tcPr>
            <w:tcW w:w="655" w:type="dxa"/>
          </w:tcPr>
          <w:p w14:paraId="1BCE1EC4" w14:textId="77777777" w:rsidR="006D1256" w:rsidRDefault="00000000">
            <w:pPr>
              <w:spacing w:after="0"/>
              <w:ind w:firstLine="0"/>
            </w:pPr>
            <w:r>
              <w:rPr>
                <w:sz w:val="13"/>
              </w:rPr>
              <w:t>40,7</w:t>
            </w:r>
          </w:p>
        </w:tc>
        <w:tc>
          <w:tcPr>
            <w:tcW w:w="655" w:type="dxa"/>
          </w:tcPr>
          <w:p w14:paraId="4D7F0C16" w14:textId="77777777" w:rsidR="006D1256" w:rsidRDefault="00000000">
            <w:pPr>
              <w:spacing w:after="0"/>
              <w:ind w:firstLine="0"/>
            </w:pPr>
            <w:r>
              <w:rPr>
                <w:sz w:val="13"/>
              </w:rPr>
              <w:t>0,061</w:t>
            </w:r>
          </w:p>
        </w:tc>
        <w:tc>
          <w:tcPr>
            <w:tcW w:w="655" w:type="dxa"/>
          </w:tcPr>
          <w:p w14:paraId="1DFF7B64" w14:textId="77777777" w:rsidR="006D1256" w:rsidRDefault="00000000">
            <w:pPr>
              <w:spacing w:after="0"/>
              <w:ind w:firstLine="0"/>
            </w:pPr>
            <w:r>
              <w:rPr>
                <w:sz w:val="13"/>
              </w:rPr>
              <w:t>741000</w:t>
            </w:r>
          </w:p>
        </w:tc>
        <w:tc>
          <w:tcPr>
            <w:tcW w:w="655" w:type="dxa"/>
          </w:tcPr>
          <w:p w14:paraId="6D2D652C" w14:textId="77777777" w:rsidR="006D1256" w:rsidRDefault="00000000">
            <w:pPr>
              <w:spacing w:after="0"/>
              <w:ind w:firstLine="0"/>
            </w:pPr>
            <w:r>
              <w:rPr>
                <w:sz w:val="13"/>
              </w:rPr>
              <w:t>42,4</w:t>
            </w:r>
          </w:p>
        </w:tc>
        <w:tc>
          <w:tcPr>
            <w:tcW w:w="655" w:type="dxa"/>
          </w:tcPr>
          <w:p w14:paraId="018F2B85" w14:textId="77777777" w:rsidR="006D1256" w:rsidRDefault="00000000">
            <w:pPr>
              <w:spacing w:after="0"/>
              <w:ind w:firstLine="0"/>
            </w:pPr>
            <w:r>
              <w:rPr>
                <w:sz w:val="13"/>
              </w:rPr>
              <w:t>23,9</w:t>
            </w:r>
          </w:p>
        </w:tc>
        <w:tc>
          <w:tcPr>
            <w:tcW w:w="655" w:type="dxa"/>
          </w:tcPr>
          <w:p w14:paraId="6C853B65" w14:textId="77777777" w:rsidR="006D1256" w:rsidRDefault="00000000">
            <w:pPr>
              <w:spacing w:after="0"/>
              <w:ind w:firstLine="0"/>
            </w:pPr>
            <w:r>
              <w:rPr>
                <w:sz w:val="13"/>
              </w:rPr>
              <w:t>3,1</w:t>
            </w:r>
          </w:p>
        </w:tc>
        <w:tc>
          <w:tcPr>
            <w:tcW w:w="655" w:type="dxa"/>
          </w:tcPr>
          <w:p w14:paraId="4E4486BB" w14:textId="77777777" w:rsidR="006D1256" w:rsidRDefault="00000000">
            <w:pPr>
              <w:spacing w:after="0"/>
              <w:ind w:firstLine="0"/>
            </w:pPr>
            <w:r>
              <w:rPr>
                <w:sz w:val="13"/>
              </w:rPr>
              <w:t>37,6</w:t>
            </w:r>
          </w:p>
        </w:tc>
        <w:tc>
          <w:tcPr>
            <w:tcW w:w="655" w:type="dxa"/>
          </w:tcPr>
          <w:p w14:paraId="35F18EAC" w14:textId="77777777" w:rsidR="006D1256" w:rsidRDefault="00000000">
            <w:pPr>
              <w:spacing w:after="0"/>
              <w:ind w:firstLine="0"/>
            </w:pPr>
            <w:r>
              <w:rPr>
                <w:sz w:val="13"/>
              </w:rPr>
              <w:t>0,097</w:t>
            </w:r>
          </w:p>
        </w:tc>
        <w:tc>
          <w:tcPr>
            <w:tcW w:w="655" w:type="dxa"/>
          </w:tcPr>
          <w:p w14:paraId="0EFB350E" w14:textId="77777777" w:rsidR="006D1256" w:rsidRDefault="00000000">
            <w:pPr>
              <w:spacing w:after="0"/>
              <w:ind w:firstLine="0"/>
            </w:pPr>
            <w:r>
              <w:rPr>
                <w:sz w:val="13"/>
              </w:rPr>
              <w:t>223350</w:t>
            </w:r>
          </w:p>
        </w:tc>
      </w:tr>
      <w:tr w:rsidR="006D1256" w14:paraId="771AA333" w14:textId="77777777">
        <w:trPr>
          <w:jc w:val="center"/>
        </w:trPr>
        <w:tc>
          <w:tcPr>
            <w:tcW w:w="539" w:type="dxa"/>
          </w:tcPr>
          <w:p w14:paraId="646D72E6" w14:textId="77777777" w:rsidR="006D1256" w:rsidRDefault="00000000">
            <w:pPr>
              <w:spacing w:after="0"/>
              <w:ind w:firstLine="0"/>
            </w:pPr>
            <w:r>
              <w:rPr>
                <w:sz w:val="13"/>
              </w:rPr>
              <w:t>2021</w:t>
            </w:r>
          </w:p>
        </w:tc>
        <w:tc>
          <w:tcPr>
            <w:tcW w:w="425" w:type="dxa"/>
          </w:tcPr>
          <w:p w14:paraId="55DDCFC6" w14:textId="77777777" w:rsidR="006D1256" w:rsidRDefault="00000000">
            <w:pPr>
              <w:spacing w:after="0"/>
              <w:ind w:firstLine="0"/>
            </w:pPr>
            <w:r>
              <w:rPr>
                <w:sz w:val="13"/>
              </w:rPr>
              <w:t>10</w:t>
            </w:r>
          </w:p>
        </w:tc>
        <w:tc>
          <w:tcPr>
            <w:tcW w:w="539" w:type="dxa"/>
          </w:tcPr>
          <w:p w14:paraId="3978C030" w14:textId="77777777" w:rsidR="006D1256" w:rsidRDefault="00000000">
            <w:pPr>
              <w:spacing w:after="0"/>
              <w:ind w:firstLine="0"/>
            </w:pPr>
            <w:r>
              <w:rPr>
                <w:sz w:val="13"/>
              </w:rPr>
              <w:t>-0,77</w:t>
            </w:r>
          </w:p>
        </w:tc>
        <w:tc>
          <w:tcPr>
            <w:tcW w:w="709" w:type="dxa"/>
          </w:tcPr>
          <w:p w14:paraId="6871C26F" w14:textId="77777777" w:rsidR="006D1256" w:rsidRDefault="00000000">
            <w:pPr>
              <w:spacing w:after="0"/>
              <w:ind w:firstLine="0"/>
            </w:pPr>
            <w:r>
              <w:rPr>
                <w:sz w:val="13"/>
              </w:rPr>
              <w:t>La Niña</w:t>
            </w:r>
          </w:p>
        </w:tc>
        <w:tc>
          <w:tcPr>
            <w:tcW w:w="655" w:type="dxa"/>
          </w:tcPr>
          <w:p w14:paraId="6F3D03B9" w14:textId="77777777" w:rsidR="006D1256" w:rsidRDefault="00000000">
            <w:pPr>
              <w:spacing w:after="0"/>
              <w:ind w:firstLine="0"/>
            </w:pPr>
            <w:r>
              <w:rPr>
                <w:sz w:val="13"/>
              </w:rPr>
              <w:t>111,5</w:t>
            </w:r>
          </w:p>
        </w:tc>
        <w:tc>
          <w:tcPr>
            <w:tcW w:w="655" w:type="dxa"/>
          </w:tcPr>
          <w:p w14:paraId="12C4C386" w14:textId="77777777" w:rsidR="006D1256" w:rsidRDefault="00000000">
            <w:pPr>
              <w:spacing w:after="0"/>
              <w:ind w:firstLine="0"/>
            </w:pPr>
            <w:r>
              <w:rPr>
                <w:sz w:val="13"/>
              </w:rPr>
              <w:t>96,8</w:t>
            </w:r>
          </w:p>
        </w:tc>
        <w:tc>
          <w:tcPr>
            <w:tcW w:w="655" w:type="dxa"/>
          </w:tcPr>
          <w:p w14:paraId="218DB423" w14:textId="77777777" w:rsidR="006D1256" w:rsidRDefault="00000000">
            <w:pPr>
              <w:spacing w:after="0"/>
              <w:ind w:firstLine="0"/>
            </w:pPr>
            <w:r>
              <w:rPr>
                <w:sz w:val="13"/>
              </w:rPr>
              <w:t>90,4</w:t>
            </w:r>
          </w:p>
        </w:tc>
        <w:tc>
          <w:tcPr>
            <w:tcW w:w="655" w:type="dxa"/>
          </w:tcPr>
          <w:p w14:paraId="54446EFE" w14:textId="77777777" w:rsidR="006D1256" w:rsidRDefault="00000000">
            <w:pPr>
              <w:spacing w:after="0"/>
              <w:ind w:firstLine="0"/>
            </w:pPr>
            <w:r>
              <w:rPr>
                <w:sz w:val="13"/>
              </w:rPr>
              <w:t>30,3</w:t>
            </w:r>
          </w:p>
        </w:tc>
        <w:tc>
          <w:tcPr>
            <w:tcW w:w="655" w:type="dxa"/>
          </w:tcPr>
          <w:p w14:paraId="6062DCAA" w14:textId="77777777" w:rsidR="006D1256" w:rsidRDefault="00000000">
            <w:pPr>
              <w:spacing w:after="0"/>
              <w:ind w:firstLine="0"/>
            </w:pPr>
            <w:r>
              <w:rPr>
                <w:sz w:val="13"/>
              </w:rPr>
              <w:t>0,481</w:t>
            </w:r>
          </w:p>
        </w:tc>
        <w:tc>
          <w:tcPr>
            <w:tcW w:w="655" w:type="dxa"/>
          </w:tcPr>
          <w:p w14:paraId="4BB85028" w14:textId="77777777" w:rsidR="006D1256" w:rsidRDefault="00000000">
            <w:pPr>
              <w:spacing w:after="0"/>
              <w:ind w:firstLine="0"/>
            </w:pPr>
            <w:r>
              <w:rPr>
                <w:sz w:val="13"/>
              </w:rPr>
              <w:t>11325</w:t>
            </w:r>
          </w:p>
        </w:tc>
        <w:tc>
          <w:tcPr>
            <w:tcW w:w="655" w:type="dxa"/>
          </w:tcPr>
          <w:p w14:paraId="78E7E5AB" w14:textId="77777777" w:rsidR="006D1256" w:rsidRDefault="00000000">
            <w:pPr>
              <w:spacing w:after="0"/>
              <w:ind w:firstLine="0"/>
            </w:pPr>
            <w:r>
              <w:rPr>
                <w:sz w:val="13"/>
              </w:rPr>
              <w:t>46,8</w:t>
            </w:r>
          </w:p>
        </w:tc>
        <w:tc>
          <w:tcPr>
            <w:tcW w:w="655" w:type="dxa"/>
          </w:tcPr>
          <w:p w14:paraId="7362DAD6" w14:textId="77777777" w:rsidR="006D1256" w:rsidRDefault="00000000">
            <w:pPr>
              <w:spacing w:after="0"/>
              <w:ind w:firstLine="0"/>
            </w:pPr>
            <w:r>
              <w:rPr>
                <w:sz w:val="13"/>
              </w:rPr>
              <w:t>46,0</w:t>
            </w:r>
          </w:p>
        </w:tc>
        <w:tc>
          <w:tcPr>
            <w:tcW w:w="655" w:type="dxa"/>
          </w:tcPr>
          <w:p w14:paraId="32723E8D" w14:textId="77777777" w:rsidR="006D1256" w:rsidRDefault="00000000">
            <w:pPr>
              <w:spacing w:after="0"/>
              <w:ind w:firstLine="0"/>
            </w:pPr>
            <w:r>
              <w:rPr>
                <w:sz w:val="13"/>
              </w:rPr>
              <w:t>96,5</w:t>
            </w:r>
          </w:p>
        </w:tc>
        <w:tc>
          <w:tcPr>
            <w:tcW w:w="655" w:type="dxa"/>
          </w:tcPr>
          <w:p w14:paraId="63D675F8" w14:textId="77777777" w:rsidR="006D1256" w:rsidRDefault="00000000">
            <w:pPr>
              <w:spacing w:after="0"/>
              <w:ind w:firstLine="0"/>
            </w:pPr>
            <w:r>
              <w:rPr>
                <w:sz w:val="13"/>
              </w:rPr>
              <w:t>38,9</w:t>
            </w:r>
          </w:p>
        </w:tc>
        <w:tc>
          <w:tcPr>
            <w:tcW w:w="655" w:type="dxa"/>
          </w:tcPr>
          <w:p w14:paraId="3578A7A0" w14:textId="77777777" w:rsidR="006D1256" w:rsidRDefault="00000000">
            <w:pPr>
              <w:spacing w:after="0"/>
              <w:ind w:firstLine="0"/>
            </w:pPr>
            <w:r>
              <w:rPr>
                <w:sz w:val="13"/>
              </w:rPr>
              <w:t>0,214</w:t>
            </w:r>
          </w:p>
        </w:tc>
        <w:tc>
          <w:tcPr>
            <w:tcW w:w="655" w:type="dxa"/>
          </w:tcPr>
          <w:p w14:paraId="70C37A9E" w14:textId="77777777" w:rsidR="006D1256" w:rsidRDefault="00000000">
            <w:pPr>
              <w:spacing w:after="0"/>
              <w:ind w:firstLine="0"/>
            </w:pPr>
            <w:r>
              <w:rPr>
                <w:sz w:val="13"/>
              </w:rPr>
              <w:t>283550</w:t>
            </w:r>
          </w:p>
        </w:tc>
        <w:tc>
          <w:tcPr>
            <w:tcW w:w="655" w:type="dxa"/>
          </w:tcPr>
          <w:p w14:paraId="1643E2E8" w14:textId="77777777" w:rsidR="006D1256" w:rsidRDefault="00000000">
            <w:pPr>
              <w:spacing w:after="0"/>
              <w:ind w:firstLine="0"/>
            </w:pPr>
            <w:r>
              <w:rPr>
                <w:sz w:val="13"/>
              </w:rPr>
              <w:t>44,9</w:t>
            </w:r>
          </w:p>
        </w:tc>
        <w:tc>
          <w:tcPr>
            <w:tcW w:w="655" w:type="dxa"/>
          </w:tcPr>
          <w:p w14:paraId="45649A26" w14:textId="77777777" w:rsidR="006D1256" w:rsidRDefault="00000000">
            <w:pPr>
              <w:spacing w:after="0"/>
              <w:ind w:firstLine="0"/>
            </w:pPr>
            <w:r>
              <w:rPr>
                <w:sz w:val="13"/>
              </w:rPr>
              <w:t>38,7</w:t>
            </w:r>
          </w:p>
        </w:tc>
        <w:tc>
          <w:tcPr>
            <w:tcW w:w="655" w:type="dxa"/>
          </w:tcPr>
          <w:p w14:paraId="3F7A82AA" w14:textId="77777777" w:rsidR="006D1256" w:rsidRDefault="00000000">
            <w:pPr>
              <w:spacing w:after="0"/>
              <w:ind w:firstLine="0"/>
            </w:pPr>
            <w:r>
              <w:rPr>
                <w:sz w:val="13"/>
              </w:rPr>
              <w:t>71,8</w:t>
            </w:r>
          </w:p>
        </w:tc>
        <w:tc>
          <w:tcPr>
            <w:tcW w:w="655" w:type="dxa"/>
          </w:tcPr>
          <w:p w14:paraId="59F38BF2" w14:textId="77777777" w:rsidR="006D1256" w:rsidRDefault="00000000">
            <w:pPr>
              <w:spacing w:after="0"/>
              <w:ind w:firstLine="0"/>
            </w:pPr>
            <w:r>
              <w:rPr>
                <w:sz w:val="13"/>
              </w:rPr>
              <w:t>38,3</w:t>
            </w:r>
          </w:p>
        </w:tc>
        <w:tc>
          <w:tcPr>
            <w:tcW w:w="655" w:type="dxa"/>
          </w:tcPr>
          <w:p w14:paraId="6F4CBB19" w14:textId="77777777" w:rsidR="006D1256" w:rsidRDefault="00000000">
            <w:pPr>
              <w:spacing w:after="0"/>
              <w:ind w:firstLine="0"/>
            </w:pPr>
            <w:r>
              <w:rPr>
                <w:sz w:val="13"/>
              </w:rPr>
              <w:t>0,171</w:t>
            </w:r>
          </w:p>
        </w:tc>
        <w:tc>
          <w:tcPr>
            <w:tcW w:w="655" w:type="dxa"/>
          </w:tcPr>
          <w:p w14:paraId="6DB29568" w14:textId="77777777" w:rsidR="006D1256" w:rsidRDefault="00000000">
            <w:pPr>
              <w:spacing w:after="0"/>
              <w:ind w:firstLine="0"/>
            </w:pPr>
            <w:r>
              <w:rPr>
                <w:sz w:val="13"/>
              </w:rPr>
              <w:t>238025</w:t>
            </w:r>
          </w:p>
        </w:tc>
      </w:tr>
      <w:tr w:rsidR="006D1256" w14:paraId="43D7C124" w14:textId="77777777">
        <w:trPr>
          <w:jc w:val="center"/>
        </w:trPr>
        <w:tc>
          <w:tcPr>
            <w:tcW w:w="539" w:type="dxa"/>
          </w:tcPr>
          <w:p w14:paraId="53F3D56F" w14:textId="77777777" w:rsidR="006D1256" w:rsidRDefault="00000000">
            <w:pPr>
              <w:spacing w:after="0"/>
              <w:ind w:firstLine="0"/>
            </w:pPr>
            <w:r>
              <w:rPr>
                <w:sz w:val="13"/>
              </w:rPr>
              <w:t>2021</w:t>
            </w:r>
          </w:p>
        </w:tc>
        <w:tc>
          <w:tcPr>
            <w:tcW w:w="425" w:type="dxa"/>
          </w:tcPr>
          <w:p w14:paraId="4C4FF18B" w14:textId="77777777" w:rsidR="006D1256" w:rsidRDefault="00000000">
            <w:pPr>
              <w:spacing w:after="0"/>
              <w:ind w:firstLine="0"/>
            </w:pPr>
            <w:r>
              <w:rPr>
                <w:sz w:val="13"/>
              </w:rPr>
              <w:t>11</w:t>
            </w:r>
          </w:p>
        </w:tc>
        <w:tc>
          <w:tcPr>
            <w:tcW w:w="539" w:type="dxa"/>
          </w:tcPr>
          <w:p w14:paraId="31F242C1" w14:textId="77777777" w:rsidR="006D1256" w:rsidRDefault="00000000">
            <w:pPr>
              <w:spacing w:after="0"/>
              <w:ind w:firstLine="0"/>
            </w:pPr>
            <w:r>
              <w:rPr>
                <w:sz w:val="13"/>
              </w:rPr>
              <w:t>-0,91</w:t>
            </w:r>
          </w:p>
        </w:tc>
        <w:tc>
          <w:tcPr>
            <w:tcW w:w="709" w:type="dxa"/>
          </w:tcPr>
          <w:p w14:paraId="35F7B71D" w14:textId="77777777" w:rsidR="006D1256" w:rsidRDefault="00000000">
            <w:pPr>
              <w:spacing w:after="0"/>
              <w:ind w:firstLine="0"/>
            </w:pPr>
            <w:r>
              <w:rPr>
                <w:sz w:val="13"/>
              </w:rPr>
              <w:t>La Niña</w:t>
            </w:r>
          </w:p>
        </w:tc>
        <w:tc>
          <w:tcPr>
            <w:tcW w:w="655" w:type="dxa"/>
          </w:tcPr>
          <w:p w14:paraId="7B389492" w14:textId="77777777" w:rsidR="006D1256" w:rsidRDefault="00000000">
            <w:pPr>
              <w:spacing w:after="0"/>
              <w:ind w:firstLine="0"/>
            </w:pPr>
            <w:r>
              <w:rPr>
                <w:sz w:val="13"/>
              </w:rPr>
              <w:t>139,1</w:t>
            </w:r>
          </w:p>
        </w:tc>
        <w:tc>
          <w:tcPr>
            <w:tcW w:w="655" w:type="dxa"/>
          </w:tcPr>
          <w:p w14:paraId="44A8985B" w14:textId="77777777" w:rsidR="006D1256" w:rsidRDefault="00000000">
            <w:pPr>
              <w:spacing w:after="0"/>
              <w:ind w:firstLine="0"/>
            </w:pPr>
            <w:r>
              <w:rPr>
                <w:sz w:val="13"/>
              </w:rPr>
              <w:t>125,8</w:t>
            </w:r>
          </w:p>
        </w:tc>
        <w:tc>
          <w:tcPr>
            <w:tcW w:w="655" w:type="dxa"/>
          </w:tcPr>
          <w:p w14:paraId="12E9A384" w14:textId="77777777" w:rsidR="006D1256" w:rsidRDefault="00000000">
            <w:pPr>
              <w:spacing w:after="0"/>
              <w:ind w:firstLine="0"/>
            </w:pPr>
            <w:r>
              <w:rPr>
                <w:sz w:val="13"/>
              </w:rPr>
              <w:t>185,3</w:t>
            </w:r>
          </w:p>
        </w:tc>
        <w:tc>
          <w:tcPr>
            <w:tcW w:w="655" w:type="dxa"/>
          </w:tcPr>
          <w:p w14:paraId="2832CB3B" w14:textId="77777777" w:rsidR="006D1256" w:rsidRDefault="00000000">
            <w:pPr>
              <w:spacing w:after="0"/>
              <w:ind w:firstLine="0"/>
            </w:pPr>
            <w:r>
              <w:rPr>
                <w:sz w:val="13"/>
              </w:rPr>
              <w:t>28,8</w:t>
            </w:r>
          </w:p>
        </w:tc>
        <w:tc>
          <w:tcPr>
            <w:tcW w:w="655" w:type="dxa"/>
          </w:tcPr>
          <w:p w14:paraId="3FAB6CD4" w14:textId="77777777" w:rsidR="006D1256" w:rsidRDefault="00000000">
            <w:pPr>
              <w:spacing w:after="0"/>
              <w:ind w:firstLine="0"/>
            </w:pPr>
            <w:r>
              <w:rPr>
                <w:sz w:val="13"/>
              </w:rPr>
              <w:t>0,610</w:t>
            </w:r>
          </w:p>
        </w:tc>
        <w:tc>
          <w:tcPr>
            <w:tcW w:w="655" w:type="dxa"/>
          </w:tcPr>
          <w:p w14:paraId="2E7AC50D" w14:textId="77777777" w:rsidR="006D1256" w:rsidRDefault="00000000">
            <w:pPr>
              <w:spacing w:after="0"/>
              <w:ind w:firstLine="0"/>
            </w:pPr>
            <w:r>
              <w:rPr>
                <w:sz w:val="13"/>
              </w:rPr>
              <w:t>475</w:t>
            </w:r>
          </w:p>
        </w:tc>
        <w:tc>
          <w:tcPr>
            <w:tcW w:w="655" w:type="dxa"/>
          </w:tcPr>
          <w:p w14:paraId="36E65ADD" w14:textId="77777777" w:rsidR="006D1256" w:rsidRDefault="00000000">
            <w:pPr>
              <w:spacing w:after="0"/>
              <w:ind w:firstLine="0"/>
            </w:pPr>
            <w:r>
              <w:rPr>
                <w:sz w:val="13"/>
              </w:rPr>
              <w:t>112,4</w:t>
            </w:r>
          </w:p>
        </w:tc>
        <w:tc>
          <w:tcPr>
            <w:tcW w:w="655" w:type="dxa"/>
          </w:tcPr>
          <w:p w14:paraId="3E38B3A4" w14:textId="77777777" w:rsidR="006D1256" w:rsidRDefault="00000000">
            <w:pPr>
              <w:spacing w:after="0"/>
              <w:ind w:firstLine="0"/>
            </w:pPr>
            <w:r>
              <w:rPr>
                <w:sz w:val="13"/>
              </w:rPr>
              <w:t>104,5</w:t>
            </w:r>
          </w:p>
        </w:tc>
        <w:tc>
          <w:tcPr>
            <w:tcW w:w="655" w:type="dxa"/>
          </w:tcPr>
          <w:p w14:paraId="20506EE0" w14:textId="77777777" w:rsidR="006D1256" w:rsidRDefault="00000000">
            <w:pPr>
              <w:spacing w:after="0"/>
              <w:ind w:firstLine="0"/>
            </w:pPr>
            <w:r>
              <w:rPr>
                <w:sz w:val="13"/>
              </w:rPr>
              <w:t>226,7</w:t>
            </w:r>
          </w:p>
        </w:tc>
        <w:tc>
          <w:tcPr>
            <w:tcW w:w="655" w:type="dxa"/>
          </w:tcPr>
          <w:p w14:paraId="48BA481D" w14:textId="77777777" w:rsidR="006D1256" w:rsidRDefault="00000000">
            <w:pPr>
              <w:spacing w:after="0"/>
              <w:ind w:firstLine="0"/>
            </w:pPr>
            <w:r>
              <w:rPr>
                <w:sz w:val="13"/>
              </w:rPr>
              <w:t>33,1</w:t>
            </w:r>
          </w:p>
        </w:tc>
        <w:tc>
          <w:tcPr>
            <w:tcW w:w="655" w:type="dxa"/>
          </w:tcPr>
          <w:p w14:paraId="2D6D57FA" w14:textId="77777777" w:rsidR="006D1256" w:rsidRDefault="00000000">
            <w:pPr>
              <w:spacing w:after="0"/>
              <w:ind w:firstLine="0"/>
            </w:pPr>
            <w:r>
              <w:rPr>
                <w:sz w:val="13"/>
              </w:rPr>
              <w:t>0,539</w:t>
            </w:r>
          </w:p>
        </w:tc>
        <w:tc>
          <w:tcPr>
            <w:tcW w:w="655" w:type="dxa"/>
          </w:tcPr>
          <w:p w14:paraId="56D4EAAF" w14:textId="77777777" w:rsidR="006D1256" w:rsidRDefault="00000000">
            <w:pPr>
              <w:spacing w:after="0"/>
              <w:ind w:firstLine="0"/>
            </w:pPr>
            <w:r>
              <w:rPr>
                <w:sz w:val="13"/>
              </w:rPr>
              <w:t>5275</w:t>
            </w:r>
          </w:p>
        </w:tc>
        <w:tc>
          <w:tcPr>
            <w:tcW w:w="655" w:type="dxa"/>
          </w:tcPr>
          <w:p w14:paraId="413C25BF" w14:textId="77777777" w:rsidR="006D1256" w:rsidRDefault="00000000">
            <w:pPr>
              <w:spacing w:after="0"/>
              <w:ind w:firstLine="0"/>
            </w:pPr>
            <w:r>
              <w:rPr>
                <w:sz w:val="13"/>
              </w:rPr>
              <w:t>111,3</w:t>
            </w:r>
          </w:p>
        </w:tc>
        <w:tc>
          <w:tcPr>
            <w:tcW w:w="655" w:type="dxa"/>
          </w:tcPr>
          <w:p w14:paraId="3B80F8FD" w14:textId="77777777" w:rsidR="006D1256" w:rsidRDefault="00000000">
            <w:pPr>
              <w:spacing w:after="0"/>
              <w:ind w:firstLine="0"/>
            </w:pPr>
            <w:r>
              <w:rPr>
                <w:sz w:val="13"/>
              </w:rPr>
              <w:t>98,2</w:t>
            </w:r>
          </w:p>
        </w:tc>
        <w:tc>
          <w:tcPr>
            <w:tcW w:w="655" w:type="dxa"/>
          </w:tcPr>
          <w:p w14:paraId="5DDCCB43" w14:textId="77777777" w:rsidR="006D1256" w:rsidRDefault="00000000">
            <w:pPr>
              <w:spacing w:after="0"/>
              <w:ind w:firstLine="0"/>
            </w:pPr>
            <w:r>
              <w:rPr>
                <w:sz w:val="13"/>
              </w:rPr>
              <w:t>168,0</w:t>
            </w:r>
          </w:p>
        </w:tc>
        <w:tc>
          <w:tcPr>
            <w:tcW w:w="655" w:type="dxa"/>
          </w:tcPr>
          <w:p w14:paraId="7A6EC2DF" w14:textId="77777777" w:rsidR="006D1256" w:rsidRDefault="00000000">
            <w:pPr>
              <w:spacing w:after="0"/>
              <w:ind w:firstLine="0"/>
            </w:pPr>
            <w:r>
              <w:rPr>
                <w:sz w:val="13"/>
              </w:rPr>
              <w:t>31,8</w:t>
            </w:r>
          </w:p>
        </w:tc>
        <w:tc>
          <w:tcPr>
            <w:tcW w:w="655" w:type="dxa"/>
          </w:tcPr>
          <w:p w14:paraId="0636D6AF" w14:textId="77777777" w:rsidR="006D1256" w:rsidRDefault="00000000">
            <w:pPr>
              <w:spacing w:after="0"/>
              <w:ind w:firstLine="0"/>
            </w:pPr>
            <w:r>
              <w:rPr>
                <w:sz w:val="13"/>
              </w:rPr>
              <w:t>0,447</w:t>
            </w:r>
          </w:p>
        </w:tc>
        <w:tc>
          <w:tcPr>
            <w:tcW w:w="655" w:type="dxa"/>
          </w:tcPr>
          <w:p w14:paraId="00D699D2" w14:textId="77777777" w:rsidR="006D1256" w:rsidRDefault="00000000">
            <w:pPr>
              <w:spacing w:after="0"/>
              <w:ind w:firstLine="0"/>
            </w:pPr>
            <w:r>
              <w:rPr>
                <w:sz w:val="13"/>
              </w:rPr>
              <w:t>200</w:t>
            </w:r>
          </w:p>
        </w:tc>
      </w:tr>
      <w:tr w:rsidR="006D1256" w14:paraId="5C0F3733" w14:textId="77777777">
        <w:trPr>
          <w:jc w:val="center"/>
        </w:trPr>
        <w:tc>
          <w:tcPr>
            <w:tcW w:w="539" w:type="dxa"/>
          </w:tcPr>
          <w:p w14:paraId="4719503B" w14:textId="77777777" w:rsidR="006D1256" w:rsidRDefault="00000000">
            <w:pPr>
              <w:spacing w:after="0"/>
              <w:ind w:firstLine="0"/>
            </w:pPr>
            <w:r>
              <w:rPr>
                <w:sz w:val="13"/>
              </w:rPr>
              <w:lastRenderedPageBreak/>
              <w:t>2021</w:t>
            </w:r>
          </w:p>
        </w:tc>
        <w:tc>
          <w:tcPr>
            <w:tcW w:w="425" w:type="dxa"/>
          </w:tcPr>
          <w:p w14:paraId="3127B7AF" w14:textId="77777777" w:rsidR="006D1256" w:rsidRDefault="00000000">
            <w:pPr>
              <w:spacing w:after="0"/>
              <w:ind w:firstLine="0"/>
            </w:pPr>
            <w:r>
              <w:rPr>
                <w:sz w:val="13"/>
              </w:rPr>
              <w:t>12</w:t>
            </w:r>
          </w:p>
        </w:tc>
        <w:tc>
          <w:tcPr>
            <w:tcW w:w="539" w:type="dxa"/>
          </w:tcPr>
          <w:p w14:paraId="5BBE7CA7" w14:textId="77777777" w:rsidR="006D1256" w:rsidRDefault="00000000">
            <w:pPr>
              <w:spacing w:after="0"/>
              <w:ind w:firstLine="0"/>
            </w:pPr>
            <w:r>
              <w:rPr>
                <w:sz w:val="13"/>
              </w:rPr>
              <w:t>-0,83</w:t>
            </w:r>
          </w:p>
        </w:tc>
        <w:tc>
          <w:tcPr>
            <w:tcW w:w="709" w:type="dxa"/>
          </w:tcPr>
          <w:p w14:paraId="35C108D5" w14:textId="77777777" w:rsidR="006D1256" w:rsidRDefault="00000000">
            <w:pPr>
              <w:spacing w:after="0"/>
              <w:ind w:firstLine="0"/>
            </w:pPr>
            <w:r>
              <w:rPr>
                <w:sz w:val="13"/>
              </w:rPr>
              <w:t>La Niña</w:t>
            </w:r>
          </w:p>
        </w:tc>
        <w:tc>
          <w:tcPr>
            <w:tcW w:w="655" w:type="dxa"/>
          </w:tcPr>
          <w:p w14:paraId="497C9803" w14:textId="77777777" w:rsidR="006D1256" w:rsidRDefault="00000000">
            <w:pPr>
              <w:spacing w:after="0"/>
              <w:ind w:firstLine="0"/>
            </w:pPr>
            <w:r>
              <w:rPr>
                <w:sz w:val="13"/>
              </w:rPr>
              <w:t>123,4</w:t>
            </w:r>
          </w:p>
        </w:tc>
        <w:tc>
          <w:tcPr>
            <w:tcW w:w="655" w:type="dxa"/>
          </w:tcPr>
          <w:p w14:paraId="4BE0939D" w14:textId="77777777" w:rsidR="006D1256" w:rsidRDefault="00000000">
            <w:pPr>
              <w:spacing w:after="0"/>
              <w:ind w:firstLine="0"/>
            </w:pPr>
            <w:r>
              <w:rPr>
                <w:sz w:val="13"/>
              </w:rPr>
              <w:t>118,1</w:t>
            </w:r>
          </w:p>
        </w:tc>
        <w:tc>
          <w:tcPr>
            <w:tcW w:w="655" w:type="dxa"/>
          </w:tcPr>
          <w:p w14:paraId="018BD6CA" w14:textId="77777777" w:rsidR="006D1256" w:rsidRDefault="00000000">
            <w:pPr>
              <w:spacing w:after="0"/>
              <w:ind w:firstLine="0"/>
            </w:pPr>
            <w:r>
              <w:rPr>
                <w:sz w:val="13"/>
              </w:rPr>
              <w:t>386,0</w:t>
            </w:r>
          </w:p>
        </w:tc>
        <w:tc>
          <w:tcPr>
            <w:tcW w:w="655" w:type="dxa"/>
          </w:tcPr>
          <w:p w14:paraId="6CBBB44F" w14:textId="77777777" w:rsidR="006D1256" w:rsidRDefault="00000000">
            <w:pPr>
              <w:spacing w:after="0"/>
              <w:ind w:firstLine="0"/>
            </w:pPr>
            <w:r>
              <w:rPr>
                <w:sz w:val="13"/>
              </w:rPr>
              <w:t>27,6</w:t>
            </w:r>
          </w:p>
        </w:tc>
        <w:tc>
          <w:tcPr>
            <w:tcW w:w="655" w:type="dxa"/>
          </w:tcPr>
          <w:p w14:paraId="78012BFD" w14:textId="77777777" w:rsidR="006D1256" w:rsidRDefault="00000000">
            <w:pPr>
              <w:spacing w:after="0"/>
              <w:ind w:firstLine="0"/>
            </w:pPr>
            <w:r>
              <w:rPr>
                <w:sz w:val="13"/>
              </w:rPr>
              <w:t>0,656</w:t>
            </w:r>
          </w:p>
        </w:tc>
        <w:tc>
          <w:tcPr>
            <w:tcW w:w="655" w:type="dxa"/>
          </w:tcPr>
          <w:p w14:paraId="600186DD" w14:textId="77777777" w:rsidR="006D1256" w:rsidRDefault="00000000">
            <w:pPr>
              <w:spacing w:after="0"/>
              <w:ind w:firstLine="0"/>
            </w:pPr>
            <w:r>
              <w:rPr>
                <w:sz w:val="13"/>
              </w:rPr>
              <w:t>0</w:t>
            </w:r>
          </w:p>
        </w:tc>
        <w:tc>
          <w:tcPr>
            <w:tcW w:w="655" w:type="dxa"/>
          </w:tcPr>
          <w:p w14:paraId="359FB32A" w14:textId="77777777" w:rsidR="006D1256" w:rsidRDefault="00000000">
            <w:pPr>
              <w:spacing w:after="0"/>
              <w:ind w:firstLine="0"/>
            </w:pPr>
            <w:r>
              <w:rPr>
                <w:sz w:val="13"/>
              </w:rPr>
              <w:t>99,2</w:t>
            </w:r>
          </w:p>
        </w:tc>
        <w:tc>
          <w:tcPr>
            <w:tcW w:w="655" w:type="dxa"/>
          </w:tcPr>
          <w:p w14:paraId="4AA914CB" w14:textId="77777777" w:rsidR="006D1256" w:rsidRDefault="00000000">
            <w:pPr>
              <w:spacing w:after="0"/>
              <w:ind w:firstLine="0"/>
            </w:pPr>
            <w:r>
              <w:rPr>
                <w:sz w:val="13"/>
              </w:rPr>
              <w:t>101,5</w:t>
            </w:r>
          </w:p>
        </w:tc>
        <w:tc>
          <w:tcPr>
            <w:tcW w:w="655" w:type="dxa"/>
          </w:tcPr>
          <w:p w14:paraId="538F94F9" w14:textId="77777777" w:rsidR="006D1256" w:rsidRDefault="00000000">
            <w:pPr>
              <w:spacing w:after="0"/>
              <w:ind w:firstLine="0"/>
            </w:pPr>
            <w:r>
              <w:rPr>
                <w:sz w:val="13"/>
              </w:rPr>
              <w:t>426,8</w:t>
            </w:r>
          </w:p>
        </w:tc>
        <w:tc>
          <w:tcPr>
            <w:tcW w:w="655" w:type="dxa"/>
          </w:tcPr>
          <w:p w14:paraId="4652FD82" w14:textId="77777777" w:rsidR="006D1256" w:rsidRDefault="00000000">
            <w:pPr>
              <w:spacing w:after="0"/>
              <w:ind w:firstLine="0"/>
            </w:pPr>
            <w:r>
              <w:rPr>
                <w:sz w:val="13"/>
              </w:rPr>
              <w:t>29,1</w:t>
            </w:r>
          </w:p>
        </w:tc>
        <w:tc>
          <w:tcPr>
            <w:tcW w:w="655" w:type="dxa"/>
          </w:tcPr>
          <w:p w14:paraId="78D43106" w14:textId="77777777" w:rsidR="006D1256" w:rsidRDefault="00000000">
            <w:pPr>
              <w:spacing w:after="0"/>
              <w:ind w:firstLine="0"/>
            </w:pPr>
            <w:r>
              <w:rPr>
                <w:sz w:val="13"/>
              </w:rPr>
              <w:t>0,654</w:t>
            </w:r>
          </w:p>
        </w:tc>
        <w:tc>
          <w:tcPr>
            <w:tcW w:w="655" w:type="dxa"/>
          </w:tcPr>
          <w:p w14:paraId="7F69BA59" w14:textId="77777777" w:rsidR="006D1256" w:rsidRDefault="00000000">
            <w:pPr>
              <w:spacing w:after="0"/>
              <w:ind w:firstLine="0"/>
            </w:pPr>
            <w:r>
              <w:rPr>
                <w:sz w:val="13"/>
              </w:rPr>
              <w:t>0</w:t>
            </w:r>
          </w:p>
        </w:tc>
        <w:tc>
          <w:tcPr>
            <w:tcW w:w="655" w:type="dxa"/>
          </w:tcPr>
          <w:p w14:paraId="161EDC40" w14:textId="77777777" w:rsidR="006D1256" w:rsidRDefault="00000000">
            <w:pPr>
              <w:spacing w:after="0"/>
              <w:ind w:firstLine="0"/>
            </w:pPr>
            <w:r>
              <w:rPr>
                <w:sz w:val="13"/>
              </w:rPr>
              <w:t>107,7</w:t>
            </w:r>
          </w:p>
        </w:tc>
        <w:tc>
          <w:tcPr>
            <w:tcW w:w="655" w:type="dxa"/>
          </w:tcPr>
          <w:p w14:paraId="38F436BA" w14:textId="77777777" w:rsidR="006D1256" w:rsidRDefault="00000000">
            <w:pPr>
              <w:spacing w:after="0"/>
              <w:ind w:firstLine="0"/>
            </w:pPr>
            <w:r>
              <w:rPr>
                <w:sz w:val="13"/>
              </w:rPr>
              <w:t>99,0</w:t>
            </w:r>
          </w:p>
        </w:tc>
        <w:tc>
          <w:tcPr>
            <w:tcW w:w="655" w:type="dxa"/>
          </w:tcPr>
          <w:p w14:paraId="0BE44F3F" w14:textId="77777777" w:rsidR="006D1256" w:rsidRDefault="00000000">
            <w:pPr>
              <w:spacing w:after="0"/>
              <w:ind w:firstLine="0"/>
            </w:pPr>
            <w:r>
              <w:rPr>
                <w:sz w:val="13"/>
              </w:rPr>
              <w:t>291,3</w:t>
            </w:r>
          </w:p>
        </w:tc>
        <w:tc>
          <w:tcPr>
            <w:tcW w:w="655" w:type="dxa"/>
          </w:tcPr>
          <w:p w14:paraId="50C0D6EA" w14:textId="77777777" w:rsidR="006D1256" w:rsidRDefault="00000000">
            <w:pPr>
              <w:spacing w:after="0"/>
              <w:ind w:firstLine="0"/>
            </w:pPr>
            <w:r>
              <w:rPr>
                <w:sz w:val="13"/>
              </w:rPr>
              <w:t>29,6</w:t>
            </w:r>
          </w:p>
        </w:tc>
        <w:tc>
          <w:tcPr>
            <w:tcW w:w="655" w:type="dxa"/>
          </w:tcPr>
          <w:p w14:paraId="11019D3C" w14:textId="77777777" w:rsidR="006D1256" w:rsidRDefault="00000000">
            <w:pPr>
              <w:spacing w:after="0"/>
              <w:ind w:firstLine="0"/>
            </w:pPr>
            <w:r>
              <w:rPr>
                <w:sz w:val="13"/>
              </w:rPr>
              <w:t>0,538</w:t>
            </w:r>
          </w:p>
        </w:tc>
        <w:tc>
          <w:tcPr>
            <w:tcW w:w="655" w:type="dxa"/>
          </w:tcPr>
          <w:p w14:paraId="05F9D28E" w14:textId="77777777" w:rsidR="006D1256" w:rsidRDefault="00000000">
            <w:pPr>
              <w:spacing w:after="0"/>
              <w:ind w:firstLine="0"/>
            </w:pPr>
            <w:r>
              <w:rPr>
                <w:sz w:val="13"/>
              </w:rPr>
              <w:t>0</w:t>
            </w:r>
          </w:p>
        </w:tc>
      </w:tr>
      <w:tr w:rsidR="006D1256" w14:paraId="3F6DB08E" w14:textId="77777777">
        <w:trPr>
          <w:jc w:val="center"/>
        </w:trPr>
        <w:tc>
          <w:tcPr>
            <w:tcW w:w="539" w:type="dxa"/>
          </w:tcPr>
          <w:p w14:paraId="4EC58069" w14:textId="77777777" w:rsidR="006D1256" w:rsidRDefault="00000000">
            <w:pPr>
              <w:spacing w:after="0"/>
              <w:ind w:firstLine="0"/>
            </w:pPr>
            <w:r>
              <w:rPr>
                <w:sz w:val="13"/>
              </w:rPr>
              <w:t>2022</w:t>
            </w:r>
          </w:p>
        </w:tc>
        <w:tc>
          <w:tcPr>
            <w:tcW w:w="425" w:type="dxa"/>
          </w:tcPr>
          <w:p w14:paraId="09DC10AB" w14:textId="77777777" w:rsidR="006D1256" w:rsidRDefault="00000000">
            <w:pPr>
              <w:spacing w:after="0"/>
              <w:ind w:firstLine="0"/>
            </w:pPr>
            <w:r>
              <w:rPr>
                <w:sz w:val="13"/>
              </w:rPr>
              <w:t>1</w:t>
            </w:r>
          </w:p>
        </w:tc>
        <w:tc>
          <w:tcPr>
            <w:tcW w:w="539" w:type="dxa"/>
          </w:tcPr>
          <w:p w14:paraId="5A781F66" w14:textId="77777777" w:rsidR="006D1256" w:rsidRDefault="00000000">
            <w:pPr>
              <w:spacing w:after="0"/>
              <w:ind w:firstLine="0"/>
            </w:pPr>
            <w:r>
              <w:rPr>
                <w:sz w:val="13"/>
              </w:rPr>
              <w:t>-0,76</w:t>
            </w:r>
          </w:p>
        </w:tc>
        <w:tc>
          <w:tcPr>
            <w:tcW w:w="709" w:type="dxa"/>
          </w:tcPr>
          <w:p w14:paraId="4D597D7F" w14:textId="77777777" w:rsidR="006D1256" w:rsidRDefault="00000000">
            <w:pPr>
              <w:spacing w:after="0"/>
              <w:ind w:firstLine="0"/>
            </w:pPr>
            <w:r>
              <w:rPr>
                <w:sz w:val="13"/>
              </w:rPr>
              <w:t>La Niña</w:t>
            </w:r>
          </w:p>
        </w:tc>
        <w:tc>
          <w:tcPr>
            <w:tcW w:w="655" w:type="dxa"/>
          </w:tcPr>
          <w:p w14:paraId="7D304B1F" w14:textId="77777777" w:rsidR="006D1256" w:rsidRDefault="00000000">
            <w:pPr>
              <w:spacing w:after="0"/>
              <w:ind w:firstLine="0"/>
            </w:pPr>
            <w:r>
              <w:rPr>
                <w:sz w:val="13"/>
              </w:rPr>
              <w:t>151,1</w:t>
            </w:r>
          </w:p>
        </w:tc>
        <w:tc>
          <w:tcPr>
            <w:tcW w:w="655" w:type="dxa"/>
          </w:tcPr>
          <w:p w14:paraId="40BEEA3C" w14:textId="77777777" w:rsidR="006D1256" w:rsidRDefault="00000000">
            <w:pPr>
              <w:spacing w:after="0"/>
              <w:ind w:firstLine="0"/>
            </w:pPr>
            <w:r>
              <w:rPr>
                <w:sz w:val="13"/>
              </w:rPr>
              <w:t>114,4</w:t>
            </w:r>
          </w:p>
        </w:tc>
        <w:tc>
          <w:tcPr>
            <w:tcW w:w="655" w:type="dxa"/>
          </w:tcPr>
          <w:p w14:paraId="772CD0F1" w14:textId="77777777" w:rsidR="006D1256" w:rsidRDefault="00000000">
            <w:pPr>
              <w:spacing w:after="0"/>
              <w:ind w:firstLine="0"/>
            </w:pPr>
            <w:r>
              <w:rPr>
                <w:sz w:val="13"/>
              </w:rPr>
              <w:t>91,0</w:t>
            </w:r>
          </w:p>
        </w:tc>
        <w:tc>
          <w:tcPr>
            <w:tcW w:w="655" w:type="dxa"/>
          </w:tcPr>
          <w:p w14:paraId="0D58A2E4" w14:textId="77777777" w:rsidR="006D1256" w:rsidRDefault="00000000">
            <w:pPr>
              <w:spacing w:after="0"/>
              <w:ind w:firstLine="0"/>
            </w:pPr>
            <w:r>
              <w:rPr>
                <w:sz w:val="13"/>
              </w:rPr>
              <w:t>28,4</w:t>
            </w:r>
          </w:p>
        </w:tc>
        <w:tc>
          <w:tcPr>
            <w:tcW w:w="655" w:type="dxa"/>
          </w:tcPr>
          <w:p w14:paraId="1C6DC9B1" w14:textId="77777777" w:rsidR="006D1256" w:rsidRDefault="00000000">
            <w:pPr>
              <w:spacing w:after="0"/>
              <w:ind w:firstLine="0"/>
            </w:pPr>
            <w:r>
              <w:rPr>
                <w:sz w:val="13"/>
              </w:rPr>
              <w:t>0,559</w:t>
            </w:r>
          </w:p>
        </w:tc>
        <w:tc>
          <w:tcPr>
            <w:tcW w:w="655" w:type="dxa"/>
          </w:tcPr>
          <w:p w14:paraId="3ADF3C01" w14:textId="77777777" w:rsidR="006D1256" w:rsidRDefault="00000000">
            <w:pPr>
              <w:spacing w:after="0"/>
              <w:ind w:firstLine="0"/>
            </w:pPr>
            <w:r>
              <w:rPr>
                <w:sz w:val="13"/>
              </w:rPr>
              <w:t>0</w:t>
            </w:r>
          </w:p>
        </w:tc>
        <w:tc>
          <w:tcPr>
            <w:tcW w:w="655" w:type="dxa"/>
          </w:tcPr>
          <w:p w14:paraId="210DCEC1" w14:textId="77777777" w:rsidR="006D1256" w:rsidRDefault="00000000">
            <w:pPr>
              <w:spacing w:after="0"/>
              <w:ind w:firstLine="0"/>
            </w:pPr>
            <w:r>
              <w:rPr>
                <w:sz w:val="13"/>
              </w:rPr>
              <w:t>134,8</w:t>
            </w:r>
          </w:p>
        </w:tc>
        <w:tc>
          <w:tcPr>
            <w:tcW w:w="655" w:type="dxa"/>
          </w:tcPr>
          <w:p w14:paraId="29C1742B" w14:textId="77777777" w:rsidR="006D1256" w:rsidRDefault="00000000">
            <w:pPr>
              <w:spacing w:after="0"/>
              <w:ind w:firstLine="0"/>
            </w:pPr>
            <w:r>
              <w:rPr>
                <w:sz w:val="13"/>
              </w:rPr>
              <w:t>114,8</w:t>
            </w:r>
          </w:p>
        </w:tc>
        <w:tc>
          <w:tcPr>
            <w:tcW w:w="655" w:type="dxa"/>
          </w:tcPr>
          <w:p w14:paraId="7D9255FB" w14:textId="77777777" w:rsidR="006D1256" w:rsidRDefault="00000000">
            <w:pPr>
              <w:spacing w:after="0"/>
              <w:ind w:firstLine="0"/>
            </w:pPr>
            <w:r>
              <w:rPr>
                <w:sz w:val="13"/>
              </w:rPr>
              <w:t>206,1</w:t>
            </w:r>
          </w:p>
        </w:tc>
        <w:tc>
          <w:tcPr>
            <w:tcW w:w="655" w:type="dxa"/>
          </w:tcPr>
          <w:p w14:paraId="71F97F82" w14:textId="77777777" w:rsidR="006D1256" w:rsidRDefault="00000000">
            <w:pPr>
              <w:spacing w:after="0"/>
              <w:ind w:firstLine="0"/>
            </w:pPr>
            <w:r>
              <w:rPr>
                <w:sz w:val="13"/>
              </w:rPr>
              <w:t>28,2</w:t>
            </w:r>
          </w:p>
        </w:tc>
        <w:tc>
          <w:tcPr>
            <w:tcW w:w="655" w:type="dxa"/>
          </w:tcPr>
          <w:p w14:paraId="0B9D8BDA" w14:textId="77777777" w:rsidR="006D1256" w:rsidRDefault="00000000">
            <w:pPr>
              <w:spacing w:after="0"/>
              <w:ind w:firstLine="0"/>
            </w:pPr>
            <w:r>
              <w:rPr>
                <w:sz w:val="13"/>
              </w:rPr>
              <w:t>0,657</w:t>
            </w:r>
          </w:p>
        </w:tc>
        <w:tc>
          <w:tcPr>
            <w:tcW w:w="655" w:type="dxa"/>
          </w:tcPr>
          <w:p w14:paraId="360AD3C8" w14:textId="77777777" w:rsidR="006D1256" w:rsidRDefault="00000000">
            <w:pPr>
              <w:spacing w:after="0"/>
              <w:ind w:firstLine="0"/>
            </w:pPr>
            <w:r>
              <w:rPr>
                <w:sz w:val="13"/>
              </w:rPr>
              <w:t>1550</w:t>
            </w:r>
          </w:p>
        </w:tc>
        <w:tc>
          <w:tcPr>
            <w:tcW w:w="655" w:type="dxa"/>
          </w:tcPr>
          <w:p w14:paraId="586B723A" w14:textId="77777777" w:rsidR="006D1256" w:rsidRDefault="00000000">
            <w:pPr>
              <w:spacing w:after="0"/>
              <w:ind w:firstLine="0"/>
            </w:pPr>
            <w:r>
              <w:rPr>
                <w:sz w:val="13"/>
              </w:rPr>
              <w:t>142,2</w:t>
            </w:r>
          </w:p>
        </w:tc>
        <w:tc>
          <w:tcPr>
            <w:tcW w:w="655" w:type="dxa"/>
          </w:tcPr>
          <w:p w14:paraId="2D09FB5B" w14:textId="77777777" w:rsidR="006D1256" w:rsidRDefault="00000000">
            <w:pPr>
              <w:spacing w:after="0"/>
              <w:ind w:firstLine="0"/>
            </w:pPr>
            <w:r>
              <w:rPr>
                <w:sz w:val="13"/>
              </w:rPr>
              <w:t>110,0</w:t>
            </w:r>
          </w:p>
        </w:tc>
        <w:tc>
          <w:tcPr>
            <w:tcW w:w="655" w:type="dxa"/>
          </w:tcPr>
          <w:p w14:paraId="72FC9531" w14:textId="77777777" w:rsidR="006D1256" w:rsidRDefault="00000000">
            <w:pPr>
              <w:spacing w:after="0"/>
              <w:ind w:firstLine="0"/>
            </w:pPr>
            <w:r>
              <w:rPr>
                <w:sz w:val="13"/>
              </w:rPr>
              <w:t>108,8</w:t>
            </w:r>
          </w:p>
        </w:tc>
        <w:tc>
          <w:tcPr>
            <w:tcW w:w="655" w:type="dxa"/>
          </w:tcPr>
          <w:p w14:paraId="5EF46F69" w14:textId="77777777" w:rsidR="006D1256" w:rsidRDefault="00000000">
            <w:pPr>
              <w:spacing w:after="0"/>
              <w:ind w:firstLine="0"/>
            </w:pPr>
            <w:r>
              <w:rPr>
                <w:sz w:val="13"/>
              </w:rPr>
              <w:t>28,4</w:t>
            </w:r>
          </w:p>
        </w:tc>
        <w:tc>
          <w:tcPr>
            <w:tcW w:w="655" w:type="dxa"/>
          </w:tcPr>
          <w:p w14:paraId="6262FDA9" w14:textId="77777777" w:rsidR="006D1256" w:rsidRDefault="00000000">
            <w:pPr>
              <w:spacing w:after="0"/>
              <w:ind w:firstLine="0"/>
            </w:pPr>
            <w:r>
              <w:rPr>
                <w:sz w:val="13"/>
              </w:rPr>
              <w:t>0,538</w:t>
            </w:r>
          </w:p>
        </w:tc>
        <w:tc>
          <w:tcPr>
            <w:tcW w:w="655" w:type="dxa"/>
          </w:tcPr>
          <w:p w14:paraId="0AAA3987" w14:textId="77777777" w:rsidR="006D1256" w:rsidRDefault="00000000">
            <w:pPr>
              <w:spacing w:after="0"/>
              <w:ind w:firstLine="0"/>
            </w:pPr>
            <w:r>
              <w:rPr>
                <w:sz w:val="13"/>
              </w:rPr>
              <w:t>675</w:t>
            </w:r>
          </w:p>
        </w:tc>
      </w:tr>
      <w:tr w:rsidR="006D1256" w14:paraId="783D8F81" w14:textId="77777777">
        <w:trPr>
          <w:jc w:val="center"/>
        </w:trPr>
        <w:tc>
          <w:tcPr>
            <w:tcW w:w="539" w:type="dxa"/>
          </w:tcPr>
          <w:p w14:paraId="6E1B207C" w14:textId="77777777" w:rsidR="006D1256" w:rsidRDefault="00000000">
            <w:pPr>
              <w:spacing w:after="0"/>
              <w:ind w:firstLine="0"/>
            </w:pPr>
            <w:r>
              <w:rPr>
                <w:sz w:val="13"/>
              </w:rPr>
              <w:t>2022</w:t>
            </w:r>
          </w:p>
        </w:tc>
        <w:tc>
          <w:tcPr>
            <w:tcW w:w="425" w:type="dxa"/>
          </w:tcPr>
          <w:p w14:paraId="21BA1A47" w14:textId="77777777" w:rsidR="006D1256" w:rsidRDefault="00000000">
            <w:pPr>
              <w:spacing w:after="0"/>
              <w:ind w:firstLine="0"/>
            </w:pPr>
            <w:r>
              <w:rPr>
                <w:sz w:val="13"/>
              </w:rPr>
              <w:t>2</w:t>
            </w:r>
          </w:p>
        </w:tc>
        <w:tc>
          <w:tcPr>
            <w:tcW w:w="539" w:type="dxa"/>
          </w:tcPr>
          <w:p w14:paraId="7B8ED88D" w14:textId="77777777" w:rsidR="006D1256" w:rsidRDefault="00000000">
            <w:pPr>
              <w:spacing w:after="0"/>
              <w:ind w:firstLine="0"/>
            </w:pPr>
            <w:r>
              <w:rPr>
                <w:sz w:val="13"/>
              </w:rPr>
              <w:t>-0,68</w:t>
            </w:r>
          </w:p>
        </w:tc>
        <w:tc>
          <w:tcPr>
            <w:tcW w:w="709" w:type="dxa"/>
          </w:tcPr>
          <w:p w14:paraId="3216935B" w14:textId="77777777" w:rsidR="006D1256" w:rsidRDefault="00000000">
            <w:pPr>
              <w:spacing w:after="0"/>
              <w:ind w:firstLine="0"/>
            </w:pPr>
            <w:r>
              <w:rPr>
                <w:sz w:val="13"/>
              </w:rPr>
              <w:t>La Niña</w:t>
            </w:r>
          </w:p>
        </w:tc>
        <w:tc>
          <w:tcPr>
            <w:tcW w:w="655" w:type="dxa"/>
          </w:tcPr>
          <w:p w14:paraId="271FE6E6" w14:textId="77777777" w:rsidR="006D1256" w:rsidRDefault="00000000">
            <w:pPr>
              <w:spacing w:after="0"/>
              <w:ind w:firstLine="0"/>
            </w:pPr>
            <w:r>
              <w:rPr>
                <w:sz w:val="13"/>
              </w:rPr>
              <w:t>146,3</w:t>
            </w:r>
          </w:p>
        </w:tc>
        <w:tc>
          <w:tcPr>
            <w:tcW w:w="655" w:type="dxa"/>
          </w:tcPr>
          <w:p w14:paraId="0DE9BB0F" w14:textId="77777777" w:rsidR="006D1256" w:rsidRDefault="00000000">
            <w:pPr>
              <w:spacing w:after="0"/>
              <w:ind w:firstLine="0"/>
            </w:pPr>
            <w:r>
              <w:rPr>
                <w:sz w:val="13"/>
              </w:rPr>
              <w:t>120,1</w:t>
            </w:r>
          </w:p>
        </w:tc>
        <w:tc>
          <w:tcPr>
            <w:tcW w:w="655" w:type="dxa"/>
          </w:tcPr>
          <w:p w14:paraId="5AB9D616" w14:textId="77777777" w:rsidR="006D1256" w:rsidRDefault="00000000">
            <w:pPr>
              <w:spacing w:after="0"/>
              <w:ind w:firstLine="0"/>
            </w:pPr>
            <w:r>
              <w:rPr>
                <w:sz w:val="13"/>
              </w:rPr>
              <w:t>61,4</w:t>
            </w:r>
          </w:p>
        </w:tc>
        <w:tc>
          <w:tcPr>
            <w:tcW w:w="655" w:type="dxa"/>
          </w:tcPr>
          <w:p w14:paraId="2656E734" w14:textId="77777777" w:rsidR="006D1256" w:rsidRDefault="00000000">
            <w:pPr>
              <w:spacing w:after="0"/>
              <w:ind w:firstLine="0"/>
            </w:pPr>
            <w:r>
              <w:rPr>
                <w:sz w:val="13"/>
              </w:rPr>
              <w:t>29,1</w:t>
            </w:r>
          </w:p>
        </w:tc>
        <w:tc>
          <w:tcPr>
            <w:tcW w:w="655" w:type="dxa"/>
          </w:tcPr>
          <w:p w14:paraId="6EF08E3B" w14:textId="77777777" w:rsidR="006D1256" w:rsidRDefault="00000000">
            <w:pPr>
              <w:spacing w:after="0"/>
              <w:ind w:firstLine="0"/>
            </w:pPr>
            <w:r>
              <w:rPr>
                <w:sz w:val="13"/>
              </w:rPr>
              <w:t>0,556</w:t>
            </w:r>
          </w:p>
        </w:tc>
        <w:tc>
          <w:tcPr>
            <w:tcW w:w="655" w:type="dxa"/>
          </w:tcPr>
          <w:p w14:paraId="1D8D4D32" w14:textId="77777777" w:rsidR="006D1256" w:rsidRDefault="00000000">
            <w:pPr>
              <w:spacing w:after="0"/>
              <w:ind w:firstLine="0"/>
            </w:pPr>
            <w:r>
              <w:rPr>
                <w:sz w:val="13"/>
              </w:rPr>
              <w:t>100</w:t>
            </w:r>
          </w:p>
        </w:tc>
        <w:tc>
          <w:tcPr>
            <w:tcW w:w="655" w:type="dxa"/>
          </w:tcPr>
          <w:p w14:paraId="50D73009" w14:textId="77777777" w:rsidR="006D1256" w:rsidRDefault="00000000">
            <w:pPr>
              <w:spacing w:after="0"/>
              <w:ind w:firstLine="0"/>
            </w:pPr>
            <w:r>
              <w:rPr>
                <w:sz w:val="13"/>
              </w:rPr>
              <w:t>146,2</w:t>
            </w:r>
          </w:p>
        </w:tc>
        <w:tc>
          <w:tcPr>
            <w:tcW w:w="655" w:type="dxa"/>
          </w:tcPr>
          <w:p w14:paraId="6A5A9DF0" w14:textId="77777777" w:rsidR="006D1256" w:rsidRDefault="00000000">
            <w:pPr>
              <w:spacing w:after="0"/>
              <w:ind w:firstLine="0"/>
            </w:pPr>
            <w:r>
              <w:rPr>
                <w:sz w:val="13"/>
              </w:rPr>
              <w:t>126,0</w:t>
            </w:r>
          </w:p>
        </w:tc>
        <w:tc>
          <w:tcPr>
            <w:tcW w:w="655" w:type="dxa"/>
          </w:tcPr>
          <w:p w14:paraId="3169E3C5" w14:textId="77777777" w:rsidR="006D1256" w:rsidRDefault="00000000">
            <w:pPr>
              <w:spacing w:after="0"/>
              <w:ind w:firstLine="0"/>
            </w:pPr>
            <w:r>
              <w:rPr>
                <w:sz w:val="13"/>
              </w:rPr>
              <w:t>157,9</w:t>
            </w:r>
          </w:p>
        </w:tc>
        <w:tc>
          <w:tcPr>
            <w:tcW w:w="655" w:type="dxa"/>
          </w:tcPr>
          <w:p w14:paraId="4653BF67" w14:textId="77777777" w:rsidR="006D1256" w:rsidRDefault="00000000">
            <w:pPr>
              <w:spacing w:after="0"/>
              <w:ind w:firstLine="0"/>
            </w:pPr>
            <w:r>
              <w:rPr>
                <w:sz w:val="13"/>
              </w:rPr>
              <w:t>28,6</w:t>
            </w:r>
          </w:p>
        </w:tc>
        <w:tc>
          <w:tcPr>
            <w:tcW w:w="655" w:type="dxa"/>
          </w:tcPr>
          <w:p w14:paraId="15E2AD29" w14:textId="77777777" w:rsidR="006D1256" w:rsidRDefault="00000000">
            <w:pPr>
              <w:spacing w:after="0"/>
              <w:ind w:firstLine="0"/>
            </w:pPr>
            <w:r>
              <w:rPr>
                <w:sz w:val="13"/>
              </w:rPr>
              <w:t>0,631</w:t>
            </w:r>
          </w:p>
        </w:tc>
        <w:tc>
          <w:tcPr>
            <w:tcW w:w="655" w:type="dxa"/>
          </w:tcPr>
          <w:p w14:paraId="3419B019" w14:textId="77777777" w:rsidR="006D1256" w:rsidRDefault="00000000">
            <w:pPr>
              <w:spacing w:after="0"/>
              <w:ind w:firstLine="0"/>
            </w:pPr>
            <w:r>
              <w:rPr>
                <w:sz w:val="13"/>
              </w:rPr>
              <w:t>20850</w:t>
            </w:r>
          </w:p>
        </w:tc>
        <w:tc>
          <w:tcPr>
            <w:tcW w:w="655" w:type="dxa"/>
          </w:tcPr>
          <w:p w14:paraId="58857D62" w14:textId="77777777" w:rsidR="006D1256" w:rsidRDefault="00000000">
            <w:pPr>
              <w:spacing w:after="0"/>
              <w:ind w:firstLine="0"/>
            </w:pPr>
            <w:r>
              <w:rPr>
                <w:sz w:val="13"/>
              </w:rPr>
              <w:t>135,8</w:t>
            </w:r>
          </w:p>
        </w:tc>
        <w:tc>
          <w:tcPr>
            <w:tcW w:w="655" w:type="dxa"/>
          </w:tcPr>
          <w:p w14:paraId="1427EB53" w14:textId="77777777" w:rsidR="006D1256" w:rsidRDefault="00000000">
            <w:pPr>
              <w:spacing w:after="0"/>
              <w:ind w:firstLine="0"/>
            </w:pPr>
            <w:r>
              <w:rPr>
                <w:sz w:val="13"/>
              </w:rPr>
              <w:t>110,5</w:t>
            </w:r>
          </w:p>
        </w:tc>
        <w:tc>
          <w:tcPr>
            <w:tcW w:w="655" w:type="dxa"/>
          </w:tcPr>
          <w:p w14:paraId="5A7B9702" w14:textId="77777777" w:rsidR="006D1256" w:rsidRDefault="00000000">
            <w:pPr>
              <w:spacing w:after="0"/>
              <w:ind w:firstLine="0"/>
            </w:pPr>
            <w:r>
              <w:rPr>
                <w:sz w:val="13"/>
              </w:rPr>
              <w:t>61,5</w:t>
            </w:r>
          </w:p>
        </w:tc>
        <w:tc>
          <w:tcPr>
            <w:tcW w:w="655" w:type="dxa"/>
          </w:tcPr>
          <w:p w14:paraId="525D08FC" w14:textId="77777777" w:rsidR="006D1256" w:rsidRDefault="00000000">
            <w:pPr>
              <w:spacing w:after="0"/>
              <w:ind w:firstLine="0"/>
            </w:pPr>
            <w:r>
              <w:rPr>
                <w:sz w:val="13"/>
              </w:rPr>
              <w:t>29,0</w:t>
            </w:r>
          </w:p>
        </w:tc>
        <w:tc>
          <w:tcPr>
            <w:tcW w:w="655" w:type="dxa"/>
          </w:tcPr>
          <w:p w14:paraId="562E7C8B" w14:textId="77777777" w:rsidR="006D1256" w:rsidRDefault="00000000">
            <w:pPr>
              <w:spacing w:after="0"/>
              <w:ind w:firstLine="0"/>
            </w:pPr>
            <w:r>
              <w:rPr>
                <w:sz w:val="13"/>
              </w:rPr>
              <w:t>0,497</w:t>
            </w:r>
          </w:p>
        </w:tc>
        <w:tc>
          <w:tcPr>
            <w:tcW w:w="655" w:type="dxa"/>
          </w:tcPr>
          <w:p w14:paraId="506CC7E5" w14:textId="77777777" w:rsidR="006D1256" w:rsidRDefault="00000000">
            <w:pPr>
              <w:spacing w:after="0"/>
              <w:ind w:firstLine="0"/>
            </w:pPr>
            <w:r>
              <w:rPr>
                <w:sz w:val="13"/>
              </w:rPr>
              <w:t>1200</w:t>
            </w:r>
          </w:p>
        </w:tc>
      </w:tr>
      <w:tr w:rsidR="006D1256" w14:paraId="2EA0D63F" w14:textId="77777777">
        <w:trPr>
          <w:jc w:val="center"/>
        </w:trPr>
        <w:tc>
          <w:tcPr>
            <w:tcW w:w="539" w:type="dxa"/>
          </w:tcPr>
          <w:p w14:paraId="6CB7369B" w14:textId="77777777" w:rsidR="006D1256" w:rsidRDefault="00000000">
            <w:pPr>
              <w:spacing w:after="0"/>
              <w:ind w:firstLine="0"/>
            </w:pPr>
            <w:r>
              <w:rPr>
                <w:sz w:val="13"/>
              </w:rPr>
              <w:t>2022</w:t>
            </w:r>
          </w:p>
        </w:tc>
        <w:tc>
          <w:tcPr>
            <w:tcW w:w="425" w:type="dxa"/>
          </w:tcPr>
          <w:p w14:paraId="4BB6C421" w14:textId="77777777" w:rsidR="006D1256" w:rsidRDefault="00000000">
            <w:pPr>
              <w:spacing w:after="0"/>
              <w:ind w:firstLine="0"/>
            </w:pPr>
            <w:r>
              <w:rPr>
                <w:sz w:val="13"/>
              </w:rPr>
              <w:t>3</w:t>
            </w:r>
          </w:p>
        </w:tc>
        <w:tc>
          <w:tcPr>
            <w:tcW w:w="539" w:type="dxa"/>
          </w:tcPr>
          <w:p w14:paraId="3D8F0E84" w14:textId="77777777" w:rsidR="006D1256" w:rsidRDefault="00000000">
            <w:pPr>
              <w:spacing w:after="0"/>
              <w:ind w:firstLine="0"/>
            </w:pPr>
            <w:r>
              <w:rPr>
                <w:sz w:val="13"/>
              </w:rPr>
              <w:t>-0,77</w:t>
            </w:r>
          </w:p>
        </w:tc>
        <w:tc>
          <w:tcPr>
            <w:tcW w:w="709" w:type="dxa"/>
          </w:tcPr>
          <w:p w14:paraId="342CA057" w14:textId="77777777" w:rsidR="006D1256" w:rsidRDefault="00000000">
            <w:pPr>
              <w:spacing w:after="0"/>
              <w:ind w:firstLine="0"/>
            </w:pPr>
            <w:r>
              <w:rPr>
                <w:sz w:val="13"/>
              </w:rPr>
              <w:t>La Niña</w:t>
            </w:r>
          </w:p>
        </w:tc>
        <w:tc>
          <w:tcPr>
            <w:tcW w:w="655" w:type="dxa"/>
          </w:tcPr>
          <w:p w14:paraId="2F1000E6" w14:textId="77777777" w:rsidR="006D1256" w:rsidRDefault="00000000">
            <w:pPr>
              <w:spacing w:after="0"/>
              <w:ind w:firstLine="0"/>
            </w:pPr>
            <w:r>
              <w:rPr>
                <w:sz w:val="13"/>
              </w:rPr>
              <w:t>159,4</w:t>
            </w:r>
          </w:p>
        </w:tc>
        <w:tc>
          <w:tcPr>
            <w:tcW w:w="655" w:type="dxa"/>
          </w:tcPr>
          <w:p w14:paraId="13FF427C" w14:textId="77777777" w:rsidR="006D1256" w:rsidRDefault="00000000">
            <w:pPr>
              <w:spacing w:after="0"/>
              <w:ind w:firstLine="0"/>
            </w:pPr>
            <w:r>
              <w:rPr>
                <w:sz w:val="13"/>
              </w:rPr>
              <w:t>124,3</w:t>
            </w:r>
          </w:p>
        </w:tc>
        <w:tc>
          <w:tcPr>
            <w:tcW w:w="655" w:type="dxa"/>
          </w:tcPr>
          <w:p w14:paraId="42A65B19" w14:textId="77777777" w:rsidR="006D1256" w:rsidRDefault="00000000">
            <w:pPr>
              <w:spacing w:after="0"/>
              <w:ind w:firstLine="0"/>
            </w:pPr>
            <w:r>
              <w:rPr>
                <w:sz w:val="13"/>
              </w:rPr>
              <w:t>99,5</w:t>
            </w:r>
          </w:p>
        </w:tc>
        <w:tc>
          <w:tcPr>
            <w:tcW w:w="655" w:type="dxa"/>
          </w:tcPr>
          <w:p w14:paraId="0301B5F0" w14:textId="77777777" w:rsidR="006D1256" w:rsidRDefault="00000000">
            <w:pPr>
              <w:spacing w:after="0"/>
              <w:ind w:firstLine="0"/>
            </w:pPr>
            <w:r>
              <w:rPr>
                <w:sz w:val="13"/>
              </w:rPr>
              <w:t>27,1</w:t>
            </w:r>
          </w:p>
        </w:tc>
        <w:tc>
          <w:tcPr>
            <w:tcW w:w="655" w:type="dxa"/>
          </w:tcPr>
          <w:p w14:paraId="73AD6238" w14:textId="77777777" w:rsidR="006D1256" w:rsidRDefault="00000000">
            <w:pPr>
              <w:spacing w:after="0"/>
              <w:ind w:firstLine="0"/>
            </w:pPr>
            <w:r>
              <w:rPr>
                <w:sz w:val="13"/>
              </w:rPr>
              <w:t>0,560</w:t>
            </w:r>
          </w:p>
        </w:tc>
        <w:tc>
          <w:tcPr>
            <w:tcW w:w="655" w:type="dxa"/>
          </w:tcPr>
          <w:p w14:paraId="5D9DFABA" w14:textId="77777777" w:rsidR="006D1256" w:rsidRDefault="00000000">
            <w:pPr>
              <w:spacing w:after="0"/>
              <w:ind w:firstLine="0"/>
            </w:pPr>
            <w:r>
              <w:rPr>
                <w:sz w:val="13"/>
              </w:rPr>
              <w:t>0</w:t>
            </w:r>
          </w:p>
        </w:tc>
        <w:tc>
          <w:tcPr>
            <w:tcW w:w="655" w:type="dxa"/>
          </w:tcPr>
          <w:p w14:paraId="10A89035" w14:textId="77777777" w:rsidR="006D1256" w:rsidRDefault="00000000">
            <w:pPr>
              <w:spacing w:after="0"/>
              <w:ind w:firstLine="0"/>
            </w:pPr>
            <w:r>
              <w:rPr>
                <w:sz w:val="13"/>
              </w:rPr>
              <w:t>167,4</w:t>
            </w:r>
          </w:p>
        </w:tc>
        <w:tc>
          <w:tcPr>
            <w:tcW w:w="655" w:type="dxa"/>
          </w:tcPr>
          <w:p w14:paraId="2DB1048A" w14:textId="77777777" w:rsidR="006D1256" w:rsidRDefault="00000000">
            <w:pPr>
              <w:spacing w:after="0"/>
              <w:ind w:firstLine="0"/>
            </w:pPr>
            <w:r>
              <w:rPr>
                <w:sz w:val="13"/>
              </w:rPr>
              <w:t>129,8</w:t>
            </w:r>
          </w:p>
        </w:tc>
        <w:tc>
          <w:tcPr>
            <w:tcW w:w="655" w:type="dxa"/>
          </w:tcPr>
          <w:p w14:paraId="7B080050" w14:textId="77777777" w:rsidR="006D1256" w:rsidRDefault="00000000">
            <w:pPr>
              <w:spacing w:after="0"/>
              <w:ind w:firstLine="0"/>
            </w:pPr>
            <w:r>
              <w:rPr>
                <w:sz w:val="13"/>
              </w:rPr>
              <w:t>68,4</w:t>
            </w:r>
          </w:p>
        </w:tc>
        <w:tc>
          <w:tcPr>
            <w:tcW w:w="655" w:type="dxa"/>
          </w:tcPr>
          <w:p w14:paraId="7D0109A0" w14:textId="77777777" w:rsidR="006D1256" w:rsidRDefault="00000000">
            <w:pPr>
              <w:spacing w:after="0"/>
              <w:ind w:firstLine="0"/>
            </w:pPr>
            <w:r>
              <w:rPr>
                <w:sz w:val="13"/>
              </w:rPr>
              <w:t>30,4</w:t>
            </w:r>
          </w:p>
        </w:tc>
        <w:tc>
          <w:tcPr>
            <w:tcW w:w="655" w:type="dxa"/>
          </w:tcPr>
          <w:p w14:paraId="2BDB360A" w14:textId="77777777" w:rsidR="006D1256" w:rsidRDefault="00000000">
            <w:pPr>
              <w:spacing w:after="0"/>
              <w:ind w:firstLine="0"/>
            </w:pPr>
            <w:r>
              <w:rPr>
                <w:sz w:val="13"/>
              </w:rPr>
              <w:t>0,598</w:t>
            </w:r>
          </w:p>
        </w:tc>
        <w:tc>
          <w:tcPr>
            <w:tcW w:w="655" w:type="dxa"/>
          </w:tcPr>
          <w:p w14:paraId="13B4DB4D" w14:textId="77777777" w:rsidR="006D1256" w:rsidRDefault="00000000">
            <w:pPr>
              <w:spacing w:after="0"/>
              <w:ind w:firstLine="0"/>
            </w:pPr>
            <w:r>
              <w:rPr>
                <w:sz w:val="13"/>
              </w:rPr>
              <w:t>33050</w:t>
            </w:r>
          </w:p>
        </w:tc>
        <w:tc>
          <w:tcPr>
            <w:tcW w:w="655" w:type="dxa"/>
          </w:tcPr>
          <w:p w14:paraId="1C4DDF42" w14:textId="77777777" w:rsidR="006D1256" w:rsidRDefault="00000000">
            <w:pPr>
              <w:spacing w:after="0"/>
              <w:ind w:firstLine="0"/>
            </w:pPr>
            <w:r>
              <w:rPr>
                <w:sz w:val="13"/>
              </w:rPr>
              <w:t>138,4</w:t>
            </w:r>
          </w:p>
        </w:tc>
        <w:tc>
          <w:tcPr>
            <w:tcW w:w="655" w:type="dxa"/>
          </w:tcPr>
          <w:p w14:paraId="727AA8FC" w14:textId="77777777" w:rsidR="006D1256" w:rsidRDefault="00000000">
            <w:pPr>
              <w:spacing w:after="0"/>
              <w:ind w:firstLine="0"/>
            </w:pPr>
            <w:r>
              <w:rPr>
                <w:sz w:val="13"/>
              </w:rPr>
              <w:t>101,5</w:t>
            </w:r>
          </w:p>
        </w:tc>
        <w:tc>
          <w:tcPr>
            <w:tcW w:w="655" w:type="dxa"/>
          </w:tcPr>
          <w:p w14:paraId="66B1CCB9" w14:textId="77777777" w:rsidR="006D1256" w:rsidRDefault="00000000">
            <w:pPr>
              <w:spacing w:after="0"/>
              <w:ind w:firstLine="0"/>
            </w:pPr>
            <w:r>
              <w:rPr>
                <w:sz w:val="13"/>
              </w:rPr>
              <w:t>62,7</w:t>
            </w:r>
          </w:p>
        </w:tc>
        <w:tc>
          <w:tcPr>
            <w:tcW w:w="655" w:type="dxa"/>
          </w:tcPr>
          <w:p w14:paraId="4E07B4BD" w14:textId="77777777" w:rsidR="006D1256" w:rsidRDefault="00000000">
            <w:pPr>
              <w:spacing w:after="0"/>
              <w:ind w:firstLine="0"/>
            </w:pPr>
            <w:r>
              <w:rPr>
                <w:sz w:val="13"/>
              </w:rPr>
              <w:t>28,9</w:t>
            </w:r>
          </w:p>
        </w:tc>
        <w:tc>
          <w:tcPr>
            <w:tcW w:w="655" w:type="dxa"/>
          </w:tcPr>
          <w:p w14:paraId="18ADA735" w14:textId="77777777" w:rsidR="006D1256" w:rsidRDefault="00000000">
            <w:pPr>
              <w:spacing w:after="0"/>
              <w:ind w:firstLine="0"/>
            </w:pPr>
            <w:r>
              <w:rPr>
                <w:sz w:val="13"/>
              </w:rPr>
              <w:t>0,447</w:t>
            </w:r>
          </w:p>
        </w:tc>
        <w:tc>
          <w:tcPr>
            <w:tcW w:w="655" w:type="dxa"/>
          </w:tcPr>
          <w:p w14:paraId="58F448FC" w14:textId="77777777" w:rsidR="006D1256" w:rsidRDefault="00000000">
            <w:pPr>
              <w:spacing w:after="0"/>
              <w:ind w:firstLine="0"/>
            </w:pPr>
            <w:r>
              <w:rPr>
                <w:sz w:val="13"/>
              </w:rPr>
              <w:t>925</w:t>
            </w:r>
          </w:p>
        </w:tc>
      </w:tr>
      <w:tr w:rsidR="006D1256" w14:paraId="50435111" w14:textId="77777777">
        <w:trPr>
          <w:jc w:val="center"/>
        </w:trPr>
        <w:tc>
          <w:tcPr>
            <w:tcW w:w="539" w:type="dxa"/>
          </w:tcPr>
          <w:p w14:paraId="6B47FB89" w14:textId="77777777" w:rsidR="006D1256" w:rsidRDefault="00000000">
            <w:pPr>
              <w:spacing w:after="0"/>
              <w:ind w:firstLine="0"/>
            </w:pPr>
            <w:r>
              <w:rPr>
                <w:sz w:val="13"/>
              </w:rPr>
              <w:t>2022</w:t>
            </w:r>
          </w:p>
        </w:tc>
        <w:tc>
          <w:tcPr>
            <w:tcW w:w="425" w:type="dxa"/>
          </w:tcPr>
          <w:p w14:paraId="4389B001" w14:textId="77777777" w:rsidR="006D1256" w:rsidRDefault="00000000">
            <w:pPr>
              <w:spacing w:after="0"/>
              <w:ind w:firstLine="0"/>
            </w:pPr>
            <w:r>
              <w:rPr>
                <w:sz w:val="13"/>
              </w:rPr>
              <w:t>4</w:t>
            </w:r>
          </w:p>
        </w:tc>
        <w:tc>
          <w:tcPr>
            <w:tcW w:w="539" w:type="dxa"/>
          </w:tcPr>
          <w:p w14:paraId="1431EC4F" w14:textId="77777777" w:rsidR="006D1256" w:rsidRDefault="00000000">
            <w:pPr>
              <w:spacing w:after="0"/>
              <w:ind w:firstLine="0"/>
            </w:pPr>
            <w:r>
              <w:rPr>
                <w:sz w:val="13"/>
              </w:rPr>
              <w:t>-0,86</w:t>
            </w:r>
          </w:p>
        </w:tc>
        <w:tc>
          <w:tcPr>
            <w:tcW w:w="709" w:type="dxa"/>
          </w:tcPr>
          <w:p w14:paraId="5A435349" w14:textId="77777777" w:rsidR="006D1256" w:rsidRDefault="00000000">
            <w:pPr>
              <w:spacing w:after="0"/>
              <w:ind w:firstLine="0"/>
            </w:pPr>
            <w:r>
              <w:rPr>
                <w:sz w:val="13"/>
              </w:rPr>
              <w:t>La Niña</w:t>
            </w:r>
          </w:p>
        </w:tc>
        <w:tc>
          <w:tcPr>
            <w:tcW w:w="655" w:type="dxa"/>
          </w:tcPr>
          <w:p w14:paraId="63DF0763" w14:textId="77777777" w:rsidR="006D1256" w:rsidRDefault="00000000">
            <w:pPr>
              <w:spacing w:after="0"/>
              <w:ind w:firstLine="0"/>
            </w:pPr>
            <w:r>
              <w:rPr>
                <w:sz w:val="13"/>
              </w:rPr>
              <w:t>135,5</w:t>
            </w:r>
          </w:p>
        </w:tc>
        <w:tc>
          <w:tcPr>
            <w:tcW w:w="655" w:type="dxa"/>
          </w:tcPr>
          <w:p w14:paraId="7E2B4212" w14:textId="77777777" w:rsidR="006D1256" w:rsidRDefault="00000000">
            <w:pPr>
              <w:spacing w:after="0"/>
              <w:ind w:firstLine="0"/>
            </w:pPr>
            <w:r>
              <w:rPr>
                <w:sz w:val="13"/>
              </w:rPr>
              <w:t>114,8</w:t>
            </w:r>
          </w:p>
        </w:tc>
        <w:tc>
          <w:tcPr>
            <w:tcW w:w="655" w:type="dxa"/>
          </w:tcPr>
          <w:p w14:paraId="5C9295F6" w14:textId="77777777" w:rsidR="006D1256" w:rsidRDefault="00000000">
            <w:pPr>
              <w:spacing w:after="0"/>
              <w:ind w:firstLine="0"/>
            </w:pPr>
            <w:r>
              <w:rPr>
                <w:sz w:val="13"/>
              </w:rPr>
              <w:t>106,4</w:t>
            </w:r>
          </w:p>
        </w:tc>
        <w:tc>
          <w:tcPr>
            <w:tcW w:w="655" w:type="dxa"/>
          </w:tcPr>
          <w:p w14:paraId="7E8FEE15" w14:textId="77777777" w:rsidR="006D1256" w:rsidRDefault="00000000">
            <w:pPr>
              <w:spacing w:after="0"/>
              <w:ind w:firstLine="0"/>
            </w:pPr>
            <w:r>
              <w:rPr>
                <w:sz w:val="13"/>
              </w:rPr>
              <w:t>27,7</w:t>
            </w:r>
          </w:p>
        </w:tc>
        <w:tc>
          <w:tcPr>
            <w:tcW w:w="655" w:type="dxa"/>
          </w:tcPr>
          <w:p w14:paraId="72AD9529" w14:textId="77777777" w:rsidR="006D1256" w:rsidRDefault="00000000">
            <w:pPr>
              <w:spacing w:after="0"/>
              <w:ind w:firstLine="0"/>
            </w:pPr>
            <w:r>
              <w:rPr>
                <w:sz w:val="13"/>
              </w:rPr>
              <w:t>0,581</w:t>
            </w:r>
          </w:p>
        </w:tc>
        <w:tc>
          <w:tcPr>
            <w:tcW w:w="655" w:type="dxa"/>
          </w:tcPr>
          <w:p w14:paraId="084037B7" w14:textId="77777777" w:rsidR="006D1256" w:rsidRDefault="00000000">
            <w:pPr>
              <w:spacing w:after="0"/>
              <w:ind w:firstLine="0"/>
            </w:pPr>
            <w:r>
              <w:rPr>
                <w:sz w:val="13"/>
              </w:rPr>
              <w:t>1975</w:t>
            </w:r>
          </w:p>
        </w:tc>
        <w:tc>
          <w:tcPr>
            <w:tcW w:w="655" w:type="dxa"/>
          </w:tcPr>
          <w:p w14:paraId="22A617A9" w14:textId="77777777" w:rsidR="006D1256" w:rsidRDefault="00000000">
            <w:pPr>
              <w:spacing w:after="0"/>
              <w:ind w:firstLine="0"/>
            </w:pPr>
            <w:r>
              <w:rPr>
                <w:sz w:val="13"/>
              </w:rPr>
              <w:t>144,1</w:t>
            </w:r>
          </w:p>
        </w:tc>
        <w:tc>
          <w:tcPr>
            <w:tcW w:w="655" w:type="dxa"/>
          </w:tcPr>
          <w:p w14:paraId="58E6805D" w14:textId="77777777" w:rsidR="006D1256" w:rsidRDefault="00000000">
            <w:pPr>
              <w:spacing w:after="0"/>
              <w:ind w:firstLine="0"/>
            </w:pPr>
            <w:r>
              <w:rPr>
                <w:sz w:val="13"/>
              </w:rPr>
              <w:t>102,5</w:t>
            </w:r>
          </w:p>
        </w:tc>
        <w:tc>
          <w:tcPr>
            <w:tcW w:w="655" w:type="dxa"/>
          </w:tcPr>
          <w:p w14:paraId="1DD7650D" w14:textId="77777777" w:rsidR="006D1256" w:rsidRDefault="00000000">
            <w:pPr>
              <w:spacing w:after="0"/>
              <w:ind w:firstLine="0"/>
            </w:pPr>
            <w:r>
              <w:rPr>
                <w:sz w:val="13"/>
              </w:rPr>
              <w:t>48,2</w:t>
            </w:r>
          </w:p>
        </w:tc>
        <w:tc>
          <w:tcPr>
            <w:tcW w:w="655" w:type="dxa"/>
          </w:tcPr>
          <w:p w14:paraId="6B4C6176" w14:textId="77777777" w:rsidR="006D1256" w:rsidRDefault="00000000">
            <w:pPr>
              <w:spacing w:after="0"/>
              <w:ind w:firstLine="0"/>
            </w:pPr>
            <w:r>
              <w:rPr>
                <w:sz w:val="13"/>
              </w:rPr>
              <w:t>31,3</w:t>
            </w:r>
          </w:p>
        </w:tc>
        <w:tc>
          <w:tcPr>
            <w:tcW w:w="655" w:type="dxa"/>
          </w:tcPr>
          <w:p w14:paraId="6C43DF7B" w14:textId="77777777" w:rsidR="006D1256" w:rsidRDefault="00000000">
            <w:pPr>
              <w:spacing w:after="0"/>
              <w:ind w:firstLine="0"/>
            </w:pPr>
            <w:r>
              <w:rPr>
                <w:sz w:val="13"/>
              </w:rPr>
              <w:t>0,491</w:t>
            </w:r>
          </w:p>
        </w:tc>
        <w:tc>
          <w:tcPr>
            <w:tcW w:w="655" w:type="dxa"/>
          </w:tcPr>
          <w:p w14:paraId="02E15604" w14:textId="77777777" w:rsidR="006D1256" w:rsidRDefault="00000000">
            <w:pPr>
              <w:spacing w:after="0"/>
              <w:ind w:firstLine="0"/>
            </w:pPr>
            <w:r>
              <w:rPr>
                <w:sz w:val="13"/>
              </w:rPr>
              <w:t>13875</w:t>
            </w:r>
          </w:p>
        </w:tc>
        <w:tc>
          <w:tcPr>
            <w:tcW w:w="655" w:type="dxa"/>
          </w:tcPr>
          <w:p w14:paraId="19AD9353" w14:textId="77777777" w:rsidR="006D1256" w:rsidRDefault="00000000">
            <w:pPr>
              <w:spacing w:after="0"/>
              <w:ind w:firstLine="0"/>
            </w:pPr>
            <w:r>
              <w:rPr>
                <w:sz w:val="13"/>
              </w:rPr>
              <w:t>107,2</w:t>
            </w:r>
          </w:p>
        </w:tc>
        <w:tc>
          <w:tcPr>
            <w:tcW w:w="655" w:type="dxa"/>
          </w:tcPr>
          <w:p w14:paraId="32F98FA7" w14:textId="77777777" w:rsidR="006D1256" w:rsidRDefault="00000000">
            <w:pPr>
              <w:spacing w:after="0"/>
              <w:ind w:firstLine="0"/>
            </w:pPr>
            <w:r>
              <w:rPr>
                <w:sz w:val="13"/>
              </w:rPr>
              <w:t>78,4</w:t>
            </w:r>
          </w:p>
        </w:tc>
        <w:tc>
          <w:tcPr>
            <w:tcW w:w="655" w:type="dxa"/>
          </w:tcPr>
          <w:p w14:paraId="2B08C280" w14:textId="77777777" w:rsidR="006D1256" w:rsidRDefault="00000000">
            <w:pPr>
              <w:spacing w:after="0"/>
              <w:ind w:firstLine="0"/>
            </w:pPr>
            <w:r>
              <w:rPr>
                <w:sz w:val="13"/>
              </w:rPr>
              <w:t>57,7</w:t>
            </w:r>
          </w:p>
        </w:tc>
        <w:tc>
          <w:tcPr>
            <w:tcW w:w="655" w:type="dxa"/>
          </w:tcPr>
          <w:p w14:paraId="0A1A7142" w14:textId="77777777" w:rsidR="006D1256" w:rsidRDefault="00000000">
            <w:pPr>
              <w:spacing w:after="0"/>
              <w:ind w:firstLine="0"/>
            </w:pPr>
            <w:r>
              <w:rPr>
                <w:sz w:val="13"/>
              </w:rPr>
              <w:t>30,3</w:t>
            </w:r>
          </w:p>
        </w:tc>
        <w:tc>
          <w:tcPr>
            <w:tcW w:w="655" w:type="dxa"/>
          </w:tcPr>
          <w:p w14:paraId="3377B2C4" w14:textId="77777777" w:rsidR="006D1256" w:rsidRDefault="00000000">
            <w:pPr>
              <w:spacing w:after="0"/>
              <w:ind w:firstLine="0"/>
            </w:pPr>
            <w:r>
              <w:rPr>
                <w:sz w:val="13"/>
              </w:rPr>
              <w:t>0,367</w:t>
            </w:r>
          </w:p>
        </w:tc>
        <w:tc>
          <w:tcPr>
            <w:tcW w:w="655" w:type="dxa"/>
          </w:tcPr>
          <w:p w14:paraId="1211CF1D" w14:textId="77777777" w:rsidR="006D1256" w:rsidRDefault="00000000">
            <w:pPr>
              <w:spacing w:after="0"/>
              <w:ind w:firstLine="0"/>
            </w:pPr>
            <w:r>
              <w:rPr>
                <w:sz w:val="13"/>
              </w:rPr>
              <w:t>2500</w:t>
            </w:r>
          </w:p>
        </w:tc>
      </w:tr>
      <w:tr w:rsidR="006D1256" w14:paraId="66F1A720" w14:textId="77777777">
        <w:trPr>
          <w:jc w:val="center"/>
        </w:trPr>
        <w:tc>
          <w:tcPr>
            <w:tcW w:w="539" w:type="dxa"/>
          </w:tcPr>
          <w:p w14:paraId="4189E898" w14:textId="77777777" w:rsidR="006D1256" w:rsidRDefault="00000000">
            <w:pPr>
              <w:spacing w:after="0"/>
              <w:ind w:firstLine="0"/>
            </w:pPr>
            <w:r>
              <w:rPr>
                <w:sz w:val="13"/>
              </w:rPr>
              <w:t>2022</w:t>
            </w:r>
          </w:p>
        </w:tc>
        <w:tc>
          <w:tcPr>
            <w:tcW w:w="425" w:type="dxa"/>
          </w:tcPr>
          <w:p w14:paraId="62ACECE1" w14:textId="77777777" w:rsidR="006D1256" w:rsidRDefault="00000000">
            <w:pPr>
              <w:spacing w:after="0"/>
              <w:ind w:firstLine="0"/>
            </w:pPr>
            <w:r>
              <w:rPr>
                <w:sz w:val="13"/>
              </w:rPr>
              <w:t>5</w:t>
            </w:r>
          </w:p>
        </w:tc>
        <w:tc>
          <w:tcPr>
            <w:tcW w:w="539" w:type="dxa"/>
          </w:tcPr>
          <w:p w14:paraId="1F084F87" w14:textId="77777777" w:rsidR="006D1256" w:rsidRDefault="00000000">
            <w:pPr>
              <w:spacing w:after="0"/>
              <w:ind w:firstLine="0"/>
            </w:pPr>
            <w:r>
              <w:rPr>
                <w:sz w:val="13"/>
              </w:rPr>
              <w:t>-0,83</w:t>
            </w:r>
          </w:p>
        </w:tc>
        <w:tc>
          <w:tcPr>
            <w:tcW w:w="709" w:type="dxa"/>
          </w:tcPr>
          <w:p w14:paraId="1CDFB514" w14:textId="77777777" w:rsidR="006D1256" w:rsidRDefault="00000000">
            <w:pPr>
              <w:spacing w:after="0"/>
              <w:ind w:firstLine="0"/>
            </w:pPr>
            <w:r>
              <w:rPr>
                <w:sz w:val="13"/>
              </w:rPr>
              <w:t>La Niña</w:t>
            </w:r>
          </w:p>
        </w:tc>
        <w:tc>
          <w:tcPr>
            <w:tcW w:w="655" w:type="dxa"/>
          </w:tcPr>
          <w:p w14:paraId="4D327B3C" w14:textId="77777777" w:rsidR="006D1256" w:rsidRDefault="00000000">
            <w:pPr>
              <w:spacing w:after="0"/>
              <w:ind w:firstLine="0"/>
            </w:pPr>
            <w:r>
              <w:rPr>
                <w:sz w:val="13"/>
              </w:rPr>
              <w:t>131,7</w:t>
            </w:r>
          </w:p>
        </w:tc>
        <w:tc>
          <w:tcPr>
            <w:tcW w:w="655" w:type="dxa"/>
          </w:tcPr>
          <w:p w14:paraId="24AE84C4" w14:textId="77777777" w:rsidR="006D1256" w:rsidRDefault="00000000">
            <w:pPr>
              <w:spacing w:after="0"/>
              <w:ind w:firstLine="0"/>
            </w:pPr>
            <w:r>
              <w:rPr>
                <w:sz w:val="13"/>
              </w:rPr>
              <w:t>102,7</w:t>
            </w:r>
          </w:p>
        </w:tc>
        <w:tc>
          <w:tcPr>
            <w:tcW w:w="655" w:type="dxa"/>
          </w:tcPr>
          <w:p w14:paraId="5628101E" w14:textId="77777777" w:rsidR="006D1256" w:rsidRDefault="00000000">
            <w:pPr>
              <w:spacing w:after="0"/>
              <w:ind w:firstLine="0"/>
            </w:pPr>
            <w:r>
              <w:rPr>
                <w:sz w:val="13"/>
              </w:rPr>
              <w:t>44,7</w:t>
            </w:r>
          </w:p>
        </w:tc>
        <w:tc>
          <w:tcPr>
            <w:tcW w:w="655" w:type="dxa"/>
          </w:tcPr>
          <w:p w14:paraId="59FF4296" w14:textId="77777777" w:rsidR="006D1256" w:rsidRDefault="00000000">
            <w:pPr>
              <w:spacing w:after="0"/>
              <w:ind w:firstLine="0"/>
            </w:pPr>
            <w:r>
              <w:rPr>
                <w:sz w:val="13"/>
              </w:rPr>
              <w:t>25,6</w:t>
            </w:r>
          </w:p>
        </w:tc>
        <w:tc>
          <w:tcPr>
            <w:tcW w:w="655" w:type="dxa"/>
          </w:tcPr>
          <w:p w14:paraId="30AA5FB7" w14:textId="77777777" w:rsidR="006D1256" w:rsidRDefault="00000000">
            <w:pPr>
              <w:spacing w:after="0"/>
              <w:ind w:firstLine="0"/>
            </w:pPr>
            <w:r>
              <w:rPr>
                <w:sz w:val="13"/>
              </w:rPr>
              <w:t>0,633</w:t>
            </w:r>
          </w:p>
        </w:tc>
        <w:tc>
          <w:tcPr>
            <w:tcW w:w="655" w:type="dxa"/>
          </w:tcPr>
          <w:p w14:paraId="1326C68D" w14:textId="77777777" w:rsidR="006D1256" w:rsidRDefault="00000000">
            <w:pPr>
              <w:spacing w:after="0"/>
              <w:ind w:firstLine="0"/>
            </w:pPr>
            <w:r>
              <w:rPr>
                <w:sz w:val="13"/>
              </w:rPr>
              <w:t>2625</w:t>
            </w:r>
          </w:p>
        </w:tc>
        <w:tc>
          <w:tcPr>
            <w:tcW w:w="655" w:type="dxa"/>
          </w:tcPr>
          <w:p w14:paraId="519BC53F" w14:textId="77777777" w:rsidR="006D1256" w:rsidRDefault="00000000">
            <w:pPr>
              <w:spacing w:after="0"/>
              <w:ind w:firstLine="0"/>
            </w:pPr>
            <w:r>
              <w:rPr>
                <w:sz w:val="13"/>
              </w:rPr>
              <w:t>125,5</w:t>
            </w:r>
          </w:p>
        </w:tc>
        <w:tc>
          <w:tcPr>
            <w:tcW w:w="655" w:type="dxa"/>
          </w:tcPr>
          <w:p w14:paraId="5FEADA4D" w14:textId="77777777" w:rsidR="006D1256" w:rsidRDefault="00000000">
            <w:pPr>
              <w:spacing w:after="0"/>
              <w:ind w:firstLine="0"/>
            </w:pPr>
            <w:r>
              <w:rPr>
                <w:sz w:val="13"/>
              </w:rPr>
              <w:t>71,0</w:t>
            </w:r>
          </w:p>
        </w:tc>
        <w:tc>
          <w:tcPr>
            <w:tcW w:w="655" w:type="dxa"/>
          </w:tcPr>
          <w:p w14:paraId="4FC5A2B3" w14:textId="77777777" w:rsidR="006D1256" w:rsidRDefault="00000000">
            <w:pPr>
              <w:spacing w:after="0"/>
              <w:ind w:firstLine="0"/>
            </w:pPr>
            <w:r>
              <w:rPr>
                <w:sz w:val="13"/>
              </w:rPr>
              <w:t>3,7</w:t>
            </w:r>
          </w:p>
        </w:tc>
        <w:tc>
          <w:tcPr>
            <w:tcW w:w="655" w:type="dxa"/>
          </w:tcPr>
          <w:p w14:paraId="6BFF87FD" w14:textId="77777777" w:rsidR="006D1256" w:rsidRDefault="00000000">
            <w:pPr>
              <w:spacing w:after="0"/>
              <w:ind w:firstLine="0"/>
            </w:pPr>
            <w:r>
              <w:rPr>
                <w:sz w:val="13"/>
              </w:rPr>
              <w:t>29,9</w:t>
            </w:r>
          </w:p>
        </w:tc>
        <w:tc>
          <w:tcPr>
            <w:tcW w:w="655" w:type="dxa"/>
          </w:tcPr>
          <w:p w14:paraId="4510E261" w14:textId="77777777" w:rsidR="006D1256" w:rsidRDefault="00000000">
            <w:pPr>
              <w:spacing w:after="0"/>
              <w:ind w:firstLine="0"/>
            </w:pPr>
            <w:r>
              <w:rPr>
                <w:sz w:val="13"/>
              </w:rPr>
              <w:t>0,393</w:t>
            </w:r>
          </w:p>
        </w:tc>
        <w:tc>
          <w:tcPr>
            <w:tcW w:w="655" w:type="dxa"/>
          </w:tcPr>
          <w:p w14:paraId="33C98B9D" w14:textId="77777777" w:rsidR="006D1256" w:rsidRDefault="00000000">
            <w:pPr>
              <w:spacing w:after="0"/>
              <w:ind w:firstLine="0"/>
            </w:pPr>
            <w:r>
              <w:rPr>
                <w:sz w:val="13"/>
              </w:rPr>
              <w:t>10950</w:t>
            </w:r>
          </w:p>
        </w:tc>
        <w:tc>
          <w:tcPr>
            <w:tcW w:w="655" w:type="dxa"/>
          </w:tcPr>
          <w:p w14:paraId="55FDE0D9" w14:textId="77777777" w:rsidR="006D1256" w:rsidRDefault="00000000">
            <w:pPr>
              <w:spacing w:after="0"/>
              <w:ind w:firstLine="0"/>
            </w:pPr>
            <w:r>
              <w:rPr>
                <w:sz w:val="13"/>
              </w:rPr>
              <w:t>94,8</w:t>
            </w:r>
          </w:p>
        </w:tc>
        <w:tc>
          <w:tcPr>
            <w:tcW w:w="655" w:type="dxa"/>
          </w:tcPr>
          <w:p w14:paraId="07A7C45F" w14:textId="77777777" w:rsidR="006D1256" w:rsidRDefault="00000000">
            <w:pPr>
              <w:spacing w:after="0"/>
              <w:ind w:firstLine="0"/>
            </w:pPr>
            <w:r>
              <w:rPr>
                <w:sz w:val="13"/>
              </w:rPr>
              <w:t>57,8</w:t>
            </w:r>
          </w:p>
        </w:tc>
        <w:tc>
          <w:tcPr>
            <w:tcW w:w="655" w:type="dxa"/>
          </w:tcPr>
          <w:p w14:paraId="4A251454" w14:textId="77777777" w:rsidR="006D1256" w:rsidRDefault="00000000">
            <w:pPr>
              <w:spacing w:after="0"/>
              <w:ind w:firstLine="0"/>
            </w:pPr>
            <w:r>
              <w:rPr>
                <w:sz w:val="13"/>
              </w:rPr>
              <w:t>15,6</w:t>
            </w:r>
          </w:p>
        </w:tc>
        <w:tc>
          <w:tcPr>
            <w:tcW w:w="655" w:type="dxa"/>
          </w:tcPr>
          <w:p w14:paraId="0B89AD9D" w14:textId="77777777" w:rsidR="006D1256" w:rsidRDefault="00000000">
            <w:pPr>
              <w:spacing w:after="0"/>
              <w:ind w:firstLine="0"/>
            </w:pPr>
            <w:r>
              <w:rPr>
                <w:sz w:val="13"/>
              </w:rPr>
              <w:t>29,0</w:t>
            </w:r>
          </w:p>
        </w:tc>
        <w:tc>
          <w:tcPr>
            <w:tcW w:w="655" w:type="dxa"/>
          </w:tcPr>
          <w:p w14:paraId="3BD6245F" w14:textId="77777777" w:rsidR="006D1256" w:rsidRDefault="00000000">
            <w:pPr>
              <w:spacing w:after="0"/>
              <w:ind w:firstLine="0"/>
            </w:pPr>
            <w:r>
              <w:rPr>
                <w:sz w:val="13"/>
              </w:rPr>
              <w:t>0,318</w:t>
            </w:r>
          </w:p>
        </w:tc>
        <w:tc>
          <w:tcPr>
            <w:tcW w:w="655" w:type="dxa"/>
          </w:tcPr>
          <w:p w14:paraId="213E1D2A" w14:textId="77777777" w:rsidR="006D1256" w:rsidRDefault="00000000">
            <w:pPr>
              <w:spacing w:after="0"/>
              <w:ind w:firstLine="0"/>
            </w:pPr>
            <w:r>
              <w:rPr>
                <w:sz w:val="13"/>
              </w:rPr>
              <w:t>800</w:t>
            </w:r>
          </w:p>
        </w:tc>
      </w:tr>
      <w:tr w:rsidR="006D1256" w14:paraId="57A40C48" w14:textId="77777777">
        <w:trPr>
          <w:jc w:val="center"/>
        </w:trPr>
        <w:tc>
          <w:tcPr>
            <w:tcW w:w="539" w:type="dxa"/>
          </w:tcPr>
          <w:p w14:paraId="5FA572C8" w14:textId="77777777" w:rsidR="006D1256" w:rsidRDefault="00000000">
            <w:pPr>
              <w:spacing w:after="0"/>
              <w:ind w:firstLine="0"/>
            </w:pPr>
            <w:r>
              <w:rPr>
                <w:sz w:val="13"/>
              </w:rPr>
              <w:t>2022</w:t>
            </w:r>
          </w:p>
        </w:tc>
        <w:tc>
          <w:tcPr>
            <w:tcW w:w="425" w:type="dxa"/>
          </w:tcPr>
          <w:p w14:paraId="69313BAB" w14:textId="77777777" w:rsidR="006D1256" w:rsidRDefault="00000000">
            <w:pPr>
              <w:spacing w:after="0"/>
              <w:ind w:firstLine="0"/>
            </w:pPr>
            <w:r>
              <w:rPr>
                <w:sz w:val="13"/>
              </w:rPr>
              <w:t>6</w:t>
            </w:r>
          </w:p>
        </w:tc>
        <w:tc>
          <w:tcPr>
            <w:tcW w:w="539" w:type="dxa"/>
          </w:tcPr>
          <w:p w14:paraId="20CB073C" w14:textId="77777777" w:rsidR="006D1256" w:rsidRDefault="00000000">
            <w:pPr>
              <w:spacing w:after="0"/>
              <w:ind w:firstLine="0"/>
            </w:pPr>
            <w:r>
              <w:rPr>
                <w:sz w:val="13"/>
              </w:rPr>
              <w:t>-0,73</w:t>
            </w:r>
          </w:p>
        </w:tc>
        <w:tc>
          <w:tcPr>
            <w:tcW w:w="709" w:type="dxa"/>
          </w:tcPr>
          <w:p w14:paraId="27E142CB" w14:textId="77777777" w:rsidR="006D1256" w:rsidRDefault="00000000">
            <w:pPr>
              <w:spacing w:after="0"/>
              <w:ind w:firstLine="0"/>
            </w:pPr>
            <w:r>
              <w:rPr>
                <w:sz w:val="13"/>
              </w:rPr>
              <w:t>La Niña</w:t>
            </w:r>
          </w:p>
        </w:tc>
        <w:tc>
          <w:tcPr>
            <w:tcW w:w="655" w:type="dxa"/>
          </w:tcPr>
          <w:p w14:paraId="07CC2FDB" w14:textId="77777777" w:rsidR="006D1256" w:rsidRDefault="00000000">
            <w:pPr>
              <w:spacing w:after="0"/>
              <w:ind w:firstLine="0"/>
            </w:pPr>
            <w:r>
              <w:rPr>
                <w:sz w:val="13"/>
              </w:rPr>
              <w:t>131,5</w:t>
            </w:r>
          </w:p>
        </w:tc>
        <w:tc>
          <w:tcPr>
            <w:tcW w:w="655" w:type="dxa"/>
          </w:tcPr>
          <w:p w14:paraId="3F548A53" w14:textId="77777777" w:rsidR="006D1256" w:rsidRDefault="00000000">
            <w:pPr>
              <w:spacing w:after="0"/>
              <w:ind w:firstLine="0"/>
            </w:pPr>
            <w:r>
              <w:rPr>
                <w:sz w:val="13"/>
              </w:rPr>
              <w:t>89,8</w:t>
            </w:r>
          </w:p>
        </w:tc>
        <w:tc>
          <w:tcPr>
            <w:tcW w:w="655" w:type="dxa"/>
          </w:tcPr>
          <w:p w14:paraId="294B5A9C" w14:textId="77777777" w:rsidR="006D1256" w:rsidRDefault="00000000">
            <w:pPr>
              <w:spacing w:after="0"/>
              <w:ind w:firstLine="0"/>
            </w:pPr>
            <w:r>
              <w:rPr>
                <w:sz w:val="13"/>
              </w:rPr>
              <w:t>22,3</w:t>
            </w:r>
          </w:p>
        </w:tc>
        <w:tc>
          <w:tcPr>
            <w:tcW w:w="655" w:type="dxa"/>
          </w:tcPr>
          <w:p w14:paraId="4ADFDEF3" w14:textId="77777777" w:rsidR="006D1256" w:rsidRDefault="00000000">
            <w:pPr>
              <w:spacing w:after="0"/>
              <w:ind w:firstLine="0"/>
            </w:pPr>
            <w:r>
              <w:rPr>
                <w:sz w:val="13"/>
              </w:rPr>
              <w:t>24,9</w:t>
            </w:r>
          </w:p>
        </w:tc>
        <w:tc>
          <w:tcPr>
            <w:tcW w:w="655" w:type="dxa"/>
          </w:tcPr>
          <w:p w14:paraId="0978E6AC" w14:textId="77777777" w:rsidR="006D1256" w:rsidRDefault="00000000">
            <w:pPr>
              <w:spacing w:after="0"/>
              <w:ind w:firstLine="0"/>
            </w:pPr>
            <w:r>
              <w:rPr>
                <w:sz w:val="13"/>
              </w:rPr>
              <w:t>0,604</w:t>
            </w:r>
          </w:p>
        </w:tc>
        <w:tc>
          <w:tcPr>
            <w:tcW w:w="655" w:type="dxa"/>
          </w:tcPr>
          <w:p w14:paraId="7E361884" w14:textId="77777777" w:rsidR="006D1256" w:rsidRDefault="00000000">
            <w:pPr>
              <w:spacing w:after="0"/>
              <w:ind w:firstLine="0"/>
            </w:pPr>
            <w:r>
              <w:rPr>
                <w:sz w:val="13"/>
              </w:rPr>
              <w:t>1275</w:t>
            </w:r>
          </w:p>
        </w:tc>
        <w:tc>
          <w:tcPr>
            <w:tcW w:w="655" w:type="dxa"/>
          </w:tcPr>
          <w:p w14:paraId="7C577D74" w14:textId="77777777" w:rsidR="006D1256" w:rsidRDefault="00000000">
            <w:pPr>
              <w:spacing w:after="0"/>
              <w:ind w:firstLine="0"/>
            </w:pPr>
            <w:r>
              <w:rPr>
                <w:sz w:val="13"/>
              </w:rPr>
              <w:t>100,3</w:t>
            </w:r>
          </w:p>
        </w:tc>
        <w:tc>
          <w:tcPr>
            <w:tcW w:w="655" w:type="dxa"/>
          </w:tcPr>
          <w:p w14:paraId="4374D4EF" w14:textId="77777777" w:rsidR="006D1256" w:rsidRDefault="00000000">
            <w:pPr>
              <w:spacing w:after="0"/>
              <w:ind w:firstLine="0"/>
            </w:pPr>
            <w:r>
              <w:rPr>
                <w:sz w:val="13"/>
              </w:rPr>
              <w:t>48,5</w:t>
            </w:r>
          </w:p>
        </w:tc>
        <w:tc>
          <w:tcPr>
            <w:tcW w:w="655" w:type="dxa"/>
          </w:tcPr>
          <w:p w14:paraId="7419B029" w14:textId="77777777" w:rsidR="006D1256" w:rsidRDefault="00000000">
            <w:pPr>
              <w:spacing w:after="0"/>
              <w:ind w:firstLine="0"/>
            </w:pPr>
            <w:r>
              <w:rPr>
                <w:sz w:val="13"/>
              </w:rPr>
              <w:t>0,3</w:t>
            </w:r>
          </w:p>
        </w:tc>
        <w:tc>
          <w:tcPr>
            <w:tcW w:w="655" w:type="dxa"/>
          </w:tcPr>
          <w:p w14:paraId="1887FED9" w14:textId="77777777" w:rsidR="006D1256" w:rsidRDefault="00000000">
            <w:pPr>
              <w:spacing w:after="0"/>
              <w:ind w:firstLine="0"/>
            </w:pPr>
            <w:r>
              <w:rPr>
                <w:sz w:val="13"/>
              </w:rPr>
              <w:t>29,9</w:t>
            </w:r>
          </w:p>
        </w:tc>
        <w:tc>
          <w:tcPr>
            <w:tcW w:w="655" w:type="dxa"/>
          </w:tcPr>
          <w:p w14:paraId="34487851" w14:textId="77777777" w:rsidR="006D1256" w:rsidRDefault="00000000">
            <w:pPr>
              <w:spacing w:after="0"/>
              <w:ind w:firstLine="0"/>
            </w:pPr>
            <w:r>
              <w:rPr>
                <w:sz w:val="13"/>
              </w:rPr>
              <w:t>0,276</w:t>
            </w:r>
          </w:p>
        </w:tc>
        <w:tc>
          <w:tcPr>
            <w:tcW w:w="655" w:type="dxa"/>
          </w:tcPr>
          <w:p w14:paraId="5B3C78B7" w14:textId="77777777" w:rsidR="006D1256" w:rsidRDefault="00000000">
            <w:pPr>
              <w:spacing w:after="0"/>
              <w:ind w:firstLine="0"/>
            </w:pPr>
            <w:r>
              <w:rPr>
                <w:sz w:val="13"/>
              </w:rPr>
              <w:t>13100</w:t>
            </w:r>
          </w:p>
        </w:tc>
        <w:tc>
          <w:tcPr>
            <w:tcW w:w="655" w:type="dxa"/>
          </w:tcPr>
          <w:p w14:paraId="39EFF4A6" w14:textId="77777777" w:rsidR="006D1256" w:rsidRDefault="00000000">
            <w:pPr>
              <w:spacing w:after="0"/>
              <w:ind w:firstLine="0"/>
            </w:pPr>
            <w:r>
              <w:rPr>
                <w:sz w:val="13"/>
              </w:rPr>
              <w:t>85,9</w:t>
            </w:r>
          </w:p>
        </w:tc>
        <w:tc>
          <w:tcPr>
            <w:tcW w:w="655" w:type="dxa"/>
          </w:tcPr>
          <w:p w14:paraId="45895AEC" w14:textId="77777777" w:rsidR="006D1256" w:rsidRDefault="00000000">
            <w:pPr>
              <w:spacing w:after="0"/>
              <w:ind w:firstLine="0"/>
            </w:pPr>
            <w:r>
              <w:rPr>
                <w:sz w:val="13"/>
              </w:rPr>
              <w:t>43,2</w:t>
            </w:r>
          </w:p>
        </w:tc>
        <w:tc>
          <w:tcPr>
            <w:tcW w:w="655" w:type="dxa"/>
          </w:tcPr>
          <w:p w14:paraId="4171E8AD" w14:textId="77777777" w:rsidR="006D1256" w:rsidRDefault="00000000">
            <w:pPr>
              <w:spacing w:after="0"/>
              <w:ind w:firstLine="0"/>
            </w:pPr>
            <w:r>
              <w:rPr>
                <w:sz w:val="13"/>
              </w:rPr>
              <w:t>15,9</w:t>
            </w:r>
          </w:p>
        </w:tc>
        <w:tc>
          <w:tcPr>
            <w:tcW w:w="655" w:type="dxa"/>
          </w:tcPr>
          <w:p w14:paraId="49F7FFA0" w14:textId="77777777" w:rsidR="006D1256" w:rsidRDefault="00000000">
            <w:pPr>
              <w:spacing w:after="0"/>
              <w:ind w:firstLine="0"/>
            </w:pPr>
            <w:r>
              <w:rPr>
                <w:sz w:val="13"/>
              </w:rPr>
              <w:t>28,4</w:t>
            </w:r>
          </w:p>
        </w:tc>
        <w:tc>
          <w:tcPr>
            <w:tcW w:w="655" w:type="dxa"/>
          </w:tcPr>
          <w:p w14:paraId="4A16819B" w14:textId="77777777" w:rsidR="006D1256" w:rsidRDefault="00000000">
            <w:pPr>
              <w:spacing w:after="0"/>
              <w:ind w:firstLine="0"/>
            </w:pPr>
            <w:r>
              <w:rPr>
                <w:sz w:val="13"/>
              </w:rPr>
              <w:t>0,246</w:t>
            </w:r>
          </w:p>
        </w:tc>
        <w:tc>
          <w:tcPr>
            <w:tcW w:w="655" w:type="dxa"/>
          </w:tcPr>
          <w:p w14:paraId="5C76E109" w14:textId="77777777" w:rsidR="006D1256" w:rsidRDefault="00000000">
            <w:pPr>
              <w:spacing w:after="0"/>
              <w:ind w:firstLine="0"/>
            </w:pPr>
            <w:r>
              <w:rPr>
                <w:sz w:val="13"/>
              </w:rPr>
              <w:t>1925</w:t>
            </w:r>
          </w:p>
        </w:tc>
      </w:tr>
      <w:tr w:rsidR="006D1256" w14:paraId="3990BC6D" w14:textId="77777777">
        <w:trPr>
          <w:jc w:val="center"/>
        </w:trPr>
        <w:tc>
          <w:tcPr>
            <w:tcW w:w="539" w:type="dxa"/>
          </w:tcPr>
          <w:p w14:paraId="4B780338" w14:textId="77777777" w:rsidR="006D1256" w:rsidRDefault="00000000">
            <w:pPr>
              <w:spacing w:after="0"/>
              <w:ind w:firstLine="0"/>
            </w:pPr>
            <w:r>
              <w:rPr>
                <w:sz w:val="13"/>
              </w:rPr>
              <w:t>2022</w:t>
            </w:r>
          </w:p>
        </w:tc>
        <w:tc>
          <w:tcPr>
            <w:tcW w:w="425" w:type="dxa"/>
          </w:tcPr>
          <w:p w14:paraId="562045BF" w14:textId="77777777" w:rsidR="006D1256" w:rsidRDefault="00000000">
            <w:pPr>
              <w:spacing w:after="0"/>
              <w:ind w:firstLine="0"/>
            </w:pPr>
            <w:r>
              <w:rPr>
                <w:sz w:val="13"/>
              </w:rPr>
              <w:t>7</w:t>
            </w:r>
          </w:p>
        </w:tc>
        <w:tc>
          <w:tcPr>
            <w:tcW w:w="539" w:type="dxa"/>
          </w:tcPr>
          <w:p w14:paraId="2F209863" w14:textId="77777777" w:rsidR="006D1256" w:rsidRDefault="00000000">
            <w:pPr>
              <w:spacing w:after="0"/>
              <w:ind w:firstLine="0"/>
            </w:pPr>
            <w:r>
              <w:rPr>
                <w:sz w:val="13"/>
              </w:rPr>
              <w:t>-0,70</w:t>
            </w:r>
          </w:p>
        </w:tc>
        <w:tc>
          <w:tcPr>
            <w:tcW w:w="709" w:type="dxa"/>
          </w:tcPr>
          <w:p w14:paraId="1082EC4E" w14:textId="77777777" w:rsidR="006D1256" w:rsidRDefault="00000000">
            <w:pPr>
              <w:spacing w:after="0"/>
              <w:ind w:firstLine="0"/>
            </w:pPr>
            <w:r>
              <w:rPr>
                <w:sz w:val="13"/>
              </w:rPr>
              <w:t>La Niña</w:t>
            </w:r>
          </w:p>
        </w:tc>
        <w:tc>
          <w:tcPr>
            <w:tcW w:w="655" w:type="dxa"/>
          </w:tcPr>
          <w:p w14:paraId="09B013C0" w14:textId="77777777" w:rsidR="006D1256" w:rsidRDefault="00000000">
            <w:pPr>
              <w:spacing w:after="0"/>
              <w:ind w:firstLine="0"/>
            </w:pPr>
            <w:r>
              <w:rPr>
                <w:sz w:val="13"/>
              </w:rPr>
              <w:t>130,4</w:t>
            </w:r>
          </w:p>
        </w:tc>
        <w:tc>
          <w:tcPr>
            <w:tcW w:w="655" w:type="dxa"/>
          </w:tcPr>
          <w:p w14:paraId="42F2750E" w14:textId="77777777" w:rsidR="006D1256" w:rsidRDefault="00000000">
            <w:pPr>
              <w:spacing w:after="0"/>
              <w:ind w:firstLine="0"/>
            </w:pPr>
            <w:r>
              <w:rPr>
                <w:sz w:val="13"/>
              </w:rPr>
              <w:t>81,1</w:t>
            </w:r>
          </w:p>
        </w:tc>
        <w:tc>
          <w:tcPr>
            <w:tcW w:w="655" w:type="dxa"/>
          </w:tcPr>
          <w:p w14:paraId="6A817ECA" w14:textId="77777777" w:rsidR="006D1256" w:rsidRDefault="00000000">
            <w:pPr>
              <w:spacing w:after="0"/>
              <w:ind w:firstLine="0"/>
            </w:pPr>
            <w:r>
              <w:rPr>
                <w:sz w:val="13"/>
              </w:rPr>
              <w:t>65,2</w:t>
            </w:r>
          </w:p>
        </w:tc>
        <w:tc>
          <w:tcPr>
            <w:tcW w:w="655" w:type="dxa"/>
          </w:tcPr>
          <w:p w14:paraId="04E9EA05" w14:textId="77777777" w:rsidR="006D1256" w:rsidRDefault="00000000">
            <w:pPr>
              <w:spacing w:after="0"/>
              <w:ind w:firstLine="0"/>
            </w:pPr>
            <w:r>
              <w:rPr>
                <w:sz w:val="13"/>
              </w:rPr>
              <w:t>23,9</w:t>
            </w:r>
          </w:p>
        </w:tc>
        <w:tc>
          <w:tcPr>
            <w:tcW w:w="655" w:type="dxa"/>
          </w:tcPr>
          <w:p w14:paraId="1CC3851B" w14:textId="77777777" w:rsidR="006D1256" w:rsidRDefault="00000000">
            <w:pPr>
              <w:spacing w:after="0"/>
              <w:ind w:firstLine="0"/>
            </w:pPr>
            <w:r>
              <w:rPr>
                <w:sz w:val="13"/>
              </w:rPr>
              <w:t>0,545</w:t>
            </w:r>
          </w:p>
        </w:tc>
        <w:tc>
          <w:tcPr>
            <w:tcW w:w="655" w:type="dxa"/>
          </w:tcPr>
          <w:p w14:paraId="13D614A2" w14:textId="77777777" w:rsidR="006D1256" w:rsidRDefault="00000000">
            <w:pPr>
              <w:spacing w:after="0"/>
              <w:ind w:firstLine="0"/>
            </w:pPr>
            <w:r>
              <w:rPr>
                <w:sz w:val="13"/>
              </w:rPr>
              <w:t>300</w:t>
            </w:r>
          </w:p>
        </w:tc>
        <w:tc>
          <w:tcPr>
            <w:tcW w:w="655" w:type="dxa"/>
          </w:tcPr>
          <w:p w14:paraId="16E24AB1" w14:textId="77777777" w:rsidR="006D1256" w:rsidRDefault="00000000">
            <w:pPr>
              <w:spacing w:after="0"/>
              <w:ind w:firstLine="0"/>
            </w:pPr>
            <w:r>
              <w:rPr>
                <w:sz w:val="13"/>
              </w:rPr>
              <w:t>89,2</w:t>
            </w:r>
          </w:p>
        </w:tc>
        <w:tc>
          <w:tcPr>
            <w:tcW w:w="655" w:type="dxa"/>
          </w:tcPr>
          <w:p w14:paraId="025838DA" w14:textId="77777777" w:rsidR="006D1256" w:rsidRDefault="00000000">
            <w:pPr>
              <w:spacing w:after="0"/>
              <w:ind w:firstLine="0"/>
            </w:pPr>
            <w:r>
              <w:rPr>
                <w:sz w:val="13"/>
              </w:rPr>
              <w:t>38,5</w:t>
            </w:r>
          </w:p>
        </w:tc>
        <w:tc>
          <w:tcPr>
            <w:tcW w:w="655" w:type="dxa"/>
          </w:tcPr>
          <w:p w14:paraId="0D89C0CA" w14:textId="77777777" w:rsidR="006D1256" w:rsidRDefault="00000000">
            <w:pPr>
              <w:spacing w:after="0"/>
              <w:ind w:firstLine="0"/>
            </w:pPr>
            <w:r>
              <w:rPr>
                <w:sz w:val="13"/>
              </w:rPr>
              <w:t>1,1</w:t>
            </w:r>
          </w:p>
        </w:tc>
        <w:tc>
          <w:tcPr>
            <w:tcW w:w="655" w:type="dxa"/>
          </w:tcPr>
          <w:p w14:paraId="78B5C4B2" w14:textId="77777777" w:rsidR="006D1256" w:rsidRDefault="00000000">
            <w:pPr>
              <w:spacing w:after="0"/>
              <w:ind w:firstLine="0"/>
            </w:pPr>
            <w:r>
              <w:rPr>
                <w:sz w:val="13"/>
              </w:rPr>
              <w:t>30,2</w:t>
            </w:r>
          </w:p>
        </w:tc>
        <w:tc>
          <w:tcPr>
            <w:tcW w:w="655" w:type="dxa"/>
          </w:tcPr>
          <w:p w14:paraId="7047E429" w14:textId="77777777" w:rsidR="006D1256" w:rsidRDefault="00000000">
            <w:pPr>
              <w:spacing w:after="0"/>
              <w:ind w:firstLine="0"/>
            </w:pPr>
            <w:r>
              <w:rPr>
                <w:sz w:val="13"/>
              </w:rPr>
              <w:t>0,201</w:t>
            </w:r>
          </w:p>
        </w:tc>
        <w:tc>
          <w:tcPr>
            <w:tcW w:w="655" w:type="dxa"/>
          </w:tcPr>
          <w:p w14:paraId="1108F0B5" w14:textId="77777777" w:rsidR="006D1256" w:rsidRDefault="00000000">
            <w:pPr>
              <w:spacing w:after="0"/>
              <w:ind w:firstLine="0"/>
            </w:pPr>
            <w:r>
              <w:rPr>
                <w:sz w:val="13"/>
              </w:rPr>
              <w:t>29475</w:t>
            </w:r>
          </w:p>
        </w:tc>
        <w:tc>
          <w:tcPr>
            <w:tcW w:w="655" w:type="dxa"/>
          </w:tcPr>
          <w:p w14:paraId="1F071451" w14:textId="77777777" w:rsidR="006D1256" w:rsidRDefault="00000000">
            <w:pPr>
              <w:spacing w:after="0"/>
              <w:ind w:firstLine="0"/>
            </w:pPr>
            <w:r>
              <w:rPr>
                <w:sz w:val="13"/>
              </w:rPr>
              <w:t>80,9</w:t>
            </w:r>
          </w:p>
        </w:tc>
        <w:tc>
          <w:tcPr>
            <w:tcW w:w="655" w:type="dxa"/>
          </w:tcPr>
          <w:p w14:paraId="6DA3229E" w14:textId="77777777" w:rsidR="006D1256" w:rsidRDefault="00000000">
            <w:pPr>
              <w:spacing w:after="0"/>
              <w:ind w:firstLine="0"/>
            </w:pPr>
            <w:r>
              <w:rPr>
                <w:sz w:val="13"/>
              </w:rPr>
              <w:t>35,2</w:t>
            </w:r>
          </w:p>
        </w:tc>
        <w:tc>
          <w:tcPr>
            <w:tcW w:w="655" w:type="dxa"/>
          </w:tcPr>
          <w:p w14:paraId="2673F445" w14:textId="77777777" w:rsidR="006D1256" w:rsidRDefault="00000000">
            <w:pPr>
              <w:spacing w:after="0"/>
              <w:ind w:firstLine="0"/>
            </w:pPr>
            <w:r>
              <w:rPr>
                <w:sz w:val="13"/>
              </w:rPr>
              <w:t>29,5</w:t>
            </w:r>
          </w:p>
        </w:tc>
        <w:tc>
          <w:tcPr>
            <w:tcW w:w="655" w:type="dxa"/>
          </w:tcPr>
          <w:p w14:paraId="496ED20F" w14:textId="77777777" w:rsidR="006D1256" w:rsidRDefault="00000000">
            <w:pPr>
              <w:spacing w:after="0"/>
              <w:ind w:firstLine="0"/>
            </w:pPr>
            <w:r>
              <w:rPr>
                <w:sz w:val="13"/>
              </w:rPr>
              <w:t>28,2</w:t>
            </w:r>
          </w:p>
        </w:tc>
        <w:tc>
          <w:tcPr>
            <w:tcW w:w="655" w:type="dxa"/>
          </w:tcPr>
          <w:p w14:paraId="3B7D5EDE" w14:textId="77777777" w:rsidR="006D1256" w:rsidRDefault="00000000">
            <w:pPr>
              <w:spacing w:after="0"/>
              <w:ind w:firstLine="0"/>
            </w:pPr>
            <w:r>
              <w:rPr>
                <w:sz w:val="13"/>
              </w:rPr>
              <w:t>0,192</w:t>
            </w:r>
          </w:p>
        </w:tc>
        <w:tc>
          <w:tcPr>
            <w:tcW w:w="655" w:type="dxa"/>
          </w:tcPr>
          <w:p w14:paraId="53AD472F" w14:textId="77777777" w:rsidR="006D1256" w:rsidRDefault="00000000">
            <w:pPr>
              <w:spacing w:after="0"/>
              <w:ind w:firstLine="0"/>
            </w:pPr>
            <w:r>
              <w:rPr>
                <w:sz w:val="13"/>
              </w:rPr>
              <w:t>3550</w:t>
            </w:r>
          </w:p>
        </w:tc>
      </w:tr>
      <w:tr w:rsidR="006D1256" w14:paraId="7DE15196" w14:textId="77777777">
        <w:trPr>
          <w:jc w:val="center"/>
        </w:trPr>
        <w:tc>
          <w:tcPr>
            <w:tcW w:w="539" w:type="dxa"/>
          </w:tcPr>
          <w:p w14:paraId="00998016" w14:textId="77777777" w:rsidR="006D1256" w:rsidRDefault="00000000">
            <w:pPr>
              <w:spacing w:after="0"/>
              <w:ind w:firstLine="0"/>
            </w:pPr>
            <w:r>
              <w:rPr>
                <w:sz w:val="13"/>
              </w:rPr>
              <w:t>2022</w:t>
            </w:r>
          </w:p>
        </w:tc>
        <w:tc>
          <w:tcPr>
            <w:tcW w:w="425" w:type="dxa"/>
          </w:tcPr>
          <w:p w14:paraId="1BD38158" w14:textId="77777777" w:rsidR="006D1256" w:rsidRDefault="00000000">
            <w:pPr>
              <w:spacing w:after="0"/>
              <w:ind w:firstLine="0"/>
            </w:pPr>
            <w:r>
              <w:rPr>
                <w:sz w:val="13"/>
              </w:rPr>
              <w:t>8</w:t>
            </w:r>
          </w:p>
        </w:tc>
        <w:tc>
          <w:tcPr>
            <w:tcW w:w="539" w:type="dxa"/>
          </w:tcPr>
          <w:p w14:paraId="1C15CD09" w14:textId="77777777" w:rsidR="006D1256" w:rsidRDefault="00000000">
            <w:pPr>
              <w:spacing w:after="0"/>
              <w:ind w:firstLine="0"/>
            </w:pPr>
            <w:r>
              <w:rPr>
                <w:sz w:val="13"/>
              </w:rPr>
              <w:t>-0,78</w:t>
            </w:r>
          </w:p>
        </w:tc>
        <w:tc>
          <w:tcPr>
            <w:tcW w:w="709" w:type="dxa"/>
          </w:tcPr>
          <w:p w14:paraId="0B679CDD" w14:textId="77777777" w:rsidR="006D1256" w:rsidRDefault="00000000">
            <w:pPr>
              <w:spacing w:after="0"/>
              <w:ind w:firstLine="0"/>
            </w:pPr>
            <w:r>
              <w:rPr>
                <w:sz w:val="13"/>
              </w:rPr>
              <w:t>La Niña</w:t>
            </w:r>
          </w:p>
        </w:tc>
        <w:tc>
          <w:tcPr>
            <w:tcW w:w="655" w:type="dxa"/>
          </w:tcPr>
          <w:p w14:paraId="20F98A2A" w14:textId="77777777" w:rsidR="006D1256" w:rsidRDefault="00000000">
            <w:pPr>
              <w:spacing w:after="0"/>
              <w:ind w:firstLine="0"/>
            </w:pPr>
            <w:r>
              <w:rPr>
                <w:sz w:val="13"/>
              </w:rPr>
              <w:t>134,0</w:t>
            </w:r>
          </w:p>
        </w:tc>
        <w:tc>
          <w:tcPr>
            <w:tcW w:w="655" w:type="dxa"/>
          </w:tcPr>
          <w:p w14:paraId="20362E1C" w14:textId="77777777" w:rsidR="006D1256" w:rsidRDefault="00000000">
            <w:pPr>
              <w:spacing w:after="0"/>
              <w:ind w:firstLine="0"/>
            </w:pPr>
            <w:r>
              <w:rPr>
                <w:sz w:val="13"/>
              </w:rPr>
              <w:t>81,8</w:t>
            </w:r>
          </w:p>
        </w:tc>
        <w:tc>
          <w:tcPr>
            <w:tcW w:w="655" w:type="dxa"/>
          </w:tcPr>
          <w:p w14:paraId="5993B6E2" w14:textId="77777777" w:rsidR="006D1256" w:rsidRDefault="00000000">
            <w:pPr>
              <w:spacing w:after="0"/>
              <w:ind w:firstLine="0"/>
            </w:pPr>
            <w:r>
              <w:rPr>
                <w:sz w:val="13"/>
              </w:rPr>
              <w:t>43,2</w:t>
            </w:r>
          </w:p>
        </w:tc>
        <w:tc>
          <w:tcPr>
            <w:tcW w:w="655" w:type="dxa"/>
          </w:tcPr>
          <w:p w14:paraId="12DBE1F8" w14:textId="77777777" w:rsidR="006D1256" w:rsidRDefault="00000000">
            <w:pPr>
              <w:spacing w:after="0"/>
              <w:ind w:firstLine="0"/>
            </w:pPr>
            <w:r>
              <w:rPr>
                <w:sz w:val="13"/>
              </w:rPr>
              <w:t>25,6</w:t>
            </w:r>
          </w:p>
        </w:tc>
        <w:tc>
          <w:tcPr>
            <w:tcW w:w="655" w:type="dxa"/>
          </w:tcPr>
          <w:p w14:paraId="1878AB6E" w14:textId="77777777" w:rsidR="006D1256" w:rsidRDefault="00000000">
            <w:pPr>
              <w:spacing w:after="0"/>
              <w:ind w:firstLine="0"/>
            </w:pPr>
            <w:r>
              <w:rPr>
                <w:sz w:val="13"/>
              </w:rPr>
              <w:t>0,492</w:t>
            </w:r>
          </w:p>
        </w:tc>
        <w:tc>
          <w:tcPr>
            <w:tcW w:w="655" w:type="dxa"/>
          </w:tcPr>
          <w:p w14:paraId="6855679C" w14:textId="77777777" w:rsidR="006D1256" w:rsidRDefault="00000000">
            <w:pPr>
              <w:spacing w:after="0"/>
              <w:ind w:firstLine="0"/>
            </w:pPr>
            <w:r>
              <w:rPr>
                <w:sz w:val="13"/>
              </w:rPr>
              <w:t>1525</w:t>
            </w:r>
          </w:p>
        </w:tc>
        <w:tc>
          <w:tcPr>
            <w:tcW w:w="655" w:type="dxa"/>
          </w:tcPr>
          <w:p w14:paraId="2F74C4E8" w14:textId="77777777" w:rsidR="006D1256" w:rsidRDefault="00000000">
            <w:pPr>
              <w:spacing w:after="0"/>
              <w:ind w:firstLine="0"/>
            </w:pPr>
            <w:r>
              <w:rPr>
                <w:sz w:val="13"/>
              </w:rPr>
              <w:t>70,7</w:t>
            </w:r>
          </w:p>
        </w:tc>
        <w:tc>
          <w:tcPr>
            <w:tcW w:w="655" w:type="dxa"/>
          </w:tcPr>
          <w:p w14:paraId="2DB2CE13" w14:textId="77777777" w:rsidR="006D1256" w:rsidRDefault="00000000">
            <w:pPr>
              <w:spacing w:after="0"/>
              <w:ind w:firstLine="0"/>
            </w:pPr>
            <w:r>
              <w:rPr>
                <w:sz w:val="13"/>
              </w:rPr>
              <w:t>29,2</w:t>
            </w:r>
          </w:p>
        </w:tc>
        <w:tc>
          <w:tcPr>
            <w:tcW w:w="655" w:type="dxa"/>
          </w:tcPr>
          <w:p w14:paraId="3F9887EB" w14:textId="77777777" w:rsidR="006D1256" w:rsidRDefault="00000000">
            <w:pPr>
              <w:spacing w:after="0"/>
              <w:ind w:firstLine="0"/>
            </w:pPr>
            <w:r>
              <w:rPr>
                <w:sz w:val="13"/>
              </w:rPr>
              <w:t>0,3</w:t>
            </w:r>
          </w:p>
        </w:tc>
        <w:tc>
          <w:tcPr>
            <w:tcW w:w="655" w:type="dxa"/>
          </w:tcPr>
          <w:p w14:paraId="59A3141E" w14:textId="77777777" w:rsidR="006D1256" w:rsidRDefault="00000000">
            <w:pPr>
              <w:spacing w:after="0"/>
              <w:ind w:firstLine="0"/>
            </w:pPr>
            <w:r>
              <w:rPr>
                <w:sz w:val="13"/>
              </w:rPr>
              <w:t>33,5</w:t>
            </w:r>
          </w:p>
        </w:tc>
        <w:tc>
          <w:tcPr>
            <w:tcW w:w="655" w:type="dxa"/>
          </w:tcPr>
          <w:p w14:paraId="6047A341" w14:textId="77777777" w:rsidR="006D1256" w:rsidRDefault="00000000">
            <w:pPr>
              <w:spacing w:after="0"/>
              <w:ind w:firstLine="0"/>
            </w:pPr>
            <w:r>
              <w:rPr>
                <w:sz w:val="13"/>
              </w:rPr>
              <w:t>0,131</w:t>
            </w:r>
          </w:p>
        </w:tc>
        <w:tc>
          <w:tcPr>
            <w:tcW w:w="655" w:type="dxa"/>
          </w:tcPr>
          <w:p w14:paraId="374EE515" w14:textId="77777777" w:rsidR="006D1256" w:rsidRDefault="00000000">
            <w:pPr>
              <w:spacing w:after="0"/>
              <w:ind w:firstLine="0"/>
            </w:pPr>
            <w:r>
              <w:rPr>
                <w:sz w:val="13"/>
              </w:rPr>
              <w:t>74600</w:t>
            </w:r>
          </w:p>
        </w:tc>
        <w:tc>
          <w:tcPr>
            <w:tcW w:w="655" w:type="dxa"/>
          </w:tcPr>
          <w:p w14:paraId="68B722C1" w14:textId="77777777" w:rsidR="006D1256" w:rsidRDefault="00000000">
            <w:pPr>
              <w:spacing w:after="0"/>
              <w:ind w:firstLine="0"/>
            </w:pPr>
            <w:r>
              <w:rPr>
                <w:sz w:val="13"/>
              </w:rPr>
              <w:t>73,0</w:t>
            </w:r>
          </w:p>
        </w:tc>
        <w:tc>
          <w:tcPr>
            <w:tcW w:w="655" w:type="dxa"/>
          </w:tcPr>
          <w:p w14:paraId="54BD34EE" w14:textId="77777777" w:rsidR="006D1256" w:rsidRDefault="00000000">
            <w:pPr>
              <w:spacing w:after="0"/>
              <w:ind w:firstLine="0"/>
            </w:pPr>
            <w:r>
              <w:rPr>
                <w:sz w:val="13"/>
              </w:rPr>
              <w:t>31,3</w:t>
            </w:r>
          </w:p>
        </w:tc>
        <w:tc>
          <w:tcPr>
            <w:tcW w:w="655" w:type="dxa"/>
          </w:tcPr>
          <w:p w14:paraId="79A48119" w14:textId="77777777" w:rsidR="006D1256" w:rsidRDefault="00000000">
            <w:pPr>
              <w:spacing w:after="0"/>
              <w:ind w:firstLine="0"/>
            </w:pPr>
            <w:r>
              <w:rPr>
                <w:sz w:val="13"/>
              </w:rPr>
              <w:t>18,0</w:t>
            </w:r>
          </w:p>
        </w:tc>
        <w:tc>
          <w:tcPr>
            <w:tcW w:w="655" w:type="dxa"/>
          </w:tcPr>
          <w:p w14:paraId="36F998D7" w14:textId="77777777" w:rsidR="006D1256" w:rsidRDefault="00000000">
            <w:pPr>
              <w:spacing w:after="0"/>
              <w:ind w:firstLine="0"/>
            </w:pPr>
            <w:r>
              <w:rPr>
                <w:sz w:val="13"/>
              </w:rPr>
              <w:t>30,8</w:t>
            </w:r>
          </w:p>
        </w:tc>
        <w:tc>
          <w:tcPr>
            <w:tcW w:w="655" w:type="dxa"/>
          </w:tcPr>
          <w:p w14:paraId="20693438" w14:textId="77777777" w:rsidR="006D1256" w:rsidRDefault="00000000">
            <w:pPr>
              <w:spacing w:after="0"/>
              <w:ind w:firstLine="0"/>
            </w:pPr>
            <w:r>
              <w:rPr>
                <w:sz w:val="13"/>
              </w:rPr>
              <w:t>0,148</w:t>
            </w:r>
          </w:p>
        </w:tc>
        <w:tc>
          <w:tcPr>
            <w:tcW w:w="655" w:type="dxa"/>
          </w:tcPr>
          <w:p w14:paraId="7F050016" w14:textId="77777777" w:rsidR="006D1256" w:rsidRDefault="00000000">
            <w:pPr>
              <w:spacing w:after="0"/>
              <w:ind w:firstLine="0"/>
            </w:pPr>
            <w:r>
              <w:rPr>
                <w:sz w:val="13"/>
              </w:rPr>
              <w:t>28450</w:t>
            </w:r>
          </w:p>
        </w:tc>
      </w:tr>
      <w:tr w:rsidR="006D1256" w14:paraId="11685C0A" w14:textId="77777777">
        <w:trPr>
          <w:jc w:val="center"/>
        </w:trPr>
        <w:tc>
          <w:tcPr>
            <w:tcW w:w="539" w:type="dxa"/>
          </w:tcPr>
          <w:p w14:paraId="4803E299" w14:textId="77777777" w:rsidR="006D1256" w:rsidRDefault="00000000">
            <w:pPr>
              <w:spacing w:after="0"/>
              <w:ind w:firstLine="0"/>
            </w:pPr>
            <w:r>
              <w:rPr>
                <w:sz w:val="13"/>
              </w:rPr>
              <w:t>2022</w:t>
            </w:r>
          </w:p>
        </w:tc>
        <w:tc>
          <w:tcPr>
            <w:tcW w:w="425" w:type="dxa"/>
          </w:tcPr>
          <w:p w14:paraId="5818F234" w14:textId="77777777" w:rsidR="006D1256" w:rsidRDefault="00000000">
            <w:pPr>
              <w:spacing w:after="0"/>
              <w:ind w:firstLine="0"/>
            </w:pPr>
            <w:r>
              <w:rPr>
                <w:sz w:val="13"/>
              </w:rPr>
              <w:t>9</w:t>
            </w:r>
          </w:p>
        </w:tc>
        <w:tc>
          <w:tcPr>
            <w:tcW w:w="539" w:type="dxa"/>
          </w:tcPr>
          <w:p w14:paraId="5010A0F0" w14:textId="77777777" w:rsidR="006D1256" w:rsidRDefault="00000000">
            <w:pPr>
              <w:spacing w:after="0"/>
              <w:ind w:firstLine="0"/>
            </w:pPr>
            <w:r>
              <w:rPr>
                <w:sz w:val="13"/>
              </w:rPr>
              <w:t>-0,87</w:t>
            </w:r>
          </w:p>
        </w:tc>
        <w:tc>
          <w:tcPr>
            <w:tcW w:w="709" w:type="dxa"/>
          </w:tcPr>
          <w:p w14:paraId="28FAEE2E" w14:textId="77777777" w:rsidR="006D1256" w:rsidRDefault="00000000">
            <w:pPr>
              <w:spacing w:after="0"/>
              <w:ind w:firstLine="0"/>
            </w:pPr>
            <w:r>
              <w:rPr>
                <w:sz w:val="13"/>
              </w:rPr>
              <w:t>La Niña</w:t>
            </w:r>
          </w:p>
        </w:tc>
        <w:tc>
          <w:tcPr>
            <w:tcW w:w="655" w:type="dxa"/>
          </w:tcPr>
          <w:p w14:paraId="3D903021" w14:textId="77777777" w:rsidR="006D1256" w:rsidRDefault="00000000">
            <w:pPr>
              <w:spacing w:after="0"/>
              <w:ind w:firstLine="0"/>
            </w:pPr>
            <w:r>
              <w:rPr>
                <w:sz w:val="13"/>
              </w:rPr>
              <w:t>138,0</w:t>
            </w:r>
          </w:p>
        </w:tc>
        <w:tc>
          <w:tcPr>
            <w:tcW w:w="655" w:type="dxa"/>
          </w:tcPr>
          <w:p w14:paraId="5F933E86" w14:textId="77777777" w:rsidR="006D1256" w:rsidRDefault="00000000">
            <w:pPr>
              <w:spacing w:after="0"/>
              <w:ind w:firstLine="0"/>
            </w:pPr>
            <w:r>
              <w:rPr>
                <w:sz w:val="13"/>
              </w:rPr>
              <w:t>92,3</w:t>
            </w:r>
          </w:p>
        </w:tc>
        <w:tc>
          <w:tcPr>
            <w:tcW w:w="655" w:type="dxa"/>
          </w:tcPr>
          <w:p w14:paraId="2ED28108" w14:textId="77777777" w:rsidR="006D1256" w:rsidRDefault="00000000">
            <w:pPr>
              <w:spacing w:after="0"/>
              <w:ind w:firstLine="0"/>
            </w:pPr>
            <w:r>
              <w:rPr>
                <w:sz w:val="13"/>
              </w:rPr>
              <w:t>35,6</w:t>
            </w:r>
          </w:p>
        </w:tc>
        <w:tc>
          <w:tcPr>
            <w:tcW w:w="655" w:type="dxa"/>
          </w:tcPr>
          <w:p w14:paraId="5CACEE64" w14:textId="77777777" w:rsidR="006D1256" w:rsidRDefault="00000000">
            <w:pPr>
              <w:spacing w:after="0"/>
              <w:ind w:firstLine="0"/>
            </w:pPr>
            <w:r>
              <w:rPr>
                <w:sz w:val="13"/>
              </w:rPr>
              <w:t>29,1</w:t>
            </w:r>
          </w:p>
        </w:tc>
        <w:tc>
          <w:tcPr>
            <w:tcW w:w="655" w:type="dxa"/>
          </w:tcPr>
          <w:p w14:paraId="71424E0A" w14:textId="77777777" w:rsidR="006D1256" w:rsidRDefault="00000000">
            <w:pPr>
              <w:spacing w:after="0"/>
              <w:ind w:firstLine="0"/>
            </w:pPr>
            <w:r>
              <w:rPr>
                <w:sz w:val="13"/>
              </w:rPr>
              <w:t>0,449</w:t>
            </w:r>
          </w:p>
        </w:tc>
        <w:tc>
          <w:tcPr>
            <w:tcW w:w="655" w:type="dxa"/>
          </w:tcPr>
          <w:p w14:paraId="17B8BC10" w14:textId="77777777" w:rsidR="006D1256" w:rsidRDefault="00000000">
            <w:pPr>
              <w:spacing w:after="0"/>
              <w:ind w:firstLine="0"/>
            </w:pPr>
            <w:r>
              <w:rPr>
                <w:sz w:val="13"/>
              </w:rPr>
              <w:t>875</w:t>
            </w:r>
          </w:p>
        </w:tc>
        <w:tc>
          <w:tcPr>
            <w:tcW w:w="655" w:type="dxa"/>
          </w:tcPr>
          <w:p w14:paraId="251370FB" w14:textId="77777777" w:rsidR="006D1256" w:rsidRDefault="00000000">
            <w:pPr>
              <w:spacing w:after="0"/>
              <w:ind w:firstLine="0"/>
            </w:pPr>
            <w:r>
              <w:rPr>
                <w:sz w:val="13"/>
              </w:rPr>
              <w:t>34,6</w:t>
            </w:r>
          </w:p>
        </w:tc>
        <w:tc>
          <w:tcPr>
            <w:tcW w:w="655" w:type="dxa"/>
          </w:tcPr>
          <w:p w14:paraId="75E20560" w14:textId="77777777" w:rsidR="006D1256" w:rsidRDefault="00000000">
            <w:pPr>
              <w:spacing w:after="0"/>
              <w:ind w:firstLine="0"/>
            </w:pPr>
            <w:r>
              <w:rPr>
                <w:sz w:val="13"/>
              </w:rPr>
              <w:t>26,0</w:t>
            </w:r>
          </w:p>
        </w:tc>
        <w:tc>
          <w:tcPr>
            <w:tcW w:w="655" w:type="dxa"/>
          </w:tcPr>
          <w:p w14:paraId="7AF53CEA" w14:textId="77777777" w:rsidR="006D1256" w:rsidRDefault="00000000">
            <w:pPr>
              <w:spacing w:after="0"/>
              <w:ind w:firstLine="0"/>
            </w:pPr>
            <w:r>
              <w:rPr>
                <w:sz w:val="13"/>
              </w:rPr>
              <w:t>22,0</w:t>
            </w:r>
          </w:p>
        </w:tc>
        <w:tc>
          <w:tcPr>
            <w:tcW w:w="655" w:type="dxa"/>
          </w:tcPr>
          <w:p w14:paraId="2D2EE5C1" w14:textId="77777777" w:rsidR="006D1256" w:rsidRDefault="00000000">
            <w:pPr>
              <w:spacing w:after="0"/>
              <w:ind w:firstLine="0"/>
            </w:pPr>
            <w:r>
              <w:rPr>
                <w:sz w:val="13"/>
              </w:rPr>
              <w:t>38,4</w:t>
            </w:r>
          </w:p>
        </w:tc>
        <w:tc>
          <w:tcPr>
            <w:tcW w:w="655" w:type="dxa"/>
          </w:tcPr>
          <w:p w14:paraId="7B30E39E" w14:textId="77777777" w:rsidR="006D1256" w:rsidRDefault="00000000">
            <w:pPr>
              <w:spacing w:after="0"/>
              <w:ind w:firstLine="0"/>
            </w:pPr>
            <w:r>
              <w:rPr>
                <w:sz w:val="13"/>
              </w:rPr>
              <w:t>0,105</w:t>
            </w:r>
          </w:p>
        </w:tc>
        <w:tc>
          <w:tcPr>
            <w:tcW w:w="655" w:type="dxa"/>
          </w:tcPr>
          <w:p w14:paraId="1D9921AE" w14:textId="77777777" w:rsidR="006D1256" w:rsidRDefault="00000000">
            <w:pPr>
              <w:spacing w:after="0"/>
              <w:ind w:firstLine="0"/>
            </w:pPr>
            <w:r>
              <w:rPr>
                <w:sz w:val="13"/>
              </w:rPr>
              <w:t>201750</w:t>
            </w:r>
          </w:p>
        </w:tc>
        <w:tc>
          <w:tcPr>
            <w:tcW w:w="655" w:type="dxa"/>
          </w:tcPr>
          <w:p w14:paraId="16ADDEAA" w14:textId="77777777" w:rsidR="006D1256" w:rsidRDefault="00000000">
            <w:pPr>
              <w:spacing w:after="0"/>
              <w:ind w:firstLine="0"/>
            </w:pPr>
            <w:r>
              <w:rPr>
                <w:sz w:val="13"/>
              </w:rPr>
              <w:t>52,9</w:t>
            </w:r>
          </w:p>
        </w:tc>
        <w:tc>
          <w:tcPr>
            <w:tcW w:w="655" w:type="dxa"/>
          </w:tcPr>
          <w:p w14:paraId="2743DA0E" w14:textId="77777777" w:rsidR="006D1256" w:rsidRDefault="00000000">
            <w:pPr>
              <w:spacing w:after="0"/>
              <w:ind w:firstLine="0"/>
            </w:pPr>
            <w:r>
              <w:rPr>
                <w:sz w:val="13"/>
              </w:rPr>
              <w:t>28,0</w:t>
            </w:r>
          </w:p>
        </w:tc>
        <w:tc>
          <w:tcPr>
            <w:tcW w:w="655" w:type="dxa"/>
          </w:tcPr>
          <w:p w14:paraId="71110AB3" w14:textId="77777777" w:rsidR="006D1256" w:rsidRDefault="00000000">
            <w:pPr>
              <w:spacing w:after="0"/>
              <w:ind w:firstLine="0"/>
            </w:pPr>
            <w:r>
              <w:rPr>
                <w:sz w:val="13"/>
              </w:rPr>
              <w:t>9,3</w:t>
            </w:r>
          </w:p>
        </w:tc>
        <w:tc>
          <w:tcPr>
            <w:tcW w:w="655" w:type="dxa"/>
          </w:tcPr>
          <w:p w14:paraId="35D45709" w14:textId="77777777" w:rsidR="006D1256" w:rsidRDefault="00000000">
            <w:pPr>
              <w:spacing w:after="0"/>
              <w:ind w:firstLine="0"/>
            </w:pPr>
            <w:r>
              <w:rPr>
                <w:sz w:val="13"/>
              </w:rPr>
              <w:t>36,0</w:t>
            </w:r>
          </w:p>
        </w:tc>
        <w:tc>
          <w:tcPr>
            <w:tcW w:w="655" w:type="dxa"/>
          </w:tcPr>
          <w:p w14:paraId="2E1BBE3A" w14:textId="77777777" w:rsidR="006D1256" w:rsidRDefault="00000000">
            <w:pPr>
              <w:spacing w:after="0"/>
              <w:ind w:firstLine="0"/>
            </w:pPr>
            <w:r>
              <w:rPr>
                <w:sz w:val="13"/>
              </w:rPr>
              <w:t>0,115</w:t>
            </w:r>
          </w:p>
        </w:tc>
        <w:tc>
          <w:tcPr>
            <w:tcW w:w="655" w:type="dxa"/>
          </w:tcPr>
          <w:p w14:paraId="795D7542" w14:textId="77777777" w:rsidR="006D1256" w:rsidRDefault="00000000">
            <w:pPr>
              <w:spacing w:after="0"/>
              <w:ind w:firstLine="0"/>
            </w:pPr>
            <w:r>
              <w:rPr>
                <w:sz w:val="13"/>
              </w:rPr>
              <w:t>52975</w:t>
            </w:r>
          </w:p>
        </w:tc>
      </w:tr>
      <w:tr w:rsidR="006D1256" w14:paraId="5B06BB2B" w14:textId="77777777">
        <w:trPr>
          <w:jc w:val="center"/>
        </w:trPr>
        <w:tc>
          <w:tcPr>
            <w:tcW w:w="539" w:type="dxa"/>
          </w:tcPr>
          <w:p w14:paraId="6B9FB73C" w14:textId="77777777" w:rsidR="006D1256" w:rsidRDefault="00000000">
            <w:pPr>
              <w:spacing w:after="0"/>
              <w:ind w:firstLine="0"/>
            </w:pPr>
            <w:r>
              <w:rPr>
                <w:sz w:val="13"/>
              </w:rPr>
              <w:t>2022</w:t>
            </w:r>
          </w:p>
        </w:tc>
        <w:tc>
          <w:tcPr>
            <w:tcW w:w="425" w:type="dxa"/>
          </w:tcPr>
          <w:p w14:paraId="69455D33" w14:textId="77777777" w:rsidR="006D1256" w:rsidRDefault="00000000">
            <w:pPr>
              <w:spacing w:after="0"/>
              <w:ind w:firstLine="0"/>
            </w:pPr>
            <w:r>
              <w:rPr>
                <w:sz w:val="13"/>
              </w:rPr>
              <w:t>10</w:t>
            </w:r>
          </w:p>
        </w:tc>
        <w:tc>
          <w:tcPr>
            <w:tcW w:w="539" w:type="dxa"/>
          </w:tcPr>
          <w:p w14:paraId="251556A7" w14:textId="77777777" w:rsidR="006D1256" w:rsidRDefault="00000000">
            <w:pPr>
              <w:spacing w:after="0"/>
              <w:ind w:firstLine="0"/>
            </w:pPr>
            <w:r>
              <w:rPr>
                <w:sz w:val="13"/>
              </w:rPr>
              <w:t>-0,89</w:t>
            </w:r>
          </w:p>
        </w:tc>
        <w:tc>
          <w:tcPr>
            <w:tcW w:w="709" w:type="dxa"/>
          </w:tcPr>
          <w:p w14:paraId="3EAA1870" w14:textId="77777777" w:rsidR="006D1256" w:rsidRDefault="00000000">
            <w:pPr>
              <w:spacing w:after="0"/>
              <w:ind w:firstLine="0"/>
            </w:pPr>
            <w:r>
              <w:rPr>
                <w:sz w:val="13"/>
              </w:rPr>
              <w:t>La Niña</w:t>
            </w:r>
          </w:p>
        </w:tc>
        <w:tc>
          <w:tcPr>
            <w:tcW w:w="655" w:type="dxa"/>
          </w:tcPr>
          <w:p w14:paraId="1E785D60" w14:textId="77777777" w:rsidR="006D1256" w:rsidRDefault="00000000">
            <w:pPr>
              <w:spacing w:after="0"/>
              <w:ind w:firstLine="0"/>
            </w:pPr>
            <w:r>
              <w:rPr>
                <w:sz w:val="13"/>
              </w:rPr>
              <w:t>132,0</w:t>
            </w:r>
          </w:p>
        </w:tc>
        <w:tc>
          <w:tcPr>
            <w:tcW w:w="655" w:type="dxa"/>
          </w:tcPr>
          <w:p w14:paraId="0AA2F9CE" w14:textId="77777777" w:rsidR="006D1256" w:rsidRDefault="00000000">
            <w:pPr>
              <w:spacing w:after="0"/>
              <w:ind w:firstLine="0"/>
            </w:pPr>
            <w:r>
              <w:rPr>
                <w:sz w:val="13"/>
              </w:rPr>
              <w:t>95,3</w:t>
            </w:r>
          </w:p>
        </w:tc>
        <w:tc>
          <w:tcPr>
            <w:tcW w:w="655" w:type="dxa"/>
          </w:tcPr>
          <w:p w14:paraId="295603B8" w14:textId="77777777" w:rsidR="006D1256" w:rsidRDefault="00000000">
            <w:pPr>
              <w:spacing w:after="0"/>
              <w:ind w:firstLine="0"/>
            </w:pPr>
            <w:r>
              <w:rPr>
                <w:sz w:val="13"/>
              </w:rPr>
              <w:t>49,9</w:t>
            </w:r>
          </w:p>
        </w:tc>
        <w:tc>
          <w:tcPr>
            <w:tcW w:w="655" w:type="dxa"/>
          </w:tcPr>
          <w:p w14:paraId="63D95FF1" w14:textId="77777777" w:rsidR="006D1256" w:rsidRDefault="00000000">
            <w:pPr>
              <w:spacing w:after="0"/>
              <w:ind w:firstLine="0"/>
            </w:pPr>
            <w:r>
              <w:rPr>
                <w:sz w:val="13"/>
              </w:rPr>
              <w:t>28,8</w:t>
            </w:r>
          </w:p>
        </w:tc>
        <w:tc>
          <w:tcPr>
            <w:tcW w:w="655" w:type="dxa"/>
          </w:tcPr>
          <w:p w14:paraId="25427FF0" w14:textId="77777777" w:rsidR="006D1256" w:rsidRDefault="00000000">
            <w:pPr>
              <w:spacing w:after="0"/>
              <w:ind w:firstLine="0"/>
            </w:pPr>
            <w:r>
              <w:rPr>
                <w:sz w:val="13"/>
              </w:rPr>
              <w:t>0,448</w:t>
            </w:r>
          </w:p>
        </w:tc>
        <w:tc>
          <w:tcPr>
            <w:tcW w:w="655" w:type="dxa"/>
          </w:tcPr>
          <w:p w14:paraId="0332D66F" w14:textId="77777777" w:rsidR="006D1256" w:rsidRDefault="00000000">
            <w:pPr>
              <w:spacing w:after="0"/>
              <w:ind w:firstLine="0"/>
            </w:pPr>
            <w:r>
              <w:rPr>
                <w:sz w:val="13"/>
              </w:rPr>
              <w:t>1025</w:t>
            </w:r>
          </w:p>
        </w:tc>
        <w:tc>
          <w:tcPr>
            <w:tcW w:w="655" w:type="dxa"/>
          </w:tcPr>
          <w:p w14:paraId="5059154C" w14:textId="77777777" w:rsidR="006D1256" w:rsidRDefault="00000000">
            <w:pPr>
              <w:spacing w:after="0"/>
              <w:ind w:firstLine="0"/>
            </w:pPr>
            <w:r>
              <w:rPr>
                <w:sz w:val="13"/>
              </w:rPr>
              <w:t>51,0</w:t>
            </w:r>
          </w:p>
        </w:tc>
        <w:tc>
          <w:tcPr>
            <w:tcW w:w="655" w:type="dxa"/>
          </w:tcPr>
          <w:p w14:paraId="0492EE90" w14:textId="77777777" w:rsidR="006D1256" w:rsidRDefault="00000000">
            <w:pPr>
              <w:spacing w:after="0"/>
              <w:ind w:firstLine="0"/>
            </w:pPr>
            <w:r>
              <w:rPr>
                <w:sz w:val="13"/>
              </w:rPr>
              <w:t>44,7</w:t>
            </w:r>
          </w:p>
        </w:tc>
        <w:tc>
          <w:tcPr>
            <w:tcW w:w="655" w:type="dxa"/>
          </w:tcPr>
          <w:p w14:paraId="13D6CEA6" w14:textId="77777777" w:rsidR="006D1256" w:rsidRDefault="00000000">
            <w:pPr>
              <w:spacing w:after="0"/>
              <w:ind w:firstLine="0"/>
            </w:pPr>
            <w:r>
              <w:rPr>
                <w:sz w:val="13"/>
              </w:rPr>
              <w:t>40,0</w:t>
            </w:r>
          </w:p>
        </w:tc>
        <w:tc>
          <w:tcPr>
            <w:tcW w:w="655" w:type="dxa"/>
          </w:tcPr>
          <w:p w14:paraId="32C282F5" w14:textId="77777777" w:rsidR="006D1256" w:rsidRDefault="00000000">
            <w:pPr>
              <w:spacing w:after="0"/>
              <w:ind w:firstLine="0"/>
            </w:pPr>
            <w:r>
              <w:rPr>
                <w:sz w:val="13"/>
              </w:rPr>
              <w:t>35,6</w:t>
            </w:r>
          </w:p>
        </w:tc>
        <w:tc>
          <w:tcPr>
            <w:tcW w:w="655" w:type="dxa"/>
          </w:tcPr>
          <w:p w14:paraId="6B26C3DF" w14:textId="77777777" w:rsidR="006D1256" w:rsidRDefault="00000000">
            <w:pPr>
              <w:spacing w:after="0"/>
              <w:ind w:firstLine="0"/>
            </w:pPr>
            <w:r>
              <w:rPr>
                <w:sz w:val="13"/>
              </w:rPr>
              <w:t>0,195</w:t>
            </w:r>
          </w:p>
        </w:tc>
        <w:tc>
          <w:tcPr>
            <w:tcW w:w="655" w:type="dxa"/>
          </w:tcPr>
          <w:p w14:paraId="49353E2B" w14:textId="77777777" w:rsidR="006D1256" w:rsidRDefault="00000000">
            <w:pPr>
              <w:spacing w:after="0"/>
              <w:ind w:firstLine="0"/>
            </w:pPr>
            <w:r>
              <w:rPr>
                <w:sz w:val="13"/>
              </w:rPr>
              <w:t>293375</w:t>
            </w:r>
          </w:p>
        </w:tc>
        <w:tc>
          <w:tcPr>
            <w:tcW w:w="655" w:type="dxa"/>
          </w:tcPr>
          <w:p w14:paraId="1A9ED0B7" w14:textId="77777777" w:rsidR="006D1256" w:rsidRDefault="00000000">
            <w:pPr>
              <w:spacing w:after="0"/>
              <w:ind w:firstLine="0"/>
            </w:pPr>
            <w:r>
              <w:rPr>
                <w:sz w:val="13"/>
              </w:rPr>
              <w:t>55,3</w:t>
            </w:r>
          </w:p>
        </w:tc>
        <w:tc>
          <w:tcPr>
            <w:tcW w:w="655" w:type="dxa"/>
          </w:tcPr>
          <w:p w14:paraId="59B9AED5" w14:textId="77777777" w:rsidR="006D1256" w:rsidRDefault="00000000">
            <w:pPr>
              <w:spacing w:after="0"/>
              <w:ind w:firstLine="0"/>
            </w:pPr>
            <w:r>
              <w:rPr>
                <w:sz w:val="13"/>
              </w:rPr>
              <w:t>36,9</w:t>
            </w:r>
          </w:p>
        </w:tc>
        <w:tc>
          <w:tcPr>
            <w:tcW w:w="655" w:type="dxa"/>
          </w:tcPr>
          <w:p w14:paraId="4374FD9E" w14:textId="77777777" w:rsidR="006D1256" w:rsidRDefault="00000000">
            <w:pPr>
              <w:spacing w:after="0"/>
              <w:ind w:firstLine="0"/>
            </w:pPr>
            <w:r>
              <w:rPr>
                <w:sz w:val="13"/>
              </w:rPr>
              <w:t>23,0</w:t>
            </w:r>
          </w:p>
        </w:tc>
        <w:tc>
          <w:tcPr>
            <w:tcW w:w="655" w:type="dxa"/>
          </w:tcPr>
          <w:p w14:paraId="7A3260E0" w14:textId="77777777" w:rsidR="006D1256" w:rsidRDefault="00000000">
            <w:pPr>
              <w:spacing w:after="0"/>
              <w:ind w:firstLine="0"/>
            </w:pPr>
            <w:r>
              <w:rPr>
                <w:sz w:val="13"/>
              </w:rPr>
              <w:t>37,1</w:t>
            </w:r>
          </w:p>
        </w:tc>
        <w:tc>
          <w:tcPr>
            <w:tcW w:w="655" w:type="dxa"/>
          </w:tcPr>
          <w:p w14:paraId="79BB6057" w14:textId="77777777" w:rsidR="006D1256" w:rsidRDefault="00000000">
            <w:pPr>
              <w:spacing w:after="0"/>
              <w:ind w:firstLine="0"/>
            </w:pPr>
            <w:r>
              <w:rPr>
                <w:sz w:val="13"/>
              </w:rPr>
              <w:t>0,159</w:t>
            </w:r>
          </w:p>
        </w:tc>
        <w:tc>
          <w:tcPr>
            <w:tcW w:w="655" w:type="dxa"/>
          </w:tcPr>
          <w:p w14:paraId="246BEA42" w14:textId="77777777" w:rsidR="006D1256" w:rsidRDefault="00000000">
            <w:pPr>
              <w:spacing w:after="0"/>
              <w:ind w:firstLine="0"/>
            </w:pPr>
            <w:r>
              <w:rPr>
                <w:sz w:val="13"/>
              </w:rPr>
              <w:t>125725</w:t>
            </w:r>
          </w:p>
        </w:tc>
      </w:tr>
      <w:tr w:rsidR="006D1256" w14:paraId="68D84353" w14:textId="77777777">
        <w:trPr>
          <w:jc w:val="center"/>
        </w:trPr>
        <w:tc>
          <w:tcPr>
            <w:tcW w:w="539" w:type="dxa"/>
          </w:tcPr>
          <w:p w14:paraId="2C474E9E" w14:textId="77777777" w:rsidR="006D1256" w:rsidRDefault="00000000">
            <w:pPr>
              <w:spacing w:after="0"/>
              <w:ind w:firstLine="0"/>
            </w:pPr>
            <w:r>
              <w:rPr>
                <w:sz w:val="13"/>
              </w:rPr>
              <w:t>2022</w:t>
            </w:r>
          </w:p>
        </w:tc>
        <w:tc>
          <w:tcPr>
            <w:tcW w:w="425" w:type="dxa"/>
          </w:tcPr>
          <w:p w14:paraId="469FCFC0" w14:textId="77777777" w:rsidR="006D1256" w:rsidRDefault="00000000">
            <w:pPr>
              <w:spacing w:after="0"/>
              <w:ind w:firstLine="0"/>
            </w:pPr>
            <w:r>
              <w:rPr>
                <w:sz w:val="13"/>
              </w:rPr>
              <w:t>11</w:t>
            </w:r>
          </w:p>
        </w:tc>
        <w:tc>
          <w:tcPr>
            <w:tcW w:w="539" w:type="dxa"/>
          </w:tcPr>
          <w:p w14:paraId="7BF1D61B" w14:textId="77777777" w:rsidR="006D1256" w:rsidRDefault="00000000">
            <w:pPr>
              <w:spacing w:after="0"/>
              <w:ind w:firstLine="0"/>
            </w:pPr>
            <w:r>
              <w:rPr>
                <w:sz w:val="13"/>
              </w:rPr>
              <w:t>-0,82</w:t>
            </w:r>
          </w:p>
        </w:tc>
        <w:tc>
          <w:tcPr>
            <w:tcW w:w="709" w:type="dxa"/>
          </w:tcPr>
          <w:p w14:paraId="07AFD674" w14:textId="77777777" w:rsidR="006D1256" w:rsidRDefault="00000000">
            <w:pPr>
              <w:spacing w:after="0"/>
              <w:ind w:firstLine="0"/>
            </w:pPr>
            <w:r>
              <w:rPr>
                <w:sz w:val="13"/>
              </w:rPr>
              <w:t>La Niña</w:t>
            </w:r>
          </w:p>
        </w:tc>
        <w:tc>
          <w:tcPr>
            <w:tcW w:w="655" w:type="dxa"/>
          </w:tcPr>
          <w:p w14:paraId="7FC2D15D" w14:textId="77777777" w:rsidR="006D1256" w:rsidRDefault="00000000">
            <w:pPr>
              <w:spacing w:after="0"/>
              <w:ind w:firstLine="0"/>
            </w:pPr>
            <w:r>
              <w:rPr>
                <w:sz w:val="13"/>
              </w:rPr>
              <w:t>112,2</w:t>
            </w:r>
          </w:p>
        </w:tc>
        <w:tc>
          <w:tcPr>
            <w:tcW w:w="655" w:type="dxa"/>
          </w:tcPr>
          <w:p w14:paraId="6FE6E9F3" w14:textId="77777777" w:rsidR="006D1256" w:rsidRDefault="00000000">
            <w:pPr>
              <w:spacing w:after="0"/>
              <w:ind w:firstLine="0"/>
            </w:pPr>
            <w:r>
              <w:rPr>
                <w:sz w:val="13"/>
              </w:rPr>
              <w:t>108,4</w:t>
            </w:r>
          </w:p>
        </w:tc>
        <w:tc>
          <w:tcPr>
            <w:tcW w:w="655" w:type="dxa"/>
          </w:tcPr>
          <w:p w14:paraId="08A9F136" w14:textId="77777777" w:rsidR="006D1256" w:rsidRDefault="00000000">
            <w:pPr>
              <w:spacing w:after="0"/>
              <w:ind w:firstLine="0"/>
            </w:pPr>
            <w:r>
              <w:rPr>
                <w:sz w:val="13"/>
              </w:rPr>
              <w:t>252,7</w:t>
            </w:r>
          </w:p>
        </w:tc>
        <w:tc>
          <w:tcPr>
            <w:tcW w:w="655" w:type="dxa"/>
          </w:tcPr>
          <w:p w14:paraId="7A9767AD" w14:textId="77777777" w:rsidR="006D1256" w:rsidRDefault="00000000">
            <w:pPr>
              <w:spacing w:after="0"/>
              <w:ind w:firstLine="0"/>
            </w:pPr>
            <w:r>
              <w:rPr>
                <w:sz w:val="13"/>
              </w:rPr>
              <w:t>28,4</w:t>
            </w:r>
          </w:p>
        </w:tc>
        <w:tc>
          <w:tcPr>
            <w:tcW w:w="655" w:type="dxa"/>
          </w:tcPr>
          <w:p w14:paraId="1D71477E" w14:textId="77777777" w:rsidR="006D1256" w:rsidRDefault="00000000">
            <w:pPr>
              <w:spacing w:after="0"/>
              <w:ind w:firstLine="0"/>
            </w:pPr>
            <w:r>
              <w:rPr>
                <w:sz w:val="13"/>
              </w:rPr>
              <w:t>0,619</w:t>
            </w:r>
          </w:p>
        </w:tc>
        <w:tc>
          <w:tcPr>
            <w:tcW w:w="655" w:type="dxa"/>
          </w:tcPr>
          <w:p w14:paraId="1DD07921" w14:textId="77777777" w:rsidR="006D1256" w:rsidRDefault="00000000">
            <w:pPr>
              <w:spacing w:after="0"/>
              <w:ind w:firstLine="0"/>
            </w:pPr>
            <w:r>
              <w:rPr>
                <w:sz w:val="13"/>
              </w:rPr>
              <w:t>225</w:t>
            </w:r>
          </w:p>
        </w:tc>
        <w:tc>
          <w:tcPr>
            <w:tcW w:w="655" w:type="dxa"/>
          </w:tcPr>
          <w:p w14:paraId="61C39DFC" w14:textId="77777777" w:rsidR="006D1256" w:rsidRDefault="00000000">
            <w:pPr>
              <w:spacing w:after="0"/>
              <w:ind w:firstLine="0"/>
            </w:pPr>
            <w:r>
              <w:rPr>
                <w:sz w:val="13"/>
              </w:rPr>
              <w:t>102,0</w:t>
            </w:r>
          </w:p>
        </w:tc>
        <w:tc>
          <w:tcPr>
            <w:tcW w:w="655" w:type="dxa"/>
          </w:tcPr>
          <w:p w14:paraId="2890B2D3" w14:textId="77777777" w:rsidR="006D1256" w:rsidRDefault="00000000">
            <w:pPr>
              <w:spacing w:after="0"/>
              <w:ind w:firstLine="0"/>
            </w:pPr>
            <w:r>
              <w:rPr>
                <w:sz w:val="13"/>
              </w:rPr>
              <w:t>99,8</w:t>
            </w:r>
          </w:p>
        </w:tc>
        <w:tc>
          <w:tcPr>
            <w:tcW w:w="655" w:type="dxa"/>
          </w:tcPr>
          <w:p w14:paraId="5229202B" w14:textId="77777777" w:rsidR="006D1256" w:rsidRDefault="00000000">
            <w:pPr>
              <w:spacing w:after="0"/>
              <w:ind w:firstLine="0"/>
            </w:pPr>
            <w:r>
              <w:rPr>
                <w:sz w:val="13"/>
              </w:rPr>
              <w:t>308,8</w:t>
            </w:r>
          </w:p>
        </w:tc>
        <w:tc>
          <w:tcPr>
            <w:tcW w:w="655" w:type="dxa"/>
          </w:tcPr>
          <w:p w14:paraId="0EC3F175" w14:textId="77777777" w:rsidR="006D1256" w:rsidRDefault="00000000">
            <w:pPr>
              <w:spacing w:after="0"/>
              <w:ind w:firstLine="0"/>
            </w:pPr>
            <w:r>
              <w:rPr>
                <w:sz w:val="13"/>
              </w:rPr>
              <w:t>30,8</w:t>
            </w:r>
          </w:p>
        </w:tc>
        <w:tc>
          <w:tcPr>
            <w:tcW w:w="655" w:type="dxa"/>
          </w:tcPr>
          <w:p w14:paraId="0E12D532" w14:textId="77777777" w:rsidR="006D1256" w:rsidRDefault="00000000">
            <w:pPr>
              <w:spacing w:after="0"/>
              <w:ind w:firstLine="0"/>
            </w:pPr>
            <w:r>
              <w:rPr>
                <w:sz w:val="13"/>
              </w:rPr>
              <w:t>0,600</w:t>
            </w:r>
          </w:p>
        </w:tc>
        <w:tc>
          <w:tcPr>
            <w:tcW w:w="655" w:type="dxa"/>
          </w:tcPr>
          <w:p w14:paraId="0389A1C8" w14:textId="77777777" w:rsidR="006D1256" w:rsidRDefault="00000000">
            <w:pPr>
              <w:spacing w:after="0"/>
              <w:ind w:firstLine="0"/>
            </w:pPr>
            <w:r>
              <w:rPr>
                <w:sz w:val="13"/>
              </w:rPr>
              <w:t>11475</w:t>
            </w:r>
          </w:p>
        </w:tc>
        <w:tc>
          <w:tcPr>
            <w:tcW w:w="655" w:type="dxa"/>
          </w:tcPr>
          <w:p w14:paraId="52101520" w14:textId="77777777" w:rsidR="006D1256" w:rsidRDefault="00000000">
            <w:pPr>
              <w:spacing w:after="0"/>
              <w:ind w:firstLine="0"/>
            </w:pPr>
            <w:r>
              <w:rPr>
                <w:sz w:val="13"/>
              </w:rPr>
              <w:t>108,3</w:t>
            </w:r>
          </w:p>
        </w:tc>
        <w:tc>
          <w:tcPr>
            <w:tcW w:w="655" w:type="dxa"/>
          </w:tcPr>
          <w:p w14:paraId="4E07518E" w14:textId="77777777" w:rsidR="006D1256" w:rsidRDefault="00000000">
            <w:pPr>
              <w:spacing w:after="0"/>
              <w:ind w:firstLine="0"/>
            </w:pPr>
            <w:r>
              <w:rPr>
                <w:sz w:val="13"/>
              </w:rPr>
              <w:t>92,7</w:t>
            </w:r>
          </w:p>
        </w:tc>
        <w:tc>
          <w:tcPr>
            <w:tcW w:w="655" w:type="dxa"/>
          </w:tcPr>
          <w:p w14:paraId="09D081C4" w14:textId="77777777" w:rsidR="006D1256" w:rsidRDefault="00000000">
            <w:pPr>
              <w:spacing w:after="0"/>
              <w:ind w:firstLine="0"/>
            </w:pPr>
            <w:r>
              <w:rPr>
                <w:sz w:val="13"/>
              </w:rPr>
              <w:t>231,8</w:t>
            </w:r>
          </w:p>
        </w:tc>
        <w:tc>
          <w:tcPr>
            <w:tcW w:w="655" w:type="dxa"/>
          </w:tcPr>
          <w:p w14:paraId="1F0EF321" w14:textId="77777777" w:rsidR="006D1256" w:rsidRDefault="00000000">
            <w:pPr>
              <w:spacing w:after="0"/>
              <w:ind w:firstLine="0"/>
            </w:pPr>
            <w:r>
              <w:rPr>
                <w:sz w:val="13"/>
              </w:rPr>
              <w:t>30,1</w:t>
            </w:r>
          </w:p>
        </w:tc>
        <w:tc>
          <w:tcPr>
            <w:tcW w:w="655" w:type="dxa"/>
          </w:tcPr>
          <w:p w14:paraId="1B91F1F0" w14:textId="77777777" w:rsidR="006D1256" w:rsidRDefault="00000000">
            <w:pPr>
              <w:spacing w:after="0"/>
              <w:ind w:firstLine="0"/>
            </w:pPr>
            <w:r>
              <w:rPr>
                <w:sz w:val="13"/>
              </w:rPr>
              <w:t>0,476</w:t>
            </w:r>
          </w:p>
        </w:tc>
        <w:tc>
          <w:tcPr>
            <w:tcW w:w="655" w:type="dxa"/>
          </w:tcPr>
          <w:p w14:paraId="48FB3976" w14:textId="77777777" w:rsidR="006D1256" w:rsidRDefault="00000000">
            <w:pPr>
              <w:spacing w:after="0"/>
              <w:ind w:firstLine="0"/>
            </w:pPr>
            <w:r>
              <w:rPr>
                <w:sz w:val="13"/>
              </w:rPr>
              <w:t>0</w:t>
            </w:r>
          </w:p>
        </w:tc>
      </w:tr>
      <w:tr w:rsidR="006D1256" w14:paraId="4294D7BD" w14:textId="77777777">
        <w:trPr>
          <w:jc w:val="center"/>
        </w:trPr>
        <w:tc>
          <w:tcPr>
            <w:tcW w:w="539" w:type="dxa"/>
          </w:tcPr>
          <w:p w14:paraId="4B9BB0BA" w14:textId="77777777" w:rsidR="006D1256" w:rsidRDefault="00000000">
            <w:pPr>
              <w:spacing w:after="0"/>
              <w:ind w:firstLine="0"/>
            </w:pPr>
            <w:r>
              <w:rPr>
                <w:sz w:val="13"/>
              </w:rPr>
              <w:t>2022</w:t>
            </w:r>
          </w:p>
        </w:tc>
        <w:tc>
          <w:tcPr>
            <w:tcW w:w="425" w:type="dxa"/>
          </w:tcPr>
          <w:p w14:paraId="2ED7A6CA" w14:textId="77777777" w:rsidR="006D1256" w:rsidRDefault="00000000">
            <w:pPr>
              <w:spacing w:after="0"/>
              <w:ind w:firstLine="0"/>
            </w:pPr>
            <w:r>
              <w:rPr>
                <w:sz w:val="13"/>
              </w:rPr>
              <w:t>12</w:t>
            </w:r>
          </w:p>
        </w:tc>
        <w:tc>
          <w:tcPr>
            <w:tcW w:w="539" w:type="dxa"/>
          </w:tcPr>
          <w:p w14:paraId="22265758" w14:textId="77777777" w:rsidR="006D1256" w:rsidRDefault="00000000">
            <w:pPr>
              <w:spacing w:after="0"/>
              <w:ind w:firstLine="0"/>
            </w:pPr>
            <w:r>
              <w:rPr>
                <w:sz w:val="13"/>
              </w:rPr>
              <w:t>-0,70</w:t>
            </w:r>
          </w:p>
        </w:tc>
        <w:tc>
          <w:tcPr>
            <w:tcW w:w="709" w:type="dxa"/>
          </w:tcPr>
          <w:p w14:paraId="33F19B25" w14:textId="77777777" w:rsidR="006D1256" w:rsidRDefault="00000000">
            <w:pPr>
              <w:spacing w:after="0"/>
              <w:ind w:firstLine="0"/>
            </w:pPr>
            <w:r>
              <w:rPr>
                <w:sz w:val="13"/>
              </w:rPr>
              <w:t>La Niña</w:t>
            </w:r>
          </w:p>
        </w:tc>
        <w:tc>
          <w:tcPr>
            <w:tcW w:w="655" w:type="dxa"/>
          </w:tcPr>
          <w:p w14:paraId="56D99B8E" w14:textId="77777777" w:rsidR="006D1256" w:rsidRDefault="00000000">
            <w:pPr>
              <w:spacing w:after="0"/>
              <w:ind w:firstLine="0"/>
            </w:pPr>
            <w:r>
              <w:rPr>
                <w:sz w:val="13"/>
              </w:rPr>
              <w:t>125,1</w:t>
            </w:r>
          </w:p>
        </w:tc>
        <w:tc>
          <w:tcPr>
            <w:tcW w:w="655" w:type="dxa"/>
          </w:tcPr>
          <w:p w14:paraId="75316A81" w14:textId="77777777" w:rsidR="006D1256" w:rsidRDefault="00000000">
            <w:pPr>
              <w:spacing w:after="0"/>
              <w:ind w:firstLine="0"/>
            </w:pPr>
            <w:r>
              <w:rPr>
                <w:sz w:val="13"/>
              </w:rPr>
              <w:t>109,4</w:t>
            </w:r>
          </w:p>
        </w:tc>
        <w:tc>
          <w:tcPr>
            <w:tcW w:w="655" w:type="dxa"/>
          </w:tcPr>
          <w:p w14:paraId="03CFC17E" w14:textId="77777777" w:rsidR="006D1256" w:rsidRDefault="00000000">
            <w:pPr>
              <w:spacing w:after="0"/>
              <w:ind w:firstLine="0"/>
            </w:pPr>
            <w:r>
              <w:rPr>
                <w:sz w:val="13"/>
              </w:rPr>
              <w:t>257,9</w:t>
            </w:r>
          </w:p>
        </w:tc>
        <w:tc>
          <w:tcPr>
            <w:tcW w:w="655" w:type="dxa"/>
          </w:tcPr>
          <w:p w14:paraId="543E9E2B" w14:textId="77777777" w:rsidR="006D1256" w:rsidRDefault="00000000">
            <w:pPr>
              <w:spacing w:after="0"/>
              <w:ind w:firstLine="0"/>
            </w:pPr>
            <w:r>
              <w:rPr>
                <w:sz w:val="13"/>
              </w:rPr>
              <w:t>27,7</w:t>
            </w:r>
          </w:p>
        </w:tc>
        <w:tc>
          <w:tcPr>
            <w:tcW w:w="655" w:type="dxa"/>
          </w:tcPr>
          <w:p w14:paraId="0146B596" w14:textId="77777777" w:rsidR="006D1256" w:rsidRDefault="00000000">
            <w:pPr>
              <w:spacing w:after="0"/>
              <w:ind w:firstLine="0"/>
            </w:pPr>
            <w:r>
              <w:rPr>
                <w:sz w:val="13"/>
              </w:rPr>
              <w:t>0,631</w:t>
            </w:r>
          </w:p>
        </w:tc>
        <w:tc>
          <w:tcPr>
            <w:tcW w:w="655" w:type="dxa"/>
          </w:tcPr>
          <w:p w14:paraId="10B0E66E" w14:textId="77777777" w:rsidR="006D1256" w:rsidRDefault="00000000">
            <w:pPr>
              <w:spacing w:after="0"/>
              <w:ind w:firstLine="0"/>
            </w:pPr>
            <w:r>
              <w:rPr>
                <w:sz w:val="13"/>
              </w:rPr>
              <w:t>100</w:t>
            </w:r>
          </w:p>
        </w:tc>
        <w:tc>
          <w:tcPr>
            <w:tcW w:w="655" w:type="dxa"/>
          </w:tcPr>
          <w:p w14:paraId="6D84C082" w14:textId="77777777" w:rsidR="006D1256" w:rsidRDefault="00000000">
            <w:pPr>
              <w:spacing w:after="0"/>
              <w:ind w:firstLine="0"/>
            </w:pPr>
            <w:r>
              <w:rPr>
                <w:sz w:val="13"/>
              </w:rPr>
              <w:t>110,5</w:t>
            </w:r>
          </w:p>
        </w:tc>
        <w:tc>
          <w:tcPr>
            <w:tcW w:w="655" w:type="dxa"/>
          </w:tcPr>
          <w:p w14:paraId="18DA2990" w14:textId="77777777" w:rsidR="006D1256" w:rsidRDefault="00000000">
            <w:pPr>
              <w:spacing w:after="0"/>
              <w:ind w:firstLine="0"/>
            </w:pPr>
            <w:r>
              <w:rPr>
                <w:sz w:val="13"/>
              </w:rPr>
              <w:t>104,6</w:t>
            </w:r>
          </w:p>
        </w:tc>
        <w:tc>
          <w:tcPr>
            <w:tcW w:w="655" w:type="dxa"/>
          </w:tcPr>
          <w:p w14:paraId="04792B98" w14:textId="77777777" w:rsidR="006D1256" w:rsidRDefault="00000000">
            <w:pPr>
              <w:spacing w:after="0"/>
              <w:ind w:firstLine="0"/>
            </w:pPr>
            <w:r>
              <w:rPr>
                <w:sz w:val="13"/>
              </w:rPr>
              <w:t>245,6</w:t>
            </w:r>
          </w:p>
        </w:tc>
        <w:tc>
          <w:tcPr>
            <w:tcW w:w="655" w:type="dxa"/>
          </w:tcPr>
          <w:p w14:paraId="378A1520" w14:textId="77777777" w:rsidR="006D1256" w:rsidRDefault="00000000">
            <w:pPr>
              <w:spacing w:after="0"/>
              <w:ind w:firstLine="0"/>
            </w:pPr>
            <w:r>
              <w:rPr>
                <w:sz w:val="13"/>
              </w:rPr>
              <w:t>29,8</w:t>
            </w:r>
          </w:p>
        </w:tc>
        <w:tc>
          <w:tcPr>
            <w:tcW w:w="655" w:type="dxa"/>
          </w:tcPr>
          <w:p w14:paraId="47593B3A" w14:textId="77777777" w:rsidR="006D1256" w:rsidRDefault="00000000">
            <w:pPr>
              <w:spacing w:after="0"/>
              <w:ind w:firstLine="0"/>
            </w:pPr>
            <w:r>
              <w:rPr>
                <w:sz w:val="13"/>
              </w:rPr>
              <w:t>0,649</w:t>
            </w:r>
          </w:p>
        </w:tc>
        <w:tc>
          <w:tcPr>
            <w:tcW w:w="655" w:type="dxa"/>
          </w:tcPr>
          <w:p w14:paraId="4541E84D" w14:textId="77777777" w:rsidR="006D1256" w:rsidRDefault="00000000">
            <w:pPr>
              <w:spacing w:after="0"/>
              <w:ind w:firstLine="0"/>
            </w:pPr>
            <w:r>
              <w:rPr>
                <w:sz w:val="13"/>
              </w:rPr>
              <w:t>4050</w:t>
            </w:r>
          </w:p>
        </w:tc>
        <w:tc>
          <w:tcPr>
            <w:tcW w:w="655" w:type="dxa"/>
          </w:tcPr>
          <w:p w14:paraId="0C79AFB6" w14:textId="77777777" w:rsidR="006D1256" w:rsidRDefault="00000000">
            <w:pPr>
              <w:spacing w:after="0"/>
              <w:ind w:firstLine="0"/>
            </w:pPr>
            <w:r>
              <w:rPr>
                <w:sz w:val="13"/>
              </w:rPr>
              <w:t>126,4</w:t>
            </w:r>
          </w:p>
        </w:tc>
        <w:tc>
          <w:tcPr>
            <w:tcW w:w="655" w:type="dxa"/>
          </w:tcPr>
          <w:p w14:paraId="33569583" w14:textId="77777777" w:rsidR="006D1256" w:rsidRDefault="00000000">
            <w:pPr>
              <w:spacing w:after="0"/>
              <w:ind w:firstLine="0"/>
            </w:pPr>
            <w:r>
              <w:rPr>
                <w:sz w:val="13"/>
              </w:rPr>
              <w:t>103,9</w:t>
            </w:r>
          </w:p>
        </w:tc>
        <w:tc>
          <w:tcPr>
            <w:tcW w:w="655" w:type="dxa"/>
          </w:tcPr>
          <w:p w14:paraId="1BB28581" w14:textId="77777777" w:rsidR="006D1256" w:rsidRDefault="00000000">
            <w:pPr>
              <w:spacing w:after="0"/>
              <w:ind w:firstLine="0"/>
            </w:pPr>
            <w:r>
              <w:rPr>
                <w:sz w:val="13"/>
              </w:rPr>
              <w:t>189,0</w:t>
            </w:r>
          </w:p>
        </w:tc>
        <w:tc>
          <w:tcPr>
            <w:tcW w:w="655" w:type="dxa"/>
          </w:tcPr>
          <w:p w14:paraId="2AB86135" w14:textId="77777777" w:rsidR="006D1256" w:rsidRDefault="00000000">
            <w:pPr>
              <w:spacing w:after="0"/>
              <w:ind w:firstLine="0"/>
            </w:pPr>
            <w:r>
              <w:rPr>
                <w:sz w:val="13"/>
              </w:rPr>
              <w:t>28,6</w:t>
            </w:r>
          </w:p>
        </w:tc>
        <w:tc>
          <w:tcPr>
            <w:tcW w:w="655" w:type="dxa"/>
          </w:tcPr>
          <w:p w14:paraId="7E7602B2" w14:textId="77777777" w:rsidR="006D1256" w:rsidRDefault="00000000">
            <w:pPr>
              <w:spacing w:after="0"/>
              <w:ind w:firstLine="0"/>
            </w:pPr>
            <w:r>
              <w:rPr>
                <w:sz w:val="13"/>
              </w:rPr>
              <w:t>0,535</w:t>
            </w:r>
          </w:p>
        </w:tc>
        <w:tc>
          <w:tcPr>
            <w:tcW w:w="655" w:type="dxa"/>
          </w:tcPr>
          <w:p w14:paraId="10525BB5" w14:textId="77777777" w:rsidR="006D1256" w:rsidRDefault="00000000">
            <w:pPr>
              <w:spacing w:after="0"/>
              <w:ind w:firstLine="0"/>
            </w:pPr>
            <w:r>
              <w:rPr>
                <w:sz w:val="13"/>
              </w:rPr>
              <w:t>600</w:t>
            </w:r>
          </w:p>
        </w:tc>
      </w:tr>
      <w:tr w:rsidR="006D1256" w14:paraId="0AF04D7D" w14:textId="77777777">
        <w:trPr>
          <w:jc w:val="center"/>
        </w:trPr>
        <w:tc>
          <w:tcPr>
            <w:tcW w:w="539" w:type="dxa"/>
          </w:tcPr>
          <w:p w14:paraId="63255536" w14:textId="77777777" w:rsidR="006D1256" w:rsidRDefault="00000000">
            <w:pPr>
              <w:spacing w:after="0"/>
              <w:ind w:firstLine="0"/>
            </w:pPr>
            <w:r>
              <w:rPr>
                <w:sz w:val="13"/>
              </w:rPr>
              <w:t>2023</w:t>
            </w:r>
          </w:p>
        </w:tc>
        <w:tc>
          <w:tcPr>
            <w:tcW w:w="425" w:type="dxa"/>
          </w:tcPr>
          <w:p w14:paraId="2A42D382" w14:textId="77777777" w:rsidR="006D1256" w:rsidRDefault="00000000">
            <w:pPr>
              <w:spacing w:after="0"/>
              <w:ind w:firstLine="0"/>
            </w:pPr>
            <w:r>
              <w:rPr>
                <w:sz w:val="13"/>
              </w:rPr>
              <w:t>1</w:t>
            </w:r>
          </w:p>
        </w:tc>
        <w:tc>
          <w:tcPr>
            <w:tcW w:w="539" w:type="dxa"/>
          </w:tcPr>
          <w:p w14:paraId="60B8E25D" w14:textId="77777777" w:rsidR="006D1256" w:rsidRDefault="00000000">
            <w:pPr>
              <w:spacing w:after="0"/>
              <w:ind w:firstLine="0"/>
            </w:pPr>
            <w:r>
              <w:rPr>
                <w:sz w:val="13"/>
              </w:rPr>
              <w:t>-0,55</w:t>
            </w:r>
          </w:p>
        </w:tc>
        <w:tc>
          <w:tcPr>
            <w:tcW w:w="709" w:type="dxa"/>
          </w:tcPr>
          <w:p w14:paraId="2FD0F635" w14:textId="77777777" w:rsidR="006D1256" w:rsidRDefault="00000000">
            <w:pPr>
              <w:spacing w:after="0"/>
              <w:ind w:firstLine="0"/>
            </w:pPr>
            <w:r>
              <w:rPr>
                <w:sz w:val="13"/>
              </w:rPr>
              <w:t>La Niña</w:t>
            </w:r>
          </w:p>
        </w:tc>
        <w:tc>
          <w:tcPr>
            <w:tcW w:w="655" w:type="dxa"/>
          </w:tcPr>
          <w:p w14:paraId="7E8222B8" w14:textId="77777777" w:rsidR="006D1256" w:rsidRDefault="00000000">
            <w:pPr>
              <w:spacing w:after="0"/>
              <w:ind w:firstLine="0"/>
            </w:pPr>
            <w:r>
              <w:rPr>
                <w:sz w:val="13"/>
              </w:rPr>
              <w:t>159,6</w:t>
            </w:r>
          </w:p>
        </w:tc>
        <w:tc>
          <w:tcPr>
            <w:tcW w:w="655" w:type="dxa"/>
          </w:tcPr>
          <w:p w14:paraId="617AFA62" w14:textId="77777777" w:rsidR="006D1256" w:rsidRDefault="00000000">
            <w:pPr>
              <w:spacing w:after="0"/>
              <w:ind w:firstLine="0"/>
            </w:pPr>
            <w:r>
              <w:rPr>
                <w:sz w:val="13"/>
              </w:rPr>
              <w:t>122,8</w:t>
            </w:r>
          </w:p>
        </w:tc>
        <w:tc>
          <w:tcPr>
            <w:tcW w:w="655" w:type="dxa"/>
          </w:tcPr>
          <w:p w14:paraId="45E46016" w14:textId="77777777" w:rsidR="006D1256" w:rsidRDefault="00000000">
            <w:pPr>
              <w:spacing w:after="0"/>
              <w:ind w:firstLine="0"/>
            </w:pPr>
            <w:r>
              <w:rPr>
                <w:sz w:val="13"/>
              </w:rPr>
              <w:t>88,1</w:t>
            </w:r>
          </w:p>
        </w:tc>
        <w:tc>
          <w:tcPr>
            <w:tcW w:w="655" w:type="dxa"/>
          </w:tcPr>
          <w:p w14:paraId="654707B4" w14:textId="77777777" w:rsidR="006D1256" w:rsidRDefault="00000000">
            <w:pPr>
              <w:spacing w:after="0"/>
              <w:ind w:firstLine="0"/>
            </w:pPr>
            <w:r>
              <w:rPr>
                <w:sz w:val="13"/>
              </w:rPr>
              <w:t>27,4</w:t>
            </w:r>
          </w:p>
        </w:tc>
        <w:tc>
          <w:tcPr>
            <w:tcW w:w="655" w:type="dxa"/>
          </w:tcPr>
          <w:p w14:paraId="70FF6AD1" w14:textId="77777777" w:rsidR="006D1256" w:rsidRDefault="00000000">
            <w:pPr>
              <w:spacing w:after="0"/>
              <w:ind w:firstLine="0"/>
            </w:pPr>
            <w:r>
              <w:rPr>
                <w:sz w:val="13"/>
              </w:rPr>
              <w:t>0,608</w:t>
            </w:r>
          </w:p>
        </w:tc>
        <w:tc>
          <w:tcPr>
            <w:tcW w:w="655" w:type="dxa"/>
          </w:tcPr>
          <w:p w14:paraId="11B1B962" w14:textId="77777777" w:rsidR="006D1256" w:rsidRDefault="00000000">
            <w:pPr>
              <w:spacing w:after="0"/>
              <w:ind w:firstLine="0"/>
            </w:pPr>
            <w:r>
              <w:rPr>
                <w:sz w:val="13"/>
              </w:rPr>
              <w:t>100</w:t>
            </w:r>
          </w:p>
        </w:tc>
        <w:tc>
          <w:tcPr>
            <w:tcW w:w="655" w:type="dxa"/>
          </w:tcPr>
          <w:p w14:paraId="6A2195FA" w14:textId="77777777" w:rsidR="006D1256" w:rsidRDefault="00000000">
            <w:pPr>
              <w:spacing w:after="0"/>
              <w:ind w:firstLine="0"/>
            </w:pPr>
            <w:r>
              <w:rPr>
                <w:sz w:val="13"/>
              </w:rPr>
              <w:t>140,9</w:t>
            </w:r>
          </w:p>
        </w:tc>
        <w:tc>
          <w:tcPr>
            <w:tcW w:w="655" w:type="dxa"/>
          </w:tcPr>
          <w:p w14:paraId="25838C8F" w14:textId="77777777" w:rsidR="006D1256" w:rsidRDefault="00000000">
            <w:pPr>
              <w:spacing w:after="0"/>
              <w:ind w:firstLine="0"/>
            </w:pPr>
            <w:r>
              <w:rPr>
                <w:sz w:val="13"/>
              </w:rPr>
              <w:t>117,3</w:t>
            </w:r>
          </w:p>
        </w:tc>
        <w:tc>
          <w:tcPr>
            <w:tcW w:w="655" w:type="dxa"/>
          </w:tcPr>
          <w:p w14:paraId="42B423A3" w14:textId="77777777" w:rsidR="006D1256" w:rsidRDefault="00000000">
            <w:pPr>
              <w:spacing w:after="0"/>
              <w:ind w:firstLine="0"/>
            </w:pPr>
            <w:r>
              <w:rPr>
                <w:sz w:val="13"/>
              </w:rPr>
              <w:t>203,7</w:t>
            </w:r>
          </w:p>
        </w:tc>
        <w:tc>
          <w:tcPr>
            <w:tcW w:w="655" w:type="dxa"/>
          </w:tcPr>
          <w:p w14:paraId="13C80E51" w14:textId="77777777" w:rsidR="006D1256" w:rsidRDefault="00000000">
            <w:pPr>
              <w:spacing w:after="0"/>
              <w:ind w:firstLine="0"/>
            </w:pPr>
            <w:r>
              <w:rPr>
                <w:sz w:val="13"/>
              </w:rPr>
              <w:t>28,7</w:t>
            </w:r>
          </w:p>
        </w:tc>
        <w:tc>
          <w:tcPr>
            <w:tcW w:w="655" w:type="dxa"/>
          </w:tcPr>
          <w:p w14:paraId="7CD9F4B1" w14:textId="77777777" w:rsidR="006D1256" w:rsidRDefault="00000000">
            <w:pPr>
              <w:spacing w:after="0"/>
              <w:ind w:firstLine="0"/>
            </w:pPr>
            <w:r>
              <w:rPr>
                <w:sz w:val="13"/>
              </w:rPr>
              <w:t>0,632</w:t>
            </w:r>
          </w:p>
        </w:tc>
        <w:tc>
          <w:tcPr>
            <w:tcW w:w="655" w:type="dxa"/>
          </w:tcPr>
          <w:p w14:paraId="508D1E24" w14:textId="77777777" w:rsidR="006D1256" w:rsidRDefault="00000000">
            <w:pPr>
              <w:spacing w:after="0"/>
              <w:ind w:firstLine="0"/>
            </w:pPr>
            <w:r>
              <w:rPr>
                <w:sz w:val="13"/>
              </w:rPr>
              <w:t>6525</w:t>
            </w:r>
          </w:p>
        </w:tc>
        <w:tc>
          <w:tcPr>
            <w:tcW w:w="655" w:type="dxa"/>
          </w:tcPr>
          <w:p w14:paraId="50CA1E06" w14:textId="77777777" w:rsidR="006D1256" w:rsidRDefault="00000000">
            <w:pPr>
              <w:spacing w:after="0"/>
              <w:ind w:firstLine="0"/>
            </w:pPr>
            <w:r>
              <w:rPr>
                <w:sz w:val="13"/>
              </w:rPr>
              <w:t>140,8</w:t>
            </w:r>
          </w:p>
        </w:tc>
        <w:tc>
          <w:tcPr>
            <w:tcW w:w="655" w:type="dxa"/>
          </w:tcPr>
          <w:p w14:paraId="74EEA8F0" w14:textId="77777777" w:rsidR="006D1256" w:rsidRDefault="00000000">
            <w:pPr>
              <w:spacing w:after="0"/>
              <w:ind w:firstLine="0"/>
            </w:pPr>
            <w:r>
              <w:rPr>
                <w:sz w:val="13"/>
              </w:rPr>
              <w:t>106,4</w:t>
            </w:r>
          </w:p>
        </w:tc>
        <w:tc>
          <w:tcPr>
            <w:tcW w:w="655" w:type="dxa"/>
          </w:tcPr>
          <w:p w14:paraId="02D3FA73" w14:textId="77777777" w:rsidR="006D1256" w:rsidRDefault="00000000">
            <w:pPr>
              <w:spacing w:after="0"/>
              <w:ind w:firstLine="0"/>
            </w:pPr>
            <w:r>
              <w:rPr>
                <w:sz w:val="13"/>
              </w:rPr>
              <w:t>91,9</w:t>
            </w:r>
          </w:p>
        </w:tc>
        <w:tc>
          <w:tcPr>
            <w:tcW w:w="655" w:type="dxa"/>
          </w:tcPr>
          <w:p w14:paraId="193BB99D" w14:textId="77777777" w:rsidR="006D1256" w:rsidRDefault="00000000">
            <w:pPr>
              <w:spacing w:after="0"/>
              <w:ind w:firstLine="0"/>
            </w:pPr>
            <w:r>
              <w:rPr>
                <w:sz w:val="13"/>
              </w:rPr>
              <w:t>28,2</w:t>
            </w:r>
          </w:p>
        </w:tc>
        <w:tc>
          <w:tcPr>
            <w:tcW w:w="655" w:type="dxa"/>
          </w:tcPr>
          <w:p w14:paraId="234C797B" w14:textId="77777777" w:rsidR="006D1256" w:rsidRDefault="00000000">
            <w:pPr>
              <w:spacing w:after="0"/>
              <w:ind w:firstLine="0"/>
            </w:pPr>
            <w:r>
              <w:rPr>
                <w:sz w:val="13"/>
              </w:rPr>
              <w:t>0,506</w:t>
            </w:r>
          </w:p>
        </w:tc>
        <w:tc>
          <w:tcPr>
            <w:tcW w:w="655" w:type="dxa"/>
          </w:tcPr>
          <w:p w14:paraId="47DD2C10" w14:textId="77777777" w:rsidR="006D1256" w:rsidRDefault="00000000">
            <w:pPr>
              <w:spacing w:after="0"/>
              <w:ind w:firstLine="0"/>
            </w:pPr>
            <w:r>
              <w:rPr>
                <w:sz w:val="13"/>
              </w:rPr>
              <w:t>1750</w:t>
            </w:r>
          </w:p>
        </w:tc>
      </w:tr>
      <w:tr w:rsidR="006D1256" w14:paraId="60173A22" w14:textId="77777777">
        <w:trPr>
          <w:jc w:val="center"/>
        </w:trPr>
        <w:tc>
          <w:tcPr>
            <w:tcW w:w="539" w:type="dxa"/>
          </w:tcPr>
          <w:p w14:paraId="3FD96890" w14:textId="77777777" w:rsidR="006D1256" w:rsidRDefault="00000000">
            <w:pPr>
              <w:spacing w:after="0"/>
              <w:ind w:firstLine="0"/>
            </w:pPr>
            <w:r>
              <w:rPr>
                <w:sz w:val="13"/>
              </w:rPr>
              <w:t>2023</w:t>
            </w:r>
          </w:p>
        </w:tc>
        <w:tc>
          <w:tcPr>
            <w:tcW w:w="425" w:type="dxa"/>
          </w:tcPr>
          <w:p w14:paraId="128D1FFA" w14:textId="77777777" w:rsidR="006D1256" w:rsidRDefault="00000000">
            <w:pPr>
              <w:spacing w:after="0"/>
              <w:ind w:firstLine="0"/>
            </w:pPr>
            <w:r>
              <w:rPr>
                <w:sz w:val="13"/>
              </w:rPr>
              <w:t>2</w:t>
            </w:r>
          </w:p>
        </w:tc>
        <w:tc>
          <w:tcPr>
            <w:tcW w:w="539" w:type="dxa"/>
          </w:tcPr>
          <w:p w14:paraId="4B106E1F" w14:textId="77777777" w:rsidR="006D1256" w:rsidRDefault="00000000">
            <w:pPr>
              <w:spacing w:after="0"/>
              <w:ind w:firstLine="0"/>
            </w:pPr>
            <w:r>
              <w:rPr>
                <w:sz w:val="13"/>
              </w:rPr>
              <w:t>-0,33</w:t>
            </w:r>
          </w:p>
        </w:tc>
        <w:tc>
          <w:tcPr>
            <w:tcW w:w="709" w:type="dxa"/>
          </w:tcPr>
          <w:p w14:paraId="505D6CDC" w14:textId="77777777" w:rsidR="006D1256" w:rsidRDefault="00000000">
            <w:pPr>
              <w:spacing w:after="0"/>
              <w:ind w:firstLine="0"/>
            </w:pPr>
            <w:r>
              <w:rPr>
                <w:sz w:val="13"/>
              </w:rPr>
              <w:t>Neutro</w:t>
            </w:r>
          </w:p>
        </w:tc>
        <w:tc>
          <w:tcPr>
            <w:tcW w:w="655" w:type="dxa"/>
          </w:tcPr>
          <w:p w14:paraId="2B260658" w14:textId="77777777" w:rsidR="006D1256" w:rsidRDefault="00000000">
            <w:pPr>
              <w:spacing w:after="0"/>
              <w:ind w:firstLine="0"/>
            </w:pPr>
            <w:r>
              <w:rPr>
                <w:sz w:val="13"/>
              </w:rPr>
              <w:t>176,0</w:t>
            </w:r>
          </w:p>
        </w:tc>
        <w:tc>
          <w:tcPr>
            <w:tcW w:w="655" w:type="dxa"/>
          </w:tcPr>
          <w:p w14:paraId="6CCE3050" w14:textId="77777777" w:rsidR="006D1256" w:rsidRDefault="00000000">
            <w:pPr>
              <w:spacing w:after="0"/>
              <w:ind w:firstLine="0"/>
            </w:pPr>
            <w:r>
              <w:rPr>
                <w:sz w:val="13"/>
              </w:rPr>
              <w:t>125,7</w:t>
            </w:r>
          </w:p>
        </w:tc>
        <w:tc>
          <w:tcPr>
            <w:tcW w:w="655" w:type="dxa"/>
          </w:tcPr>
          <w:p w14:paraId="3D205ECE" w14:textId="77777777" w:rsidR="006D1256" w:rsidRDefault="00000000">
            <w:pPr>
              <w:spacing w:after="0"/>
              <w:ind w:firstLine="0"/>
            </w:pPr>
            <w:r>
              <w:rPr>
                <w:sz w:val="13"/>
              </w:rPr>
              <w:t>42,3</w:t>
            </w:r>
          </w:p>
        </w:tc>
        <w:tc>
          <w:tcPr>
            <w:tcW w:w="655" w:type="dxa"/>
          </w:tcPr>
          <w:p w14:paraId="1DE1D47D" w14:textId="77777777" w:rsidR="006D1256" w:rsidRDefault="00000000">
            <w:pPr>
              <w:spacing w:after="0"/>
              <w:ind w:firstLine="0"/>
            </w:pPr>
            <w:r>
              <w:rPr>
                <w:sz w:val="13"/>
              </w:rPr>
              <w:t>28,4</w:t>
            </w:r>
          </w:p>
        </w:tc>
        <w:tc>
          <w:tcPr>
            <w:tcW w:w="655" w:type="dxa"/>
          </w:tcPr>
          <w:p w14:paraId="7BA1761B" w14:textId="77777777" w:rsidR="006D1256" w:rsidRDefault="00000000">
            <w:pPr>
              <w:spacing w:after="0"/>
              <w:ind w:firstLine="0"/>
            </w:pPr>
            <w:r>
              <w:rPr>
                <w:sz w:val="13"/>
              </w:rPr>
              <w:t>0,528</w:t>
            </w:r>
          </w:p>
        </w:tc>
        <w:tc>
          <w:tcPr>
            <w:tcW w:w="655" w:type="dxa"/>
          </w:tcPr>
          <w:p w14:paraId="7C3CDA93" w14:textId="77777777" w:rsidR="006D1256" w:rsidRDefault="00000000">
            <w:pPr>
              <w:spacing w:after="0"/>
              <w:ind w:firstLine="0"/>
            </w:pPr>
            <w:r>
              <w:rPr>
                <w:sz w:val="13"/>
              </w:rPr>
              <w:t>675</w:t>
            </w:r>
          </w:p>
        </w:tc>
        <w:tc>
          <w:tcPr>
            <w:tcW w:w="655" w:type="dxa"/>
          </w:tcPr>
          <w:p w14:paraId="459A217A" w14:textId="77777777" w:rsidR="006D1256" w:rsidRDefault="00000000">
            <w:pPr>
              <w:spacing w:after="0"/>
              <w:ind w:firstLine="0"/>
            </w:pPr>
            <w:r>
              <w:rPr>
                <w:sz w:val="13"/>
              </w:rPr>
              <w:t>179,2</w:t>
            </w:r>
          </w:p>
        </w:tc>
        <w:tc>
          <w:tcPr>
            <w:tcW w:w="655" w:type="dxa"/>
          </w:tcPr>
          <w:p w14:paraId="45032AB3" w14:textId="77777777" w:rsidR="006D1256" w:rsidRDefault="00000000">
            <w:pPr>
              <w:spacing w:after="0"/>
              <w:ind w:firstLine="0"/>
            </w:pPr>
            <w:r>
              <w:rPr>
                <w:sz w:val="13"/>
              </w:rPr>
              <w:t>136,9</w:t>
            </w:r>
          </w:p>
        </w:tc>
        <w:tc>
          <w:tcPr>
            <w:tcW w:w="655" w:type="dxa"/>
          </w:tcPr>
          <w:p w14:paraId="2589E5A7" w14:textId="77777777" w:rsidR="006D1256" w:rsidRDefault="00000000">
            <w:pPr>
              <w:spacing w:after="0"/>
              <w:ind w:firstLine="0"/>
            </w:pPr>
            <w:r>
              <w:rPr>
                <w:sz w:val="13"/>
              </w:rPr>
              <w:t>39,9</w:t>
            </w:r>
          </w:p>
        </w:tc>
        <w:tc>
          <w:tcPr>
            <w:tcW w:w="655" w:type="dxa"/>
          </w:tcPr>
          <w:p w14:paraId="363BFC3A" w14:textId="77777777" w:rsidR="006D1256" w:rsidRDefault="00000000">
            <w:pPr>
              <w:spacing w:after="0"/>
              <w:ind w:firstLine="0"/>
            </w:pPr>
            <w:r>
              <w:rPr>
                <w:sz w:val="13"/>
              </w:rPr>
              <w:t>29,5</w:t>
            </w:r>
          </w:p>
        </w:tc>
        <w:tc>
          <w:tcPr>
            <w:tcW w:w="655" w:type="dxa"/>
          </w:tcPr>
          <w:p w14:paraId="36481EA1" w14:textId="77777777" w:rsidR="006D1256" w:rsidRDefault="00000000">
            <w:pPr>
              <w:spacing w:after="0"/>
              <w:ind w:firstLine="0"/>
            </w:pPr>
            <w:r>
              <w:rPr>
                <w:sz w:val="13"/>
              </w:rPr>
              <w:t>0,598</w:t>
            </w:r>
          </w:p>
        </w:tc>
        <w:tc>
          <w:tcPr>
            <w:tcW w:w="655" w:type="dxa"/>
          </w:tcPr>
          <w:p w14:paraId="07CBCD00" w14:textId="77777777" w:rsidR="006D1256" w:rsidRDefault="00000000">
            <w:pPr>
              <w:spacing w:after="0"/>
              <w:ind w:firstLine="0"/>
            </w:pPr>
            <w:r>
              <w:rPr>
                <w:sz w:val="13"/>
              </w:rPr>
              <w:t>14275</w:t>
            </w:r>
          </w:p>
        </w:tc>
        <w:tc>
          <w:tcPr>
            <w:tcW w:w="655" w:type="dxa"/>
          </w:tcPr>
          <w:p w14:paraId="3084298E" w14:textId="77777777" w:rsidR="006D1256" w:rsidRDefault="00000000">
            <w:pPr>
              <w:spacing w:after="0"/>
              <w:ind w:firstLine="0"/>
            </w:pPr>
            <w:r>
              <w:rPr>
                <w:sz w:val="13"/>
              </w:rPr>
              <w:t>137,1</w:t>
            </w:r>
          </w:p>
        </w:tc>
        <w:tc>
          <w:tcPr>
            <w:tcW w:w="655" w:type="dxa"/>
          </w:tcPr>
          <w:p w14:paraId="593AFB09" w14:textId="77777777" w:rsidR="006D1256" w:rsidRDefault="00000000">
            <w:pPr>
              <w:spacing w:after="0"/>
              <w:ind w:firstLine="0"/>
            </w:pPr>
            <w:r>
              <w:rPr>
                <w:sz w:val="13"/>
              </w:rPr>
              <w:t>102,3</w:t>
            </w:r>
          </w:p>
        </w:tc>
        <w:tc>
          <w:tcPr>
            <w:tcW w:w="655" w:type="dxa"/>
          </w:tcPr>
          <w:p w14:paraId="46BD68ED" w14:textId="77777777" w:rsidR="006D1256" w:rsidRDefault="00000000">
            <w:pPr>
              <w:spacing w:after="0"/>
              <w:ind w:firstLine="0"/>
            </w:pPr>
            <w:r>
              <w:rPr>
                <w:sz w:val="13"/>
              </w:rPr>
              <w:t>25,5</w:t>
            </w:r>
          </w:p>
        </w:tc>
        <w:tc>
          <w:tcPr>
            <w:tcW w:w="655" w:type="dxa"/>
          </w:tcPr>
          <w:p w14:paraId="6B6F3213" w14:textId="77777777" w:rsidR="006D1256" w:rsidRDefault="00000000">
            <w:pPr>
              <w:spacing w:after="0"/>
              <w:ind w:firstLine="0"/>
            </w:pPr>
            <w:r>
              <w:rPr>
                <w:sz w:val="13"/>
              </w:rPr>
              <w:t>30,0</w:t>
            </w:r>
          </w:p>
        </w:tc>
        <w:tc>
          <w:tcPr>
            <w:tcW w:w="655" w:type="dxa"/>
          </w:tcPr>
          <w:p w14:paraId="23E0E4E9" w14:textId="77777777" w:rsidR="006D1256" w:rsidRDefault="00000000">
            <w:pPr>
              <w:spacing w:after="0"/>
              <w:ind w:firstLine="0"/>
            </w:pPr>
            <w:r>
              <w:rPr>
                <w:sz w:val="13"/>
              </w:rPr>
              <w:t>0,414</w:t>
            </w:r>
          </w:p>
        </w:tc>
        <w:tc>
          <w:tcPr>
            <w:tcW w:w="655" w:type="dxa"/>
          </w:tcPr>
          <w:p w14:paraId="05BA889A" w14:textId="77777777" w:rsidR="006D1256" w:rsidRDefault="00000000">
            <w:pPr>
              <w:spacing w:after="0"/>
              <w:ind w:firstLine="0"/>
            </w:pPr>
            <w:r>
              <w:rPr>
                <w:sz w:val="13"/>
              </w:rPr>
              <w:t>325</w:t>
            </w:r>
          </w:p>
        </w:tc>
      </w:tr>
      <w:tr w:rsidR="006D1256" w14:paraId="648495B1" w14:textId="77777777">
        <w:trPr>
          <w:jc w:val="center"/>
        </w:trPr>
        <w:tc>
          <w:tcPr>
            <w:tcW w:w="539" w:type="dxa"/>
          </w:tcPr>
          <w:p w14:paraId="761E2169" w14:textId="77777777" w:rsidR="006D1256" w:rsidRDefault="00000000">
            <w:pPr>
              <w:spacing w:after="0"/>
              <w:ind w:firstLine="0"/>
            </w:pPr>
            <w:r>
              <w:rPr>
                <w:sz w:val="13"/>
              </w:rPr>
              <w:t>2023</w:t>
            </w:r>
          </w:p>
        </w:tc>
        <w:tc>
          <w:tcPr>
            <w:tcW w:w="425" w:type="dxa"/>
          </w:tcPr>
          <w:p w14:paraId="7CF4AB08" w14:textId="77777777" w:rsidR="006D1256" w:rsidRDefault="00000000">
            <w:pPr>
              <w:spacing w:after="0"/>
              <w:ind w:firstLine="0"/>
            </w:pPr>
            <w:r>
              <w:rPr>
                <w:sz w:val="13"/>
              </w:rPr>
              <w:t>3</w:t>
            </w:r>
          </w:p>
        </w:tc>
        <w:tc>
          <w:tcPr>
            <w:tcW w:w="539" w:type="dxa"/>
          </w:tcPr>
          <w:p w14:paraId="515255B4" w14:textId="77777777" w:rsidR="006D1256" w:rsidRDefault="00000000">
            <w:pPr>
              <w:spacing w:after="0"/>
              <w:ind w:firstLine="0"/>
            </w:pPr>
            <w:r>
              <w:rPr>
                <w:sz w:val="13"/>
              </w:rPr>
              <w:t>-0,11</w:t>
            </w:r>
          </w:p>
        </w:tc>
        <w:tc>
          <w:tcPr>
            <w:tcW w:w="709" w:type="dxa"/>
          </w:tcPr>
          <w:p w14:paraId="5EAEC7B6" w14:textId="77777777" w:rsidR="006D1256" w:rsidRDefault="00000000">
            <w:pPr>
              <w:spacing w:after="0"/>
              <w:ind w:firstLine="0"/>
            </w:pPr>
            <w:r>
              <w:rPr>
                <w:sz w:val="13"/>
              </w:rPr>
              <w:t>Neutro</w:t>
            </w:r>
          </w:p>
        </w:tc>
        <w:tc>
          <w:tcPr>
            <w:tcW w:w="655" w:type="dxa"/>
          </w:tcPr>
          <w:p w14:paraId="72306B7A" w14:textId="77777777" w:rsidR="006D1256" w:rsidRDefault="00000000">
            <w:pPr>
              <w:spacing w:after="0"/>
              <w:ind w:firstLine="0"/>
            </w:pPr>
            <w:r>
              <w:rPr>
                <w:sz w:val="13"/>
              </w:rPr>
              <w:t>162,2</w:t>
            </w:r>
          </w:p>
        </w:tc>
        <w:tc>
          <w:tcPr>
            <w:tcW w:w="655" w:type="dxa"/>
          </w:tcPr>
          <w:p w14:paraId="469829C5" w14:textId="77777777" w:rsidR="006D1256" w:rsidRDefault="00000000">
            <w:pPr>
              <w:spacing w:after="0"/>
              <w:ind w:firstLine="0"/>
            </w:pPr>
            <w:r>
              <w:rPr>
                <w:sz w:val="13"/>
              </w:rPr>
              <w:t>117,1</w:t>
            </w:r>
          </w:p>
        </w:tc>
        <w:tc>
          <w:tcPr>
            <w:tcW w:w="655" w:type="dxa"/>
          </w:tcPr>
          <w:p w14:paraId="56874D8C" w14:textId="77777777" w:rsidR="006D1256" w:rsidRDefault="00000000">
            <w:pPr>
              <w:spacing w:after="0"/>
              <w:ind w:firstLine="0"/>
            </w:pPr>
            <w:r>
              <w:rPr>
                <w:sz w:val="13"/>
              </w:rPr>
              <w:t>66,3</w:t>
            </w:r>
          </w:p>
        </w:tc>
        <w:tc>
          <w:tcPr>
            <w:tcW w:w="655" w:type="dxa"/>
          </w:tcPr>
          <w:p w14:paraId="1FB6CBAD" w14:textId="77777777" w:rsidR="006D1256" w:rsidRDefault="00000000">
            <w:pPr>
              <w:spacing w:after="0"/>
              <w:ind w:firstLine="0"/>
            </w:pPr>
            <w:r>
              <w:rPr>
                <w:sz w:val="13"/>
              </w:rPr>
              <w:t>27,3</w:t>
            </w:r>
          </w:p>
        </w:tc>
        <w:tc>
          <w:tcPr>
            <w:tcW w:w="655" w:type="dxa"/>
          </w:tcPr>
          <w:p w14:paraId="42B08131" w14:textId="77777777" w:rsidR="006D1256" w:rsidRDefault="00000000">
            <w:pPr>
              <w:spacing w:after="0"/>
              <w:ind w:firstLine="0"/>
            </w:pPr>
            <w:r>
              <w:rPr>
                <w:sz w:val="13"/>
              </w:rPr>
              <w:t>0,510</w:t>
            </w:r>
          </w:p>
        </w:tc>
        <w:tc>
          <w:tcPr>
            <w:tcW w:w="655" w:type="dxa"/>
          </w:tcPr>
          <w:p w14:paraId="08590A5F" w14:textId="77777777" w:rsidR="006D1256" w:rsidRDefault="00000000">
            <w:pPr>
              <w:spacing w:after="0"/>
              <w:ind w:firstLine="0"/>
            </w:pPr>
            <w:r>
              <w:rPr>
                <w:sz w:val="13"/>
              </w:rPr>
              <w:t>125</w:t>
            </w:r>
          </w:p>
        </w:tc>
        <w:tc>
          <w:tcPr>
            <w:tcW w:w="655" w:type="dxa"/>
          </w:tcPr>
          <w:p w14:paraId="5AEFA29F" w14:textId="77777777" w:rsidR="006D1256" w:rsidRDefault="00000000">
            <w:pPr>
              <w:spacing w:after="0"/>
              <w:ind w:firstLine="0"/>
            </w:pPr>
            <w:r>
              <w:rPr>
                <w:sz w:val="13"/>
              </w:rPr>
              <w:t>140,5</w:t>
            </w:r>
          </w:p>
        </w:tc>
        <w:tc>
          <w:tcPr>
            <w:tcW w:w="655" w:type="dxa"/>
          </w:tcPr>
          <w:p w14:paraId="363E8BDF" w14:textId="77777777" w:rsidR="006D1256" w:rsidRDefault="00000000">
            <w:pPr>
              <w:spacing w:after="0"/>
              <w:ind w:firstLine="0"/>
            </w:pPr>
            <w:r>
              <w:rPr>
                <w:sz w:val="13"/>
              </w:rPr>
              <w:t>117,3</w:t>
            </w:r>
          </w:p>
        </w:tc>
        <w:tc>
          <w:tcPr>
            <w:tcW w:w="655" w:type="dxa"/>
          </w:tcPr>
          <w:p w14:paraId="1888C940" w14:textId="77777777" w:rsidR="006D1256" w:rsidRDefault="00000000">
            <w:pPr>
              <w:spacing w:after="0"/>
              <w:ind w:firstLine="0"/>
            </w:pPr>
            <w:r>
              <w:rPr>
                <w:sz w:val="13"/>
              </w:rPr>
              <w:t>118,4</w:t>
            </w:r>
          </w:p>
        </w:tc>
        <w:tc>
          <w:tcPr>
            <w:tcW w:w="655" w:type="dxa"/>
          </w:tcPr>
          <w:p w14:paraId="529D4A8E" w14:textId="77777777" w:rsidR="006D1256" w:rsidRDefault="00000000">
            <w:pPr>
              <w:spacing w:after="0"/>
              <w:ind w:firstLine="0"/>
            </w:pPr>
            <w:r>
              <w:rPr>
                <w:sz w:val="13"/>
              </w:rPr>
              <w:t>30,0</w:t>
            </w:r>
          </w:p>
        </w:tc>
        <w:tc>
          <w:tcPr>
            <w:tcW w:w="655" w:type="dxa"/>
          </w:tcPr>
          <w:p w14:paraId="77420D2A" w14:textId="77777777" w:rsidR="006D1256" w:rsidRDefault="00000000">
            <w:pPr>
              <w:spacing w:after="0"/>
              <w:ind w:firstLine="0"/>
            </w:pPr>
            <w:r>
              <w:rPr>
                <w:sz w:val="13"/>
              </w:rPr>
              <w:t>0,590</w:t>
            </w:r>
          </w:p>
        </w:tc>
        <w:tc>
          <w:tcPr>
            <w:tcW w:w="655" w:type="dxa"/>
          </w:tcPr>
          <w:p w14:paraId="3BFFED75" w14:textId="77777777" w:rsidR="006D1256" w:rsidRDefault="00000000">
            <w:pPr>
              <w:spacing w:after="0"/>
              <w:ind w:firstLine="0"/>
            </w:pPr>
            <w:r>
              <w:rPr>
                <w:sz w:val="13"/>
              </w:rPr>
              <w:t>18050</w:t>
            </w:r>
          </w:p>
        </w:tc>
        <w:tc>
          <w:tcPr>
            <w:tcW w:w="655" w:type="dxa"/>
          </w:tcPr>
          <w:p w14:paraId="64457C3D" w14:textId="77777777" w:rsidR="006D1256" w:rsidRDefault="00000000">
            <w:pPr>
              <w:spacing w:after="0"/>
              <w:ind w:firstLine="0"/>
            </w:pPr>
            <w:r>
              <w:rPr>
                <w:sz w:val="13"/>
              </w:rPr>
              <w:t>110,6</w:t>
            </w:r>
          </w:p>
        </w:tc>
        <w:tc>
          <w:tcPr>
            <w:tcW w:w="655" w:type="dxa"/>
          </w:tcPr>
          <w:p w14:paraId="58BC2F16" w14:textId="77777777" w:rsidR="006D1256" w:rsidRDefault="00000000">
            <w:pPr>
              <w:spacing w:after="0"/>
              <w:ind w:firstLine="0"/>
            </w:pPr>
            <w:r>
              <w:rPr>
                <w:sz w:val="13"/>
              </w:rPr>
              <w:t>81,1</w:t>
            </w:r>
          </w:p>
        </w:tc>
        <w:tc>
          <w:tcPr>
            <w:tcW w:w="655" w:type="dxa"/>
          </w:tcPr>
          <w:p w14:paraId="466753A8" w14:textId="77777777" w:rsidR="006D1256" w:rsidRDefault="00000000">
            <w:pPr>
              <w:spacing w:after="0"/>
              <w:ind w:firstLine="0"/>
            </w:pPr>
            <w:r>
              <w:rPr>
                <w:sz w:val="13"/>
              </w:rPr>
              <w:t>68,3</w:t>
            </w:r>
          </w:p>
        </w:tc>
        <w:tc>
          <w:tcPr>
            <w:tcW w:w="655" w:type="dxa"/>
          </w:tcPr>
          <w:p w14:paraId="050126C2" w14:textId="77777777" w:rsidR="006D1256" w:rsidRDefault="00000000">
            <w:pPr>
              <w:spacing w:after="0"/>
              <w:ind w:firstLine="0"/>
            </w:pPr>
            <w:r>
              <w:rPr>
                <w:sz w:val="13"/>
              </w:rPr>
              <w:t>30,3</w:t>
            </w:r>
          </w:p>
        </w:tc>
        <w:tc>
          <w:tcPr>
            <w:tcW w:w="655" w:type="dxa"/>
          </w:tcPr>
          <w:p w14:paraId="183881F9" w14:textId="77777777" w:rsidR="006D1256" w:rsidRDefault="00000000">
            <w:pPr>
              <w:spacing w:after="0"/>
              <w:ind w:firstLine="0"/>
            </w:pPr>
            <w:r>
              <w:rPr>
                <w:sz w:val="13"/>
              </w:rPr>
              <w:t>0,354</w:t>
            </w:r>
          </w:p>
        </w:tc>
        <w:tc>
          <w:tcPr>
            <w:tcW w:w="655" w:type="dxa"/>
          </w:tcPr>
          <w:p w14:paraId="4ADEE85A" w14:textId="77777777" w:rsidR="006D1256" w:rsidRDefault="00000000">
            <w:pPr>
              <w:spacing w:after="0"/>
              <w:ind w:firstLine="0"/>
            </w:pPr>
            <w:r>
              <w:rPr>
                <w:sz w:val="13"/>
              </w:rPr>
              <w:t>1000</w:t>
            </w:r>
          </w:p>
        </w:tc>
      </w:tr>
      <w:tr w:rsidR="006D1256" w14:paraId="4A094A86" w14:textId="77777777">
        <w:trPr>
          <w:jc w:val="center"/>
        </w:trPr>
        <w:tc>
          <w:tcPr>
            <w:tcW w:w="539" w:type="dxa"/>
          </w:tcPr>
          <w:p w14:paraId="4D6F8EB4" w14:textId="77777777" w:rsidR="006D1256" w:rsidRDefault="00000000">
            <w:pPr>
              <w:spacing w:after="0"/>
              <w:ind w:firstLine="0"/>
            </w:pPr>
            <w:r>
              <w:rPr>
                <w:sz w:val="13"/>
              </w:rPr>
              <w:t>2023</w:t>
            </w:r>
          </w:p>
        </w:tc>
        <w:tc>
          <w:tcPr>
            <w:tcW w:w="425" w:type="dxa"/>
          </w:tcPr>
          <w:p w14:paraId="4BC25C57" w14:textId="77777777" w:rsidR="006D1256" w:rsidRDefault="00000000">
            <w:pPr>
              <w:spacing w:after="0"/>
              <w:ind w:firstLine="0"/>
            </w:pPr>
            <w:r>
              <w:rPr>
                <w:sz w:val="13"/>
              </w:rPr>
              <w:t>4</w:t>
            </w:r>
          </w:p>
        </w:tc>
        <w:tc>
          <w:tcPr>
            <w:tcW w:w="539" w:type="dxa"/>
          </w:tcPr>
          <w:p w14:paraId="7A5D6459" w14:textId="77777777" w:rsidR="006D1256" w:rsidRDefault="00000000">
            <w:pPr>
              <w:spacing w:after="0"/>
              <w:ind w:firstLine="0"/>
            </w:pPr>
            <w:r>
              <w:rPr>
                <w:sz w:val="13"/>
              </w:rPr>
              <w:t>0,19</w:t>
            </w:r>
          </w:p>
        </w:tc>
        <w:tc>
          <w:tcPr>
            <w:tcW w:w="709" w:type="dxa"/>
          </w:tcPr>
          <w:p w14:paraId="6BDF9600" w14:textId="77777777" w:rsidR="006D1256" w:rsidRDefault="00000000">
            <w:pPr>
              <w:spacing w:after="0"/>
              <w:ind w:firstLine="0"/>
            </w:pPr>
            <w:r>
              <w:rPr>
                <w:sz w:val="13"/>
              </w:rPr>
              <w:t>Neutro</w:t>
            </w:r>
          </w:p>
        </w:tc>
        <w:tc>
          <w:tcPr>
            <w:tcW w:w="655" w:type="dxa"/>
          </w:tcPr>
          <w:p w14:paraId="7B8A7EF3" w14:textId="77777777" w:rsidR="006D1256" w:rsidRDefault="00000000">
            <w:pPr>
              <w:spacing w:after="0"/>
              <w:ind w:firstLine="0"/>
            </w:pPr>
            <w:r>
              <w:rPr>
                <w:sz w:val="13"/>
              </w:rPr>
              <w:t>129,2</w:t>
            </w:r>
          </w:p>
        </w:tc>
        <w:tc>
          <w:tcPr>
            <w:tcW w:w="655" w:type="dxa"/>
          </w:tcPr>
          <w:p w14:paraId="0B352159" w14:textId="77777777" w:rsidR="006D1256" w:rsidRDefault="00000000">
            <w:pPr>
              <w:spacing w:after="0"/>
              <w:ind w:firstLine="0"/>
            </w:pPr>
            <w:r>
              <w:rPr>
                <w:sz w:val="13"/>
              </w:rPr>
              <w:t>114,7</w:t>
            </w:r>
          </w:p>
        </w:tc>
        <w:tc>
          <w:tcPr>
            <w:tcW w:w="655" w:type="dxa"/>
          </w:tcPr>
          <w:p w14:paraId="104D0A8F" w14:textId="77777777" w:rsidR="006D1256" w:rsidRDefault="00000000">
            <w:pPr>
              <w:spacing w:after="0"/>
              <w:ind w:firstLine="0"/>
            </w:pPr>
            <w:r>
              <w:rPr>
                <w:sz w:val="13"/>
              </w:rPr>
              <w:t>120,9</w:t>
            </w:r>
          </w:p>
        </w:tc>
        <w:tc>
          <w:tcPr>
            <w:tcW w:w="655" w:type="dxa"/>
          </w:tcPr>
          <w:p w14:paraId="769ABE67" w14:textId="77777777" w:rsidR="006D1256" w:rsidRDefault="00000000">
            <w:pPr>
              <w:spacing w:after="0"/>
              <w:ind w:firstLine="0"/>
            </w:pPr>
            <w:r>
              <w:rPr>
                <w:sz w:val="13"/>
              </w:rPr>
              <w:t>27,6</w:t>
            </w:r>
          </w:p>
        </w:tc>
        <w:tc>
          <w:tcPr>
            <w:tcW w:w="655" w:type="dxa"/>
          </w:tcPr>
          <w:p w14:paraId="298766F0" w14:textId="77777777" w:rsidR="006D1256" w:rsidRDefault="00000000">
            <w:pPr>
              <w:spacing w:after="0"/>
              <w:ind w:firstLine="0"/>
            </w:pPr>
            <w:r>
              <w:rPr>
                <w:sz w:val="13"/>
              </w:rPr>
              <w:t>0,587</w:t>
            </w:r>
          </w:p>
        </w:tc>
        <w:tc>
          <w:tcPr>
            <w:tcW w:w="655" w:type="dxa"/>
          </w:tcPr>
          <w:p w14:paraId="4A84BFDB" w14:textId="77777777" w:rsidR="006D1256" w:rsidRDefault="00000000">
            <w:pPr>
              <w:spacing w:after="0"/>
              <w:ind w:firstLine="0"/>
            </w:pPr>
            <w:r>
              <w:rPr>
                <w:sz w:val="13"/>
              </w:rPr>
              <w:t>675</w:t>
            </w:r>
          </w:p>
        </w:tc>
        <w:tc>
          <w:tcPr>
            <w:tcW w:w="655" w:type="dxa"/>
          </w:tcPr>
          <w:p w14:paraId="61C11703" w14:textId="77777777" w:rsidR="006D1256" w:rsidRDefault="00000000">
            <w:pPr>
              <w:spacing w:after="0"/>
              <w:ind w:firstLine="0"/>
            </w:pPr>
            <w:r>
              <w:rPr>
                <w:sz w:val="13"/>
              </w:rPr>
              <w:t>136,7</w:t>
            </w:r>
          </w:p>
        </w:tc>
        <w:tc>
          <w:tcPr>
            <w:tcW w:w="655" w:type="dxa"/>
          </w:tcPr>
          <w:p w14:paraId="479CC1DB" w14:textId="77777777" w:rsidR="006D1256" w:rsidRDefault="00000000">
            <w:pPr>
              <w:spacing w:after="0"/>
              <w:ind w:firstLine="0"/>
            </w:pPr>
            <w:r>
              <w:rPr>
                <w:sz w:val="13"/>
              </w:rPr>
              <w:t>101,0</w:t>
            </w:r>
          </w:p>
        </w:tc>
        <w:tc>
          <w:tcPr>
            <w:tcW w:w="655" w:type="dxa"/>
          </w:tcPr>
          <w:p w14:paraId="63C5BA62" w14:textId="77777777" w:rsidR="006D1256" w:rsidRDefault="00000000">
            <w:pPr>
              <w:spacing w:after="0"/>
              <w:ind w:firstLine="0"/>
            </w:pPr>
            <w:r>
              <w:rPr>
                <w:sz w:val="13"/>
              </w:rPr>
              <w:t>63,0</w:t>
            </w:r>
          </w:p>
        </w:tc>
        <w:tc>
          <w:tcPr>
            <w:tcW w:w="655" w:type="dxa"/>
          </w:tcPr>
          <w:p w14:paraId="338C3AE9" w14:textId="77777777" w:rsidR="006D1256" w:rsidRDefault="00000000">
            <w:pPr>
              <w:spacing w:after="0"/>
              <w:ind w:firstLine="0"/>
            </w:pPr>
            <w:r>
              <w:rPr>
                <w:sz w:val="13"/>
              </w:rPr>
              <w:t>30,2</w:t>
            </w:r>
          </w:p>
        </w:tc>
        <w:tc>
          <w:tcPr>
            <w:tcW w:w="655" w:type="dxa"/>
          </w:tcPr>
          <w:p w14:paraId="25BCD968" w14:textId="77777777" w:rsidR="006D1256" w:rsidRDefault="00000000">
            <w:pPr>
              <w:spacing w:after="0"/>
              <w:ind w:firstLine="0"/>
            </w:pPr>
            <w:r>
              <w:rPr>
                <w:sz w:val="13"/>
              </w:rPr>
              <w:t>0,514</w:t>
            </w:r>
          </w:p>
        </w:tc>
        <w:tc>
          <w:tcPr>
            <w:tcW w:w="655" w:type="dxa"/>
          </w:tcPr>
          <w:p w14:paraId="58ED3FAC" w14:textId="77777777" w:rsidR="006D1256" w:rsidRDefault="00000000">
            <w:pPr>
              <w:spacing w:after="0"/>
              <w:ind w:firstLine="0"/>
            </w:pPr>
            <w:r>
              <w:rPr>
                <w:sz w:val="13"/>
              </w:rPr>
              <w:t>9125</w:t>
            </w:r>
          </w:p>
        </w:tc>
        <w:tc>
          <w:tcPr>
            <w:tcW w:w="655" w:type="dxa"/>
          </w:tcPr>
          <w:p w14:paraId="20B0A1F9" w14:textId="77777777" w:rsidR="006D1256" w:rsidRDefault="00000000">
            <w:pPr>
              <w:spacing w:after="0"/>
              <w:ind w:firstLine="0"/>
            </w:pPr>
            <w:r>
              <w:rPr>
                <w:sz w:val="13"/>
              </w:rPr>
              <w:t>102,6</w:t>
            </w:r>
          </w:p>
        </w:tc>
        <w:tc>
          <w:tcPr>
            <w:tcW w:w="655" w:type="dxa"/>
          </w:tcPr>
          <w:p w14:paraId="334283EE" w14:textId="77777777" w:rsidR="006D1256" w:rsidRDefault="00000000">
            <w:pPr>
              <w:spacing w:after="0"/>
              <w:ind w:firstLine="0"/>
            </w:pPr>
            <w:r>
              <w:rPr>
                <w:sz w:val="13"/>
              </w:rPr>
              <w:t>76,4</w:t>
            </w:r>
          </w:p>
        </w:tc>
        <w:tc>
          <w:tcPr>
            <w:tcW w:w="655" w:type="dxa"/>
          </w:tcPr>
          <w:p w14:paraId="19CC1D53" w14:textId="77777777" w:rsidR="006D1256" w:rsidRDefault="00000000">
            <w:pPr>
              <w:spacing w:after="0"/>
              <w:ind w:firstLine="0"/>
            </w:pPr>
            <w:r>
              <w:rPr>
                <w:sz w:val="13"/>
              </w:rPr>
              <w:t>41,2</w:t>
            </w:r>
          </w:p>
        </w:tc>
        <w:tc>
          <w:tcPr>
            <w:tcW w:w="655" w:type="dxa"/>
          </w:tcPr>
          <w:p w14:paraId="468DC727" w14:textId="77777777" w:rsidR="006D1256" w:rsidRDefault="00000000">
            <w:pPr>
              <w:spacing w:after="0"/>
              <w:ind w:firstLine="0"/>
            </w:pPr>
            <w:r>
              <w:rPr>
                <w:sz w:val="13"/>
              </w:rPr>
              <w:t>30,0</w:t>
            </w:r>
          </w:p>
        </w:tc>
        <w:tc>
          <w:tcPr>
            <w:tcW w:w="655" w:type="dxa"/>
          </w:tcPr>
          <w:p w14:paraId="481E0061" w14:textId="77777777" w:rsidR="006D1256" w:rsidRDefault="00000000">
            <w:pPr>
              <w:spacing w:after="0"/>
              <w:ind w:firstLine="0"/>
            </w:pPr>
            <w:r>
              <w:rPr>
                <w:sz w:val="13"/>
              </w:rPr>
              <w:t>0,362</w:t>
            </w:r>
          </w:p>
        </w:tc>
        <w:tc>
          <w:tcPr>
            <w:tcW w:w="655" w:type="dxa"/>
          </w:tcPr>
          <w:p w14:paraId="42016194" w14:textId="77777777" w:rsidR="006D1256" w:rsidRDefault="00000000">
            <w:pPr>
              <w:spacing w:after="0"/>
              <w:ind w:firstLine="0"/>
            </w:pPr>
            <w:r>
              <w:rPr>
                <w:sz w:val="13"/>
              </w:rPr>
              <w:t>1125</w:t>
            </w:r>
          </w:p>
        </w:tc>
      </w:tr>
      <w:tr w:rsidR="006D1256" w14:paraId="6919459D" w14:textId="77777777">
        <w:trPr>
          <w:jc w:val="center"/>
        </w:trPr>
        <w:tc>
          <w:tcPr>
            <w:tcW w:w="539" w:type="dxa"/>
          </w:tcPr>
          <w:p w14:paraId="617CD5C3" w14:textId="77777777" w:rsidR="006D1256" w:rsidRDefault="00000000">
            <w:pPr>
              <w:spacing w:after="0"/>
              <w:ind w:firstLine="0"/>
            </w:pPr>
            <w:r>
              <w:rPr>
                <w:sz w:val="13"/>
              </w:rPr>
              <w:t>2023</w:t>
            </w:r>
          </w:p>
        </w:tc>
        <w:tc>
          <w:tcPr>
            <w:tcW w:w="425" w:type="dxa"/>
          </w:tcPr>
          <w:p w14:paraId="0D2186F0" w14:textId="77777777" w:rsidR="006D1256" w:rsidRDefault="00000000">
            <w:pPr>
              <w:spacing w:after="0"/>
              <w:ind w:firstLine="0"/>
            </w:pPr>
            <w:r>
              <w:rPr>
                <w:sz w:val="13"/>
              </w:rPr>
              <w:t>5</w:t>
            </w:r>
          </w:p>
        </w:tc>
        <w:tc>
          <w:tcPr>
            <w:tcW w:w="539" w:type="dxa"/>
          </w:tcPr>
          <w:p w14:paraId="5A426AA5" w14:textId="77777777" w:rsidR="006D1256" w:rsidRDefault="00000000">
            <w:pPr>
              <w:spacing w:after="0"/>
              <w:ind w:firstLine="0"/>
            </w:pPr>
            <w:r>
              <w:rPr>
                <w:sz w:val="13"/>
              </w:rPr>
              <w:t>0,46</w:t>
            </w:r>
          </w:p>
        </w:tc>
        <w:tc>
          <w:tcPr>
            <w:tcW w:w="709" w:type="dxa"/>
          </w:tcPr>
          <w:p w14:paraId="41022464" w14:textId="77777777" w:rsidR="006D1256" w:rsidRDefault="00000000">
            <w:pPr>
              <w:spacing w:after="0"/>
              <w:ind w:firstLine="0"/>
            </w:pPr>
            <w:r>
              <w:rPr>
                <w:sz w:val="13"/>
              </w:rPr>
              <w:t>Neutro</w:t>
            </w:r>
          </w:p>
        </w:tc>
        <w:tc>
          <w:tcPr>
            <w:tcW w:w="655" w:type="dxa"/>
          </w:tcPr>
          <w:p w14:paraId="0A3AF21D" w14:textId="77777777" w:rsidR="006D1256" w:rsidRDefault="00000000">
            <w:pPr>
              <w:spacing w:after="0"/>
              <w:ind w:firstLine="0"/>
            </w:pPr>
            <w:r>
              <w:rPr>
                <w:sz w:val="13"/>
              </w:rPr>
              <w:t>132,0</w:t>
            </w:r>
          </w:p>
        </w:tc>
        <w:tc>
          <w:tcPr>
            <w:tcW w:w="655" w:type="dxa"/>
          </w:tcPr>
          <w:p w14:paraId="1266F796" w14:textId="77777777" w:rsidR="006D1256" w:rsidRDefault="00000000">
            <w:pPr>
              <w:spacing w:after="0"/>
              <w:ind w:firstLine="0"/>
            </w:pPr>
            <w:r>
              <w:rPr>
                <w:sz w:val="13"/>
              </w:rPr>
              <w:t>104,1</w:t>
            </w:r>
          </w:p>
        </w:tc>
        <w:tc>
          <w:tcPr>
            <w:tcW w:w="655" w:type="dxa"/>
          </w:tcPr>
          <w:p w14:paraId="1335000D" w14:textId="77777777" w:rsidR="006D1256" w:rsidRDefault="00000000">
            <w:pPr>
              <w:spacing w:after="0"/>
              <w:ind w:firstLine="0"/>
            </w:pPr>
            <w:r>
              <w:rPr>
                <w:sz w:val="13"/>
              </w:rPr>
              <w:t>67,7</w:t>
            </w:r>
          </w:p>
        </w:tc>
        <w:tc>
          <w:tcPr>
            <w:tcW w:w="655" w:type="dxa"/>
          </w:tcPr>
          <w:p w14:paraId="734F9BEE" w14:textId="77777777" w:rsidR="006D1256" w:rsidRDefault="00000000">
            <w:pPr>
              <w:spacing w:after="0"/>
              <w:ind w:firstLine="0"/>
            </w:pPr>
            <w:r>
              <w:rPr>
                <w:sz w:val="13"/>
              </w:rPr>
              <w:t>24,8</w:t>
            </w:r>
          </w:p>
        </w:tc>
        <w:tc>
          <w:tcPr>
            <w:tcW w:w="655" w:type="dxa"/>
          </w:tcPr>
          <w:p w14:paraId="501DF5EB" w14:textId="77777777" w:rsidR="006D1256" w:rsidRDefault="00000000">
            <w:pPr>
              <w:spacing w:after="0"/>
              <w:ind w:firstLine="0"/>
            </w:pPr>
            <w:r>
              <w:rPr>
                <w:sz w:val="13"/>
              </w:rPr>
              <w:t>0,643</w:t>
            </w:r>
          </w:p>
        </w:tc>
        <w:tc>
          <w:tcPr>
            <w:tcW w:w="655" w:type="dxa"/>
          </w:tcPr>
          <w:p w14:paraId="287006F9" w14:textId="77777777" w:rsidR="006D1256" w:rsidRDefault="00000000">
            <w:pPr>
              <w:spacing w:after="0"/>
              <w:ind w:firstLine="0"/>
            </w:pPr>
            <w:r>
              <w:rPr>
                <w:sz w:val="13"/>
              </w:rPr>
              <w:t>925</w:t>
            </w:r>
          </w:p>
        </w:tc>
        <w:tc>
          <w:tcPr>
            <w:tcW w:w="655" w:type="dxa"/>
          </w:tcPr>
          <w:p w14:paraId="6CC846AF" w14:textId="77777777" w:rsidR="006D1256" w:rsidRDefault="00000000">
            <w:pPr>
              <w:spacing w:after="0"/>
              <w:ind w:firstLine="0"/>
            </w:pPr>
            <w:r>
              <w:rPr>
                <w:sz w:val="13"/>
              </w:rPr>
              <w:t>136,5</w:t>
            </w:r>
          </w:p>
        </w:tc>
        <w:tc>
          <w:tcPr>
            <w:tcW w:w="655" w:type="dxa"/>
          </w:tcPr>
          <w:p w14:paraId="5A4CABAC" w14:textId="77777777" w:rsidR="006D1256" w:rsidRDefault="00000000">
            <w:pPr>
              <w:spacing w:after="0"/>
              <w:ind w:firstLine="0"/>
            </w:pPr>
            <w:r>
              <w:rPr>
                <w:sz w:val="13"/>
              </w:rPr>
              <w:t>88,8</w:t>
            </w:r>
          </w:p>
        </w:tc>
        <w:tc>
          <w:tcPr>
            <w:tcW w:w="655" w:type="dxa"/>
          </w:tcPr>
          <w:p w14:paraId="4A62C851" w14:textId="77777777" w:rsidR="006D1256" w:rsidRDefault="00000000">
            <w:pPr>
              <w:spacing w:after="0"/>
              <w:ind w:firstLine="0"/>
            </w:pPr>
            <w:r>
              <w:rPr>
                <w:sz w:val="13"/>
              </w:rPr>
              <w:t>20,6</w:t>
            </w:r>
          </w:p>
        </w:tc>
        <w:tc>
          <w:tcPr>
            <w:tcW w:w="655" w:type="dxa"/>
          </w:tcPr>
          <w:p w14:paraId="4AAB954E" w14:textId="77777777" w:rsidR="006D1256" w:rsidRDefault="00000000">
            <w:pPr>
              <w:spacing w:after="0"/>
              <w:ind w:firstLine="0"/>
            </w:pPr>
            <w:r>
              <w:rPr>
                <w:sz w:val="13"/>
              </w:rPr>
              <w:t>28,9</w:t>
            </w:r>
          </w:p>
        </w:tc>
        <w:tc>
          <w:tcPr>
            <w:tcW w:w="655" w:type="dxa"/>
          </w:tcPr>
          <w:p w14:paraId="338BAEEC" w14:textId="77777777" w:rsidR="006D1256" w:rsidRDefault="00000000">
            <w:pPr>
              <w:spacing w:after="0"/>
              <w:ind w:firstLine="0"/>
            </w:pPr>
            <w:r>
              <w:rPr>
                <w:sz w:val="13"/>
              </w:rPr>
              <w:t>0,496</w:t>
            </w:r>
          </w:p>
        </w:tc>
        <w:tc>
          <w:tcPr>
            <w:tcW w:w="655" w:type="dxa"/>
          </w:tcPr>
          <w:p w14:paraId="10C2688E" w14:textId="77777777" w:rsidR="006D1256" w:rsidRDefault="00000000">
            <w:pPr>
              <w:spacing w:after="0"/>
              <w:ind w:firstLine="0"/>
            </w:pPr>
            <w:r>
              <w:rPr>
                <w:sz w:val="13"/>
              </w:rPr>
              <w:t>15600</w:t>
            </w:r>
          </w:p>
        </w:tc>
        <w:tc>
          <w:tcPr>
            <w:tcW w:w="655" w:type="dxa"/>
          </w:tcPr>
          <w:p w14:paraId="0D31DABE" w14:textId="77777777" w:rsidR="006D1256" w:rsidRDefault="00000000">
            <w:pPr>
              <w:spacing w:after="0"/>
              <w:ind w:firstLine="0"/>
            </w:pPr>
            <w:r>
              <w:rPr>
                <w:sz w:val="13"/>
              </w:rPr>
              <w:t>100,8</w:t>
            </w:r>
          </w:p>
        </w:tc>
        <w:tc>
          <w:tcPr>
            <w:tcW w:w="655" w:type="dxa"/>
          </w:tcPr>
          <w:p w14:paraId="4CA1659E" w14:textId="77777777" w:rsidR="006D1256" w:rsidRDefault="00000000">
            <w:pPr>
              <w:spacing w:after="0"/>
              <w:ind w:firstLine="0"/>
            </w:pPr>
            <w:r>
              <w:rPr>
                <w:sz w:val="13"/>
              </w:rPr>
              <w:t>66,6</w:t>
            </w:r>
          </w:p>
        </w:tc>
        <w:tc>
          <w:tcPr>
            <w:tcW w:w="655" w:type="dxa"/>
          </w:tcPr>
          <w:p w14:paraId="66C439E2" w14:textId="77777777" w:rsidR="006D1256" w:rsidRDefault="00000000">
            <w:pPr>
              <w:spacing w:after="0"/>
              <w:ind w:firstLine="0"/>
            </w:pPr>
            <w:r>
              <w:rPr>
                <w:sz w:val="13"/>
              </w:rPr>
              <w:t>51,9</w:t>
            </w:r>
          </w:p>
        </w:tc>
        <w:tc>
          <w:tcPr>
            <w:tcW w:w="655" w:type="dxa"/>
          </w:tcPr>
          <w:p w14:paraId="10ED8AFD" w14:textId="77777777" w:rsidR="006D1256" w:rsidRDefault="00000000">
            <w:pPr>
              <w:spacing w:after="0"/>
              <w:ind w:firstLine="0"/>
            </w:pPr>
            <w:r>
              <w:rPr>
                <w:sz w:val="13"/>
              </w:rPr>
              <w:t>28,0</w:t>
            </w:r>
          </w:p>
        </w:tc>
        <w:tc>
          <w:tcPr>
            <w:tcW w:w="655" w:type="dxa"/>
          </w:tcPr>
          <w:p w14:paraId="03F9D75E" w14:textId="77777777" w:rsidR="006D1256" w:rsidRDefault="00000000">
            <w:pPr>
              <w:spacing w:after="0"/>
              <w:ind w:firstLine="0"/>
            </w:pPr>
            <w:r>
              <w:rPr>
                <w:sz w:val="13"/>
              </w:rPr>
              <w:t>0,374</w:t>
            </w:r>
          </w:p>
        </w:tc>
        <w:tc>
          <w:tcPr>
            <w:tcW w:w="655" w:type="dxa"/>
          </w:tcPr>
          <w:p w14:paraId="22C7E141" w14:textId="77777777" w:rsidR="006D1256" w:rsidRDefault="00000000">
            <w:pPr>
              <w:spacing w:after="0"/>
              <w:ind w:firstLine="0"/>
            </w:pPr>
            <w:r>
              <w:rPr>
                <w:sz w:val="13"/>
              </w:rPr>
              <w:t>1525</w:t>
            </w:r>
          </w:p>
        </w:tc>
      </w:tr>
      <w:tr w:rsidR="006D1256" w14:paraId="2914BB83" w14:textId="77777777">
        <w:trPr>
          <w:jc w:val="center"/>
        </w:trPr>
        <w:tc>
          <w:tcPr>
            <w:tcW w:w="539" w:type="dxa"/>
          </w:tcPr>
          <w:p w14:paraId="0990916C" w14:textId="77777777" w:rsidR="006D1256" w:rsidRDefault="00000000">
            <w:pPr>
              <w:spacing w:after="0"/>
              <w:ind w:firstLine="0"/>
            </w:pPr>
            <w:r>
              <w:rPr>
                <w:sz w:val="13"/>
              </w:rPr>
              <w:t>2023</w:t>
            </w:r>
          </w:p>
        </w:tc>
        <w:tc>
          <w:tcPr>
            <w:tcW w:w="425" w:type="dxa"/>
          </w:tcPr>
          <w:p w14:paraId="0A27999B" w14:textId="77777777" w:rsidR="006D1256" w:rsidRDefault="00000000">
            <w:pPr>
              <w:spacing w:after="0"/>
              <w:ind w:firstLine="0"/>
            </w:pPr>
            <w:r>
              <w:rPr>
                <w:sz w:val="13"/>
              </w:rPr>
              <w:t>6</w:t>
            </w:r>
          </w:p>
        </w:tc>
        <w:tc>
          <w:tcPr>
            <w:tcW w:w="539" w:type="dxa"/>
          </w:tcPr>
          <w:p w14:paraId="2C3C79B8" w14:textId="77777777" w:rsidR="006D1256" w:rsidRDefault="00000000">
            <w:pPr>
              <w:spacing w:after="0"/>
              <w:ind w:firstLine="0"/>
            </w:pPr>
            <w:r>
              <w:rPr>
                <w:sz w:val="13"/>
              </w:rPr>
              <w:t>0,73</w:t>
            </w:r>
          </w:p>
        </w:tc>
        <w:tc>
          <w:tcPr>
            <w:tcW w:w="709" w:type="dxa"/>
          </w:tcPr>
          <w:p w14:paraId="27165A57" w14:textId="77777777" w:rsidR="006D1256" w:rsidRDefault="00000000">
            <w:pPr>
              <w:spacing w:after="0"/>
              <w:ind w:firstLine="0"/>
            </w:pPr>
            <w:r>
              <w:rPr>
                <w:sz w:val="13"/>
              </w:rPr>
              <w:t>El Niño</w:t>
            </w:r>
          </w:p>
        </w:tc>
        <w:tc>
          <w:tcPr>
            <w:tcW w:w="655" w:type="dxa"/>
          </w:tcPr>
          <w:p w14:paraId="1F9494EC" w14:textId="77777777" w:rsidR="006D1256" w:rsidRDefault="00000000">
            <w:pPr>
              <w:spacing w:after="0"/>
              <w:ind w:firstLine="0"/>
            </w:pPr>
            <w:r>
              <w:rPr>
                <w:sz w:val="13"/>
              </w:rPr>
              <w:t>134,9</w:t>
            </w:r>
          </w:p>
        </w:tc>
        <w:tc>
          <w:tcPr>
            <w:tcW w:w="655" w:type="dxa"/>
          </w:tcPr>
          <w:p w14:paraId="2221E8FE" w14:textId="77777777" w:rsidR="006D1256" w:rsidRDefault="00000000">
            <w:pPr>
              <w:spacing w:after="0"/>
              <w:ind w:firstLine="0"/>
            </w:pPr>
            <w:r>
              <w:rPr>
                <w:sz w:val="13"/>
              </w:rPr>
              <w:t>94,0</w:t>
            </w:r>
          </w:p>
        </w:tc>
        <w:tc>
          <w:tcPr>
            <w:tcW w:w="655" w:type="dxa"/>
          </w:tcPr>
          <w:p w14:paraId="09F42827" w14:textId="77777777" w:rsidR="006D1256" w:rsidRDefault="00000000">
            <w:pPr>
              <w:spacing w:after="0"/>
              <w:ind w:firstLine="0"/>
            </w:pPr>
            <w:r>
              <w:rPr>
                <w:sz w:val="13"/>
              </w:rPr>
              <w:t>51,8</w:t>
            </w:r>
          </w:p>
        </w:tc>
        <w:tc>
          <w:tcPr>
            <w:tcW w:w="655" w:type="dxa"/>
          </w:tcPr>
          <w:p w14:paraId="76B50568" w14:textId="77777777" w:rsidR="006D1256" w:rsidRDefault="00000000">
            <w:pPr>
              <w:spacing w:after="0"/>
              <w:ind w:firstLine="0"/>
            </w:pPr>
            <w:r>
              <w:rPr>
                <w:sz w:val="13"/>
              </w:rPr>
              <w:t>23,9</w:t>
            </w:r>
          </w:p>
        </w:tc>
        <w:tc>
          <w:tcPr>
            <w:tcW w:w="655" w:type="dxa"/>
          </w:tcPr>
          <w:p w14:paraId="199D4B30" w14:textId="77777777" w:rsidR="006D1256" w:rsidRDefault="00000000">
            <w:pPr>
              <w:spacing w:after="0"/>
              <w:ind w:firstLine="0"/>
            </w:pPr>
            <w:r>
              <w:rPr>
                <w:sz w:val="13"/>
              </w:rPr>
              <w:t>0,644</w:t>
            </w:r>
          </w:p>
        </w:tc>
        <w:tc>
          <w:tcPr>
            <w:tcW w:w="655" w:type="dxa"/>
          </w:tcPr>
          <w:p w14:paraId="425A3333" w14:textId="77777777" w:rsidR="006D1256" w:rsidRDefault="00000000">
            <w:pPr>
              <w:spacing w:after="0"/>
              <w:ind w:firstLine="0"/>
            </w:pPr>
            <w:r>
              <w:rPr>
                <w:sz w:val="13"/>
              </w:rPr>
              <w:t>1675</w:t>
            </w:r>
          </w:p>
        </w:tc>
        <w:tc>
          <w:tcPr>
            <w:tcW w:w="655" w:type="dxa"/>
          </w:tcPr>
          <w:p w14:paraId="196AFF4D" w14:textId="77777777" w:rsidR="006D1256" w:rsidRDefault="00000000">
            <w:pPr>
              <w:spacing w:after="0"/>
              <w:ind w:firstLine="0"/>
            </w:pPr>
            <w:r>
              <w:rPr>
                <w:sz w:val="13"/>
              </w:rPr>
              <w:t>115,6</w:t>
            </w:r>
          </w:p>
        </w:tc>
        <w:tc>
          <w:tcPr>
            <w:tcW w:w="655" w:type="dxa"/>
          </w:tcPr>
          <w:p w14:paraId="38D0E34C" w14:textId="77777777" w:rsidR="006D1256" w:rsidRDefault="00000000">
            <w:pPr>
              <w:spacing w:after="0"/>
              <w:ind w:firstLine="0"/>
            </w:pPr>
            <w:r>
              <w:rPr>
                <w:sz w:val="13"/>
              </w:rPr>
              <w:t>62,6</w:t>
            </w:r>
          </w:p>
        </w:tc>
        <w:tc>
          <w:tcPr>
            <w:tcW w:w="655" w:type="dxa"/>
          </w:tcPr>
          <w:p w14:paraId="40ACA889" w14:textId="77777777" w:rsidR="006D1256" w:rsidRDefault="00000000">
            <w:pPr>
              <w:spacing w:after="0"/>
              <w:ind w:firstLine="0"/>
            </w:pPr>
            <w:r>
              <w:rPr>
                <w:sz w:val="13"/>
              </w:rPr>
              <w:t>1,0</w:t>
            </w:r>
          </w:p>
        </w:tc>
        <w:tc>
          <w:tcPr>
            <w:tcW w:w="655" w:type="dxa"/>
          </w:tcPr>
          <w:p w14:paraId="3ACA6603" w14:textId="77777777" w:rsidR="006D1256" w:rsidRDefault="00000000">
            <w:pPr>
              <w:spacing w:after="0"/>
              <w:ind w:firstLine="0"/>
            </w:pPr>
            <w:r>
              <w:rPr>
                <w:sz w:val="13"/>
              </w:rPr>
              <w:t>28,9</w:t>
            </w:r>
          </w:p>
        </w:tc>
        <w:tc>
          <w:tcPr>
            <w:tcW w:w="655" w:type="dxa"/>
          </w:tcPr>
          <w:p w14:paraId="01B85D8E" w14:textId="77777777" w:rsidR="006D1256" w:rsidRDefault="00000000">
            <w:pPr>
              <w:spacing w:after="0"/>
              <w:ind w:firstLine="0"/>
            </w:pPr>
            <w:r>
              <w:rPr>
                <w:sz w:val="13"/>
              </w:rPr>
              <w:t>0,364</w:t>
            </w:r>
          </w:p>
        </w:tc>
        <w:tc>
          <w:tcPr>
            <w:tcW w:w="655" w:type="dxa"/>
          </w:tcPr>
          <w:p w14:paraId="18E9C99C" w14:textId="77777777" w:rsidR="006D1256" w:rsidRDefault="00000000">
            <w:pPr>
              <w:spacing w:after="0"/>
              <w:ind w:firstLine="0"/>
            </w:pPr>
            <w:r>
              <w:rPr>
                <w:sz w:val="13"/>
              </w:rPr>
              <w:t>17000</w:t>
            </w:r>
          </w:p>
        </w:tc>
        <w:tc>
          <w:tcPr>
            <w:tcW w:w="655" w:type="dxa"/>
          </w:tcPr>
          <w:p w14:paraId="5BE821EA" w14:textId="77777777" w:rsidR="006D1256" w:rsidRDefault="00000000">
            <w:pPr>
              <w:spacing w:after="0"/>
              <w:ind w:firstLine="0"/>
            </w:pPr>
            <w:r>
              <w:rPr>
                <w:sz w:val="13"/>
              </w:rPr>
              <w:t>92,1</w:t>
            </w:r>
          </w:p>
        </w:tc>
        <w:tc>
          <w:tcPr>
            <w:tcW w:w="655" w:type="dxa"/>
          </w:tcPr>
          <w:p w14:paraId="736A0058" w14:textId="77777777" w:rsidR="006D1256" w:rsidRDefault="00000000">
            <w:pPr>
              <w:spacing w:after="0"/>
              <w:ind w:firstLine="0"/>
            </w:pPr>
            <w:r>
              <w:rPr>
                <w:sz w:val="13"/>
              </w:rPr>
              <w:t>48,3</w:t>
            </w:r>
          </w:p>
        </w:tc>
        <w:tc>
          <w:tcPr>
            <w:tcW w:w="655" w:type="dxa"/>
          </w:tcPr>
          <w:p w14:paraId="449C3737" w14:textId="77777777" w:rsidR="006D1256" w:rsidRDefault="00000000">
            <w:pPr>
              <w:spacing w:after="0"/>
              <w:ind w:firstLine="0"/>
            </w:pPr>
            <w:r>
              <w:rPr>
                <w:sz w:val="13"/>
              </w:rPr>
              <w:t>22,5</w:t>
            </w:r>
          </w:p>
        </w:tc>
        <w:tc>
          <w:tcPr>
            <w:tcW w:w="655" w:type="dxa"/>
          </w:tcPr>
          <w:p w14:paraId="37FF0D93" w14:textId="77777777" w:rsidR="006D1256" w:rsidRDefault="00000000">
            <w:pPr>
              <w:spacing w:after="0"/>
              <w:ind w:firstLine="0"/>
            </w:pPr>
            <w:r>
              <w:rPr>
                <w:sz w:val="13"/>
              </w:rPr>
              <w:t>27,8</w:t>
            </w:r>
          </w:p>
        </w:tc>
        <w:tc>
          <w:tcPr>
            <w:tcW w:w="655" w:type="dxa"/>
          </w:tcPr>
          <w:p w14:paraId="4EB89D03" w14:textId="77777777" w:rsidR="006D1256" w:rsidRDefault="00000000">
            <w:pPr>
              <w:spacing w:after="0"/>
              <w:ind w:firstLine="0"/>
            </w:pPr>
            <w:r>
              <w:rPr>
                <w:sz w:val="13"/>
              </w:rPr>
              <w:t>0,282</w:t>
            </w:r>
          </w:p>
        </w:tc>
        <w:tc>
          <w:tcPr>
            <w:tcW w:w="655" w:type="dxa"/>
          </w:tcPr>
          <w:p w14:paraId="1B6C696A" w14:textId="77777777" w:rsidR="006D1256" w:rsidRDefault="00000000">
            <w:pPr>
              <w:spacing w:after="0"/>
              <w:ind w:firstLine="0"/>
            </w:pPr>
            <w:r>
              <w:rPr>
                <w:sz w:val="13"/>
              </w:rPr>
              <w:t>1550</w:t>
            </w:r>
          </w:p>
        </w:tc>
      </w:tr>
      <w:tr w:rsidR="006D1256" w14:paraId="35CAA43E" w14:textId="77777777">
        <w:trPr>
          <w:jc w:val="center"/>
        </w:trPr>
        <w:tc>
          <w:tcPr>
            <w:tcW w:w="539" w:type="dxa"/>
          </w:tcPr>
          <w:p w14:paraId="1B6A4651" w14:textId="77777777" w:rsidR="006D1256" w:rsidRDefault="00000000">
            <w:pPr>
              <w:spacing w:after="0"/>
              <w:ind w:firstLine="0"/>
            </w:pPr>
            <w:r>
              <w:rPr>
                <w:sz w:val="13"/>
              </w:rPr>
              <w:t>2023</w:t>
            </w:r>
          </w:p>
        </w:tc>
        <w:tc>
          <w:tcPr>
            <w:tcW w:w="425" w:type="dxa"/>
          </w:tcPr>
          <w:p w14:paraId="57184DF7" w14:textId="77777777" w:rsidR="006D1256" w:rsidRDefault="00000000">
            <w:pPr>
              <w:spacing w:after="0"/>
              <w:ind w:firstLine="0"/>
            </w:pPr>
            <w:r>
              <w:rPr>
                <w:sz w:val="13"/>
              </w:rPr>
              <w:t>7</w:t>
            </w:r>
          </w:p>
        </w:tc>
        <w:tc>
          <w:tcPr>
            <w:tcW w:w="539" w:type="dxa"/>
          </w:tcPr>
          <w:p w14:paraId="5A73F3F1" w14:textId="77777777" w:rsidR="006D1256" w:rsidRDefault="00000000">
            <w:pPr>
              <w:spacing w:after="0"/>
              <w:ind w:firstLine="0"/>
            </w:pPr>
            <w:r>
              <w:rPr>
                <w:sz w:val="13"/>
              </w:rPr>
              <w:t>1,00</w:t>
            </w:r>
          </w:p>
        </w:tc>
        <w:tc>
          <w:tcPr>
            <w:tcW w:w="709" w:type="dxa"/>
          </w:tcPr>
          <w:p w14:paraId="2D623E04" w14:textId="77777777" w:rsidR="006D1256" w:rsidRDefault="00000000">
            <w:pPr>
              <w:spacing w:after="0"/>
              <w:ind w:firstLine="0"/>
            </w:pPr>
            <w:r>
              <w:rPr>
                <w:sz w:val="13"/>
              </w:rPr>
              <w:t>El Niño</w:t>
            </w:r>
          </w:p>
        </w:tc>
        <w:tc>
          <w:tcPr>
            <w:tcW w:w="655" w:type="dxa"/>
          </w:tcPr>
          <w:p w14:paraId="2CF1F4A6" w14:textId="77777777" w:rsidR="006D1256" w:rsidRDefault="00000000">
            <w:pPr>
              <w:spacing w:after="0"/>
              <w:ind w:firstLine="0"/>
            </w:pPr>
            <w:r>
              <w:rPr>
                <w:sz w:val="13"/>
              </w:rPr>
              <w:t>132,2</w:t>
            </w:r>
          </w:p>
        </w:tc>
        <w:tc>
          <w:tcPr>
            <w:tcW w:w="655" w:type="dxa"/>
          </w:tcPr>
          <w:p w14:paraId="59434BEF" w14:textId="77777777" w:rsidR="006D1256" w:rsidRDefault="00000000">
            <w:pPr>
              <w:spacing w:after="0"/>
              <w:ind w:firstLine="0"/>
            </w:pPr>
            <w:r>
              <w:rPr>
                <w:sz w:val="13"/>
              </w:rPr>
              <w:t>86,5</w:t>
            </w:r>
          </w:p>
        </w:tc>
        <w:tc>
          <w:tcPr>
            <w:tcW w:w="655" w:type="dxa"/>
          </w:tcPr>
          <w:p w14:paraId="05C5028B" w14:textId="77777777" w:rsidR="006D1256" w:rsidRDefault="00000000">
            <w:pPr>
              <w:spacing w:after="0"/>
              <w:ind w:firstLine="0"/>
            </w:pPr>
            <w:r>
              <w:rPr>
                <w:sz w:val="13"/>
              </w:rPr>
              <w:t>49,9</w:t>
            </w:r>
          </w:p>
        </w:tc>
        <w:tc>
          <w:tcPr>
            <w:tcW w:w="655" w:type="dxa"/>
          </w:tcPr>
          <w:p w14:paraId="71FF457E" w14:textId="77777777" w:rsidR="006D1256" w:rsidRDefault="00000000">
            <w:pPr>
              <w:spacing w:after="0"/>
              <w:ind w:firstLine="0"/>
            </w:pPr>
            <w:r>
              <w:rPr>
                <w:sz w:val="13"/>
              </w:rPr>
              <w:t>24,0</w:t>
            </w:r>
          </w:p>
        </w:tc>
        <w:tc>
          <w:tcPr>
            <w:tcW w:w="655" w:type="dxa"/>
          </w:tcPr>
          <w:p w14:paraId="6919D90C" w14:textId="77777777" w:rsidR="006D1256" w:rsidRDefault="00000000">
            <w:pPr>
              <w:spacing w:after="0"/>
              <w:ind w:firstLine="0"/>
            </w:pPr>
            <w:r>
              <w:rPr>
                <w:sz w:val="13"/>
              </w:rPr>
              <w:t>0,585</w:t>
            </w:r>
          </w:p>
        </w:tc>
        <w:tc>
          <w:tcPr>
            <w:tcW w:w="655" w:type="dxa"/>
          </w:tcPr>
          <w:p w14:paraId="1FA89F51" w14:textId="77777777" w:rsidR="006D1256" w:rsidRDefault="00000000">
            <w:pPr>
              <w:spacing w:after="0"/>
              <w:ind w:firstLine="0"/>
            </w:pPr>
            <w:r>
              <w:rPr>
                <w:sz w:val="13"/>
              </w:rPr>
              <w:t>400</w:t>
            </w:r>
          </w:p>
        </w:tc>
        <w:tc>
          <w:tcPr>
            <w:tcW w:w="655" w:type="dxa"/>
          </w:tcPr>
          <w:p w14:paraId="22F4A6DE" w14:textId="77777777" w:rsidR="006D1256" w:rsidRDefault="00000000">
            <w:pPr>
              <w:spacing w:after="0"/>
              <w:ind w:firstLine="0"/>
            </w:pPr>
            <w:r>
              <w:rPr>
                <w:sz w:val="13"/>
              </w:rPr>
              <w:t>89,2</w:t>
            </w:r>
          </w:p>
        </w:tc>
        <w:tc>
          <w:tcPr>
            <w:tcW w:w="655" w:type="dxa"/>
          </w:tcPr>
          <w:p w14:paraId="1EB24E38" w14:textId="77777777" w:rsidR="006D1256" w:rsidRDefault="00000000">
            <w:pPr>
              <w:spacing w:after="0"/>
              <w:ind w:firstLine="0"/>
            </w:pPr>
            <w:r>
              <w:rPr>
                <w:sz w:val="13"/>
              </w:rPr>
              <w:t>41,0</w:t>
            </w:r>
          </w:p>
        </w:tc>
        <w:tc>
          <w:tcPr>
            <w:tcW w:w="655" w:type="dxa"/>
          </w:tcPr>
          <w:p w14:paraId="396F7D55" w14:textId="77777777" w:rsidR="006D1256" w:rsidRDefault="00000000">
            <w:pPr>
              <w:spacing w:after="0"/>
              <w:ind w:firstLine="0"/>
            </w:pPr>
            <w:r>
              <w:rPr>
                <w:sz w:val="13"/>
              </w:rPr>
              <w:t>1,1</w:t>
            </w:r>
          </w:p>
        </w:tc>
        <w:tc>
          <w:tcPr>
            <w:tcW w:w="655" w:type="dxa"/>
          </w:tcPr>
          <w:p w14:paraId="0527E832" w14:textId="77777777" w:rsidR="006D1256" w:rsidRDefault="00000000">
            <w:pPr>
              <w:spacing w:after="0"/>
              <w:ind w:firstLine="0"/>
            </w:pPr>
            <w:r>
              <w:rPr>
                <w:sz w:val="13"/>
              </w:rPr>
              <w:t>30,1</w:t>
            </w:r>
          </w:p>
        </w:tc>
        <w:tc>
          <w:tcPr>
            <w:tcW w:w="655" w:type="dxa"/>
          </w:tcPr>
          <w:p w14:paraId="6703701F" w14:textId="77777777" w:rsidR="006D1256" w:rsidRDefault="00000000">
            <w:pPr>
              <w:spacing w:after="0"/>
              <w:ind w:firstLine="0"/>
            </w:pPr>
            <w:r>
              <w:rPr>
                <w:sz w:val="13"/>
              </w:rPr>
              <w:t>0,216</w:t>
            </w:r>
          </w:p>
        </w:tc>
        <w:tc>
          <w:tcPr>
            <w:tcW w:w="655" w:type="dxa"/>
          </w:tcPr>
          <w:p w14:paraId="09F14AAE" w14:textId="77777777" w:rsidR="006D1256" w:rsidRDefault="00000000">
            <w:pPr>
              <w:spacing w:after="0"/>
              <w:ind w:firstLine="0"/>
            </w:pPr>
            <w:r>
              <w:rPr>
                <w:sz w:val="13"/>
              </w:rPr>
              <w:t>20550</w:t>
            </w:r>
          </w:p>
        </w:tc>
        <w:tc>
          <w:tcPr>
            <w:tcW w:w="655" w:type="dxa"/>
          </w:tcPr>
          <w:p w14:paraId="08CA9A87" w14:textId="77777777" w:rsidR="006D1256" w:rsidRDefault="00000000">
            <w:pPr>
              <w:spacing w:after="0"/>
              <w:ind w:firstLine="0"/>
            </w:pPr>
            <w:r>
              <w:rPr>
                <w:sz w:val="13"/>
              </w:rPr>
              <w:t>78,2</w:t>
            </w:r>
          </w:p>
        </w:tc>
        <w:tc>
          <w:tcPr>
            <w:tcW w:w="655" w:type="dxa"/>
          </w:tcPr>
          <w:p w14:paraId="5F96F20D" w14:textId="77777777" w:rsidR="006D1256" w:rsidRDefault="00000000">
            <w:pPr>
              <w:spacing w:after="0"/>
              <w:ind w:firstLine="0"/>
            </w:pPr>
            <w:r>
              <w:rPr>
                <w:sz w:val="13"/>
              </w:rPr>
              <w:t>36,5</w:t>
            </w:r>
          </w:p>
        </w:tc>
        <w:tc>
          <w:tcPr>
            <w:tcW w:w="655" w:type="dxa"/>
          </w:tcPr>
          <w:p w14:paraId="3CD0C1BA" w14:textId="77777777" w:rsidR="006D1256" w:rsidRDefault="00000000">
            <w:pPr>
              <w:spacing w:after="0"/>
              <w:ind w:firstLine="0"/>
            </w:pPr>
            <w:r>
              <w:rPr>
                <w:sz w:val="13"/>
              </w:rPr>
              <w:t>15,6</w:t>
            </w:r>
          </w:p>
        </w:tc>
        <w:tc>
          <w:tcPr>
            <w:tcW w:w="655" w:type="dxa"/>
          </w:tcPr>
          <w:p w14:paraId="2FA4D0B7" w14:textId="77777777" w:rsidR="006D1256" w:rsidRDefault="00000000">
            <w:pPr>
              <w:spacing w:after="0"/>
              <w:ind w:firstLine="0"/>
            </w:pPr>
            <w:r>
              <w:rPr>
                <w:sz w:val="13"/>
              </w:rPr>
              <w:t>28,8</w:t>
            </w:r>
          </w:p>
        </w:tc>
        <w:tc>
          <w:tcPr>
            <w:tcW w:w="655" w:type="dxa"/>
          </w:tcPr>
          <w:p w14:paraId="60E7D5A5" w14:textId="77777777" w:rsidR="006D1256" w:rsidRDefault="00000000">
            <w:pPr>
              <w:spacing w:after="0"/>
              <w:ind w:firstLine="0"/>
            </w:pPr>
            <w:r>
              <w:rPr>
                <w:sz w:val="13"/>
              </w:rPr>
              <w:t>0,199</w:t>
            </w:r>
          </w:p>
        </w:tc>
        <w:tc>
          <w:tcPr>
            <w:tcW w:w="655" w:type="dxa"/>
          </w:tcPr>
          <w:p w14:paraId="38FBFAA0" w14:textId="77777777" w:rsidR="006D1256" w:rsidRDefault="00000000">
            <w:pPr>
              <w:spacing w:after="0"/>
              <w:ind w:firstLine="0"/>
            </w:pPr>
            <w:r>
              <w:rPr>
                <w:sz w:val="13"/>
              </w:rPr>
              <w:t>10675</w:t>
            </w:r>
          </w:p>
        </w:tc>
      </w:tr>
      <w:tr w:rsidR="006D1256" w14:paraId="6C8AE5F4" w14:textId="77777777">
        <w:trPr>
          <w:jc w:val="center"/>
        </w:trPr>
        <w:tc>
          <w:tcPr>
            <w:tcW w:w="539" w:type="dxa"/>
          </w:tcPr>
          <w:p w14:paraId="3A0BA961" w14:textId="77777777" w:rsidR="006D1256" w:rsidRDefault="00000000">
            <w:pPr>
              <w:spacing w:after="0"/>
              <w:ind w:firstLine="0"/>
            </w:pPr>
            <w:r>
              <w:rPr>
                <w:sz w:val="13"/>
              </w:rPr>
              <w:t>2023</w:t>
            </w:r>
          </w:p>
        </w:tc>
        <w:tc>
          <w:tcPr>
            <w:tcW w:w="425" w:type="dxa"/>
          </w:tcPr>
          <w:p w14:paraId="6C6DB352" w14:textId="77777777" w:rsidR="006D1256" w:rsidRDefault="00000000">
            <w:pPr>
              <w:spacing w:after="0"/>
              <w:ind w:firstLine="0"/>
            </w:pPr>
            <w:r>
              <w:rPr>
                <w:sz w:val="13"/>
              </w:rPr>
              <w:t>8</w:t>
            </w:r>
          </w:p>
        </w:tc>
        <w:tc>
          <w:tcPr>
            <w:tcW w:w="539" w:type="dxa"/>
          </w:tcPr>
          <w:p w14:paraId="47853CC3" w14:textId="77777777" w:rsidR="006D1256" w:rsidRDefault="00000000">
            <w:pPr>
              <w:spacing w:after="0"/>
              <w:ind w:firstLine="0"/>
            </w:pPr>
            <w:r>
              <w:rPr>
                <w:sz w:val="13"/>
              </w:rPr>
              <w:t>1,25</w:t>
            </w:r>
          </w:p>
        </w:tc>
        <w:tc>
          <w:tcPr>
            <w:tcW w:w="709" w:type="dxa"/>
          </w:tcPr>
          <w:p w14:paraId="5D78D4F0" w14:textId="77777777" w:rsidR="006D1256" w:rsidRDefault="00000000">
            <w:pPr>
              <w:spacing w:after="0"/>
              <w:ind w:firstLine="0"/>
            </w:pPr>
            <w:r>
              <w:rPr>
                <w:sz w:val="13"/>
              </w:rPr>
              <w:t>El Niño</w:t>
            </w:r>
          </w:p>
        </w:tc>
        <w:tc>
          <w:tcPr>
            <w:tcW w:w="655" w:type="dxa"/>
          </w:tcPr>
          <w:p w14:paraId="7F8DDBB1" w14:textId="77777777" w:rsidR="006D1256" w:rsidRDefault="00000000">
            <w:pPr>
              <w:spacing w:after="0"/>
              <w:ind w:firstLine="0"/>
            </w:pPr>
            <w:r>
              <w:rPr>
                <w:sz w:val="13"/>
              </w:rPr>
              <w:t>136,9</w:t>
            </w:r>
          </w:p>
        </w:tc>
        <w:tc>
          <w:tcPr>
            <w:tcW w:w="655" w:type="dxa"/>
          </w:tcPr>
          <w:p w14:paraId="003213B6" w14:textId="77777777" w:rsidR="006D1256" w:rsidRDefault="00000000">
            <w:pPr>
              <w:spacing w:after="0"/>
              <w:ind w:firstLine="0"/>
            </w:pPr>
            <w:r>
              <w:rPr>
                <w:sz w:val="13"/>
              </w:rPr>
              <w:t>88,0</w:t>
            </w:r>
          </w:p>
        </w:tc>
        <w:tc>
          <w:tcPr>
            <w:tcW w:w="655" w:type="dxa"/>
          </w:tcPr>
          <w:p w14:paraId="1C2ACAB7" w14:textId="77777777" w:rsidR="006D1256" w:rsidRDefault="00000000">
            <w:pPr>
              <w:spacing w:after="0"/>
              <w:ind w:firstLine="0"/>
            </w:pPr>
            <w:r>
              <w:rPr>
                <w:sz w:val="13"/>
              </w:rPr>
              <w:t>38,2</w:t>
            </w:r>
          </w:p>
        </w:tc>
        <w:tc>
          <w:tcPr>
            <w:tcW w:w="655" w:type="dxa"/>
          </w:tcPr>
          <w:p w14:paraId="30AF9EA8" w14:textId="77777777" w:rsidR="006D1256" w:rsidRDefault="00000000">
            <w:pPr>
              <w:spacing w:after="0"/>
              <w:ind w:firstLine="0"/>
            </w:pPr>
            <w:r>
              <w:rPr>
                <w:sz w:val="13"/>
              </w:rPr>
              <w:t>26,2</w:t>
            </w:r>
          </w:p>
        </w:tc>
        <w:tc>
          <w:tcPr>
            <w:tcW w:w="655" w:type="dxa"/>
          </w:tcPr>
          <w:p w14:paraId="5C666287" w14:textId="77777777" w:rsidR="006D1256" w:rsidRDefault="00000000">
            <w:pPr>
              <w:spacing w:after="0"/>
              <w:ind w:firstLine="0"/>
            </w:pPr>
            <w:r>
              <w:rPr>
                <w:sz w:val="13"/>
              </w:rPr>
              <w:t>0,498</w:t>
            </w:r>
          </w:p>
        </w:tc>
        <w:tc>
          <w:tcPr>
            <w:tcW w:w="655" w:type="dxa"/>
          </w:tcPr>
          <w:p w14:paraId="5EDECA87" w14:textId="77777777" w:rsidR="006D1256" w:rsidRDefault="00000000">
            <w:pPr>
              <w:spacing w:after="0"/>
              <w:ind w:firstLine="0"/>
            </w:pPr>
            <w:r>
              <w:rPr>
                <w:sz w:val="13"/>
              </w:rPr>
              <w:t>1625</w:t>
            </w:r>
          </w:p>
        </w:tc>
        <w:tc>
          <w:tcPr>
            <w:tcW w:w="655" w:type="dxa"/>
          </w:tcPr>
          <w:p w14:paraId="240C960E" w14:textId="77777777" w:rsidR="006D1256" w:rsidRDefault="00000000">
            <w:pPr>
              <w:spacing w:after="0"/>
              <w:ind w:firstLine="0"/>
            </w:pPr>
            <w:r>
              <w:rPr>
                <w:sz w:val="13"/>
              </w:rPr>
              <w:t>62,0</w:t>
            </w:r>
          </w:p>
        </w:tc>
        <w:tc>
          <w:tcPr>
            <w:tcW w:w="655" w:type="dxa"/>
          </w:tcPr>
          <w:p w14:paraId="11E557FA" w14:textId="77777777" w:rsidR="006D1256" w:rsidRDefault="00000000">
            <w:pPr>
              <w:spacing w:after="0"/>
              <w:ind w:firstLine="0"/>
            </w:pPr>
            <w:r>
              <w:rPr>
                <w:sz w:val="13"/>
              </w:rPr>
              <w:t>30,8</w:t>
            </w:r>
          </w:p>
        </w:tc>
        <w:tc>
          <w:tcPr>
            <w:tcW w:w="655" w:type="dxa"/>
          </w:tcPr>
          <w:p w14:paraId="266CD0D6" w14:textId="77777777" w:rsidR="006D1256" w:rsidRDefault="00000000">
            <w:pPr>
              <w:spacing w:after="0"/>
              <w:ind w:firstLine="0"/>
            </w:pPr>
            <w:r>
              <w:rPr>
                <w:sz w:val="13"/>
              </w:rPr>
              <w:t>16,4</w:t>
            </w:r>
          </w:p>
        </w:tc>
        <w:tc>
          <w:tcPr>
            <w:tcW w:w="655" w:type="dxa"/>
          </w:tcPr>
          <w:p w14:paraId="3794725E" w14:textId="77777777" w:rsidR="006D1256" w:rsidRDefault="00000000">
            <w:pPr>
              <w:spacing w:after="0"/>
              <w:ind w:firstLine="0"/>
            </w:pPr>
            <w:r>
              <w:rPr>
                <w:sz w:val="13"/>
              </w:rPr>
              <w:t>33,4</w:t>
            </w:r>
          </w:p>
        </w:tc>
        <w:tc>
          <w:tcPr>
            <w:tcW w:w="655" w:type="dxa"/>
          </w:tcPr>
          <w:p w14:paraId="54F444B5" w14:textId="77777777" w:rsidR="006D1256" w:rsidRDefault="00000000">
            <w:pPr>
              <w:spacing w:after="0"/>
              <w:ind w:firstLine="0"/>
            </w:pPr>
            <w:r>
              <w:rPr>
                <w:sz w:val="13"/>
              </w:rPr>
              <w:t>0,141</w:t>
            </w:r>
          </w:p>
        </w:tc>
        <w:tc>
          <w:tcPr>
            <w:tcW w:w="655" w:type="dxa"/>
          </w:tcPr>
          <w:p w14:paraId="39FCB550" w14:textId="77777777" w:rsidR="006D1256" w:rsidRDefault="00000000">
            <w:pPr>
              <w:spacing w:after="0"/>
              <w:ind w:firstLine="0"/>
            </w:pPr>
            <w:r>
              <w:rPr>
                <w:sz w:val="13"/>
              </w:rPr>
              <w:t>66125</w:t>
            </w:r>
          </w:p>
        </w:tc>
        <w:tc>
          <w:tcPr>
            <w:tcW w:w="655" w:type="dxa"/>
          </w:tcPr>
          <w:p w14:paraId="2EC48492" w14:textId="77777777" w:rsidR="006D1256" w:rsidRDefault="00000000">
            <w:pPr>
              <w:spacing w:after="0"/>
              <w:ind w:firstLine="0"/>
            </w:pPr>
            <w:r>
              <w:rPr>
                <w:sz w:val="13"/>
              </w:rPr>
              <w:t>58,8</w:t>
            </w:r>
          </w:p>
        </w:tc>
        <w:tc>
          <w:tcPr>
            <w:tcW w:w="655" w:type="dxa"/>
          </w:tcPr>
          <w:p w14:paraId="441EABF5" w14:textId="77777777" w:rsidR="006D1256" w:rsidRDefault="00000000">
            <w:pPr>
              <w:spacing w:after="0"/>
              <w:ind w:firstLine="0"/>
            </w:pPr>
            <w:r>
              <w:rPr>
                <w:sz w:val="13"/>
              </w:rPr>
              <w:t>27,5</w:t>
            </w:r>
          </w:p>
        </w:tc>
        <w:tc>
          <w:tcPr>
            <w:tcW w:w="655" w:type="dxa"/>
          </w:tcPr>
          <w:p w14:paraId="67B7A474" w14:textId="77777777" w:rsidR="006D1256" w:rsidRDefault="00000000">
            <w:pPr>
              <w:spacing w:after="0"/>
              <w:ind w:firstLine="0"/>
            </w:pPr>
            <w:r>
              <w:rPr>
                <w:sz w:val="13"/>
              </w:rPr>
              <w:t>14,2</w:t>
            </w:r>
          </w:p>
        </w:tc>
        <w:tc>
          <w:tcPr>
            <w:tcW w:w="655" w:type="dxa"/>
          </w:tcPr>
          <w:p w14:paraId="0B2CD6CD" w14:textId="77777777" w:rsidR="006D1256" w:rsidRDefault="00000000">
            <w:pPr>
              <w:spacing w:after="0"/>
              <w:ind w:firstLine="0"/>
            </w:pPr>
            <w:r>
              <w:rPr>
                <w:sz w:val="13"/>
              </w:rPr>
              <w:t>31,9</w:t>
            </w:r>
          </w:p>
        </w:tc>
        <w:tc>
          <w:tcPr>
            <w:tcW w:w="655" w:type="dxa"/>
          </w:tcPr>
          <w:p w14:paraId="52393616" w14:textId="77777777" w:rsidR="006D1256" w:rsidRDefault="00000000">
            <w:pPr>
              <w:spacing w:after="0"/>
              <w:ind w:firstLine="0"/>
            </w:pPr>
            <w:r>
              <w:rPr>
                <w:sz w:val="13"/>
              </w:rPr>
              <w:t>0,128</w:t>
            </w:r>
          </w:p>
        </w:tc>
        <w:tc>
          <w:tcPr>
            <w:tcW w:w="655" w:type="dxa"/>
          </w:tcPr>
          <w:p w14:paraId="77DCCBFF" w14:textId="77777777" w:rsidR="006D1256" w:rsidRDefault="00000000">
            <w:pPr>
              <w:spacing w:after="0"/>
              <w:ind w:firstLine="0"/>
            </w:pPr>
            <w:r>
              <w:rPr>
                <w:sz w:val="13"/>
              </w:rPr>
              <w:t>6200</w:t>
            </w:r>
          </w:p>
        </w:tc>
      </w:tr>
      <w:tr w:rsidR="006D1256" w14:paraId="57E3E36A" w14:textId="77777777">
        <w:trPr>
          <w:jc w:val="center"/>
        </w:trPr>
        <w:tc>
          <w:tcPr>
            <w:tcW w:w="539" w:type="dxa"/>
          </w:tcPr>
          <w:p w14:paraId="27A4A645" w14:textId="77777777" w:rsidR="006D1256" w:rsidRDefault="00000000">
            <w:pPr>
              <w:spacing w:after="0"/>
              <w:ind w:firstLine="0"/>
            </w:pPr>
            <w:r>
              <w:rPr>
                <w:sz w:val="13"/>
              </w:rPr>
              <w:t>2023</w:t>
            </w:r>
          </w:p>
        </w:tc>
        <w:tc>
          <w:tcPr>
            <w:tcW w:w="425" w:type="dxa"/>
          </w:tcPr>
          <w:p w14:paraId="728B7CCE" w14:textId="77777777" w:rsidR="006D1256" w:rsidRDefault="00000000">
            <w:pPr>
              <w:spacing w:after="0"/>
              <w:ind w:firstLine="0"/>
            </w:pPr>
            <w:r>
              <w:rPr>
                <w:sz w:val="13"/>
              </w:rPr>
              <w:t>9</w:t>
            </w:r>
          </w:p>
        </w:tc>
        <w:tc>
          <w:tcPr>
            <w:tcW w:w="539" w:type="dxa"/>
          </w:tcPr>
          <w:p w14:paraId="6C3FDF92" w14:textId="77777777" w:rsidR="006D1256" w:rsidRDefault="00000000">
            <w:pPr>
              <w:spacing w:after="0"/>
              <w:ind w:firstLine="0"/>
            </w:pPr>
            <w:r>
              <w:rPr>
                <w:sz w:val="13"/>
              </w:rPr>
              <w:t>1,50</w:t>
            </w:r>
          </w:p>
        </w:tc>
        <w:tc>
          <w:tcPr>
            <w:tcW w:w="709" w:type="dxa"/>
          </w:tcPr>
          <w:p w14:paraId="6970E43D" w14:textId="77777777" w:rsidR="006D1256" w:rsidRDefault="00000000">
            <w:pPr>
              <w:spacing w:after="0"/>
              <w:ind w:firstLine="0"/>
            </w:pPr>
            <w:r>
              <w:rPr>
                <w:sz w:val="13"/>
              </w:rPr>
              <w:t>El Niño</w:t>
            </w:r>
          </w:p>
        </w:tc>
        <w:tc>
          <w:tcPr>
            <w:tcW w:w="655" w:type="dxa"/>
          </w:tcPr>
          <w:p w14:paraId="2AF0F046" w14:textId="77777777" w:rsidR="006D1256" w:rsidRDefault="00000000">
            <w:pPr>
              <w:spacing w:after="0"/>
              <w:ind w:firstLine="0"/>
            </w:pPr>
            <w:r>
              <w:rPr>
                <w:sz w:val="13"/>
              </w:rPr>
              <w:t>142,1</w:t>
            </w:r>
          </w:p>
        </w:tc>
        <w:tc>
          <w:tcPr>
            <w:tcW w:w="655" w:type="dxa"/>
          </w:tcPr>
          <w:p w14:paraId="783E676C" w14:textId="77777777" w:rsidR="006D1256" w:rsidRDefault="00000000">
            <w:pPr>
              <w:spacing w:after="0"/>
              <w:ind w:firstLine="0"/>
            </w:pPr>
            <w:r>
              <w:rPr>
                <w:sz w:val="13"/>
              </w:rPr>
              <w:t>92,8</w:t>
            </w:r>
          </w:p>
        </w:tc>
        <w:tc>
          <w:tcPr>
            <w:tcW w:w="655" w:type="dxa"/>
          </w:tcPr>
          <w:p w14:paraId="0D128AB5" w14:textId="77777777" w:rsidR="006D1256" w:rsidRDefault="00000000">
            <w:pPr>
              <w:spacing w:after="0"/>
              <w:ind w:firstLine="0"/>
            </w:pPr>
            <w:r>
              <w:rPr>
                <w:sz w:val="13"/>
              </w:rPr>
              <w:t>27,4</w:t>
            </w:r>
          </w:p>
        </w:tc>
        <w:tc>
          <w:tcPr>
            <w:tcW w:w="655" w:type="dxa"/>
          </w:tcPr>
          <w:p w14:paraId="1B5FE798" w14:textId="77777777" w:rsidR="006D1256" w:rsidRDefault="00000000">
            <w:pPr>
              <w:spacing w:after="0"/>
              <w:ind w:firstLine="0"/>
            </w:pPr>
            <w:r>
              <w:rPr>
                <w:sz w:val="13"/>
              </w:rPr>
              <w:t>28,2</w:t>
            </w:r>
          </w:p>
        </w:tc>
        <w:tc>
          <w:tcPr>
            <w:tcW w:w="655" w:type="dxa"/>
          </w:tcPr>
          <w:p w14:paraId="494481A4" w14:textId="77777777" w:rsidR="006D1256" w:rsidRDefault="00000000">
            <w:pPr>
              <w:spacing w:after="0"/>
              <w:ind w:firstLine="0"/>
            </w:pPr>
            <w:r>
              <w:rPr>
                <w:sz w:val="13"/>
              </w:rPr>
              <w:t>0,440</w:t>
            </w:r>
          </w:p>
        </w:tc>
        <w:tc>
          <w:tcPr>
            <w:tcW w:w="655" w:type="dxa"/>
          </w:tcPr>
          <w:p w14:paraId="642E5F18" w14:textId="77777777" w:rsidR="006D1256" w:rsidRDefault="00000000">
            <w:pPr>
              <w:spacing w:after="0"/>
              <w:ind w:firstLine="0"/>
            </w:pPr>
            <w:r>
              <w:rPr>
                <w:sz w:val="13"/>
              </w:rPr>
              <w:t>1725</w:t>
            </w:r>
          </w:p>
        </w:tc>
        <w:tc>
          <w:tcPr>
            <w:tcW w:w="655" w:type="dxa"/>
          </w:tcPr>
          <w:p w14:paraId="620318D9" w14:textId="77777777" w:rsidR="006D1256" w:rsidRDefault="00000000">
            <w:pPr>
              <w:spacing w:after="0"/>
              <w:ind w:firstLine="0"/>
            </w:pPr>
            <w:r>
              <w:rPr>
                <w:sz w:val="13"/>
              </w:rPr>
              <w:t>33,4</w:t>
            </w:r>
          </w:p>
        </w:tc>
        <w:tc>
          <w:tcPr>
            <w:tcW w:w="655" w:type="dxa"/>
          </w:tcPr>
          <w:p w14:paraId="2BDD23B6" w14:textId="77777777" w:rsidR="006D1256" w:rsidRDefault="00000000">
            <w:pPr>
              <w:spacing w:after="0"/>
              <w:ind w:firstLine="0"/>
            </w:pPr>
            <w:r>
              <w:rPr>
                <w:sz w:val="13"/>
              </w:rPr>
              <w:t>27,5</w:t>
            </w:r>
          </w:p>
        </w:tc>
        <w:tc>
          <w:tcPr>
            <w:tcW w:w="655" w:type="dxa"/>
          </w:tcPr>
          <w:p w14:paraId="5DAFBFA7" w14:textId="77777777" w:rsidR="006D1256" w:rsidRDefault="00000000">
            <w:pPr>
              <w:spacing w:after="0"/>
              <w:ind w:firstLine="0"/>
            </w:pPr>
            <w:r>
              <w:rPr>
                <w:sz w:val="13"/>
              </w:rPr>
              <w:t>10,6</w:t>
            </w:r>
          </w:p>
        </w:tc>
        <w:tc>
          <w:tcPr>
            <w:tcW w:w="655" w:type="dxa"/>
          </w:tcPr>
          <w:p w14:paraId="3A584EE6" w14:textId="77777777" w:rsidR="006D1256" w:rsidRDefault="00000000">
            <w:pPr>
              <w:spacing w:after="0"/>
              <w:ind w:firstLine="0"/>
            </w:pPr>
            <w:r>
              <w:rPr>
                <w:sz w:val="13"/>
              </w:rPr>
              <w:t>37,9</w:t>
            </w:r>
          </w:p>
        </w:tc>
        <w:tc>
          <w:tcPr>
            <w:tcW w:w="655" w:type="dxa"/>
          </w:tcPr>
          <w:p w14:paraId="68D7903D" w14:textId="77777777" w:rsidR="006D1256" w:rsidRDefault="00000000">
            <w:pPr>
              <w:spacing w:after="0"/>
              <w:ind w:firstLine="0"/>
            </w:pPr>
            <w:r>
              <w:rPr>
                <w:sz w:val="13"/>
              </w:rPr>
              <w:t>0,109</w:t>
            </w:r>
          </w:p>
        </w:tc>
        <w:tc>
          <w:tcPr>
            <w:tcW w:w="655" w:type="dxa"/>
          </w:tcPr>
          <w:p w14:paraId="30C56754" w14:textId="77777777" w:rsidR="006D1256" w:rsidRDefault="00000000">
            <w:pPr>
              <w:spacing w:after="0"/>
              <w:ind w:firstLine="0"/>
            </w:pPr>
            <w:r>
              <w:rPr>
                <w:sz w:val="13"/>
              </w:rPr>
              <w:t>159200</w:t>
            </w:r>
          </w:p>
        </w:tc>
        <w:tc>
          <w:tcPr>
            <w:tcW w:w="655" w:type="dxa"/>
          </w:tcPr>
          <w:p w14:paraId="2019BBF6" w14:textId="77777777" w:rsidR="006D1256" w:rsidRDefault="00000000">
            <w:pPr>
              <w:spacing w:after="0"/>
              <w:ind w:firstLine="0"/>
            </w:pPr>
            <w:r>
              <w:rPr>
                <w:sz w:val="13"/>
              </w:rPr>
              <w:t>42,4</w:t>
            </w:r>
          </w:p>
        </w:tc>
        <w:tc>
          <w:tcPr>
            <w:tcW w:w="655" w:type="dxa"/>
          </w:tcPr>
          <w:p w14:paraId="164C99EC" w14:textId="77777777" w:rsidR="006D1256" w:rsidRDefault="00000000">
            <w:pPr>
              <w:spacing w:after="0"/>
              <w:ind w:firstLine="0"/>
            </w:pPr>
            <w:r>
              <w:rPr>
                <w:sz w:val="13"/>
              </w:rPr>
              <w:t>24,1</w:t>
            </w:r>
          </w:p>
        </w:tc>
        <w:tc>
          <w:tcPr>
            <w:tcW w:w="655" w:type="dxa"/>
          </w:tcPr>
          <w:p w14:paraId="13B9A623" w14:textId="77777777" w:rsidR="006D1256" w:rsidRDefault="00000000">
            <w:pPr>
              <w:spacing w:after="0"/>
              <w:ind w:firstLine="0"/>
            </w:pPr>
            <w:r>
              <w:rPr>
                <w:sz w:val="13"/>
              </w:rPr>
              <w:t>10,8</w:t>
            </w:r>
          </w:p>
        </w:tc>
        <w:tc>
          <w:tcPr>
            <w:tcW w:w="655" w:type="dxa"/>
          </w:tcPr>
          <w:p w14:paraId="5427576B" w14:textId="77777777" w:rsidR="006D1256" w:rsidRDefault="00000000">
            <w:pPr>
              <w:spacing w:after="0"/>
              <w:ind w:firstLine="0"/>
            </w:pPr>
            <w:r>
              <w:rPr>
                <w:sz w:val="13"/>
              </w:rPr>
              <w:t>35,6</w:t>
            </w:r>
          </w:p>
        </w:tc>
        <w:tc>
          <w:tcPr>
            <w:tcW w:w="655" w:type="dxa"/>
          </w:tcPr>
          <w:p w14:paraId="04518163" w14:textId="77777777" w:rsidR="006D1256" w:rsidRDefault="00000000">
            <w:pPr>
              <w:spacing w:after="0"/>
              <w:ind w:firstLine="0"/>
            </w:pPr>
            <w:r>
              <w:rPr>
                <w:sz w:val="13"/>
              </w:rPr>
              <w:t>0,097</w:t>
            </w:r>
          </w:p>
        </w:tc>
        <w:tc>
          <w:tcPr>
            <w:tcW w:w="655" w:type="dxa"/>
          </w:tcPr>
          <w:p w14:paraId="45DD5A74" w14:textId="77777777" w:rsidR="006D1256" w:rsidRDefault="00000000">
            <w:pPr>
              <w:spacing w:after="0"/>
              <w:ind w:firstLine="0"/>
            </w:pPr>
            <w:r>
              <w:rPr>
                <w:sz w:val="13"/>
              </w:rPr>
              <w:t>59775</w:t>
            </w:r>
          </w:p>
        </w:tc>
      </w:tr>
      <w:tr w:rsidR="006D1256" w14:paraId="67130BC5" w14:textId="77777777">
        <w:trPr>
          <w:jc w:val="center"/>
        </w:trPr>
        <w:tc>
          <w:tcPr>
            <w:tcW w:w="539" w:type="dxa"/>
          </w:tcPr>
          <w:p w14:paraId="5C983A17" w14:textId="77777777" w:rsidR="006D1256" w:rsidRDefault="00000000">
            <w:pPr>
              <w:spacing w:after="0"/>
              <w:ind w:firstLine="0"/>
            </w:pPr>
            <w:r>
              <w:rPr>
                <w:sz w:val="13"/>
              </w:rPr>
              <w:t>2023</w:t>
            </w:r>
          </w:p>
        </w:tc>
        <w:tc>
          <w:tcPr>
            <w:tcW w:w="425" w:type="dxa"/>
          </w:tcPr>
          <w:p w14:paraId="56F9635D" w14:textId="77777777" w:rsidR="006D1256" w:rsidRDefault="00000000">
            <w:pPr>
              <w:spacing w:after="0"/>
              <w:ind w:firstLine="0"/>
            </w:pPr>
            <w:r>
              <w:rPr>
                <w:sz w:val="13"/>
              </w:rPr>
              <w:t>10</w:t>
            </w:r>
          </w:p>
        </w:tc>
        <w:tc>
          <w:tcPr>
            <w:tcW w:w="539" w:type="dxa"/>
          </w:tcPr>
          <w:p w14:paraId="3865CCEA" w14:textId="77777777" w:rsidR="006D1256" w:rsidRDefault="00000000">
            <w:pPr>
              <w:spacing w:after="0"/>
              <w:ind w:firstLine="0"/>
            </w:pPr>
            <w:r>
              <w:rPr>
                <w:sz w:val="13"/>
              </w:rPr>
              <w:t>1,74</w:t>
            </w:r>
          </w:p>
        </w:tc>
        <w:tc>
          <w:tcPr>
            <w:tcW w:w="709" w:type="dxa"/>
          </w:tcPr>
          <w:p w14:paraId="3472F697" w14:textId="77777777" w:rsidR="006D1256" w:rsidRDefault="00000000">
            <w:pPr>
              <w:spacing w:after="0"/>
              <w:ind w:firstLine="0"/>
            </w:pPr>
            <w:r>
              <w:rPr>
                <w:sz w:val="13"/>
              </w:rPr>
              <w:t>El Niño</w:t>
            </w:r>
          </w:p>
        </w:tc>
        <w:tc>
          <w:tcPr>
            <w:tcW w:w="655" w:type="dxa"/>
          </w:tcPr>
          <w:p w14:paraId="396AC091" w14:textId="77777777" w:rsidR="006D1256" w:rsidRDefault="00000000">
            <w:pPr>
              <w:spacing w:after="0"/>
              <w:ind w:firstLine="0"/>
            </w:pPr>
            <w:r>
              <w:rPr>
                <w:sz w:val="13"/>
              </w:rPr>
              <w:t>119,7</w:t>
            </w:r>
          </w:p>
        </w:tc>
        <w:tc>
          <w:tcPr>
            <w:tcW w:w="655" w:type="dxa"/>
          </w:tcPr>
          <w:p w14:paraId="4F6A5FFA" w14:textId="77777777" w:rsidR="006D1256" w:rsidRDefault="00000000">
            <w:pPr>
              <w:spacing w:after="0"/>
              <w:ind w:firstLine="0"/>
            </w:pPr>
            <w:r>
              <w:rPr>
                <w:sz w:val="13"/>
              </w:rPr>
              <w:t>88,0</w:t>
            </w:r>
          </w:p>
        </w:tc>
        <w:tc>
          <w:tcPr>
            <w:tcW w:w="655" w:type="dxa"/>
          </w:tcPr>
          <w:p w14:paraId="3EF0E9D7" w14:textId="77777777" w:rsidR="006D1256" w:rsidRDefault="00000000">
            <w:pPr>
              <w:spacing w:after="0"/>
              <w:ind w:firstLine="0"/>
            </w:pPr>
            <w:r>
              <w:rPr>
                <w:sz w:val="13"/>
              </w:rPr>
              <w:t>23,3</w:t>
            </w:r>
          </w:p>
        </w:tc>
        <w:tc>
          <w:tcPr>
            <w:tcW w:w="655" w:type="dxa"/>
          </w:tcPr>
          <w:p w14:paraId="3B47A5C9" w14:textId="77777777" w:rsidR="006D1256" w:rsidRDefault="00000000">
            <w:pPr>
              <w:spacing w:after="0"/>
              <w:ind w:firstLine="0"/>
            </w:pPr>
            <w:r>
              <w:rPr>
                <w:sz w:val="13"/>
              </w:rPr>
              <w:t>31,9</w:t>
            </w:r>
          </w:p>
        </w:tc>
        <w:tc>
          <w:tcPr>
            <w:tcW w:w="655" w:type="dxa"/>
          </w:tcPr>
          <w:p w14:paraId="46AFF134" w14:textId="77777777" w:rsidR="006D1256" w:rsidRDefault="00000000">
            <w:pPr>
              <w:spacing w:after="0"/>
              <w:ind w:firstLine="0"/>
            </w:pPr>
            <w:r>
              <w:rPr>
                <w:sz w:val="13"/>
              </w:rPr>
              <w:t>0,388</w:t>
            </w:r>
          </w:p>
        </w:tc>
        <w:tc>
          <w:tcPr>
            <w:tcW w:w="655" w:type="dxa"/>
          </w:tcPr>
          <w:p w14:paraId="66C521EB" w14:textId="77777777" w:rsidR="006D1256" w:rsidRDefault="00000000">
            <w:pPr>
              <w:spacing w:after="0"/>
              <w:ind w:firstLine="0"/>
            </w:pPr>
            <w:r>
              <w:rPr>
                <w:sz w:val="13"/>
              </w:rPr>
              <w:t>7150</w:t>
            </w:r>
          </w:p>
        </w:tc>
        <w:tc>
          <w:tcPr>
            <w:tcW w:w="655" w:type="dxa"/>
          </w:tcPr>
          <w:p w14:paraId="33B31FE5" w14:textId="77777777" w:rsidR="006D1256" w:rsidRDefault="00000000">
            <w:pPr>
              <w:spacing w:after="0"/>
              <w:ind w:firstLine="0"/>
            </w:pPr>
            <w:r>
              <w:rPr>
                <w:sz w:val="13"/>
              </w:rPr>
              <w:t>38,9</w:t>
            </w:r>
          </w:p>
        </w:tc>
        <w:tc>
          <w:tcPr>
            <w:tcW w:w="655" w:type="dxa"/>
          </w:tcPr>
          <w:p w14:paraId="79DB60C4" w14:textId="77777777" w:rsidR="006D1256" w:rsidRDefault="00000000">
            <w:pPr>
              <w:spacing w:after="0"/>
              <w:ind w:firstLine="0"/>
            </w:pPr>
            <w:r>
              <w:rPr>
                <w:sz w:val="13"/>
              </w:rPr>
              <w:t>39,7</w:t>
            </w:r>
          </w:p>
        </w:tc>
        <w:tc>
          <w:tcPr>
            <w:tcW w:w="655" w:type="dxa"/>
          </w:tcPr>
          <w:p w14:paraId="701C3177" w14:textId="77777777" w:rsidR="006D1256" w:rsidRDefault="00000000">
            <w:pPr>
              <w:spacing w:after="0"/>
              <w:ind w:firstLine="0"/>
            </w:pPr>
            <w:r>
              <w:rPr>
                <w:sz w:val="13"/>
              </w:rPr>
              <w:t>34,3</w:t>
            </w:r>
          </w:p>
        </w:tc>
        <w:tc>
          <w:tcPr>
            <w:tcW w:w="655" w:type="dxa"/>
          </w:tcPr>
          <w:p w14:paraId="04A2A296" w14:textId="77777777" w:rsidR="006D1256" w:rsidRDefault="00000000">
            <w:pPr>
              <w:spacing w:after="0"/>
              <w:ind w:firstLine="0"/>
            </w:pPr>
            <w:r>
              <w:rPr>
                <w:sz w:val="13"/>
              </w:rPr>
              <w:t>38,8</w:t>
            </w:r>
          </w:p>
        </w:tc>
        <w:tc>
          <w:tcPr>
            <w:tcW w:w="655" w:type="dxa"/>
          </w:tcPr>
          <w:p w14:paraId="6E440DCF" w14:textId="77777777" w:rsidR="006D1256" w:rsidRDefault="00000000">
            <w:pPr>
              <w:spacing w:after="0"/>
              <w:ind w:firstLine="0"/>
            </w:pPr>
            <w:r>
              <w:rPr>
                <w:sz w:val="13"/>
              </w:rPr>
              <w:t>0,164</w:t>
            </w:r>
          </w:p>
        </w:tc>
        <w:tc>
          <w:tcPr>
            <w:tcW w:w="655" w:type="dxa"/>
          </w:tcPr>
          <w:p w14:paraId="43D2BCAE" w14:textId="77777777" w:rsidR="006D1256" w:rsidRDefault="00000000">
            <w:pPr>
              <w:spacing w:after="0"/>
              <w:ind w:firstLine="0"/>
            </w:pPr>
            <w:r>
              <w:rPr>
                <w:sz w:val="13"/>
              </w:rPr>
              <w:t>227175</w:t>
            </w:r>
          </w:p>
        </w:tc>
        <w:tc>
          <w:tcPr>
            <w:tcW w:w="655" w:type="dxa"/>
          </w:tcPr>
          <w:p w14:paraId="069D2A11" w14:textId="77777777" w:rsidR="006D1256" w:rsidRDefault="00000000">
            <w:pPr>
              <w:spacing w:after="0"/>
              <w:ind w:firstLine="0"/>
            </w:pPr>
            <w:r>
              <w:rPr>
                <w:sz w:val="13"/>
              </w:rPr>
              <w:t>34,9</w:t>
            </w:r>
          </w:p>
        </w:tc>
        <w:tc>
          <w:tcPr>
            <w:tcW w:w="655" w:type="dxa"/>
          </w:tcPr>
          <w:p w14:paraId="56639342" w14:textId="77777777" w:rsidR="006D1256" w:rsidRDefault="00000000">
            <w:pPr>
              <w:spacing w:after="0"/>
              <w:ind w:firstLine="0"/>
            </w:pPr>
            <w:r>
              <w:rPr>
                <w:sz w:val="13"/>
              </w:rPr>
              <w:t>24,2</w:t>
            </w:r>
          </w:p>
        </w:tc>
        <w:tc>
          <w:tcPr>
            <w:tcW w:w="655" w:type="dxa"/>
          </w:tcPr>
          <w:p w14:paraId="451536F3" w14:textId="77777777" w:rsidR="006D1256" w:rsidRDefault="00000000">
            <w:pPr>
              <w:spacing w:after="0"/>
              <w:ind w:firstLine="0"/>
            </w:pPr>
            <w:r>
              <w:rPr>
                <w:sz w:val="13"/>
              </w:rPr>
              <w:t>7,7</w:t>
            </w:r>
          </w:p>
        </w:tc>
        <w:tc>
          <w:tcPr>
            <w:tcW w:w="655" w:type="dxa"/>
          </w:tcPr>
          <w:p w14:paraId="59E9D84D" w14:textId="77777777" w:rsidR="006D1256" w:rsidRDefault="00000000">
            <w:pPr>
              <w:spacing w:after="0"/>
              <w:ind w:firstLine="0"/>
            </w:pPr>
            <w:r>
              <w:rPr>
                <w:sz w:val="13"/>
              </w:rPr>
              <w:t>37,8</w:t>
            </w:r>
          </w:p>
        </w:tc>
        <w:tc>
          <w:tcPr>
            <w:tcW w:w="655" w:type="dxa"/>
          </w:tcPr>
          <w:p w14:paraId="7B1BDB82" w14:textId="77777777" w:rsidR="006D1256" w:rsidRDefault="00000000">
            <w:pPr>
              <w:spacing w:after="0"/>
              <w:ind w:firstLine="0"/>
            </w:pPr>
            <w:r>
              <w:rPr>
                <w:sz w:val="13"/>
              </w:rPr>
              <w:t>0,094</w:t>
            </w:r>
          </w:p>
        </w:tc>
        <w:tc>
          <w:tcPr>
            <w:tcW w:w="655" w:type="dxa"/>
          </w:tcPr>
          <w:p w14:paraId="76C10CC0" w14:textId="77777777" w:rsidR="006D1256" w:rsidRDefault="00000000">
            <w:pPr>
              <w:spacing w:after="0"/>
              <w:ind w:firstLine="0"/>
            </w:pPr>
            <w:r>
              <w:rPr>
                <w:sz w:val="13"/>
              </w:rPr>
              <w:t>118350</w:t>
            </w:r>
          </w:p>
        </w:tc>
      </w:tr>
      <w:tr w:rsidR="006D1256" w14:paraId="3848551C" w14:textId="77777777">
        <w:trPr>
          <w:jc w:val="center"/>
        </w:trPr>
        <w:tc>
          <w:tcPr>
            <w:tcW w:w="539" w:type="dxa"/>
          </w:tcPr>
          <w:p w14:paraId="60B785AB" w14:textId="77777777" w:rsidR="006D1256" w:rsidRDefault="00000000">
            <w:pPr>
              <w:spacing w:after="0"/>
              <w:ind w:firstLine="0"/>
            </w:pPr>
            <w:r>
              <w:rPr>
                <w:sz w:val="13"/>
              </w:rPr>
              <w:t>2023</w:t>
            </w:r>
          </w:p>
        </w:tc>
        <w:tc>
          <w:tcPr>
            <w:tcW w:w="425" w:type="dxa"/>
          </w:tcPr>
          <w:p w14:paraId="7B8FC9AF" w14:textId="77777777" w:rsidR="006D1256" w:rsidRDefault="00000000">
            <w:pPr>
              <w:spacing w:after="0"/>
              <w:ind w:firstLine="0"/>
            </w:pPr>
            <w:r>
              <w:rPr>
                <w:sz w:val="13"/>
              </w:rPr>
              <w:t>11</w:t>
            </w:r>
          </w:p>
        </w:tc>
        <w:tc>
          <w:tcPr>
            <w:tcW w:w="539" w:type="dxa"/>
          </w:tcPr>
          <w:p w14:paraId="5639333D" w14:textId="77777777" w:rsidR="006D1256" w:rsidRDefault="00000000">
            <w:pPr>
              <w:spacing w:after="0"/>
              <w:ind w:firstLine="0"/>
            </w:pPr>
            <w:r>
              <w:rPr>
                <w:sz w:val="13"/>
              </w:rPr>
              <w:t>1,90</w:t>
            </w:r>
          </w:p>
        </w:tc>
        <w:tc>
          <w:tcPr>
            <w:tcW w:w="709" w:type="dxa"/>
          </w:tcPr>
          <w:p w14:paraId="6B6F7DF4" w14:textId="77777777" w:rsidR="006D1256" w:rsidRDefault="00000000">
            <w:pPr>
              <w:spacing w:after="0"/>
              <w:ind w:firstLine="0"/>
            </w:pPr>
            <w:r>
              <w:rPr>
                <w:sz w:val="13"/>
              </w:rPr>
              <w:t>El Niño</w:t>
            </w:r>
          </w:p>
        </w:tc>
        <w:tc>
          <w:tcPr>
            <w:tcW w:w="655" w:type="dxa"/>
          </w:tcPr>
          <w:p w14:paraId="2F3FEED4" w14:textId="77777777" w:rsidR="006D1256" w:rsidRDefault="00000000">
            <w:pPr>
              <w:spacing w:after="0"/>
              <w:ind w:firstLine="0"/>
            </w:pPr>
            <w:r>
              <w:rPr>
                <w:sz w:val="13"/>
              </w:rPr>
              <w:t>113,2</w:t>
            </w:r>
          </w:p>
        </w:tc>
        <w:tc>
          <w:tcPr>
            <w:tcW w:w="655" w:type="dxa"/>
          </w:tcPr>
          <w:p w14:paraId="42BA1827" w14:textId="77777777" w:rsidR="006D1256" w:rsidRDefault="00000000">
            <w:pPr>
              <w:spacing w:after="0"/>
              <w:ind w:firstLine="0"/>
            </w:pPr>
            <w:r>
              <w:rPr>
                <w:sz w:val="13"/>
              </w:rPr>
              <w:t>86,5</w:t>
            </w:r>
          </w:p>
        </w:tc>
        <w:tc>
          <w:tcPr>
            <w:tcW w:w="655" w:type="dxa"/>
          </w:tcPr>
          <w:p w14:paraId="783D6189" w14:textId="77777777" w:rsidR="006D1256" w:rsidRDefault="00000000">
            <w:pPr>
              <w:spacing w:after="0"/>
              <w:ind w:firstLine="0"/>
            </w:pPr>
            <w:r>
              <w:rPr>
                <w:sz w:val="13"/>
              </w:rPr>
              <w:t>15,3</w:t>
            </w:r>
          </w:p>
        </w:tc>
        <w:tc>
          <w:tcPr>
            <w:tcW w:w="655" w:type="dxa"/>
          </w:tcPr>
          <w:p w14:paraId="65D3CF03" w14:textId="77777777" w:rsidR="006D1256" w:rsidRDefault="00000000">
            <w:pPr>
              <w:spacing w:after="0"/>
              <w:ind w:firstLine="0"/>
            </w:pPr>
            <w:r>
              <w:rPr>
                <w:sz w:val="13"/>
              </w:rPr>
              <w:t>33,8</w:t>
            </w:r>
          </w:p>
        </w:tc>
        <w:tc>
          <w:tcPr>
            <w:tcW w:w="655" w:type="dxa"/>
          </w:tcPr>
          <w:p w14:paraId="09B984E1" w14:textId="77777777" w:rsidR="006D1256" w:rsidRDefault="00000000">
            <w:pPr>
              <w:spacing w:after="0"/>
              <w:ind w:firstLine="0"/>
            </w:pPr>
            <w:r>
              <w:rPr>
                <w:sz w:val="13"/>
              </w:rPr>
              <w:t>0,346</w:t>
            </w:r>
          </w:p>
        </w:tc>
        <w:tc>
          <w:tcPr>
            <w:tcW w:w="655" w:type="dxa"/>
          </w:tcPr>
          <w:p w14:paraId="2D2B5699" w14:textId="77777777" w:rsidR="006D1256" w:rsidRDefault="00000000">
            <w:pPr>
              <w:spacing w:after="0"/>
              <w:ind w:firstLine="0"/>
            </w:pPr>
            <w:r>
              <w:rPr>
                <w:sz w:val="13"/>
              </w:rPr>
              <w:t>39275</w:t>
            </w:r>
          </w:p>
        </w:tc>
        <w:tc>
          <w:tcPr>
            <w:tcW w:w="655" w:type="dxa"/>
          </w:tcPr>
          <w:p w14:paraId="72A60186" w14:textId="77777777" w:rsidR="006D1256" w:rsidRDefault="00000000">
            <w:pPr>
              <w:spacing w:after="0"/>
              <w:ind w:firstLine="0"/>
            </w:pPr>
            <w:r>
              <w:rPr>
                <w:sz w:val="13"/>
              </w:rPr>
              <w:t>38,8</w:t>
            </w:r>
          </w:p>
        </w:tc>
        <w:tc>
          <w:tcPr>
            <w:tcW w:w="655" w:type="dxa"/>
          </w:tcPr>
          <w:p w14:paraId="659558A1" w14:textId="77777777" w:rsidR="006D1256" w:rsidRDefault="00000000">
            <w:pPr>
              <w:spacing w:after="0"/>
              <w:ind w:firstLine="0"/>
            </w:pPr>
            <w:r>
              <w:rPr>
                <w:sz w:val="13"/>
              </w:rPr>
              <w:t>41,9</w:t>
            </w:r>
          </w:p>
        </w:tc>
        <w:tc>
          <w:tcPr>
            <w:tcW w:w="655" w:type="dxa"/>
          </w:tcPr>
          <w:p w14:paraId="2D760882" w14:textId="77777777" w:rsidR="006D1256" w:rsidRDefault="00000000">
            <w:pPr>
              <w:spacing w:after="0"/>
              <w:ind w:firstLine="0"/>
            </w:pPr>
            <w:r>
              <w:rPr>
                <w:sz w:val="13"/>
              </w:rPr>
              <w:t>63,1</w:t>
            </w:r>
          </w:p>
        </w:tc>
        <w:tc>
          <w:tcPr>
            <w:tcW w:w="655" w:type="dxa"/>
          </w:tcPr>
          <w:p w14:paraId="24312BE9" w14:textId="77777777" w:rsidR="006D1256" w:rsidRDefault="00000000">
            <w:pPr>
              <w:spacing w:after="0"/>
              <w:ind w:firstLine="0"/>
            </w:pPr>
            <w:r>
              <w:rPr>
                <w:sz w:val="13"/>
              </w:rPr>
              <w:t>37,7</w:t>
            </w:r>
          </w:p>
        </w:tc>
        <w:tc>
          <w:tcPr>
            <w:tcW w:w="655" w:type="dxa"/>
          </w:tcPr>
          <w:p w14:paraId="0D6E4477" w14:textId="77777777" w:rsidR="006D1256" w:rsidRDefault="00000000">
            <w:pPr>
              <w:spacing w:after="0"/>
              <w:ind w:firstLine="0"/>
            </w:pPr>
            <w:r>
              <w:rPr>
                <w:sz w:val="13"/>
              </w:rPr>
              <w:t>0,158</w:t>
            </w:r>
          </w:p>
        </w:tc>
        <w:tc>
          <w:tcPr>
            <w:tcW w:w="655" w:type="dxa"/>
          </w:tcPr>
          <w:p w14:paraId="5A455342" w14:textId="77777777" w:rsidR="006D1256" w:rsidRDefault="00000000">
            <w:pPr>
              <w:spacing w:after="0"/>
              <w:ind w:firstLine="0"/>
            </w:pPr>
            <w:r>
              <w:rPr>
                <w:sz w:val="13"/>
              </w:rPr>
              <w:t>31450</w:t>
            </w:r>
          </w:p>
        </w:tc>
        <w:tc>
          <w:tcPr>
            <w:tcW w:w="655" w:type="dxa"/>
          </w:tcPr>
          <w:p w14:paraId="3097F680" w14:textId="77777777" w:rsidR="006D1256" w:rsidRDefault="00000000">
            <w:pPr>
              <w:spacing w:after="0"/>
              <w:ind w:firstLine="0"/>
            </w:pPr>
            <w:r>
              <w:rPr>
                <w:sz w:val="13"/>
              </w:rPr>
              <w:t>28,5</w:t>
            </w:r>
          </w:p>
        </w:tc>
        <w:tc>
          <w:tcPr>
            <w:tcW w:w="655" w:type="dxa"/>
          </w:tcPr>
          <w:p w14:paraId="50D85913" w14:textId="77777777" w:rsidR="006D1256" w:rsidRDefault="00000000">
            <w:pPr>
              <w:spacing w:after="0"/>
              <w:ind w:firstLine="0"/>
            </w:pPr>
            <w:r>
              <w:rPr>
                <w:sz w:val="13"/>
              </w:rPr>
              <w:t>29,9</w:t>
            </w:r>
          </w:p>
        </w:tc>
        <w:tc>
          <w:tcPr>
            <w:tcW w:w="655" w:type="dxa"/>
          </w:tcPr>
          <w:p w14:paraId="16DE202C" w14:textId="77777777" w:rsidR="006D1256" w:rsidRDefault="00000000">
            <w:pPr>
              <w:spacing w:after="0"/>
              <w:ind w:firstLine="0"/>
            </w:pPr>
            <w:r>
              <w:rPr>
                <w:sz w:val="13"/>
              </w:rPr>
              <w:t>37,0</w:t>
            </w:r>
          </w:p>
        </w:tc>
        <w:tc>
          <w:tcPr>
            <w:tcW w:w="655" w:type="dxa"/>
          </w:tcPr>
          <w:p w14:paraId="6284EB89" w14:textId="77777777" w:rsidR="006D1256" w:rsidRDefault="00000000">
            <w:pPr>
              <w:spacing w:after="0"/>
              <w:ind w:firstLine="0"/>
            </w:pPr>
            <w:r>
              <w:rPr>
                <w:sz w:val="13"/>
              </w:rPr>
              <w:t>38,2</w:t>
            </w:r>
          </w:p>
        </w:tc>
        <w:tc>
          <w:tcPr>
            <w:tcW w:w="655" w:type="dxa"/>
          </w:tcPr>
          <w:p w14:paraId="204CBF69" w14:textId="77777777" w:rsidR="006D1256" w:rsidRDefault="00000000">
            <w:pPr>
              <w:spacing w:after="0"/>
              <w:ind w:firstLine="0"/>
            </w:pPr>
            <w:r>
              <w:rPr>
                <w:sz w:val="13"/>
              </w:rPr>
              <w:t>0,113</w:t>
            </w:r>
          </w:p>
        </w:tc>
        <w:tc>
          <w:tcPr>
            <w:tcW w:w="655" w:type="dxa"/>
          </w:tcPr>
          <w:p w14:paraId="3B57F46A" w14:textId="77777777" w:rsidR="006D1256" w:rsidRDefault="00000000">
            <w:pPr>
              <w:spacing w:after="0"/>
              <w:ind w:firstLine="0"/>
            </w:pPr>
            <w:r>
              <w:rPr>
                <w:sz w:val="13"/>
              </w:rPr>
              <w:t>24100</w:t>
            </w:r>
          </w:p>
        </w:tc>
      </w:tr>
      <w:tr w:rsidR="006D1256" w14:paraId="11C82A55" w14:textId="77777777">
        <w:trPr>
          <w:jc w:val="center"/>
        </w:trPr>
        <w:tc>
          <w:tcPr>
            <w:tcW w:w="539" w:type="dxa"/>
          </w:tcPr>
          <w:p w14:paraId="49F5DB67" w14:textId="77777777" w:rsidR="006D1256" w:rsidRDefault="00000000">
            <w:pPr>
              <w:spacing w:after="0"/>
              <w:ind w:firstLine="0"/>
            </w:pPr>
            <w:r>
              <w:rPr>
                <w:sz w:val="13"/>
              </w:rPr>
              <w:t>2023</w:t>
            </w:r>
          </w:p>
        </w:tc>
        <w:tc>
          <w:tcPr>
            <w:tcW w:w="425" w:type="dxa"/>
          </w:tcPr>
          <w:p w14:paraId="77EEDC26" w14:textId="77777777" w:rsidR="006D1256" w:rsidRDefault="00000000">
            <w:pPr>
              <w:spacing w:after="0"/>
              <w:ind w:firstLine="0"/>
            </w:pPr>
            <w:r>
              <w:rPr>
                <w:sz w:val="13"/>
              </w:rPr>
              <w:t>12</w:t>
            </w:r>
          </w:p>
        </w:tc>
        <w:tc>
          <w:tcPr>
            <w:tcW w:w="539" w:type="dxa"/>
          </w:tcPr>
          <w:p w14:paraId="2180A6ED" w14:textId="77777777" w:rsidR="006D1256" w:rsidRDefault="00000000">
            <w:pPr>
              <w:spacing w:after="0"/>
              <w:ind w:firstLine="0"/>
            </w:pPr>
            <w:r>
              <w:rPr>
                <w:sz w:val="13"/>
              </w:rPr>
              <w:t>1,99</w:t>
            </w:r>
          </w:p>
        </w:tc>
        <w:tc>
          <w:tcPr>
            <w:tcW w:w="709" w:type="dxa"/>
          </w:tcPr>
          <w:p w14:paraId="5F909528" w14:textId="77777777" w:rsidR="006D1256" w:rsidRDefault="00000000">
            <w:pPr>
              <w:spacing w:after="0"/>
              <w:ind w:firstLine="0"/>
            </w:pPr>
            <w:r>
              <w:rPr>
                <w:sz w:val="13"/>
              </w:rPr>
              <w:t>El Niño</w:t>
            </w:r>
          </w:p>
        </w:tc>
        <w:tc>
          <w:tcPr>
            <w:tcW w:w="655" w:type="dxa"/>
          </w:tcPr>
          <w:p w14:paraId="48B70F2D" w14:textId="77777777" w:rsidR="006D1256" w:rsidRDefault="00000000">
            <w:pPr>
              <w:spacing w:after="0"/>
              <w:ind w:firstLine="0"/>
            </w:pPr>
            <w:r>
              <w:rPr>
                <w:sz w:val="13"/>
              </w:rPr>
              <w:t>90,8</w:t>
            </w:r>
          </w:p>
        </w:tc>
        <w:tc>
          <w:tcPr>
            <w:tcW w:w="655" w:type="dxa"/>
          </w:tcPr>
          <w:p w14:paraId="31CDFD8D" w14:textId="77777777" w:rsidR="006D1256" w:rsidRDefault="00000000">
            <w:pPr>
              <w:spacing w:after="0"/>
              <w:ind w:firstLine="0"/>
            </w:pPr>
            <w:r>
              <w:rPr>
                <w:sz w:val="13"/>
              </w:rPr>
              <w:t>78,6</w:t>
            </w:r>
          </w:p>
        </w:tc>
        <w:tc>
          <w:tcPr>
            <w:tcW w:w="655" w:type="dxa"/>
          </w:tcPr>
          <w:p w14:paraId="4684D9A6" w14:textId="77777777" w:rsidR="006D1256" w:rsidRDefault="00000000">
            <w:pPr>
              <w:spacing w:after="0"/>
              <w:ind w:firstLine="0"/>
            </w:pPr>
            <w:r>
              <w:rPr>
                <w:sz w:val="13"/>
              </w:rPr>
              <w:t>85,7</w:t>
            </w:r>
          </w:p>
        </w:tc>
        <w:tc>
          <w:tcPr>
            <w:tcW w:w="655" w:type="dxa"/>
          </w:tcPr>
          <w:p w14:paraId="719E7D75" w14:textId="77777777" w:rsidR="006D1256" w:rsidRDefault="00000000">
            <w:pPr>
              <w:spacing w:after="0"/>
              <w:ind w:firstLine="0"/>
            </w:pPr>
            <w:r>
              <w:rPr>
                <w:sz w:val="13"/>
              </w:rPr>
              <w:t>32,9</w:t>
            </w:r>
          </w:p>
        </w:tc>
        <w:tc>
          <w:tcPr>
            <w:tcW w:w="655" w:type="dxa"/>
          </w:tcPr>
          <w:p w14:paraId="683FEEA2" w14:textId="77777777" w:rsidR="006D1256" w:rsidRDefault="00000000">
            <w:pPr>
              <w:spacing w:after="0"/>
              <w:ind w:firstLine="0"/>
            </w:pPr>
            <w:r>
              <w:rPr>
                <w:sz w:val="13"/>
              </w:rPr>
              <w:t>0,362</w:t>
            </w:r>
          </w:p>
        </w:tc>
        <w:tc>
          <w:tcPr>
            <w:tcW w:w="655" w:type="dxa"/>
          </w:tcPr>
          <w:p w14:paraId="77B2A3E0" w14:textId="77777777" w:rsidR="006D1256" w:rsidRDefault="00000000">
            <w:pPr>
              <w:spacing w:after="0"/>
              <w:ind w:firstLine="0"/>
            </w:pPr>
            <w:r>
              <w:rPr>
                <w:sz w:val="13"/>
              </w:rPr>
              <w:t>16775</w:t>
            </w:r>
          </w:p>
        </w:tc>
        <w:tc>
          <w:tcPr>
            <w:tcW w:w="655" w:type="dxa"/>
          </w:tcPr>
          <w:p w14:paraId="1B45BF37" w14:textId="77777777" w:rsidR="006D1256" w:rsidRDefault="00000000">
            <w:pPr>
              <w:spacing w:after="0"/>
              <w:ind w:firstLine="0"/>
            </w:pPr>
            <w:r>
              <w:rPr>
                <w:sz w:val="13"/>
              </w:rPr>
              <w:t>40,8</w:t>
            </w:r>
          </w:p>
        </w:tc>
        <w:tc>
          <w:tcPr>
            <w:tcW w:w="655" w:type="dxa"/>
          </w:tcPr>
          <w:p w14:paraId="5DC557C0" w14:textId="77777777" w:rsidR="006D1256" w:rsidRDefault="00000000">
            <w:pPr>
              <w:spacing w:after="0"/>
              <w:ind w:firstLine="0"/>
            </w:pPr>
            <w:r>
              <w:rPr>
                <w:sz w:val="13"/>
              </w:rPr>
              <w:t>46,4</w:t>
            </w:r>
          </w:p>
        </w:tc>
        <w:tc>
          <w:tcPr>
            <w:tcW w:w="655" w:type="dxa"/>
          </w:tcPr>
          <w:p w14:paraId="76C4587B" w14:textId="77777777" w:rsidR="006D1256" w:rsidRDefault="00000000">
            <w:pPr>
              <w:spacing w:after="0"/>
              <w:ind w:firstLine="0"/>
            </w:pPr>
            <w:r>
              <w:rPr>
                <w:sz w:val="13"/>
              </w:rPr>
              <w:t>94,1</w:t>
            </w:r>
          </w:p>
        </w:tc>
        <w:tc>
          <w:tcPr>
            <w:tcW w:w="655" w:type="dxa"/>
          </w:tcPr>
          <w:p w14:paraId="658370ED" w14:textId="77777777" w:rsidR="006D1256" w:rsidRDefault="00000000">
            <w:pPr>
              <w:spacing w:after="0"/>
              <w:ind w:firstLine="0"/>
            </w:pPr>
            <w:r>
              <w:rPr>
                <w:sz w:val="13"/>
              </w:rPr>
              <w:t>35,6</w:t>
            </w:r>
          </w:p>
        </w:tc>
        <w:tc>
          <w:tcPr>
            <w:tcW w:w="655" w:type="dxa"/>
          </w:tcPr>
          <w:p w14:paraId="7E9012E1" w14:textId="77777777" w:rsidR="006D1256" w:rsidRDefault="00000000">
            <w:pPr>
              <w:spacing w:after="0"/>
              <w:ind w:firstLine="0"/>
            </w:pPr>
            <w:r>
              <w:rPr>
                <w:sz w:val="13"/>
              </w:rPr>
              <w:t>0,209</w:t>
            </w:r>
          </w:p>
        </w:tc>
        <w:tc>
          <w:tcPr>
            <w:tcW w:w="655" w:type="dxa"/>
          </w:tcPr>
          <w:p w14:paraId="78313952" w14:textId="77777777" w:rsidR="006D1256" w:rsidRDefault="00000000">
            <w:pPr>
              <w:spacing w:after="0"/>
              <w:ind w:firstLine="0"/>
            </w:pPr>
            <w:r>
              <w:rPr>
                <w:sz w:val="13"/>
              </w:rPr>
              <w:t>18825</w:t>
            </w:r>
          </w:p>
        </w:tc>
        <w:tc>
          <w:tcPr>
            <w:tcW w:w="655" w:type="dxa"/>
          </w:tcPr>
          <w:p w14:paraId="1370FB19" w14:textId="77777777" w:rsidR="006D1256" w:rsidRDefault="00000000">
            <w:pPr>
              <w:spacing w:after="0"/>
              <w:ind w:firstLine="0"/>
            </w:pPr>
            <w:r>
              <w:rPr>
                <w:sz w:val="13"/>
              </w:rPr>
              <w:t>32,8</w:t>
            </w:r>
          </w:p>
        </w:tc>
        <w:tc>
          <w:tcPr>
            <w:tcW w:w="655" w:type="dxa"/>
          </w:tcPr>
          <w:p w14:paraId="705DAEBE" w14:textId="77777777" w:rsidR="006D1256" w:rsidRDefault="00000000">
            <w:pPr>
              <w:spacing w:after="0"/>
              <w:ind w:firstLine="0"/>
            </w:pPr>
            <w:r>
              <w:rPr>
                <w:sz w:val="13"/>
              </w:rPr>
              <w:t>31,7</w:t>
            </w:r>
          </w:p>
        </w:tc>
        <w:tc>
          <w:tcPr>
            <w:tcW w:w="655" w:type="dxa"/>
          </w:tcPr>
          <w:p w14:paraId="5505A5DC" w14:textId="77777777" w:rsidR="006D1256" w:rsidRDefault="00000000">
            <w:pPr>
              <w:spacing w:after="0"/>
              <w:ind w:firstLine="0"/>
            </w:pPr>
            <w:r>
              <w:rPr>
                <w:sz w:val="13"/>
              </w:rPr>
              <w:t>55,9</w:t>
            </w:r>
          </w:p>
        </w:tc>
        <w:tc>
          <w:tcPr>
            <w:tcW w:w="655" w:type="dxa"/>
          </w:tcPr>
          <w:p w14:paraId="54B8C60F" w14:textId="77777777" w:rsidR="006D1256" w:rsidRDefault="00000000">
            <w:pPr>
              <w:spacing w:after="0"/>
              <w:ind w:firstLine="0"/>
            </w:pPr>
            <w:r>
              <w:rPr>
                <w:sz w:val="13"/>
              </w:rPr>
              <w:t>36,2</w:t>
            </w:r>
          </w:p>
        </w:tc>
        <w:tc>
          <w:tcPr>
            <w:tcW w:w="655" w:type="dxa"/>
          </w:tcPr>
          <w:p w14:paraId="4F92FED2" w14:textId="77777777" w:rsidR="006D1256" w:rsidRDefault="00000000">
            <w:pPr>
              <w:spacing w:after="0"/>
              <w:ind w:firstLine="0"/>
            </w:pPr>
            <w:r>
              <w:rPr>
                <w:sz w:val="13"/>
              </w:rPr>
              <w:t>0,143</w:t>
            </w:r>
          </w:p>
        </w:tc>
        <w:tc>
          <w:tcPr>
            <w:tcW w:w="655" w:type="dxa"/>
          </w:tcPr>
          <w:p w14:paraId="5546A22B" w14:textId="77777777" w:rsidR="006D1256" w:rsidRDefault="00000000">
            <w:pPr>
              <w:spacing w:after="0"/>
              <w:ind w:firstLine="0"/>
            </w:pPr>
            <w:r>
              <w:rPr>
                <w:sz w:val="13"/>
              </w:rPr>
              <w:t>15925</w:t>
            </w:r>
          </w:p>
        </w:tc>
      </w:tr>
      <w:tr w:rsidR="006D1256" w14:paraId="49726C01" w14:textId="77777777">
        <w:trPr>
          <w:jc w:val="center"/>
        </w:trPr>
        <w:tc>
          <w:tcPr>
            <w:tcW w:w="539" w:type="dxa"/>
          </w:tcPr>
          <w:p w14:paraId="470CC922" w14:textId="77777777" w:rsidR="006D1256" w:rsidRDefault="00000000">
            <w:pPr>
              <w:spacing w:after="0"/>
              <w:ind w:firstLine="0"/>
            </w:pPr>
            <w:r>
              <w:rPr>
                <w:sz w:val="13"/>
              </w:rPr>
              <w:t>2024</w:t>
            </w:r>
          </w:p>
        </w:tc>
        <w:tc>
          <w:tcPr>
            <w:tcW w:w="425" w:type="dxa"/>
          </w:tcPr>
          <w:p w14:paraId="508CF76A" w14:textId="77777777" w:rsidR="006D1256" w:rsidRDefault="00000000">
            <w:pPr>
              <w:spacing w:after="0"/>
              <w:ind w:firstLine="0"/>
            </w:pPr>
            <w:r>
              <w:rPr>
                <w:sz w:val="13"/>
              </w:rPr>
              <w:t>1</w:t>
            </w:r>
          </w:p>
        </w:tc>
        <w:tc>
          <w:tcPr>
            <w:tcW w:w="539" w:type="dxa"/>
          </w:tcPr>
          <w:p w14:paraId="4AFC8416" w14:textId="77777777" w:rsidR="006D1256" w:rsidRDefault="00000000">
            <w:pPr>
              <w:spacing w:after="0"/>
              <w:ind w:firstLine="0"/>
            </w:pPr>
            <w:r>
              <w:rPr>
                <w:sz w:val="13"/>
              </w:rPr>
              <w:t>1,84</w:t>
            </w:r>
          </w:p>
        </w:tc>
        <w:tc>
          <w:tcPr>
            <w:tcW w:w="709" w:type="dxa"/>
          </w:tcPr>
          <w:p w14:paraId="54640D04" w14:textId="77777777" w:rsidR="006D1256" w:rsidRDefault="00000000">
            <w:pPr>
              <w:spacing w:after="0"/>
              <w:ind w:firstLine="0"/>
            </w:pPr>
            <w:r>
              <w:rPr>
                <w:sz w:val="13"/>
              </w:rPr>
              <w:t>El Niño</w:t>
            </w:r>
          </w:p>
        </w:tc>
        <w:tc>
          <w:tcPr>
            <w:tcW w:w="655" w:type="dxa"/>
          </w:tcPr>
          <w:p w14:paraId="1D54482B" w14:textId="77777777" w:rsidR="006D1256" w:rsidRDefault="00000000">
            <w:pPr>
              <w:spacing w:after="0"/>
              <w:ind w:firstLine="0"/>
            </w:pPr>
            <w:r>
              <w:rPr>
                <w:sz w:val="13"/>
              </w:rPr>
              <w:t>91,1</w:t>
            </w:r>
          </w:p>
        </w:tc>
        <w:tc>
          <w:tcPr>
            <w:tcW w:w="655" w:type="dxa"/>
          </w:tcPr>
          <w:p w14:paraId="45615ACF" w14:textId="77777777" w:rsidR="006D1256" w:rsidRDefault="00000000">
            <w:pPr>
              <w:spacing w:after="0"/>
              <w:ind w:firstLine="0"/>
            </w:pPr>
            <w:r>
              <w:rPr>
                <w:sz w:val="13"/>
              </w:rPr>
              <w:t>90,6</w:t>
            </w:r>
          </w:p>
        </w:tc>
        <w:tc>
          <w:tcPr>
            <w:tcW w:w="655" w:type="dxa"/>
          </w:tcPr>
          <w:p w14:paraId="42E59216" w14:textId="77777777" w:rsidR="006D1256" w:rsidRDefault="00000000">
            <w:pPr>
              <w:spacing w:after="0"/>
              <w:ind w:firstLine="0"/>
            </w:pPr>
            <w:r>
              <w:rPr>
                <w:sz w:val="13"/>
              </w:rPr>
              <w:t>273,6</w:t>
            </w:r>
          </w:p>
        </w:tc>
        <w:tc>
          <w:tcPr>
            <w:tcW w:w="655" w:type="dxa"/>
          </w:tcPr>
          <w:p w14:paraId="7C223C7E" w14:textId="77777777" w:rsidR="006D1256" w:rsidRDefault="00000000">
            <w:pPr>
              <w:spacing w:after="0"/>
              <w:ind w:firstLine="0"/>
            </w:pPr>
            <w:r>
              <w:rPr>
                <w:sz w:val="13"/>
              </w:rPr>
              <w:t>30,7</w:t>
            </w:r>
          </w:p>
        </w:tc>
        <w:tc>
          <w:tcPr>
            <w:tcW w:w="655" w:type="dxa"/>
          </w:tcPr>
          <w:p w14:paraId="48779A32" w14:textId="77777777" w:rsidR="006D1256" w:rsidRDefault="00000000">
            <w:pPr>
              <w:spacing w:after="0"/>
              <w:ind w:firstLine="0"/>
            </w:pPr>
            <w:r>
              <w:rPr>
                <w:sz w:val="13"/>
              </w:rPr>
              <w:t>0,441</w:t>
            </w:r>
          </w:p>
        </w:tc>
        <w:tc>
          <w:tcPr>
            <w:tcW w:w="655" w:type="dxa"/>
          </w:tcPr>
          <w:p w14:paraId="2F6343B6" w14:textId="77777777" w:rsidR="006D1256" w:rsidRDefault="00000000">
            <w:pPr>
              <w:spacing w:after="0"/>
              <w:ind w:firstLine="0"/>
            </w:pPr>
            <w:r>
              <w:rPr>
                <w:sz w:val="13"/>
              </w:rPr>
              <w:t>3725</w:t>
            </w:r>
          </w:p>
        </w:tc>
        <w:tc>
          <w:tcPr>
            <w:tcW w:w="655" w:type="dxa"/>
          </w:tcPr>
          <w:p w14:paraId="0E2964E7" w14:textId="77777777" w:rsidR="006D1256" w:rsidRDefault="00000000">
            <w:pPr>
              <w:spacing w:after="0"/>
              <w:ind w:firstLine="0"/>
            </w:pPr>
            <w:r>
              <w:rPr>
                <w:sz w:val="13"/>
              </w:rPr>
              <w:t>96,8</w:t>
            </w:r>
          </w:p>
        </w:tc>
        <w:tc>
          <w:tcPr>
            <w:tcW w:w="655" w:type="dxa"/>
          </w:tcPr>
          <w:p w14:paraId="6510A5D7" w14:textId="77777777" w:rsidR="006D1256" w:rsidRDefault="00000000">
            <w:pPr>
              <w:spacing w:after="0"/>
              <w:ind w:firstLine="0"/>
            </w:pPr>
            <w:r>
              <w:rPr>
                <w:sz w:val="13"/>
              </w:rPr>
              <w:t>91,3</w:t>
            </w:r>
          </w:p>
        </w:tc>
        <w:tc>
          <w:tcPr>
            <w:tcW w:w="655" w:type="dxa"/>
          </w:tcPr>
          <w:p w14:paraId="4AB72496" w14:textId="77777777" w:rsidR="006D1256" w:rsidRDefault="00000000">
            <w:pPr>
              <w:spacing w:after="0"/>
              <w:ind w:firstLine="0"/>
            </w:pPr>
            <w:r>
              <w:rPr>
                <w:sz w:val="13"/>
              </w:rPr>
              <w:t>272,0</w:t>
            </w:r>
          </w:p>
        </w:tc>
        <w:tc>
          <w:tcPr>
            <w:tcW w:w="655" w:type="dxa"/>
          </w:tcPr>
          <w:p w14:paraId="6F037584" w14:textId="77777777" w:rsidR="006D1256" w:rsidRDefault="00000000">
            <w:pPr>
              <w:spacing w:after="0"/>
              <w:ind w:firstLine="0"/>
            </w:pPr>
            <w:r>
              <w:rPr>
                <w:sz w:val="13"/>
              </w:rPr>
              <w:t>31,9</w:t>
            </w:r>
          </w:p>
        </w:tc>
        <w:tc>
          <w:tcPr>
            <w:tcW w:w="655" w:type="dxa"/>
          </w:tcPr>
          <w:p w14:paraId="72C03FC9" w14:textId="77777777" w:rsidR="006D1256" w:rsidRDefault="00000000">
            <w:pPr>
              <w:spacing w:after="0"/>
              <w:ind w:firstLine="0"/>
            </w:pPr>
            <w:r>
              <w:rPr>
                <w:sz w:val="13"/>
              </w:rPr>
              <w:t>0,475</w:t>
            </w:r>
          </w:p>
        </w:tc>
        <w:tc>
          <w:tcPr>
            <w:tcW w:w="655" w:type="dxa"/>
          </w:tcPr>
          <w:p w14:paraId="545C0585" w14:textId="77777777" w:rsidR="006D1256" w:rsidRDefault="00000000">
            <w:pPr>
              <w:spacing w:after="0"/>
              <w:ind w:firstLine="0"/>
            </w:pPr>
            <w:r>
              <w:rPr>
                <w:sz w:val="13"/>
              </w:rPr>
              <w:t>6900</w:t>
            </w:r>
          </w:p>
        </w:tc>
        <w:tc>
          <w:tcPr>
            <w:tcW w:w="655" w:type="dxa"/>
          </w:tcPr>
          <w:p w14:paraId="694C90C3" w14:textId="77777777" w:rsidR="006D1256" w:rsidRDefault="00000000">
            <w:pPr>
              <w:spacing w:after="0"/>
              <w:ind w:firstLine="0"/>
            </w:pPr>
            <w:r>
              <w:rPr>
                <w:sz w:val="13"/>
              </w:rPr>
              <w:t>73,8</w:t>
            </w:r>
          </w:p>
        </w:tc>
        <w:tc>
          <w:tcPr>
            <w:tcW w:w="655" w:type="dxa"/>
          </w:tcPr>
          <w:p w14:paraId="395A73B0" w14:textId="77777777" w:rsidR="006D1256" w:rsidRDefault="00000000">
            <w:pPr>
              <w:spacing w:after="0"/>
              <w:ind w:firstLine="0"/>
            </w:pPr>
            <w:r>
              <w:rPr>
                <w:sz w:val="13"/>
              </w:rPr>
              <w:t>65,5</w:t>
            </w:r>
          </w:p>
        </w:tc>
        <w:tc>
          <w:tcPr>
            <w:tcW w:w="655" w:type="dxa"/>
          </w:tcPr>
          <w:p w14:paraId="5E150186" w14:textId="77777777" w:rsidR="006D1256" w:rsidRDefault="00000000">
            <w:pPr>
              <w:spacing w:after="0"/>
              <w:ind w:firstLine="0"/>
            </w:pPr>
            <w:r>
              <w:rPr>
                <w:sz w:val="13"/>
              </w:rPr>
              <w:t>225,9</w:t>
            </w:r>
          </w:p>
        </w:tc>
        <w:tc>
          <w:tcPr>
            <w:tcW w:w="655" w:type="dxa"/>
          </w:tcPr>
          <w:p w14:paraId="66E862AB" w14:textId="77777777" w:rsidR="006D1256" w:rsidRDefault="00000000">
            <w:pPr>
              <w:spacing w:after="0"/>
              <w:ind w:firstLine="0"/>
            </w:pPr>
            <w:r>
              <w:rPr>
                <w:sz w:val="13"/>
              </w:rPr>
              <w:t>33,1</w:t>
            </w:r>
          </w:p>
        </w:tc>
        <w:tc>
          <w:tcPr>
            <w:tcW w:w="655" w:type="dxa"/>
          </w:tcPr>
          <w:p w14:paraId="7C1E3706" w14:textId="77777777" w:rsidR="006D1256" w:rsidRDefault="00000000">
            <w:pPr>
              <w:spacing w:after="0"/>
              <w:ind w:firstLine="0"/>
            </w:pPr>
            <w:r>
              <w:rPr>
                <w:sz w:val="13"/>
              </w:rPr>
              <w:t>0,312</w:t>
            </w:r>
          </w:p>
        </w:tc>
        <w:tc>
          <w:tcPr>
            <w:tcW w:w="655" w:type="dxa"/>
          </w:tcPr>
          <w:p w14:paraId="2E31D984" w14:textId="77777777" w:rsidR="006D1256" w:rsidRDefault="00000000">
            <w:pPr>
              <w:spacing w:after="0"/>
              <w:ind w:firstLine="0"/>
            </w:pPr>
            <w:r>
              <w:rPr>
                <w:sz w:val="13"/>
              </w:rPr>
              <w:t>1875</w:t>
            </w:r>
          </w:p>
        </w:tc>
      </w:tr>
      <w:tr w:rsidR="006D1256" w14:paraId="35320B31" w14:textId="77777777">
        <w:trPr>
          <w:jc w:val="center"/>
        </w:trPr>
        <w:tc>
          <w:tcPr>
            <w:tcW w:w="539" w:type="dxa"/>
          </w:tcPr>
          <w:p w14:paraId="45A62E0A" w14:textId="77777777" w:rsidR="006D1256" w:rsidRDefault="00000000">
            <w:pPr>
              <w:spacing w:after="0"/>
              <w:ind w:firstLine="0"/>
            </w:pPr>
            <w:r>
              <w:rPr>
                <w:sz w:val="13"/>
              </w:rPr>
              <w:t>2024</w:t>
            </w:r>
          </w:p>
        </w:tc>
        <w:tc>
          <w:tcPr>
            <w:tcW w:w="425" w:type="dxa"/>
          </w:tcPr>
          <w:p w14:paraId="13412102" w14:textId="77777777" w:rsidR="006D1256" w:rsidRDefault="00000000">
            <w:pPr>
              <w:spacing w:after="0"/>
              <w:ind w:firstLine="0"/>
            </w:pPr>
            <w:r>
              <w:rPr>
                <w:sz w:val="13"/>
              </w:rPr>
              <w:t>2</w:t>
            </w:r>
          </w:p>
        </w:tc>
        <w:tc>
          <w:tcPr>
            <w:tcW w:w="539" w:type="dxa"/>
          </w:tcPr>
          <w:p w14:paraId="449C085E" w14:textId="77777777" w:rsidR="006D1256" w:rsidRDefault="00000000">
            <w:pPr>
              <w:spacing w:after="0"/>
              <w:ind w:firstLine="0"/>
            </w:pPr>
            <w:r>
              <w:rPr>
                <w:sz w:val="13"/>
              </w:rPr>
              <w:t>1,53</w:t>
            </w:r>
          </w:p>
        </w:tc>
        <w:tc>
          <w:tcPr>
            <w:tcW w:w="709" w:type="dxa"/>
          </w:tcPr>
          <w:p w14:paraId="30F9D24B" w14:textId="77777777" w:rsidR="006D1256" w:rsidRDefault="00000000">
            <w:pPr>
              <w:spacing w:after="0"/>
              <w:ind w:firstLine="0"/>
            </w:pPr>
            <w:r>
              <w:rPr>
                <w:sz w:val="13"/>
              </w:rPr>
              <w:t>El Niño</w:t>
            </w:r>
          </w:p>
        </w:tc>
        <w:tc>
          <w:tcPr>
            <w:tcW w:w="655" w:type="dxa"/>
          </w:tcPr>
          <w:p w14:paraId="7B056068" w14:textId="77777777" w:rsidR="006D1256" w:rsidRDefault="00000000">
            <w:pPr>
              <w:spacing w:after="0"/>
              <w:ind w:firstLine="0"/>
            </w:pPr>
            <w:r>
              <w:rPr>
                <w:sz w:val="13"/>
              </w:rPr>
              <w:t>130,7</w:t>
            </w:r>
          </w:p>
        </w:tc>
        <w:tc>
          <w:tcPr>
            <w:tcW w:w="655" w:type="dxa"/>
          </w:tcPr>
          <w:p w14:paraId="18507BD5" w14:textId="77777777" w:rsidR="006D1256" w:rsidRDefault="00000000">
            <w:pPr>
              <w:spacing w:after="0"/>
              <w:ind w:firstLine="0"/>
            </w:pPr>
            <w:r>
              <w:rPr>
                <w:sz w:val="13"/>
              </w:rPr>
              <w:t>117,1</w:t>
            </w:r>
          </w:p>
        </w:tc>
        <w:tc>
          <w:tcPr>
            <w:tcW w:w="655" w:type="dxa"/>
          </w:tcPr>
          <w:p w14:paraId="62AB4C34" w14:textId="77777777" w:rsidR="006D1256" w:rsidRDefault="00000000">
            <w:pPr>
              <w:spacing w:after="0"/>
              <w:ind w:firstLine="0"/>
            </w:pPr>
            <w:r>
              <w:rPr>
                <w:sz w:val="13"/>
              </w:rPr>
              <w:t>177,8</w:t>
            </w:r>
          </w:p>
        </w:tc>
        <w:tc>
          <w:tcPr>
            <w:tcW w:w="655" w:type="dxa"/>
          </w:tcPr>
          <w:p w14:paraId="60975F13" w14:textId="77777777" w:rsidR="006D1256" w:rsidRDefault="00000000">
            <w:pPr>
              <w:spacing w:after="0"/>
              <w:ind w:firstLine="0"/>
            </w:pPr>
            <w:r>
              <w:rPr>
                <w:sz w:val="13"/>
              </w:rPr>
              <w:t>27,8</w:t>
            </w:r>
          </w:p>
        </w:tc>
        <w:tc>
          <w:tcPr>
            <w:tcW w:w="655" w:type="dxa"/>
          </w:tcPr>
          <w:p w14:paraId="2A27433B" w14:textId="77777777" w:rsidR="006D1256" w:rsidRDefault="00000000">
            <w:pPr>
              <w:spacing w:after="0"/>
              <w:ind w:firstLine="0"/>
            </w:pPr>
            <w:r>
              <w:rPr>
                <w:sz w:val="13"/>
              </w:rPr>
              <w:t>0,564</w:t>
            </w:r>
          </w:p>
        </w:tc>
        <w:tc>
          <w:tcPr>
            <w:tcW w:w="655" w:type="dxa"/>
          </w:tcPr>
          <w:p w14:paraId="3F4AF46B" w14:textId="77777777" w:rsidR="006D1256" w:rsidRDefault="00000000">
            <w:pPr>
              <w:spacing w:after="0"/>
              <w:ind w:firstLine="0"/>
            </w:pPr>
            <w:r>
              <w:rPr>
                <w:sz w:val="13"/>
              </w:rPr>
              <w:t>0</w:t>
            </w:r>
          </w:p>
        </w:tc>
        <w:tc>
          <w:tcPr>
            <w:tcW w:w="655" w:type="dxa"/>
          </w:tcPr>
          <w:p w14:paraId="398F7960" w14:textId="77777777" w:rsidR="006D1256" w:rsidRDefault="00000000">
            <w:pPr>
              <w:spacing w:after="0"/>
              <w:ind w:firstLine="0"/>
            </w:pPr>
            <w:r>
              <w:rPr>
                <w:sz w:val="13"/>
              </w:rPr>
              <w:t>130,9</w:t>
            </w:r>
          </w:p>
        </w:tc>
        <w:tc>
          <w:tcPr>
            <w:tcW w:w="655" w:type="dxa"/>
          </w:tcPr>
          <w:p w14:paraId="50301CCF" w14:textId="77777777" w:rsidR="006D1256" w:rsidRDefault="00000000">
            <w:pPr>
              <w:spacing w:after="0"/>
              <w:ind w:firstLine="0"/>
            </w:pPr>
            <w:r>
              <w:rPr>
                <w:sz w:val="13"/>
              </w:rPr>
              <w:t>118,1</w:t>
            </w:r>
          </w:p>
        </w:tc>
        <w:tc>
          <w:tcPr>
            <w:tcW w:w="655" w:type="dxa"/>
          </w:tcPr>
          <w:p w14:paraId="60CE0F3C" w14:textId="77777777" w:rsidR="006D1256" w:rsidRDefault="00000000">
            <w:pPr>
              <w:spacing w:after="0"/>
              <w:ind w:firstLine="0"/>
            </w:pPr>
            <w:r>
              <w:rPr>
                <w:sz w:val="13"/>
              </w:rPr>
              <w:t>200,3</w:t>
            </w:r>
          </w:p>
        </w:tc>
        <w:tc>
          <w:tcPr>
            <w:tcW w:w="655" w:type="dxa"/>
          </w:tcPr>
          <w:p w14:paraId="5C2B4910" w14:textId="77777777" w:rsidR="006D1256" w:rsidRDefault="00000000">
            <w:pPr>
              <w:spacing w:after="0"/>
              <w:ind w:firstLine="0"/>
            </w:pPr>
            <w:r>
              <w:rPr>
                <w:sz w:val="13"/>
              </w:rPr>
              <w:t>27,9</w:t>
            </w:r>
          </w:p>
        </w:tc>
        <w:tc>
          <w:tcPr>
            <w:tcW w:w="655" w:type="dxa"/>
          </w:tcPr>
          <w:p w14:paraId="039EC39B" w14:textId="77777777" w:rsidR="006D1256" w:rsidRDefault="00000000">
            <w:pPr>
              <w:spacing w:after="0"/>
              <w:ind w:firstLine="0"/>
            </w:pPr>
            <w:r>
              <w:rPr>
                <w:sz w:val="13"/>
              </w:rPr>
              <w:t>0,592</w:t>
            </w:r>
          </w:p>
        </w:tc>
        <w:tc>
          <w:tcPr>
            <w:tcW w:w="655" w:type="dxa"/>
          </w:tcPr>
          <w:p w14:paraId="7CC2CE26" w14:textId="77777777" w:rsidR="006D1256" w:rsidRDefault="00000000">
            <w:pPr>
              <w:spacing w:after="0"/>
              <w:ind w:firstLine="0"/>
            </w:pPr>
            <w:r>
              <w:rPr>
                <w:sz w:val="13"/>
              </w:rPr>
              <w:t>10450</w:t>
            </w:r>
          </w:p>
        </w:tc>
        <w:tc>
          <w:tcPr>
            <w:tcW w:w="655" w:type="dxa"/>
          </w:tcPr>
          <w:p w14:paraId="586B7486" w14:textId="77777777" w:rsidR="006D1256" w:rsidRDefault="00000000">
            <w:pPr>
              <w:spacing w:after="0"/>
              <w:ind w:firstLine="0"/>
            </w:pPr>
            <w:r>
              <w:rPr>
                <w:sz w:val="13"/>
              </w:rPr>
              <w:t>121,8</w:t>
            </w:r>
          </w:p>
        </w:tc>
        <w:tc>
          <w:tcPr>
            <w:tcW w:w="655" w:type="dxa"/>
          </w:tcPr>
          <w:p w14:paraId="2D622819" w14:textId="77777777" w:rsidR="006D1256" w:rsidRDefault="00000000">
            <w:pPr>
              <w:spacing w:after="0"/>
              <w:ind w:firstLine="0"/>
            </w:pPr>
            <w:r>
              <w:rPr>
                <w:sz w:val="13"/>
              </w:rPr>
              <w:t>102,3</w:t>
            </w:r>
          </w:p>
        </w:tc>
        <w:tc>
          <w:tcPr>
            <w:tcW w:w="655" w:type="dxa"/>
          </w:tcPr>
          <w:p w14:paraId="29A924BE" w14:textId="77777777" w:rsidR="006D1256" w:rsidRDefault="00000000">
            <w:pPr>
              <w:spacing w:after="0"/>
              <w:ind w:firstLine="0"/>
            </w:pPr>
            <w:r>
              <w:rPr>
                <w:sz w:val="13"/>
              </w:rPr>
              <w:t>162,2</w:t>
            </w:r>
          </w:p>
        </w:tc>
        <w:tc>
          <w:tcPr>
            <w:tcW w:w="655" w:type="dxa"/>
          </w:tcPr>
          <w:p w14:paraId="58F368CF" w14:textId="77777777" w:rsidR="006D1256" w:rsidRDefault="00000000">
            <w:pPr>
              <w:spacing w:after="0"/>
              <w:ind w:firstLine="0"/>
            </w:pPr>
            <w:r>
              <w:rPr>
                <w:sz w:val="13"/>
              </w:rPr>
              <w:t>28,5</w:t>
            </w:r>
          </w:p>
        </w:tc>
        <w:tc>
          <w:tcPr>
            <w:tcW w:w="655" w:type="dxa"/>
          </w:tcPr>
          <w:p w14:paraId="0D08BA99" w14:textId="77777777" w:rsidR="006D1256" w:rsidRDefault="00000000">
            <w:pPr>
              <w:spacing w:after="0"/>
              <w:ind w:firstLine="0"/>
            </w:pPr>
            <w:r>
              <w:rPr>
                <w:sz w:val="13"/>
              </w:rPr>
              <w:t>0,475</w:t>
            </w:r>
          </w:p>
        </w:tc>
        <w:tc>
          <w:tcPr>
            <w:tcW w:w="655" w:type="dxa"/>
          </w:tcPr>
          <w:p w14:paraId="22EB3A8D" w14:textId="77777777" w:rsidR="006D1256" w:rsidRDefault="00000000">
            <w:pPr>
              <w:spacing w:after="0"/>
              <w:ind w:firstLine="0"/>
            </w:pPr>
            <w:r>
              <w:rPr>
                <w:sz w:val="13"/>
              </w:rPr>
              <w:t>50</w:t>
            </w:r>
          </w:p>
        </w:tc>
      </w:tr>
      <w:tr w:rsidR="006D1256" w14:paraId="5B45AB0F" w14:textId="77777777">
        <w:trPr>
          <w:jc w:val="center"/>
        </w:trPr>
        <w:tc>
          <w:tcPr>
            <w:tcW w:w="539" w:type="dxa"/>
          </w:tcPr>
          <w:p w14:paraId="5BE413B7" w14:textId="77777777" w:rsidR="006D1256" w:rsidRDefault="00000000">
            <w:pPr>
              <w:spacing w:after="0"/>
              <w:ind w:firstLine="0"/>
            </w:pPr>
            <w:r>
              <w:rPr>
                <w:sz w:val="13"/>
              </w:rPr>
              <w:t>2024</w:t>
            </w:r>
          </w:p>
        </w:tc>
        <w:tc>
          <w:tcPr>
            <w:tcW w:w="425" w:type="dxa"/>
          </w:tcPr>
          <w:p w14:paraId="57D5472B" w14:textId="77777777" w:rsidR="006D1256" w:rsidRDefault="00000000">
            <w:pPr>
              <w:spacing w:after="0"/>
              <w:ind w:firstLine="0"/>
            </w:pPr>
            <w:r>
              <w:rPr>
                <w:sz w:val="13"/>
              </w:rPr>
              <w:t>3</w:t>
            </w:r>
          </w:p>
        </w:tc>
        <w:tc>
          <w:tcPr>
            <w:tcW w:w="539" w:type="dxa"/>
          </w:tcPr>
          <w:p w14:paraId="2C1827D8" w14:textId="77777777" w:rsidR="006D1256" w:rsidRDefault="00000000">
            <w:pPr>
              <w:spacing w:after="0"/>
              <w:ind w:firstLine="0"/>
            </w:pPr>
            <w:r>
              <w:rPr>
                <w:sz w:val="13"/>
              </w:rPr>
              <w:t>1,18</w:t>
            </w:r>
          </w:p>
        </w:tc>
        <w:tc>
          <w:tcPr>
            <w:tcW w:w="709" w:type="dxa"/>
          </w:tcPr>
          <w:p w14:paraId="35BD6089" w14:textId="77777777" w:rsidR="006D1256" w:rsidRDefault="00000000">
            <w:pPr>
              <w:spacing w:after="0"/>
              <w:ind w:firstLine="0"/>
            </w:pPr>
            <w:r>
              <w:rPr>
                <w:sz w:val="13"/>
              </w:rPr>
              <w:t>El Niño</w:t>
            </w:r>
          </w:p>
        </w:tc>
        <w:tc>
          <w:tcPr>
            <w:tcW w:w="655" w:type="dxa"/>
          </w:tcPr>
          <w:p w14:paraId="3D2D4428" w14:textId="77777777" w:rsidR="006D1256" w:rsidRDefault="00000000">
            <w:pPr>
              <w:spacing w:after="0"/>
              <w:ind w:firstLine="0"/>
            </w:pPr>
            <w:r>
              <w:rPr>
                <w:sz w:val="13"/>
              </w:rPr>
              <w:t>132,2</w:t>
            </w:r>
          </w:p>
        </w:tc>
        <w:tc>
          <w:tcPr>
            <w:tcW w:w="655" w:type="dxa"/>
          </w:tcPr>
          <w:p w14:paraId="0C9C8AF3" w14:textId="77777777" w:rsidR="006D1256" w:rsidRDefault="00000000">
            <w:pPr>
              <w:spacing w:after="0"/>
              <w:ind w:firstLine="0"/>
            </w:pPr>
            <w:r>
              <w:rPr>
                <w:sz w:val="13"/>
              </w:rPr>
              <w:t>123,8</w:t>
            </w:r>
          </w:p>
        </w:tc>
        <w:tc>
          <w:tcPr>
            <w:tcW w:w="655" w:type="dxa"/>
          </w:tcPr>
          <w:p w14:paraId="6C8B4CA3" w14:textId="77777777" w:rsidR="006D1256" w:rsidRDefault="00000000">
            <w:pPr>
              <w:spacing w:after="0"/>
              <w:ind w:firstLine="0"/>
            </w:pPr>
            <w:r>
              <w:rPr>
                <w:sz w:val="13"/>
              </w:rPr>
              <w:t>69,7</w:t>
            </w:r>
          </w:p>
        </w:tc>
        <w:tc>
          <w:tcPr>
            <w:tcW w:w="655" w:type="dxa"/>
          </w:tcPr>
          <w:p w14:paraId="37080A8B" w14:textId="77777777" w:rsidR="006D1256" w:rsidRDefault="00000000">
            <w:pPr>
              <w:spacing w:after="0"/>
              <w:ind w:firstLine="0"/>
            </w:pPr>
            <w:r>
              <w:rPr>
                <w:sz w:val="13"/>
              </w:rPr>
              <w:t>28,3</w:t>
            </w:r>
          </w:p>
        </w:tc>
        <w:tc>
          <w:tcPr>
            <w:tcW w:w="655" w:type="dxa"/>
          </w:tcPr>
          <w:p w14:paraId="4A893DC1" w14:textId="77777777" w:rsidR="006D1256" w:rsidRDefault="00000000">
            <w:pPr>
              <w:spacing w:after="0"/>
              <w:ind w:firstLine="0"/>
            </w:pPr>
            <w:r>
              <w:rPr>
                <w:sz w:val="13"/>
              </w:rPr>
              <w:t>0,525</w:t>
            </w:r>
          </w:p>
        </w:tc>
        <w:tc>
          <w:tcPr>
            <w:tcW w:w="655" w:type="dxa"/>
          </w:tcPr>
          <w:p w14:paraId="0E12E4FD" w14:textId="77777777" w:rsidR="006D1256" w:rsidRDefault="00000000">
            <w:pPr>
              <w:spacing w:after="0"/>
              <w:ind w:firstLine="0"/>
            </w:pPr>
            <w:r>
              <w:rPr>
                <w:sz w:val="13"/>
              </w:rPr>
              <w:t>0</w:t>
            </w:r>
          </w:p>
        </w:tc>
        <w:tc>
          <w:tcPr>
            <w:tcW w:w="655" w:type="dxa"/>
          </w:tcPr>
          <w:p w14:paraId="05E78984" w14:textId="77777777" w:rsidR="006D1256" w:rsidRDefault="00000000">
            <w:pPr>
              <w:spacing w:after="0"/>
              <w:ind w:firstLine="0"/>
            </w:pPr>
            <w:r>
              <w:rPr>
                <w:sz w:val="13"/>
              </w:rPr>
              <w:t>140,0</w:t>
            </w:r>
          </w:p>
        </w:tc>
        <w:tc>
          <w:tcPr>
            <w:tcW w:w="655" w:type="dxa"/>
          </w:tcPr>
          <w:p w14:paraId="1E934AFF" w14:textId="77777777" w:rsidR="006D1256" w:rsidRDefault="00000000">
            <w:pPr>
              <w:spacing w:after="0"/>
              <w:ind w:firstLine="0"/>
            </w:pPr>
            <w:r>
              <w:rPr>
                <w:sz w:val="13"/>
              </w:rPr>
              <w:t>116,4</w:t>
            </w:r>
          </w:p>
        </w:tc>
        <w:tc>
          <w:tcPr>
            <w:tcW w:w="655" w:type="dxa"/>
          </w:tcPr>
          <w:p w14:paraId="13B0DB67" w14:textId="77777777" w:rsidR="006D1256" w:rsidRDefault="00000000">
            <w:pPr>
              <w:spacing w:after="0"/>
              <w:ind w:firstLine="0"/>
            </w:pPr>
            <w:r>
              <w:rPr>
                <w:sz w:val="13"/>
              </w:rPr>
              <w:t>97,4</w:t>
            </w:r>
          </w:p>
        </w:tc>
        <w:tc>
          <w:tcPr>
            <w:tcW w:w="655" w:type="dxa"/>
          </w:tcPr>
          <w:p w14:paraId="02DDABD4" w14:textId="77777777" w:rsidR="006D1256" w:rsidRDefault="00000000">
            <w:pPr>
              <w:spacing w:after="0"/>
              <w:ind w:firstLine="0"/>
            </w:pPr>
            <w:r>
              <w:rPr>
                <w:sz w:val="13"/>
              </w:rPr>
              <w:t>29,6</w:t>
            </w:r>
          </w:p>
        </w:tc>
        <w:tc>
          <w:tcPr>
            <w:tcW w:w="655" w:type="dxa"/>
          </w:tcPr>
          <w:p w14:paraId="0D159A58" w14:textId="77777777" w:rsidR="006D1256" w:rsidRDefault="00000000">
            <w:pPr>
              <w:spacing w:after="0"/>
              <w:ind w:firstLine="0"/>
            </w:pPr>
            <w:r>
              <w:rPr>
                <w:sz w:val="13"/>
              </w:rPr>
              <w:t>0,500</w:t>
            </w:r>
          </w:p>
        </w:tc>
        <w:tc>
          <w:tcPr>
            <w:tcW w:w="655" w:type="dxa"/>
          </w:tcPr>
          <w:p w14:paraId="10CEC989" w14:textId="77777777" w:rsidR="006D1256" w:rsidRDefault="00000000">
            <w:pPr>
              <w:spacing w:after="0"/>
              <w:ind w:firstLine="0"/>
            </w:pPr>
            <w:r>
              <w:rPr>
                <w:sz w:val="13"/>
              </w:rPr>
              <w:t>46200</w:t>
            </w:r>
          </w:p>
        </w:tc>
        <w:tc>
          <w:tcPr>
            <w:tcW w:w="655" w:type="dxa"/>
          </w:tcPr>
          <w:p w14:paraId="681653A4" w14:textId="77777777" w:rsidR="006D1256" w:rsidRDefault="00000000">
            <w:pPr>
              <w:spacing w:after="0"/>
              <w:ind w:firstLine="0"/>
            </w:pPr>
            <w:r>
              <w:rPr>
                <w:sz w:val="13"/>
              </w:rPr>
              <w:t>125,0</w:t>
            </w:r>
          </w:p>
        </w:tc>
        <w:tc>
          <w:tcPr>
            <w:tcW w:w="655" w:type="dxa"/>
          </w:tcPr>
          <w:p w14:paraId="3B93A517" w14:textId="77777777" w:rsidR="006D1256" w:rsidRDefault="00000000">
            <w:pPr>
              <w:spacing w:after="0"/>
              <w:ind w:firstLine="0"/>
            </w:pPr>
            <w:r>
              <w:rPr>
                <w:sz w:val="13"/>
              </w:rPr>
              <w:t>113,7</w:t>
            </w:r>
          </w:p>
        </w:tc>
        <w:tc>
          <w:tcPr>
            <w:tcW w:w="655" w:type="dxa"/>
          </w:tcPr>
          <w:p w14:paraId="2A3131BB" w14:textId="77777777" w:rsidR="006D1256" w:rsidRDefault="00000000">
            <w:pPr>
              <w:spacing w:after="0"/>
              <w:ind w:firstLine="0"/>
            </w:pPr>
            <w:r>
              <w:rPr>
                <w:sz w:val="13"/>
              </w:rPr>
              <w:t>46,0</w:t>
            </w:r>
          </w:p>
        </w:tc>
        <w:tc>
          <w:tcPr>
            <w:tcW w:w="655" w:type="dxa"/>
          </w:tcPr>
          <w:p w14:paraId="3C4DACA0" w14:textId="77777777" w:rsidR="006D1256" w:rsidRDefault="00000000">
            <w:pPr>
              <w:spacing w:after="0"/>
              <w:ind w:firstLine="0"/>
            </w:pPr>
            <w:r>
              <w:rPr>
                <w:sz w:val="13"/>
              </w:rPr>
              <w:t>28,8</w:t>
            </w:r>
          </w:p>
        </w:tc>
        <w:tc>
          <w:tcPr>
            <w:tcW w:w="655" w:type="dxa"/>
          </w:tcPr>
          <w:p w14:paraId="0AE439DD" w14:textId="77777777" w:rsidR="006D1256" w:rsidRDefault="00000000">
            <w:pPr>
              <w:spacing w:after="0"/>
              <w:ind w:firstLine="0"/>
            </w:pPr>
            <w:r>
              <w:rPr>
                <w:sz w:val="13"/>
              </w:rPr>
              <w:t>0,466</w:t>
            </w:r>
          </w:p>
        </w:tc>
        <w:tc>
          <w:tcPr>
            <w:tcW w:w="655" w:type="dxa"/>
          </w:tcPr>
          <w:p w14:paraId="708C8E8D" w14:textId="77777777" w:rsidR="006D1256" w:rsidRDefault="00000000">
            <w:pPr>
              <w:spacing w:after="0"/>
              <w:ind w:firstLine="0"/>
            </w:pPr>
            <w:r>
              <w:rPr>
                <w:sz w:val="13"/>
              </w:rPr>
              <w:t>5000</w:t>
            </w:r>
          </w:p>
        </w:tc>
      </w:tr>
      <w:tr w:rsidR="006D1256" w14:paraId="64E90889" w14:textId="77777777">
        <w:trPr>
          <w:jc w:val="center"/>
        </w:trPr>
        <w:tc>
          <w:tcPr>
            <w:tcW w:w="539" w:type="dxa"/>
          </w:tcPr>
          <w:p w14:paraId="1AC057C3" w14:textId="77777777" w:rsidR="006D1256" w:rsidRDefault="00000000">
            <w:pPr>
              <w:spacing w:after="0"/>
              <w:ind w:firstLine="0"/>
            </w:pPr>
            <w:r>
              <w:rPr>
                <w:sz w:val="13"/>
              </w:rPr>
              <w:t>2024</w:t>
            </w:r>
          </w:p>
        </w:tc>
        <w:tc>
          <w:tcPr>
            <w:tcW w:w="425" w:type="dxa"/>
          </w:tcPr>
          <w:p w14:paraId="5FF38A3C" w14:textId="77777777" w:rsidR="006D1256" w:rsidRDefault="00000000">
            <w:pPr>
              <w:spacing w:after="0"/>
              <w:ind w:firstLine="0"/>
            </w:pPr>
            <w:r>
              <w:rPr>
                <w:sz w:val="13"/>
              </w:rPr>
              <w:t>4</w:t>
            </w:r>
          </w:p>
        </w:tc>
        <w:tc>
          <w:tcPr>
            <w:tcW w:w="539" w:type="dxa"/>
          </w:tcPr>
          <w:p w14:paraId="1D0B1B0E" w14:textId="77777777" w:rsidR="006D1256" w:rsidRDefault="00000000">
            <w:pPr>
              <w:spacing w:after="0"/>
              <w:ind w:firstLine="0"/>
            </w:pPr>
            <w:r>
              <w:rPr>
                <w:sz w:val="13"/>
              </w:rPr>
              <w:t>0,77</w:t>
            </w:r>
          </w:p>
        </w:tc>
        <w:tc>
          <w:tcPr>
            <w:tcW w:w="709" w:type="dxa"/>
          </w:tcPr>
          <w:p w14:paraId="4E19BA35" w14:textId="77777777" w:rsidR="006D1256" w:rsidRDefault="00000000">
            <w:pPr>
              <w:spacing w:after="0"/>
              <w:ind w:firstLine="0"/>
            </w:pPr>
            <w:r>
              <w:rPr>
                <w:sz w:val="13"/>
              </w:rPr>
              <w:t>El Niño</w:t>
            </w:r>
          </w:p>
        </w:tc>
        <w:tc>
          <w:tcPr>
            <w:tcW w:w="655" w:type="dxa"/>
          </w:tcPr>
          <w:p w14:paraId="4C096017" w14:textId="77777777" w:rsidR="006D1256" w:rsidRDefault="00000000">
            <w:pPr>
              <w:spacing w:after="0"/>
              <w:ind w:firstLine="0"/>
            </w:pPr>
            <w:r>
              <w:rPr>
                <w:sz w:val="13"/>
              </w:rPr>
              <w:t>136,5</w:t>
            </w:r>
          </w:p>
        </w:tc>
        <w:tc>
          <w:tcPr>
            <w:tcW w:w="655" w:type="dxa"/>
          </w:tcPr>
          <w:p w14:paraId="1EB82E38" w14:textId="77777777" w:rsidR="006D1256" w:rsidRDefault="00000000">
            <w:pPr>
              <w:spacing w:after="0"/>
              <w:ind w:firstLine="0"/>
            </w:pPr>
            <w:r>
              <w:rPr>
                <w:sz w:val="13"/>
              </w:rPr>
              <w:t>122,6</w:t>
            </w:r>
          </w:p>
        </w:tc>
        <w:tc>
          <w:tcPr>
            <w:tcW w:w="655" w:type="dxa"/>
          </w:tcPr>
          <w:p w14:paraId="1AD1E859" w14:textId="77777777" w:rsidR="006D1256" w:rsidRDefault="00000000">
            <w:pPr>
              <w:spacing w:after="0"/>
              <w:ind w:firstLine="0"/>
            </w:pPr>
            <w:r>
              <w:rPr>
                <w:sz w:val="13"/>
              </w:rPr>
              <w:t>142,2</w:t>
            </w:r>
          </w:p>
        </w:tc>
        <w:tc>
          <w:tcPr>
            <w:tcW w:w="655" w:type="dxa"/>
          </w:tcPr>
          <w:p w14:paraId="01CB552F" w14:textId="77777777" w:rsidR="006D1256" w:rsidRDefault="00000000">
            <w:pPr>
              <w:spacing w:after="0"/>
              <w:ind w:firstLine="0"/>
            </w:pPr>
            <w:r>
              <w:rPr>
                <w:sz w:val="13"/>
              </w:rPr>
              <w:t>26,4</w:t>
            </w:r>
          </w:p>
        </w:tc>
        <w:tc>
          <w:tcPr>
            <w:tcW w:w="655" w:type="dxa"/>
          </w:tcPr>
          <w:p w14:paraId="708F9E0C" w14:textId="77777777" w:rsidR="006D1256" w:rsidRDefault="00000000">
            <w:pPr>
              <w:spacing w:after="0"/>
              <w:ind w:firstLine="0"/>
            </w:pPr>
            <w:r>
              <w:rPr>
                <w:sz w:val="13"/>
              </w:rPr>
              <w:t>0,613</w:t>
            </w:r>
          </w:p>
        </w:tc>
        <w:tc>
          <w:tcPr>
            <w:tcW w:w="655" w:type="dxa"/>
          </w:tcPr>
          <w:p w14:paraId="50AF387C" w14:textId="77777777" w:rsidR="006D1256" w:rsidRDefault="00000000">
            <w:pPr>
              <w:spacing w:after="0"/>
              <w:ind w:firstLine="0"/>
            </w:pPr>
            <w:r>
              <w:rPr>
                <w:sz w:val="13"/>
              </w:rPr>
              <w:t>0</w:t>
            </w:r>
          </w:p>
        </w:tc>
        <w:tc>
          <w:tcPr>
            <w:tcW w:w="655" w:type="dxa"/>
          </w:tcPr>
          <w:p w14:paraId="6D16BCD8" w14:textId="77777777" w:rsidR="006D1256" w:rsidRDefault="00000000">
            <w:pPr>
              <w:spacing w:after="0"/>
              <w:ind w:firstLine="0"/>
            </w:pPr>
            <w:r>
              <w:rPr>
                <w:sz w:val="13"/>
              </w:rPr>
              <w:t>130,1</w:t>
            </w:r>
          </w:p>
        </w:tc>
        <w:tc>
          <w:tcPr>
            <w:tcW w:w="655" w:type="dxa"/>
          </w:tcPr>
          <w:p w14:paraId="1C579578" w14:textId="77777777" w:rsidR="006D1256" w:rsidRDefault="00000000">
            <w:pPr>
              <w:spacing w:after="0"/>
              <w:ind w:firstLine="0"/>
            </w:pPr>
            <w:r>
              <w:rPr>
                <w:sz w:val="13"/>
              </w:rPr>
              <w:t>104,1</w:t>
            </w:r>
          </w:p>
        </w:tc>
        <w:tc>
          <w:tcPr>
            <w:tcW w:w="655" w:type="dxa"/>
          </w:tcPr>
          <w:p w14:paraId="670DDEC1" w14:textId="77777777" w:rsidR="006D1256" w:rsidRDefault="00000000">
            <w:pPr>
              <w:spacing w:after="0"/>
              <w:ind w:firstLine="0"/>
            </w:pPr>
            <w:r>
              <w:rPr>
                <w:sz w:val="13"/>
              </w:rPr>
              <w:t>89,9</w:t>
            </w:r>
          </w:p>
        </w:tc>
        <w:tc>
          <w:tcPr>
            <w:tcW w:w="655" w:type="dxa"/>
          </w:tcPr>
          <w:p w14:paraId="1A277ADE" w14:textId="77777777" w:rsidR="006D1256" w:rsidRDefault="00000000">
            <w:pPr>
              <w:spacing w:after="0"/>
              <w:ind w:firstLine="0"/>
            </w:pPr>
            <w:r>
              <w:rPr>
                <w:sz w:val="13"/>
              </w:rPr>
              <w:t>29,2</w:t>
            </w:r>
          </w:p>
        </w:tc>
        <w:tc>
          <w:tcPr>
            <w:tcW w:w="655" w:type="dxa"/>
          </w:tcPr>
          <w:p w14:paraId="77A14793" w14:textId="77777777" w:rsidR="006D1256" w:rsidRDefault="00000000">
            <w:pPr>
              <w:spacing w:after="0"/>
              <w:ind w:firstLine="0"/>
            </w:pPr>
            <w:r>
              <w:rPr>
                <w:sz w:val="13"/>
              </w:rPr>
              <w:t>0,506</w:t>
            </w:r>
          </w:p>
        </w:tc>
        <w:tc>
          <w:tcPr>
            <w:tcW w:w="655" w:type="dxa"/>
          </w:tcPr>
          <w:p w14:paraId="0143C3B3" w14:textId="77777777" w:rsidR="006D1256" w:rsidRDefault="00000000">
            <w:pPr>
              <w:spacing w:after="0"/>
              <w:ind w:firstLine="0"/>
            </w:pPr>
            <w:r>
              <w:rPr>
                <w:sz w:val="13"/>
              </w:rPr>
              <w:t>14825</w:t>
            </w:r>
          </w:p>
        </w:tc>
        <w:tc>
          <w:tcPr>
            <w:tcW w:w="655" w:type="dxa"/>
          </w:tcPr>
          <w:p w14:paraId="1FB74FB8" w14:textId="77777777" w:rsidR="006D1256" w:rsidRDefault="00000000">
            <w:pPr>
              <w:spacing w:after="0"/>
              <w:ind w:firstLine="0"/>
            </w:pPr>
            <w:r>
              <w:rPr>
                <w:sz w:val="13"/>
              </w:rPr>
              <w:t>115,8</w:t>
            </w:r>
          </w:p>
        </w:tc>
        <w:tc>
          <w:tcPr>
            <w:tcW w:w="655" w:type="dxa"/>
          </w:tcPr>
          <w:p w14:paraId="567A0755" w14:textId="77777777" w:rsidR="006D1256" w:rsidRDefault="00000000">
            <w:pPr>
              <w:spacing w:after="0"/>
              <w:ind w:firstLine="0"/>
            </w:pPr>
            <w:r>
              <w:rPr>
                <w:sz w:val="13"/>
              </w:rPr>
              <w:t>103,0</w:t>
            </w:r>
          </w:p>
        </w:tc>
        <w:tc>
          <w:tcPr>
            <w:tcW w:w="655" w:type="dxa"/>
          </w:tcPr>
          <w:p w14:paraId="227823C8" w14:textId="77777777" w:rsidR="006D1256" w:rsidRDefault="00000000">
            <w:pPr>
              <w:spacing w:after="0"/>
              <w:ind w:firstLine="0"/>
            </w:pPr>
            <w:r>
              <w:rPr>
                <w:sz w:val="13"/>
              </w:rPr>
              <w:t>83,7</w:t>
            </w:r>
          </w:p>
        </w:tc>
        <w:tc>
          <w:tcPr>
            <w:tcW w:w="655" w:type="dxa"/>
          </w:tcPr>
          <w:p w14:paraId="76016DFE" w14:textId="77777777" w:rsidR="006D1256" w:rsidRDefault="00000000">
            <w:pPr>
              <w:spacing w:after="0"/>
              <w:ind w:firstLine="0"/>
            </w:pPr>
            <w:r>
              <w:rPr>
                <w:sz w:val="13"/>
              </w:rPr>
              <w:t>27,6</w:t>
            </w:r>
          </w:p>
        </w:tc>
        <w:tc>
          <w:tcPr>
            <w:tcW w:w="655" w:type="dxa"/>
          </w:tcPr>
          <w:p w14:paraId="2FE5AE46" w14:textId="77777777" w:rsidR="006D1256" w:rsidRDefault="00000000">
            <w:pPr>
              <w:spacing w:after="0"/>
              <w:ind w:firstLine="0"/>
            </w:pPr>
            <w:r>
              <w:rPr>
                <w:sz w:val="13"/>
              </w:rPr>
              <w:t>0,489</w:t>
            </w:r>
          </w:p>
        </w:tc>
        <w:tc>
          <w:tcPr>
            <w:tcW w:w="655" w:type="dxa"/>
          </w:tcPr>
          <w:p w14:paraId="195B76CB" w14:textId="77777777" w:rsidR="006D1256" w:rsidRDefault="00000000">
            <w:pPr>
              <w:spacing w:after="0"/>
              <w:ind w:firstLine="0"/>
            </w:pPr>
            <w:r>
              <w:rPr>
                <w:sz w:val="13"/>
              </w:rPr>
              <w:t>200</w:t>
            </w:r>
          </w:p>
        </w:tc>
      </w:tr>
      <w:tr w:rsidR="006D1256" w14:paraId="73D91F98" w14:textId="77777777">
        <w:trPr>
          <w:jc w:val="center"/>
        </w:trPr>
        <w:tc>
          <w:tcPr>
            <w:tcW w:w="539" w:type="dxa"/>
          </w:tcPr>
          <w:p w14:paraId="5AF951D9" w14:textId="77777777" w:rsidR="006D1256" w:rsidRDefault="00000000">
            <w:pPr>
              <w:spacing w:after="0"/>
              <w:ind w:firstLine="0"/>
            </w:pPr>
            <w:r>
              <w:rPr>
                <w:sz w:val="13"/>
              </w:rPr>
              <w:t>2024</w:t>
            </w:r>
          </w:p>
        </w:tc>
        <w:tc>
          <w:tcPr>
            <w:tcW w:w="425" w:type="dxa"/>
          </w:tcPr>
          <w:p w14:paraId="29C5E91F" w14:textId="77777777" w:rsidR="006D1256" w:rsidRDefault="00000000">
            <w:pPr>
              <w:spacing w:after="0"/>
              <w:ind w:firstLine="0"/>
            </w:pPr>
            <w:r>
              <w:rPr>
                <w:sz w:val="13"/>
              </w:rPr>
              <w:t>5</w:t>
            </w:r>
          </w:p>
        </w:tc>
        <w:tc>
          <w:tcPr>
            <w:tcW w:w="539" w:type="dxa"/>
          </w:tcPr>
          <w:p w14:paraId="288D0455" w14:textId="77777777" w:rsidR="006D1256" w:rsidRDefault="00000000">
            <w:pPr>
              <w:spacing w:after="0"/>
              <w:ind w:firstLine="0"/>
            </w:pPr>
            <w:r>
              <w:rPr>
                <w:sz w:val="13"/>
              </w:rPr>
              <w:t>0,43</w:t>
            </w:r>
          </w:p>
        </w:tc>
        <w:tc>
          <w:tcPr>
            <w:tcW w:w="709" w:type="dxa"/>
          </w:tcPr>
          <w:p w14:paraId="44EC01F4" w14:textId="77777777" w:rsidR="006D1256" w:rsidRDefault="00000000">
            <w:pPr>
              <w:spacing w:after="0"/>
              <w:ind w:firstLine="0"/>
            </w:pPr>
            <w:r>
              <w:rPr>
                <w:sz w:val="13"/>
              </w:rPr>
              <w:t>Neutro</w:t>
            </w:r>
          </w:p>
        </w:tc>
        <w:tc>
          <w:tcPr>
            <w:tcW w:w="655" w:type="dxa"/>
          </w:tcPr>
          <w:p w14:paraId="2D13B5A6" w14:textId="77777777" w:rsidR="006D1256" w:rsidRDefault="00000000">
            <w:pPr>
              <w:spacing w:after="0"/>
              <w:ind w:firstLine="0"/>
            </w:pPr>
            <w:r>
              <w:rPr>
                <w:sz w:val="13"/>
              </w:rPr>
              <w:t>131,3</w:t>
            </w:r>
          </w:p>
        </w:tc>
        <w:tc>
          <w:tcPr>
            <w:tcW w:w="655" w:type="dxa"/>
          </w:tcPr>
          <w:p w14:paraId="682C6A22" w14:textId="77777777" w:rsidR="006D1256" w:rsidRDefault="00000000">
            <w:pPr>
              <w:spacing w:after="0"/>
              <w:ind w:firstLine="0"/>
            </w:pPr>
            <w:r>
              <w:rPr>
                <w:sz w:val="13"/>
              </w:rPr>
              <w:t>108,9</w:t>
            </w:r>
          </w:p>
        </w:tc>
        <w:tc>
          <w:tcPr>
            <w:tcW w:w="655" w:type="dxa"/>
          </w:tcPr>
          <w:p w14:paraId="0AF08979" w14:textId="77777777" w:rsidR="006D1256" w:rsidRDefault="00000000">
            <w:pPr>
              <w:spacing w:after="0"/>
              <w:ind w:firstLine="0"/>
            </w:pPr>
            <w:r>
              <w:rPr>
                <w:sz w:val="13"/>
              </w:rPr>
              <w:t>48,6</w:t>
            </w:r>
          </w:p>
        </w:tc>
        <w:tc>
          <w:tcPr>
            <w:tcW w:w="655" w:type="dxa"/>
          </w:tcPr>
          <w:p w14:paraId="48D6A8BE" w14:textId="77777777" w:rsidR="006D1256" w:rsidRDefault="00000000">
            <w:pPr>
              <w:spacing w:after="0"/>
              <w:ind w:firstLine="0"/>
            </w:pPr>
            <w:r>
              <w:rPr>
                <w:sz w:val="13"/>
              </w:rPr>
              <w:t>26,0</w:t>
            </w:r>
          </w:p>
        </w:tc>
        <w:tc>
          <w:tcPr>
            <w:tcW w:w="655" w:type="dxa"/>
          </w:tcPr>
          <w:p w14:paraId="6E146D4B" w14:textId="77777777" w:rsidR="006D1256" w:rsidRDefault="00000000">
            <w:pPr>
              <w:spacing w:after="0"/>
              <w:ind w:firstLine="0"/>
            </w:pPr>
            <w:r>
              <w:rPr>
                <w:sz w:val="13"/>
              </w:rPr>
              <w:t>0,621</w:t>
            </w:r>
          </w:p>
        </w:tc>
        <w:tc>
          <w:tcPr>
            <w:tcW w:w="655" w:type="dxa"/>
          </w:tcPr>
          <w:p w14:paraId="20B1C225" w14:textId="77777777" w:rsidR="006D1256" w:rsidRDefault="00000000">
            <w:pPr>
              <w:spacing w:after="0"/>
              <w:ind w:firstLine="0"/>
            </w:pPr>
            <w:r>
              <w:rPr>
                <w:sz w:val="13"/>
              </w:rPr>
              <w:t>0</w:t>
            </w:r>
          </w:p>
        </w:tc>
        <w:tc>
          <w:tcPr>
            <w:tcW w:w="655" w:type="dxa"/>
          </w:tcPr>
          <w:p w14:paraId="5E71CE7F" w14:textId="77777777" w:rsidR="006D1256" w:rsidRDefault="00000000">
            <w:pPr>
              <w:spacing w:after="0"/>
              <w:ind w:firstLine="0"/>
            </w:pPr>
            <w:r>
              <w:rPr>
                <w:sz w:val="13"/>
              </w:rPr>
              <w:t>105,0</w:t>
            </w:r>
          </w:p>
        </w:tc>
        <w:tc>
          <w:tcPr>
            <w:tcW w:w="655" w:type="dxa"/>
          </w:tcPr>
          <w:p w14:paraId="4F0BBBCC" w14:textId="77777777" w:rsidR="006D1256" w:rsidRDefault="00000000">
            <w:pPr>
              <w:spacing w:after="0"/>
              <w:ind w:firstLine="0"/>
            </w:pPr>
            <w:r>
              <w:rPr>
                <w:sz w:val="13"/>
              </w:rPr>
              <w:t>69,7</w:t>
            </w:r>
          </w:p>
        </w:tc>
        <w:tc>
          <w:tcPr>
            <w:tcW w:w="655" w:type="dxa"/>
          </w:tcPr>
          <w:p w14:paraId="10305CE6" w14:textId="77777777" w:rsidR="006D1256" w:rsidRDefault="00000000">
            <w:pPr>
              <w:spacing w:after="0"/>
              <w:ind w:firstLine="0"/>
            </w:pPr>
            <w:r>
              <w:rPr>
                <w:sz w:val="13"/>
              </w:rPr>
              <w:t>2,1</w:t>
            </w:r>
          </w:p>
        </w:tc>
        <w:tc>
          <w:tcPr>
            <w:tcW w:w="655" w:type="dxa"/>
          </w:tcPr>
          <w:p w14:paraId="2A68AA97" w14:textId="77777777" w:rsidR="006D1256" w:rsidRDefault="00000000">
            <w:pPr>
              <w:spacing w:after="0"/>
              <w:ind w:firstLine="0"/>
            </w:pPr>
            <w:r>
              <w:rPr>
                <w:sz w:val="13"/>
              </w:rPr>
              <w:t>29,5</w:t>
            </w:r>
          </w:p>
        </w:tc>
        <w:tc>
          <w:tcPr>
            <w:tcW w:w="655" w:type="dxa"/>
          </w:tcPr>
          <w:p w14:paraId="0C651DD4" w14:textId="77777777" w:rsidR="006D1256" w:rsidRDefault="00000000">
            <w:pPr>
              <w:spacing w:after="0"/>
              <w:ind w:firstLine="0"/>
            </w:pPr>
            <w:r>
              <w:rPr>
                <w:sz w:val="13"/>
              </w:rPr>
              <w:t>0,359</w:t>
            </w:r>
          </w:p>
        </w:tc>
        <w:tc>
          <w:tcPr>
            <w:tcW w:w="655" w:type="dxa"/>
          </w:tcPr>
          <w:p w14:paraId="1E35FF9F" w14:textId="77777777" w:rsidR="006D1256" w:rsidRDefault="00000000">
            <w:pPr>
              <w:spacing w:after="0"/>
              <w:ind w:firstLine="0"/>
            </w:pPr>
            <w:r>
              <w:rPr>
                <w:sz w:val="13"/>
              </w:rPr>
              <w:t>7775</w:t>
            </w:r>
          </w:p>
        </w:tc>
        <w:tc>
          <w:tcPr>
            <w:tcW w:w="655" w:type="dxa"/>
          </w:tcPr>
          <w:p w14:paraId="189C33AE" w14:textId="77777777" w:rsidR="006D1256" w:rsidRDefault="00000000">
            <w:pPr>
              <w:spacing w:after="0"/>
              <w:ind w:firstLine="0"/>
            </w:pPr>
            <w:r>
              <w:rPr>
                <w:sz w:val="13"/>
              </w:rPr>
              <w:t>108,9</w:t>
            </w:r>
          </w:p>
        </w:tc>
        <w:tc>
          <w:tcPr>
            <w:tcW w:w="655" w:type="dxa"/>
          </w:tcPr>
          <w:p w14:paraId="3B77678A" w14:textId="77777777" w:rsidR="006D1256" w:rsidRDefault="00000000">
            <w:pPr>
              <w:spacing w:after="0"/>
              <w:ind w:firstLine="0"/>
            </w:pPr>
            <w:r>
              <w:rPr>
                <w:sz w:val="13"/>
              </w:rPr>
              <w:t>74,4</w:t>
            </w:r>
          </w:p>
        </w:tc>
        <w:tc>
          <w:tcPr>
            <w:tcW w:w="655" w:type="dxa"/>
          </w:tcPr>
          <w:p w14:paraId="6ECBDDFD" w14:textId="77777777" w:rsidR="006D1256" w:rsidRDefault="00000000">
            <w:pPr>
              <w:spacing w:after="0"/>
              <w:ind w:firstLine="0"/>
            </w:pPr>
            <w:r>
              <w:rPr>
                <w:sz w:val="13"/>
              </w:rPr>
              <w:t>22,5</w:t>
            </w:r>
          </w:p>
        </w:tc>
        <w:tc>
          <w:tcPr>
            <w:tcW w:w="655" w:type="dxa"/>
          </w:tcPr>
          <w:p w14:paraId="1E103058" w14:textId="77777777" w:rsidR="006D1256" w:rsidRDefault="00000000">
            <w:pPr>
              <w:spacing w:after="0"/>
              <w:ind w:firstLine="0"/>
            </w:pPr>
            <w:r>
              <w:rPr>
                <w:sz w:val="13"/>
              </w:rPr>
              <w:t>27,8</w:t>
            </w:r>
          </w:p>
        </w:tc>
        <w:tc>
          <w:tcPr>
            <w:tcW w:w="655" w:type="dxa"/>
          </w:tcPr>
          <w:p w14:paraId="6E1B5624" w14:textId="77777777" w:rsidR="006D1256" w:rsidRDefault="00000000">
            <w:pPr>
              <w:spacing w:after="0"/>
              <w:ind w:firstLine="0"/>
            </w:pPr>
            <w:r>
              <w:rPr>
                <w:sz w:val="13"/>
              </w:rPr>
              <w:t>0,393</w:t>
            </w:r>
          </w:p>
        </w:tc>
        <w:tc>
          <w:tcPr>
            <w:tcW w:w="655" w:type="dxa"/>
          </w:tcPr>
          <w:p w14:paraId="29C4896F" w14:textId="77777777" w:rsidR="006D1256" w:rsidRDefault="00000000">
            <w:pPr>
              <w:spacing w:after="0"/>
              <w:ind w:firstLine="0"/>
            </w:pPr>
            <w:r>
              <w:rPr>
                <w:sz w:val="13"/>
              </w:rPr>
              <w:t>525</w:t>
            </w:r>
          </w:p>
        </w:tc>
      </w:tr>
      <w:tr w:rsidR="006D1256" w14:paraId="7BCC83A4" w14:textId="77777777">
        <w:trPr>
          <w:jc w:val="center"/>
        </w:trPr>
        <w:tc>
          <w:tcPr>
            <w:tcW w:w="539" w:type="dxa"/>
          </w:tcPr>
          <w:p w14:paraId="6B9DF3DE" w14:textId="77777777" w:rsidR="006D1256" w:rsidRDefault="00000000">
            <w:pPr>
              <w:spacing w:after="0"/>
              <w:ind w:firstLine="0"/>
            </w:pPr>
            <w:r>
              <w:rPr>
                <w:sz w:val="13"/>
              </w:rPr>
              <w:t>2024</w:t>
            </w:r>
          </w:p>
        </w:tc>
        <w:tc>
          <w:tcPr>
            <w:tcW w:w="425" w:type="dxa"/>
          </w:tcPr>
          <w:p w14:paraId="25A169FC" w14:textId="77777777" w:rsidR="006D1256" w:rsidRDefault="00000000">
            <w:pPr>
              <w:spacing w:after="0"/>
              <w:ind w:firstLine="0"/>
            </w:pPr>
            <w:r>
              <w:rPr>
                <w:sz w:val="13"/>
              </w:rPr>
              <w:t>6</w:t>
            </w:r>
          </w:p>
        </w:tc>
        <w:tc>
          <w:tcPr>
            <w:tcW w:w="539" w:type="dxa"/>
          </w:tcPr>
          <w:p w14:paraId="3C6BB666" w14:textId="77777777" w:rsidR="006D1256" w:rsidRDefault="00000000">
            <w:pPr>
              <w:spacing w:after="0"/>
              <w:ind w:firstLine="0"/>
            </w:pPr>
            <w:r>
              <w:rPr>
                <w:sz w:val="13"/>
              </w:rPr>
              <w:t>0,18</w:t>
            </w:r>
          </w:p>
        </w:tc>
        <w:tc>
          <w:tcPr>
            <w:tcW w:w="709" w:type="dxa"/>
          </w:tcPr>
          <w:p w14:paraId="0B413655" w14:textId="77777777" w:rsidR="006D1256" w:rsidRDefault="00000000">
            <w:pPr>
              <w:spacing w:after="0"/>
              <w:ind w:firstLine="0"/>
            </w:pPr>
            <w:r>
              <w:rPr>
                <w:sz w:val="13"/>
              </w:rPr>
              <w:t>Neutro</w:t>
            </w:r>
          </w:p>
        </w:tc>
        <w:tc>
          <w:tcPr>
            <w:tcW w:w="655" w:type="dxa"/>
          </w:tcPr>
          <w:p w14:paraId="5FCE1519" w14:textId="77777777" w:rsidR="006D1256" w:rsidRDefault="00000000">
            <w:pPr>
              <w:spacing w:after="0"/>
              <w:ind w:firstLine="0"/>
            </w:pPr>
            <w:r>
              <w:rPr>
                <w:sz w:val="13"/>
              </w:rPr>
              <w:t>132,6</w:t>
            </w:r>
          </w:p>
        </w:tc>
        <w:tc>
          <w:tcPr>
            <w:tcW w:w="655" w:type="dxa"/>
          </w:tcPr>
          <w:p w14:paraId="000C3F18" w14:textId="77777777" w:rsidR="006D1256" w:rsidRDefault="00000000">
            <w:pPr>
              <w:spacing w:after="0"/>
              <w:ind w:firstLine="0"/>
            </w:pPr>
            <w:r>
              <w:rPr>
                <w:sz w:val="13"/>
              </w:rPr>
              <w:t>96,8</w:t>
            </w:r>
          </w:p>
        </w:tc>
        <w:tc>
          <w:tcPr>
            <w:tcW w:w="655" w:type="dxa"/>
          </w:tcPr>
          <w:p w14:paraId="70DD3B7B" w14:textId="77777777" w:rsidR="006D1256" w:rsidRDefault="00000000">
            <w:pPr>
              <w:spacing w:after="0"/>
              <w:ind w:firstLine="0"/>
            </w:pPr>
            <w:r>
              <w:rPr>
                <w:sz w:val="13"/>
              </w:rPr>
              <w:t>86,5</w:t>
            </w:r>
          </w:p>
        </w:tc>
        <w:tc>
          <w:tcPr>
            <w:tcW w:w="655" w:type="dxa"/>
          </w:tcPr>
          <w:p w14:paraId="723FCDA0" w14:textId="77777777" w:rsidR="006D1256" w:rsidRDefault="00000000">
            <w:pPr>
              <w:spacing w:after="0"/>
              <w:ind w:firstLine="0"/>
            </w:pPr>
            <w:r>
              <w:rPr>
                <w:sz w:val="13"/>
              </w:rPr>
              <w:t>23,8</w:t>
            </w:r>
          </w:p>
        </w:tc>
        <w:tc>
          <w:tcPr>
            <w:tcW w:w="655" w:type="dxa"/>
          </w:tcPr>
          <w:p w14:paraId="14C068FD" w14:textId="77777777" w:rsidR="006D1256" w:rsidRDefault="00000000">
            <w:pPr>
              <w:spacing w:after="0"/>
              <w:ind w:firstLine="0"/>
            </w:pPr>
            <w:r>
              <w:rPr>
                <w:sz w:val="13"/>
              </w:rPr>
              <w:t>0,644</w:t>
            </w:r>
          </w:p>
        </w:tc>
        <w:tc>
          <w:tcPr>
            <w:tcW w:w="655" w:type="dxa"/>
          </w:tcPr>
          <w:p w14:paraId="3488811C" w14:textId="77777777" w:rsidR="006D1256" w:rsidRDefault="00000000">
            <w:pPr>
              <w:spacing w:after="0"/>
              <w:ind w:firstLine="0"/>
            </w:pPr>
            <w:r>
              <w:rPr>
                <w:sz w:val="13"/>
              </w:rPr>
              <w:t>550</w:t>
            </w:r>
          </w:p>
        </w:tc>
        <w:tc>
          <w:tcPr>
            <w:tcW w:w="655" w:type="dxa"/>
          </w:tcPr>
          <w:p w14:paraId="73CDE8C9" w14:textId="77777777" w:rsidR="006D1256" w:rsidRDefault="00000000">
            <w:pPr>
              <w:spacing w:after="0"/>
              <w:ind w:firstLine="0"/>
            </w:pPr>
            <w:r>
              <w:rPr>
                <w:sz w:val="13"/>
              </w:rPr>
              <w:t>89,3</w:t>
            </w:r>
          </w:p>
        </w:tc>
        <w:tc>
          <w:tcPr>
            <w:tcW w:w="655" w:type="dxa"/>
          </w:tcPr>
          <w:p w14:paraId="3D684A26" w14:textId="77777777" w:rsidR="006D1256" w:rsidRDefault="00000000">
            <w:pPr>
              <w:spacing w:after="0"/>
              <w:ind w:firstLine="0"/>
            </w:pPr>
            <w:r>
              <w:rPr>
                <w:sz w:val="13"/>
              </w:rPr>
              <w:t>44,2</w:t>
            </w:r>
          </w:p>
        </w:tc>
        <w:tc>
          <w:tcPr>
            <w:tcW w:w="655" w:type="dxa"/>
          </w:tcPr>
          <w:p w14:paraId="64F179A1" w14:textId="77777777" w:rsidR="006D1256" w:rsidRDefault="00000000">
            <w:pPr>
              <w:spacing w:after="0"/>
              <w:ind w:firstLine="0"/>
            </w:pPr>
            <w:r>
              <w:rPr>
                <w:sz w:val="13"/>
              </w:rPr>
              <w:t>3,9</w:t>
            </w:r>
          </w:p>
        </w:tc>
        <w:tc>
          <w:tcPr>
            <w:tcW w:w="655" w:type="dxa"/>
          </w:tcPr>
          <w:p w14:paraId="1ED40FEC" w14:textId="77777777" w:rsidR="006D1256" w:rsidRDefault="00000000">
            <w:pPr>
              <w:spacing w:after="0"/>
              <w:ind w:firstLine="0"/>
            </w:pPr>
            <w:r>
              <w:rPr>
                <w:sz w:val="13"/>
              </w:rPr>
              <w:t>28,2</w:t>
            </w:r>
          </w:p>
        </w:tc>
        <w:tc>
          <w:tcPr>
            <w:tcW w:w="655" w:type="dxa"/>
          </w:tcPr>
          <w:p w14:paraId="4873A2EE" w14:textId="77777777" w:rsidR="006D1256" w:rsidRDefault="00000000">
            <w:pPr>
              <w:spacing w:after="0"/>
              <w:ind w:firstLine="0"/>
            </w:pPr>
            <w:r>
              <w:rPr>
                <w:sz w:val="13"/>
              </w:rPr>
              <w:t>0,240</w:t>
            </w:r>
          </w:p>
        </w:tc>
        <w:tc>
          <w:tcPr>
            <w:tcW w:w="655" w:type="dxa"/>
          </w:tcPr>
          <w:p w14:paraId="173E6845" w14:textId="77777777" w:rsidR="006D1256" w:rsidRDefault="00000000">
            <w:pPr>
              <w:spacing w:after="0"/>
              <w:ind w:firstLine="0"/>
            </w:pPr>
            <w:r>
              <w:rPr>
                <w:sz w:val="13"/>
              </w:rPr>
              <w:t>9575</w:t>
            </w:r>
          </w:p>
        </w:tc>
        <w:tc>
          <w:tcPr>
            <w:tcW w:w="655" w:type="dxa"/>
          </w:tcPr>
          <w:p w14:paraId="5032D072" w14:textId="77777777" w:rsidR="006D1256" w:rsidRDefault="00000000">
            <w:pPr>
              <w:spacing w:after="0"/>
              <w:ind w:firstLine="0"/>
            </w:pPr>
            <w:r>
              <w:rPr>
                <w:sz w:val="13"/>
              </w:rPr>
              <w:t>96,3</w:t>
            </w:r>
          </w:p>
        </w:tc>
        <w:tc>
          <w:tcPr>
            <w:tcW w:w="655" w:type="dxa"/>
          </w:tcPr>
          <w:p w14:paraId="487373CA" w14:textId="77777777" w:rsidR="006D1256" w:rsidRDefault="00000000">
            <w:pPr>
              <w:spacing w:after="0"/>
              <w:ind w:firstLine="0"/>
            </w:pPr>
            <w:r>
              <w:rPr>
                <w:sz w:val="13"/>
              </w:rPr>
              <w:t>51,7</w:t>
            </w:r>
          </w:p>
        </w:tc>
        <w:tc>
          <w:tcPr>
            <w:tcW w:w="655" w:type="dxa"/>
          </w:tcPr>
          <w:p w14:paraId="102DE613" w14:textId="77777777" w:rsidR="006D1256" w:rsidRDefault="00000000">
            <w:pPr>
              <w:spacing w:after="0"/>
              <w:ind w:firstLine="0"/>
            </w:pPr>
            <w:r>
              <w:rPr>
                <w:sz w:val="13"/>
              </w:rPr>
              <w:t>35,8</w:t>
            </w:r>
          </w:p>
        </w:tc>
        <w:tc>
          <w:tcPr>
            <w:tcW w:w="655" w:type="dxa"/>
          </w:tcPr>
          <w:p w14:paraId="4BE02AA3" w14:textId="77777777" w:rsidR="006D1256" w:rsidRDefault="00000000">
            <w:pPr>
              <w:spacing w:after="0"/>
              <w:ind w:firstLine="0"/>
            </w:pPr>
            <w:r>
              <w:rPr>
                <w:sz w:val="13"/>
              </w:rPr>
              <w:t>26,4</w:t>
            </w:r>
          </w:p>
        </w:tc>
        <w:tc>
          <w:tcPr>
            <w:tcW w:w="655" w:type="dxa"/>
          </w:tcPr>
          <w:p w14:paraId="71D090D8" w14:textId="77777777" w:rsidR="006D1256" w:rsidRDefault="00000000">
            <w:pPr>
              <w:spacing w:after="0"/>
              <w:ind w:firstLine="0"/>
            </w:pPr>
            <w:r>
              <w:rPr>
                <w:sz w:val="13"/>
              </w:rPr>
              <w:t>0,298</w:t>
            </w:r>
          </w:p>
        </w:tc>
        <w:tc>
          <w:tcPr>
            <w:tcW w:w="655" w:type="dxa"/>
          </w:tcPr>
          <w:p w14:paraId="6951A24E" w14:textId="77777777" w:rsidR="006D1256" w:rsidRDefault="00000000">
            <w:pPr>
              <w:spacing w:after="0"/>
              <w:ind w:firstLine="0"/>
            </w:pPr>
            <w:r>
              <w:rPr>
                <w:sz w:val="13"/>
              </w:rPr>
              <w:t>3900</w:t>
            </w:r>
          </w:p>
        </w:tc>
      </w:tr>
      <w:tr w:rsidR="006D1256" w14:paraId="1DE0E5F7" w14:textId="77777777">
        <w:trPr>
          <w:jc w:val="center"/>
        </w:trPr>
        <w:tc>
          <w:tcPr>
            <w:tcW w:w="539" w:type="dxa"/>
          </w:tcPr>
          <w:p w14:paraId="6FE32DB3" w14:textId="77777777" w:rsidR="006D1256" w:rsidRDefault="00000000">
            <w:pPr>
              <w:spacing w:after="0"/>
              <w:ind w:firstLine="0"/>
            </w:pPr>
            <w:r>
              <w:rPr>
                <w:sz w:val="13"/>
              </w:rPr>
              <w:t>2024</w:t>
            </w:r>
          </w:p>
        </w:tc>
        <w:tc>
          <w:tcPr>
            <w:tcW w:w="425" w:type="dxa"/>
          </w:tcPr>
          <w:p w14:paraId="795D276E" w14:textId="77777777" w:rsidR="006D1256" w:rsidRDefault="00000000">
            <w:pPr>
              <w:spacing w:after="0"/>
              <w:ind w:firstLine="0"/>
            </w:pPr>
            <w:r>
              <w:rPr>
                <w:sz w:val="13"/>
              </w:rPr>
              <w:t>7</w:t>
            </w:r>
          </w:p>
        </w:tc>
        <w:tc>
          <w:tcPr>
            <w:tcW w:w="539" w:type="dxa"/>
          </w:tcPr>
          <w:p w14:paraId="05BEAD76" w14:textId="77777777" w:rsidR="006D1256" w:rsidRDefault="00000000">
            <w:pPr>
              <w:spacing w:after="0"/>
              <w:ind w:firstLine="0"/>
            </w:pPr>
            <w:r>
              <w:rPr>
                <w:sz w:val="13"/>
              </w:rPr>
              <w:t>0,06</w:t>
            </w:r>
          </w:p>
        </w:tc>
        <w:tc>
          <w:tcPr>
            <w:tcW w:w="709" w:type="dxa"/>
          </w:tcPr>
          <w:p w14:paraId="7F113D23" w14:textId="77777777" w:rsidR="006D1256" w:rsidRDefault="00000000">
            <w:pPr>
              <w:spacing w:after="0"/>
              <w:ind w:firstLine="0"/>
            </w:pPr>
            <w:r>
              <w:rPr>
                <w:sz w:val="13"/>
              </w:rPr>
              <w:t>Neutro</w:t>
            </w:r>
          </w:p>
        </w:tc>
        <w:tc>
          <w:tcPr>
            <w:tcW w:w="655" w:type="dxa"/>
          </w:tcPr>
          <w:p w14:paraId="53636D89" w14:textId="77777777" w:rsidR="006D1256" w:rsidRDefault="00000000">
            <w:pPr>
              <w:spacing w:after="0"/>
              <w:ind w:firstLine="0"/>
            </w:pPr>
            <w:r>
              <w:rPr>
                <w:sz w:val="13"/>
              </w:rPr>
              <w:t>130,7</w:t>
            </w:r>
          </w:p>
        </w:tc>
        <w:tc>
          <w:tcPr>
            <w:tcW w:w="655" w:type="dxa"/>
          </w:tcPr>
          <w:p w14:paraId="286E0A7F" w14:textId="77777777" w:rsidR="006D1256" w:rsidRDefault="00000000">
            <w:pPr>
              <w:spacing w:after="0"/>
              <w:ind w:firstLine="0"/>
            </w:pPr>
            <w:r>
              <w:rPr>
                <w:sz w:val="13"/>
              </w:rPr>
              <w:t>82,3</w:t>
            </w:r>
          </w:p>
        </w:tc>
        <w:tc>
          <w:tcPr>
            <w:tcW w:w="655" w:type="dxa"/>
          </w:tcPr>
          <w:p w14:paraId="209568EE" w14:textId="77777777" w:rsidR="006D1256" w:rsidRDefault="00000000">
            <w:pPr>
              <w:spacing w:after="0"/>
              <w:ind w:firstLine="0"/>
            </w:pPr>
            <w:r>
              <w:rPr>
                <w:sz w:val="13"/>
              </w:rPr>
              <w:t>34,6</w:t>
            </w:r>
          </w:p>
        </w:tc>
        <w:tc>
          <w:tcPr>
            <w:tcW w:w="655" w:type="dxa"/>
          </w:tcPr>
          <w:p w14:paraId="1EE72E2E" w14:textId="77777777" w:rsidR="006D1256" w:rsidRDefault="00000000">
            <w:pPr>
              <w:spacing w:after="0"/>
              <w:ind w:firstLine="0"/>
            </w:pPr>
            <w:r>
              <w:rPr>
                <w:sz w:val="13"/>
              </w:rPr>
              <w:t>23,6</w:t>
            </w:r>
          </w:p>
        </w:tc>
        <w:tc>
          <w:tcPr>
            <w:tcW w:w="655" w:type="dxa"/>
          </w:tcPr>
          <w:p w14:paraId="25E36BA3" w14:textId="77777777" w:rsidR="006D1256" w:rsidRDefault="00000000">
            <w:pPr>
              <w:spacing w:after="0"/>
              <w:ind w:firstLine="0"/>
            </w:pPr>
            <w:r>
              <w:rPr>
                <w:sz w:val="13"/>
              </w:rPr>
              <w:t>0,546</w:t>
            </w:r>
          </w:p>
        </w:tc>
        <w:tc>
          <w:tcPr>
            <w:tcW w:w="655" w:type="dxa"/>
          </w:tcPr>
          <w:p w14:paraId="20A50649" w14:textId="77777777" w:rsidR="006D1256" w:rsidRDefault="00000000">
            <w:pPr>
              <w:spacing w:after="0"/>
              <w:ind w:firstLine="0"/>
            </w:pPr>
            <w:r>
              <w:rPr>
                <w:sz w:val="13"/>
              </w:rPr>
              <w:t>600</w:t>
            </w:r>
          </w:p>
        </w:tc>
        <w:tc>
          <w:tcPr>
            <w:tcW w:w="655" w:type="dxa"/>
          </w:tcPr>
          <w:p w14:paraId="75EEEF97" w14:textId="77777777" w:rsidR="006D1256" w:rsidRDefault="00000000">
            <w:pPr>
              <w:spacing w:after="0"/>
              <w:ind w:firstLine="0"/>
            </w:pPr>
            <w:r>
              <w:rPr>
                <w:sz w:val="13"/>
              </w:rPr>
              <w:t>79,3</w:t>
            </w:r>
          </w:p>
        </w:tc>
        <w:tc>
          <w:tcPr>
            <w:tcW w:w="655" w:type="dxa"/>
          </w:tcPr>
          <w:p w14:paraId="6A6A6239" w14:textId="77777777" w:rsidR="006D1256" w:rsidRDefault="00000000">
            <w:pPr>
              <w:spacing w:after="0"/>
              <w:ind w:firstLine="0"/>
            </w:pPr>
            <w:r>
              <w:rPr>
                <w:sz w:val="13"/>
              </w:rPr>
              <w:t>32,0</w:t>
            </w:r>
          </w:p>
        </w:tc>
        <w:tc>
          <w:tcPr>
            <w:tcW w:w="655" w:type="dxa"/>
          </w:tcPr>
          <w:p w14:paraId="0E4713FB" w14:textId="77777777" w:rsidR="006D1256" w:rsidRDefault="00000000">
            <w:pPr>
              <w:spacing w:after="0"/>
              <w:ind w:firstLine="0"/>
            </w:pPr>
            <w:r>
              <w:rPr>
                <w:sz w:val="13"/>
              </w:rPr>
              <w:t>0,7</w:t>
            </w:r>
          </w:p>
        </w:tc>
        <w:tc>
          <w:tcPr>
            <w:tcW w:w="655" w:type="dxa"/>
          </w:tcPr>
          <w:p w14:paraId="57D62D8B" w14:textId="77777777" w:rsidR="006D1256" w:rsidRDefault="00000000">
            <w:pPr>
              <w:spacing w:after="0"/>
              <w:ind w:firstLine="0"/>
            </w:pPr>
            <w:r>
              <w:rPr>
                <w:sz w:val="13"/>
              </w:rPr>
              <w:t>28,7</w:t>
            </w:r>
          </w:p>
        </w:tc>
        <w:tc>
          <w:tcPr>
            <w:tcW w:w="655" w:type="dxa"/>
          </w:tcPr>
          <w:p w14:paraId="4E9E1186" w14:textId="77777777" w:rsidR="006D1256" w:rsidRDefault="00000000">
            <w:pPr>
              <w:spacing w:after="0"/>
              <w:ind w:firstLine="0"/>
            </w:pPr>
            <w:r>
              <w:rPr>
                <w:sz w:val="13"/>
              </w:rPr>
              <w:t>0,163</w:t>
            </w:r>
          </w:p>
        </w:tc>
        <w:tc>
          <w:tcPr>
            <w:tcW w:w="655" w:type="dxa"/>
          </w:tcPr>
          <w:p w14:paraId="21132E54" w14:textId="77777777" w:rsidR="006D1256" w:rsidRDefault="00000000">
            <w:pPr>
              <w:spacing w:after="0"/>
              <w:ind w:firstLine="0"/>
            </w:pPr>
            <w:r>
              <w:rPr>
                <w:sz w:val="13"/>
              </w:rPr>
              <w:t>14200</w:t>
            </w:r>
          </w:p>
        </w:tc>
        <w:tc>
          <w:tcPr>
            <w:tcW w:w="655" w:type="dxa"/>
          </w:tcPr>
          <w:p w14:paraId="77E50E86" w14:textId="77777777" w:rsidR="006D1256" w:rsidRDefault="00000000">
            <w:pPr>
              <w:spacing w:after="0"/>
              <w:ind w:firstLine="0"/>
            </w:pPr>
            <w:r>
              <w:rPr>
                <w:sz w:val="13"/>
              </w:rPr>
              <w:t>90,4</w:t>
            </w:r>
          </w:p>
        </w:tc>
        <w:tc>
          <w:tcPr>
            <w:tcW w:w="655" w:type="dxa"/>
          </w:tcPr>
          <w:p w14:paraId="296B2BDC" w14:textId="77777777" w:rsidR="006D1256" w:rsidRDefault="00000000">
            <w:pPr>
              <w:spacing w:after="0"/>
              <w:ind w:firstLine="0"/>
            </w:pPr>
            <w:r>
              <w:rPr>
                <w:sz w:val="13"/>
              </w:rPr>
              <w:t>37,8</w:t>
            </w:r>
          </w:p>
        </w:tc>
        <w:tc>
          <w:tcPr>
            <w:tcW w:w="655" w:type="dxa"/>
          </w:tcPr>
          <w:p w14:paraId="0F7E5018" w14:textId="77777777" w:rsidR="006D1256" w:rsidRDefault="00000000">
            <w:pPr>
              <w:spacing w:after="0"/>
              <w:ind w:firstLine="0"/>
            </w:pPr>
            <w:r>
              <w:rPr>
                <w:sz w:val="13"/>
              </w:rPr>
              <w:t>15,0</w:t>
            </w:r>
          </w:p>
        </w:tc>
        <w:tc>
          <w:tcPr>
            <w:tcW w:w="655" w:type="dxa"/>
          </w:tcPr>
          <w:p w14:paraId="7BD372E5" w14:textId="77777777" w:rsidR="006D1256" w:rsidRDefault="00000000">
            <w:pPr>
              <w:spacing w:after="0"/>
              <w:ind w:firstLine="0"/>
            </w:pPr>
            <w:r>
              <w:rPr>
                <w:sz w:val="13"/>
              </w:rPr>
              <w:t>26,4</w:t>
            </w:r>
          </w:p>
        </w:tc>
        <w:tc>
          <w:tcPr>
            <w:tcW w:w="655" w:type="dxa"/>
          </w:tcPr>
          <w:p w14:paraId="79EBB4A6" w14:textId="77777777" w:rsidR="006D1256" w:rsidRDefault="00000000">
            <w:pPr>
              <w:spacing w:after="0"/>
              <w:ind w:firstLine="0"/>
            </w:pPr>
            <w:r>
              <w:rPr>
                <w:sz w:val="13"/>
              </w:rPr>
              <w:t>0,206</w:t>
            </w:r>
          </w:p>
        </w:tc>
        <w:tc>
          <w:tcPr>
            <w:tcW w:w="655" w:type="dxa"/>
          </w:tcPr>
          <w:p w14:paraId="627E2F13" w14:textId="77777777" w:rsidR="006D1256" w:rsidRDefault="00000000">
            <w:pPr>
              <w:spacing w:after="0"/>
              <w:ind w:firstLine="0"/>
            </w:pPr>
            <w:r>
              <w:rPr>
                <w:sz w:val="13"/>
              </w:rPr>
              <w:t>4400</w:t>
            </w:r>
          </w:p>
        </w:tc>
      </w:tr>
      <w:tr w:rsidR="006D1256" w14:paraId="5E9486E7" w14:textId="77777777">
        <w:trPr>
          <w:jc w:val="center"/>
        </w:trPr>
        <w:tc>
          <w:tcPr>
            <w:tcW w:w="539" w:type="dxa"/>
          </w:tcPr>
          <w:p w14:paraId="57E2E416" w14:textId="77777777" w:rsidR="006D1256" w:rsidRDefault="00000000">
            <w:pPr>
              <w:spacing w:after="0"/>
              <w:ind w:firstLine="0"/>
            </w:pPr>
            <w:r>
              <w:rPr>
                <w:sz w:val="13"/>
              </w:rPr>
              <w:t>2024</w:t>
            </w:r>
          </w:p>
        </w:tc>
        <w:tc>
          <w:tcPr>
            <w:tcW w:w="425" w:type="dxa"/>
          </w:tcPr>
          <w:p w14:paraId="3654F20A" w14:textId="77777777" w:rsidR="006D1256" w:rsidRDefault="00000000">
            <w:pPr>
              <w:spacing w:after="0"/>
              <w:ind w:firstLine="0"/>
            </w:pPr>
            <w:r>
              <w:rPr>
                <w:sz w:val="13"/>
              </w:rPr>
              <w:t>8</w:t>
            </w:r>
          </w:p>
        </w:tc>
        <w:tc>
          <w:tcPr>
            <w:tcW w:w="539" w:type="dxa"/>
          </w:tcPr>
          <w:p w14:paraId="73D63F7F" w14:textId="77777777" w:rsidR="006D1256" w:rsidRDefault="00000000">
            <w:pPr>
              <w:spacing w:after="0"/>
              <w:ind w:firstLine="0"/>
            </w:pPr>
            <w:r>
              <w:rPr>
                <w:sz w:val="13"/>
              </w:rPr>
              <w:t>-0,04</w:t>
            </w:r>
          </w:p>
        </w:tc>
        <w:tc>
          <w:tcPr>
            <w:tcW w:w="709" w:type="dxa"/>
          </w:tcPr>
          <w:p w14:paraId="7D4EF17B" w14:textId="77777777" w:rsidR="006D1256" w:rsidRDefault="00000000">
            <w:pPr>
              <w:spacing w:after="0"/>
              <w:ind w:firstLine="0"/>
            </w:pPr>
            <w:r>
              <w:rPr>
                <w:sz w:val="13"/>
              </w:rPr>
              <w:t>Neutro</w:t>
            </w:r>
          </w:p>
        </w:tc>
        <w:tc>
          <w:tcPr>
            <w:tcW w:w="655" w:type="dxa"/>
          </w:tcPr>
          <w:p w14:paraId="5892EFBF" w14:textId="77777777" w:rsidR="006D1256" w:rsidRDefault="00000000">
            <w:pPr>
              <w:spacing w:after="0"/>
              <w:ind w:firstLine="0"/>
            </w:pPr>
            <w:r>
              <w:rPr>
                <w:sz w:val="13"/>
              </w:rPr>
              <w:t>144,9</w:t>
            </w:r>
          </w:p>
        </w:tc>
        <w:tc>
          <w:tcPr>
            <w:tcW w:w="655" w:type="dxa"/>
          </w:tcPr>
          <w:p w14:paraId="18045A2A" w14:textId="77777777" w:rsidR="006D1256" w:rsidRDefault="00000000">
            <w:pPr>
              <w:spacing w:after="0"/>
              <w:ind w:firstLine="0"/>
            </w:pPr>
            <w:r>
              <w:rPr>
                <w:sz w:val="13"/>
              </w:rPr>
              <w:t>89,6</w:t>
            </w:r>
          </w:p>
        </w:tc>
        <w:tc>
          <w:tcPr>
            <w:tcW w:w="655" w:type="dxa"/>
          </w:tcPr>
          <w:p w14:paraId="7A03C6AF" w14:textId="77777777" w:rsidR="006D1256" w:rsidRDefault="00000000">
            <w:pPr>
              <w:spacing w:after="0"/>
              <w:ind w:firstLine="0"/>
            </w:pPr>
            <w:r>
              <w:rPr>
                <w:sz w:val="13"/>
              </w:rPr>
              <w:t>45,9</w:t>
            </w:r>
          </w:p>
        </w:tc>
        <w:tc>
          <w:tcPr>
            <w:tcW w:w="655" w:type="dxa"/>
          </w:tcPr>
          <w:p w14:paraId="7DEA2813" w14:textId="77777777" w:rsidR="006D1256" w:rsidRDefault="00000000">
            <w:pPr>
              <w:spacing w:after="0"/>
              <w:ind w:firstLine="0"/>
            </w:pPr>
            <w:r>
              <w:rPr>
                <w:sz w:val="13"/>
              </w:rPr>
              <w:t>24,8</w:t>
            </w:r>
          </w:p>
        </w:tc>
        <w:tc>
          <w:tcPr>
            <w:tcW w:w="655" w:type="dxa"/>
          </w:tcPr>
          <w:p w14:paraId="1B104E86" w14:textId="77777777" w:rsidR="006D1256" w:rsidRDefault="00000000">
            <w:pPr>
              <w:spacing w:after="0"/>
              <w:ind w:firstLine="0"/>
            </w:pPr>
            <w:r>
              <w:rPr>
                <w:sz w:val="13"/>
              </w:rPr>
              <w:t>0,510</w:t>
            </w:r>
          </w:p>
        </w:tc>
        <w:tc>
          <w:tcPr>
            <w:tcW w:w="655" w:type="dxa"/>
          </w:tcPr>
          <w:p w14:paraId="5BA13AA0" w14:textId="77777777" w:rsidR="006D1256" w:rsidRDefault="00000000">
            <w:pPr>
              <w:spacing w:after="0"/>
              <w:ind w:firstLine="0"/>
            </w:pPr>
            <w:r>
              <w:rPr>
                <w:sz w:val="13"/>
              </w:rPr>
              <w:t>1550</w:t>
            </w:r>
          </w:p>
        </w:tc>
        <w:tc>
          <w:tcPr>
            <w:tcW w:w="655" w:type="dxa"/>
          </w:tcPr>
          <w:p w14:paraId="5353050F" w14:textId="77777777" w:rsidR="006D1256" w:rsidRDefault="00000000">
            <w:pPr>
              <w:spacing w:after="0"/>
              <w:ind w:firstLine="0"/>
            </w:pPr>
            <w:r>
              <w:rPr>
                <w:sz w:val="13"/>
              </w:rPr>
              <w:t>48,2</w:t>
            </w:r>
          </w:p>
        </w:tc>
        <w:tc>
          <w:tcPr>
            <w:tcW w:w="655" w:type="dxa"/>
          </w:tcPr>
          <w:p w14:paraId="32F5F0BC" w14:textId="77777777" w:rsidR="006D1256" w:rsidRDefault="00000000">
            <w:pPr>
              <w:spacing w:after="0"/>
              <w:ind w:firstLine="0"/>
            </w:pPr>
            <w:r>
              <w:rPr>
                <w:sz w:val="13"/>
              </w:rPr>
              <w:t>23,1</w:t>
            </w:r>
          </w:p>
        </w:tc>
        <w:tc>
          <w:tcPr>
            <w:tcW w:w="655" w:type="dxa"/>
          </w:tcPr>
          <w:p w14:paraId="20211F6F" w14:textId="77777777" w:rsidR="006D1256" w:rsidRDefault="00000000">
            <w:pPr>
              <w:spacing w:after="0"/>
              <w:ind w:firstLine="0"/>
            </w:pPr>
            <w:r>
              <w:rPr>
                <w:sz w:val="13"/>
              </w:rPr>
              <w:t>1,6</w:t>
            </w:r>
          </w:p>
        </w:tc>
        <w:tc>
          <w:tcPr>
            <w:tcW w:w="655" w:type="dxa"/>
          </w:tcPr>
          <w:p w14:paraId="31BFB593" w14:textId="77777777" w:rsidR="006D1256" w:rsidRDefault="00000000">
            <w:pPr>
              <w:spacing w:after="0"/>
              <w:ind w:firstLine="0"/>
            </w:pPr>
            <w:r>
              <w:rPr>
                <w:sz w:val="13"/>
              </w:rPr>
              <w:t>32,3</w:t>
            </w:r>
          </w:p>
        </w:tc>
        <w:tc>
          <w:tcPr>
            <w:tcW w:w="655" w:type="dxa"/>
          </w:tcPr>
          <w:p w14:paraId="22A5907C" w14:textId="77777777" w:rsidR="006D1256" w:rsidRDefault="00000000">
            <w:pPr>
              <w:spacing w:after="0"/>
              <w:ind w:firstLine="0"/>
            </w:pPr>
            <w:r>
              <w:rPr>
                <w:sz w:val="13"/>
              </w:rPr>
              <w:t>0,101</w:t>
            </w:r>
          </w:p>
        </w:tc>
        <w:tc>
          <w:tcPr>
            <w:tcW w:w="655" w:type="dxa"/>
          </w:tcPr>
          <w:p w14:paraId="44A4B4D8" w14:textId="77777777" w:rsidR="006D1256" w:rsidRDefault="00000000">
            <w:pPr>
              <w:spacing w:after="0"/>
              <w:ind w:firstLine="0"/>
            </w:pPr>
            <w:r>
              <w:rPr>
                <w:sz w:val="13"/>
              </w:rPr>
              <w:t>98175</w:t>
            </w:r>
          </w:p>
        </w:tc>
        <w:tc>
          <w:tcPr>
            <w:tcW w:w="655" w:type="dxa"/>
          </w:tcPr>
          <w:p w14:paraId="7DBAAD77" w14:textId="77777777" w:rsidR="006D1256" w:rsidRDefault="00000000">
            <w:pPr>
              <w:spacing w:after="0"/>
              <w:ind w:firstLine="0"/>
            </w:pPr>
            <w:r>
              <w:rPr>
                <w:sz w:val="13"/>
              </w:rPr>
              <w:t>70,6</w:t>
            </w:r>
          </w:p>
        </w:tc>
        <w:tc>
          <w:tcPr>
            <w:tcW w:w="655" w:type="dxa"/>
          </w:tcPr>
          <w:p w14:paraId="7D9D96C1" w14:textId="77777777" w:rsidR="006D1256" w:rsidRDefault="00000000">
            <w:pPr>
              <w:spacing w:after="0"/>
              <w:ind w:firstLine="0"/>
            </w:pPr>
            <w:r>
              <w:rPr>
                <w:sz w:val="13"/>
              </w:rPr>
              <w:t>30,3</w:t>
            </w:r>
          </w:p>
        </w:tc>
        <w:tc>
          <w:tcPr>
            <w:tcW w:w="655" w:type="dxa"/>
          </w:tcPr>
          <w:p w14:paraId="21AD52F1" w14:textId="77777777" w:rsidR="006D1256" w:rsidRDefault="00000000">
            <w:pPr>
              <w:spacing w:after="0"/>
              <w:ind w:firstLine="0"/>
            </w:pPr>
            <w:r>
              <w:rPr>
                <w:sz w:val="13"/>
              </w:rPr>
              <w:t>16,8</w:t>
            </w:r>
          </w:p>
        </w:tc>
        <w:tc>
          <w:tcPr>
            <w:tcW w:w="655" w:type="dxa"/>
          </w:tcPr>
          <w:p w14:paraId="11539F87" w14:textId="77777777" w:rsidR="006D1256" w:rsidRDefault="00000000">
            <w:pPr>
              <w:spacing w:after="0"/>
              <w:ind w:firstLine="0"/>
            </w:pPr>
            <w:r>
              <w:rPr>
                <w:sz w:val="13"/>
              </w:rPr>
              <w:t>29,6</w:t>
            </w:r>
          </w:p>
        </w:tc>
        <w:tc>
          <w:tcPr>
            <w:tcW w:w="655" w:type="dxa"/>
          </w:tcPr>
          <w:p w14:paraId="501BA574" w14:textId="77777777" w:rsidR="006D1256" w:rsidRDefault="00000000">
            <w:pPr>
              <w:spacing w:after="0"/>
              <w:ind w:firstLine="0"/>
            </w:pPr>
            <w:r>
              <w:rPr>
                <w:sz w:val="13"/>
              </w:rPr>
              <w:t>0,143</w:t>
            </w:r>
          </w:p>
        </w:tc>
        <w:tc>
          <w:tcPr>
            <w:tcW w:w="655" w:type="dxa"/>
          </w:tcPr>
          <w:p w14:paraId="4FA741CF" w14:textId="77777777" w:rsidR="006D1256" w:rsidRDefault="00000000">
            <w:pPr>
              <w:spacing w:after="0"/>
              <w:ind w:firstLine="0"/>
            </w:pPr>
            <w:r>
              <w:rPr>
                <w:sz w:val="13"/>
              </w:rPr>
              <w:t>16075</w:t>
            </w:r>
          </w:p>
        </w:tc>
      </w:tr>
      <w:tr w:rsidR="006D1256" w14:paraId="012681A2" w14:textId="77777777">
        <w:trPr>
          <w:jc w:val="center"/>
        </w:trPr>
        <w:tc>
          <w:tcPr>
            <w:tcW w:w="539" w:type="dxa"/>
          </w:tcPr>
          <w:p w14:paraId="03082A8E" w14:textId="77777777" w:rsidR="006D1256" w:rsidRDefault="00000000">
            <w:pPr>
              <w:spacing w:after="0"/>
              <w:ind w:firstLine="0"/>
            </w:pPr>
            <w:r>
              <w:rPr>
                <w:sz w:val="13"/>
              </w:rPr>
              <w:t>2024</w:t>
            </w:r>
          </w:p>
        </w:tc>
        <w:tc>
          <w:tcPr>
            <w:tcW w:w="425" w:type="dxa"/>
          </w:tcPr>
          <w:p w14:paraId="6B554CDF" w14:textId="77777777" w:rsidR="006D1256" w:rsidRDefault="00000000">
            <w:pPr>
              <w:spacing w:after="0"/>
              <w:ind w:firstLine="0"/>
            </w:pPr>
            <w:r>
              <w:rPr>
                <w:sz w:val="13"/>
              </w:rPr>
              <w:t>9</w:t>
            </w:r>
          </w:p>
        </w:tc>
        <w:tc>
          <w:tcPr>
            <w:tcW w:w="539" w:type="dxa"/>
          </w:tcPr>
          <w:p w14:paraId="4272E533" w14:textId="77777777" w:rsidR="006D1256" w:rsidRDefault="00000000">
            <w:pPr>
              <w:spacing w:after="0"/>
              <w:ind w:firstLine="0"/>
            </w:pPr>
            <w:r>
              <w:rPr>
                <w:sz w:val="13"/>
              </w:rPr>
              <w:t>-0,12</w:t>
            </w:r>
          </w:p>
        </w:tc>
        <w:tc>
          <w:tcPr>
            <w:tcW w:w="709" w:type="dxa"/>
          </w:tcPr>
          <w:p w14:paraId="4CCFAC5E" w14:textId="77777777" w:rsidR="006D1256" w:rsidRDefault="00000000">
            <w:pPr>
              <w:spacing w:after="0"/>
              <w:ind w:firstLine="0"/>
            </w:pPr>
            <w:r>
              <w:rPr>
                <w:sz w:val="13"/>
              </w:rPr>
              <w:t>Neutro</w:t>
            </w:r>
          </w:p>
        </w:tc>
        <w:tc>
          <w:tcPr>
            <w:tcW w:w="655" w:type="dxa"/>
          </w:tcPr>
          <w:p w14:paraId="56147FFE" w14:textId="77777777" w:rsidR="006D1256" w:rsidRDefault="00000000">
            <w:pPr>
              <w:spacing w:after="0"/>
              <w:ind w:firstLine="0"/>
            </w:pPr>
            <w:r>
              <w:rPr>
                <w:sz w:val="13"/>
              </w:rPr>
              <w:t>142,8</w:t>
            </w:r>
          </w:p>
        </w:tc>
        <w:tc>
          <w:tcPr>
            <w:tcW w:w="655" w:type="dxa"/>
          </w:tcPr>
          <w:p w14:paraId="6B7F180D" w14:textId="77777777" w:rsidR="006D1256" w:rsidRDefault="00000000">
            <w:pPr>
              <w:spacing w:after="0"/>
              <w:ind w:firstLine="0"/>
            </w:pPr>
            <w:r>
              <w:rPr>
                <w:sz w:val="13"/>
              </w:rPr>
              <w:t>87,7</w:t>
            </w:r>
          </w:p>
        </w:tc>
        <w:tc>
          <w:tcPr>
            <w:tcW w:w="655" w:type="dxa"/>
          </w:tcPr>
          <w:p w14:paraId="05CA9054" w14:textId="77777777" w:rsidR="006D1256" w:rsidRDefault="00000000">
            <w:pPr>
              <w:spacing w:after="0"/>
              <w:ind w:firstLine="0"/>
            </w:pPr>
            <w:r>
              <w:rPr>
                <w:sz w:val="13"/>
              </w:rPr>
              <w:t>19,0</w:t>
            </w:r>
          </w:p>
        </w:tc>
        <w:tc>
          <w:tcPr>
            <w:tcW w:w="655" w:type="dxa"/>
          </w:tcPr>
          <w:p w14:paraId="470FA5AE" w14:textId="77777777" w:rsidR="006D1256" w:rsidRDefault="00000000">
            <w:pPr>
              <w:spacing w:after="0"/>
              <w:ind w:firstLine="0"/>
            </w:pPr>
            <w:r>
              <w:rPr>
                <w:sz w:val="13"/>
              </w:rPr>
              <w:t>27,3</w:t>
            </w:r>
          </w:p>
        </w:tc>
        <w:tc>
          <w:tcPr>
            <w:tcW w:w="655" w:type="dxa"/>
          </w:tcPr>
          <w:p w14:paraId="3E53E2C5" w14:textId="77777777" w:rsidR="006D1256" w:rsidRDefault="00000000">
            <w:pPr>
              <w:spacing w:after="0"/>
              <w:ind w:firstLine="0"/>
            </w:pPr>
            <w:r>
              <w:rPr>
                <w:sz w:val="13"/>
              </w:rPr>
              <w:t>0,415</w:t>
            </w:r>
          </w:p>
        </w:tc>
        <w:tc>
          <w:tcPr>
            <w:tcW w:w="655" w:type="dxa"/>
          </w:tcPr>
          <w:p w14:paraId="332F8240" w14:textId="77777777" w:rsidR="006D1256" w:rsidRDefault="00000000">
            <w:pPr>
              <w:spacing w:after="0"/>
              <w:ind w:firstLine="0"/>
            </w:pPr>
            <w:r>
              <w:rPr>
                <w:sz w:val="13"/>
              </w:rPr>
              <w:t>1700</w:t>
            </w:r>
          </w:p>
        </w:tc>
        <w:tc>
          <w:tcPr>
            <w:tcW w:w="655" w:type="dxa"/>
          </w:tcPr>
          <w:p w14:paraId="40A48D31" w14:textId="77777777" w:rsidR="006D1256" w:rsidRDefault="00000000">
            <w:pPr>
              <w:spacing w:after="0"/>
              <w:ind w:firstLine="0"/>
            </w:pPr>
            <w:r>
              <w:rPr>
                <w:sz w:val="13"/>
              </w:rPr>
              <w:t>20,1</w:t>
            </w:r>
          </w:p>
        </w:tc>
        <w:tc>
          <w:tcPr>
            <w:tcW w:w="655" w:type="dxa"/>
          </w:tcPr>
          <w:p w14:paraId="03C976A2" w14:textId="77777777" w:rsidR="006D1256" w:rsidRDefault="00000000">
            <w:pPr>
              <w:spacing w:after="0"/>
              <w:ind w:firstLine="0"/>
            </w:pPr>
            <w:r>
              <w:rPr>
                <w:sz w:val="13"/>
              </w:rPr>
              <w:t>16,4</w:t>
            </w:r>
          </w:p>
        </w:tc>
        <w:tc>
          <w:tcPr>
            <w:tcW w:w="655" w:type="dxa"/>
          </w:tcPr>
          <w:p w14:paraId="62D8D28E" w14:textId="77777777" w:rsidR="006D1256" w:rsidRDefault="00000000">
            <w:pPr>
              <w:spacing w:after="0"/>
              <w:ind w:firstLine="0"/>
            </w:pPr>
            <w:r>
              <w:rPr>
                <w:sz w:val="13"/>
              </w:rPr>
              <w:t>0,5</w:t>
            </w:r>
          </w:p>
        </w:tc>
        <w:tc>
          <w:tcPr>
            <w:tcW w:w="655" w:type="dxa"/>
          </w:tcPr>
          <w:p w14:paraId="33128A26" w14:textId="77777777" w:rsidR="006D1256" w:rsidRDefault="00000000">
            <w:pPr>
              <w:spacing w:after="0"/>
              <w:ind w:firstLine="0"/>
            </w:pPr>
            <w:r>
              <w:rPr>
                <w:sz w:val="13"/>
              </w:rPr>
              <w:t>36,3</w:t>
            </w:r>
          </w:p>
        </w:tc>
        <w:tc>
          <w:tcPr>
            <w:tcW w:w="655" w:type="dxa"/>
          </w:tcPr>
          <w:p w14:paraId="694A913E" w14:textId="77777777" w:rsidR="006D1256" w:rsidRDefault="00000000">
            <w:pPr>
              <w:spacing w:after="0"/>
              <w:ind w:firstLine="0"/>
            </w:pPr>
            <w:r>
              <w:rPr>
                <w:sz w:val="13"/>
              </w:rPr>
              <w:t>0,064</w:t>
            </w:r>
          </w:p>
        </w:tc>
        <w:tc>
          <w:tcPr>
            <w:tcW w:w="655" w:type="dxa"/>
          </w:tcPr>
          <w:p w14:paraId="6CB2F5A0" w14:textId="77777777" w:rsidR="006D1256" w:rsidRDefault="00000000">
            <w:pPr>
              <w:spacing w:after="0"/>
              <w:ind w:firstLine="0"/>
            </w:pPr>
            <w:r>
              <w:rPr>
                <w:sz w:val="13"/>
              </w:rPr>
              <w:t>415250</w:t>
            </w:r>
          </w:p>
        </w:tc>
        <w:tc>
          <w:tcPr>
            <w:tcW w:w="655" w:type="dxa"/>
          </w:tcPr>
          <w:p w14:paraId="2885EFDD" w14:textId="77777777" w:rsidR="006D1256" w:rsidRDefault="00000000">
            <w:pPr>
              <w:spacing w:after="0"/>
              <w:ind w:firstLine="0"/>
            </w:pPr>
            <w:r>
              <w:rPr>
                <w:sz w:val="13"/>
              </w:rPr>
              <w:t>57,1</w:t>
            </w:r>
          </w:p>
        </w:tc>
        <w:tc>
          <w:tcPr>
            <w:tcW w:w="655" w:type="dxa"/>
          </w:tcPr>
          <w:p w14:paraId="354FCB20" w14:textId="77777777" w:rsidR="006D1256" w:rsidRDefault="00000000">
            <w:pPr>
              <w:spacing w:after="0"/>
              <w:ind w:firstLine="0"/>
            </w:pPr>
            <w:r>
              <w:rPr>
                <w:sz w:val="13"/>
              </w:rPr>
              <w:t>24,9</w:t>
            </w:r>
          </w:p>
        </w:tc>
        <w:tc>
          <w:tcPr>
            <w:tcW w:w="655" w:type="dxa"/>
          </w:tcPr>
          <w:p w14:paraId="51305C4C" w14:textId="77777777" w:rsidR="006D1256" w:rsidRDefault="00000000">
            <w:pPr>
              <w:spacing w:after="0"/>
              <w:ind w:firstLine="0"/>
            </w:pPr>
            <w:r>
              <w:rPr>
                <w:sz w:val="13"/>
              </w:rPr>
              <w:t>2,8</w:t>
            </w:r>
          </w:p>
        </w:tc>
        <w:tc>
          <w:tcPr>
            <w:tcW w:w="655" w:type="dxa"/>
          </w:tcPr>
          <w:p w14:paraId="4751A900" w14:textId="77777777" w:rsidR="006D1256" w:rsidRDefault="00000000">
            <w:pPr>
              <w:spacing w:after="0"/>
              <w:ind w:firstLine="0"/>
            </w:pPr>
            <w:r>
              <w:rPr>
                <w:sz w:val="13"/>
              </w:rPr>
              <w:t>32,6</w:t>
            </w:r>
          </w:p>
        </w:tc>
        <w:tc>
          <w:tcPr>
            <w:tcW w:w="655" w:type="dxa"/>
          </w:tcPr>
          <w:p w14:paraId="22CD333A" w14:textId="77777777" w:rsidR="006D1256" w:rsidRDefault="00000000">
            <w:pPr>
              <w:spacing w:after="0"/>
              <w:ind w:firstLine="0"/>
            </w:pPr>
            <w:r>
              <w:rPr>
                <w:sz w:val="13"/>
              </w:rPr>
              <w:t>0,101</w:t>
            </w:r>
          </w:p>
        </w:tc>
        <w:tc>
          <w:tcPr>
            <w:tcW w:w="655" w:type="dxa"/>
          </w:tcPr>
          <w:p w14:paraId="353303D3" w14:textId="77777777" w:rsidR="006D1256" w:rsidRDefault="00000000">
            <w:pPr>
              <w:spacing w:after="0"/>
              <w:ind w:firstLine="0"/>
            </w:pPr>
            <w:r>
              <w:rPr>
                <w:sz w:val="13"/>
              </w:rPr>
              <w:t>21500</w:t>
            </w:r>
          </w:p>
        </w:tc>
      </w:tr>
      <w:tr w:rsidR="006D1256" w14:paraId="52D80045" w14:textId="77777777">
        <w:trPr>
          <w:jc w:val="center"/>
        </w:trPr>
        <w:tc>
          <w:tcPr>
            <w:tcW w:w="539" w:type="dxa"/>
          </w:tcPr>
          <w:p w14:paraId="3D47DE5F" w14:textId="77777777" w:rsidR="006D1256" w:rsidRDefault="00000000">
            <w:pPr>
              <w:spacing w:after="0"/>
              <w:ind w:firstLine="0"/>
            </w:pPr>
            <w:r>
              <w:rPr>
                <w:sz w:val="13"/>
              </w:rPr>
              <w:t>2024</w:t>
            </w:r>
          </w:p>
        </w:tc>
        <w:tc>
          <w:tcPr>
            <w:tcW w:w="425" w:type="dxa"/>
          </w:tcPr>
          <w:p w14:paraId="092AB709" w14:textId="77777777" w:rsidR="006D1256" w:rsidRDefault="00000000">
            <w:pPr>
              <w:spacing w:after="0"/>
              <w:ind w:firstLine="0"/>
            </w:pPr>
            <w:r>
              <w:rPr>
                <w:sz w:val="13"/>
              </w:rPr>
              <w:t>10</w:t>
            </w:r>
          </w:p>
        </w:tc>
        <w:tc>
          <w:tcPr>
            <w:tcW w:w="539" w:type="dxa"/>
          </w:tcPr>
          <w:p w14:paraId="46BC8F03" w14:textId="77777777" w:rsidR="006D1256" w:rsidRDefault="00000000">
            <w:pPr>
              <w:spacing w:after="0"/>
              <w:ind w:firstLine="0"/>
            </w:pPr>
            <w:r>
              <w:rPr>
                <w:sz w:val="13"/>
              </w:rPr>
              <w:t>-0,19</w:t>
            </w:r>
          </w:p>
        </w:tc>
        <w:tc>
          <w:tcPr>
            <w:tcW w:w="709" w:type="dxa"/>
          </w:tcPr>
          <w:p w14:paraId="4AC74F83" w14:textId="77777777" w:rsidR="006D1256" w:rsidRDefault="00000000">
            <w:pPr>
              <w:spacing w:after="0"/>
              <w:ind w:firstLine="0"/>
            </w:pPr>
            <w:r>
              <w:rPr>
                <w:sz w:val="13"/>
              </w:rPr>
              <w:t>Neutro</w:t>
            </w:r>
          </w:p>
        </w:tc>
        <w:tc>
          <w:tcPr>
            <w:tcW w:w="655" w:type="dxa"/>
          </w:tcPr>
          <w:p w14:paraId="5B42443B" w14:textId="77777777" w:rsidR="006D1256" w:rsidRDefault="00000000">
            <w:pPr>
              <w:spacing w:after="0"/>
              <w:ind w:firstLine="0"/>
            </w:pPr>
            <w:r>
              <w:rPr>
                <w:sz w:val="13"/>
              </w:rPr>
              <w:t>117,9</w:t>
            </w:r>
          </w:p>
        </w:tc>
        <w:tc>
          <w:tcPr>
            <w:tcW w:w="655" w:type="dxa"/>
          </w:tcPr>
          <w:p w14:paraId="18407E00" w14:textId="77777777" w:rsidR="006D1256" w:rsidRDefault="00000000">
            <w:pPr>
              <w:spacing w:after="0"/>
              <w:ind w:firstLine="0"/>
            </w:pPr>
            <w:r>
              <w:rPr>
                <w:sz w:val="13"/>
              </w:rPr>
              <w:t>89,8</w:t>
            </w:r>
          </w:p>
        </w:tc>
        <w:tc>
          <w:tcPr>
            <w:tcW w:w="655" w:type="dxa"/>
          </w:tcPr>
          <w:p w14:paraId="7D2E956C" w14:textId="77777777" w:rsidR="006D1256" w:rsidRDefault="00000000">
            <w:pPr>
              <w:spacing w:after="0"/>
              <w:ind w:firstLine="0"/>
            </w:pPr>
            <w:r>
              <w:rPr>
                <w:sz w:val="13"/>
              </w:rPr>
              <w:t>46,4</w:t>
            </w:r>
          </w:p>
        </w:tc>
        <w:tc>
          <w:tcPr>
            <w:tcW w:w="655" w:type="dxa"/>
          </w:tcPr>
          <w:p w14:paraId="7F273EC0" w14:textId="77777777" w:rsidR="006D1256" w:rsidRDefault="00000000">
            <w:pPr>
              <w:spacing w:after="0"/>
              <w:ind w:firstLine="0"/>
            </w:pPr>
            <w:r>
              <w:rPr>
                <w:sz w:val="13"/>
              </w:rPr>
              <w:t>30,0</w:t>
            </w:r>
          </w:p>
        </w:tc>
        <w:tc>
          <w:tcPr>
            <w:tcW w:w="655" w:type="dxa"/>
          </w:tcPr>
          <w:p w14:paraId="1F9F48F5" w14:textId="77777777" w:rsidR="006D1256" w:rsidRDefault="00000000">
            <w:pPr>
              <w:spacing w:after="0"/>
              <w:ind w:firstLine="0"/>
            </w:pPr>
            <w:r>
              <w:rPr>
                <w:sz w:val="13"/>
              </w:rPr>
              <w:t>0,417</w:t>
            </w:r>
          </w:p>
        </w:tc>
        <w:tc>
          <w:tcPr>
            <w:tcW w:w="655" w:type="dxa"/>
          </w:tcPr>
          <w:p w14:paraId="3CBEA690" w14:textId="77777777" w:rsidR="006D1256" w:rsidRDefault="00000000">
            <w:pPr>
              <w:spacing w:after="0"/>
              <w:ind w:firstLine="0"/>
            </w:pPr>
            <w:r>
              <w:rPr>
                <w:sz w:val="13"/>
              </w:rPr>
              <w:t>1750</w:t>
            </w:r>
          </w:p>
        </w:tc>
        <w:tc>
          <w:tcPr>
            <w:tcW w:w="655" w:type="dxa"/>
          </w:tcPr>
          <w:p w14:paraId="7908A7B1" w14:textId="77777777" w:rsidR="006D1256" w:rsidRDefault="00000000">
            <w:pPr>
              <w:spacing w:after="0"/>
              <w:ind w:firstLine="0"/>
            </w:pPr>
            <w:r>
              <w:rPr>
                <w:sz w:val="13"/>
              </w:rPr>
              <w:t>30,6</w:t>
            </w:r>
          </w:p>
        </w:tc>
        <w:tc>
          <w:tcPr>
            <w:tcW w:w="655" w:type="dxa"/>
          </w:tcPr>
          <w:p w14:paraId="5C163925" w14:textId="77777777" w:rsidR="006D1256" w:rsidRDefault="00000000">
            <w:pPr>
              <w:spacing w:after="0"/>
              <w:ind w:firstLine="0"/>
            </w:pPr>
            <w:r>
              <w:rPr>
                <w:sz w:val="13"/>
              </w:rPr>
              <w:t>32,3</w:t>
            </w:r>
          </w:p>
        </w:tc>
        <w:tc>
          <w:tcPr>
            <w:tcW w:w="655" w:type="dxa"/>
          </w:tcPr>
          <w:p w14:paraId="5B9B266B" w14:textId="77777777" w:rsidR="006D1256" w:rsidRDefault="00000000">
            <w:pPr>
              <w:spacing w:after="0"/>
              <w:ind w:firstLine="0"/>
            </w:pPr>
            <w:r>
              <w:rPr>
                <w:sz w:val="13"/>
              </w:rPr>
              <w:t>118,5</w:t>
            </w:r>
          </w:p>
        </w:tc>
        <w:tc>
          <w:tcPr>
            <w:tcW w:w="655" w:type="dxa"/>
          </w:tcPr>
          <w:p w14:paraId="6A1DB8E0" w14:textId="77777777" w:rsidR="006D1256" w:rsidRDefault="00000000">
            <w:pPr>
              <w:spacing w:after="0"/>
              <w:ind w:firstLine="0"/>
            </w:pPr>
            <w:r>
              <w:rPr>
                <w:sz w:val="13"/>
              </w:rPr>
              <w:t>35,8</w:t>
            </w:r>
          </w:p>
        </w:tc>
        <w:tc>
          <w:tcPr>
            <w:tcW w:w="655" w:type="dxa"/>
          </w:tcPr>
          <w:p w14:paraId="114A59B2" w14:textId="77777777" w:rsidR="006D1256" w:rsidRDefault="00000000">
            <w:pPr>
              <w:spacing w:after="0"/>
              <w:ind w:firstLine="0"/>
            </w:pPr>
            <w:r>
              <w:rPr>
                <w:sz w:val="13"/>
              </w:rPr>
              <w:t>0,141</w:t>
            </w:r>
          </w:p>
        </w:tc>
        <w:tc>
          <w:tcPr>
            <w:tcW w:w="655" w:type="dxa"/>
          </w:tcPr>
          <w:p w14:paraId="6C5FBFDA" w14:textId="77777777" w:rsidR="006D1256" w:rsidRDefault="00000000">
            <w:pPr>
              <w:spacing w:after="0"/>
              <w:ind w:firstLine="0"/>
            </w:pPr>
            <w:r>
              <w:rPr>
                <w:sz w:val="13"/>
              </w:rPr>
              <w:t>252550</w:t>
            </w:r>
          </w:p>
        </w:tc>
        <w:tc>
          <w:tcPr>
            <w:tcW w:w="655" w:type="dxa"/>
          </w:tcPr>
          <w:p w14:paraId="30500542" w14:textId="77777777" w:rsidR="006D1256" w:rsidRDefault="00000000">
            <w:pPr>
              <w:spacing w:after="0"/>
              <w:ind w:firstLine="0"/>
            </w:pPr>
            <w:r>
              <w:rPr>
                <w:sz w:val="13"/>
              </w:rPr>
              <w:t>41,3</w:t>
            </w:r>
          </w:p>
        </w:tc>
        <w:tc>
          <w:tcPr>
            <w:tcW w:w="655" w:type="dxa"/>
          </w:tcPr>
          <w:p w14:paraId="08E68095" w14:textId="77777777" w:rsidR="006D1256" w:rsidRDefault="00000000">
            <w:pPr>
              <w:spacing w:after="0"/>
              <w:ind w:firstLine="0"/>
            </w:pPr>
            <w:r>
              <w:rPr>
                <w:sz w:val="13"/>
              </w:rPr>
              <w:t>31,9</w:t>
            </w:r>
          </w:p>
        </w:tc>
        <w:tc>
          <w:tcPr>
            <w:tcW w:w="655" w:type="dxa"/>
          </w:tcPr>
          <w:p w14:paraId="0DDF922C" w14:textId="77777777" w:rsidR="006D1256" w:rsidRDefault="00000000">
            <w:pPr>
              <w:spacing w:after="0"/>
              <w:ind w:firstLine="0"/>
            </w:pPr>
            <w:r>
              <w:rPr>
                <w:sz w:val="13"/>
              </w:rPr>
              <w:t>42,2</w:t>
            </w:r>
          </w:p>
        </w:tc>
        <w:tc>
          <w:tcPr>
            <w:tcW w:w="655" w:type="dxa"/>
          </w:tcPr>
          <w:p w14:paraId="54F764BF" w14:textId="77777777" w:rsidR="006D1256" w:rsidRDefault="00000000">
            <w:pPr>
              <w:spacing w:after="0"/>
              <w:ind w:firstLine="0"/>
            </w:pPr>
            <w:r>
              <w:rPr>
                <w:sz w:val="13"/>
              </w:rPr>
              <w:t>35,4</w:t>
            </w:r>
          </w:p>
        </w:tc>
        <w:tc>
          <w:tcPr>
            <w:tcW w:w="655" w:type="dxa"/>
          </w:tcPr>
          <w:p w14:paraId="31E0C728" w14:textId="77777777" w:rsidR="006D1256" w:rsidRDefault="00000000">
            <w:pPr>
              <w:spacing w:after="0"/>
              <w:ind w:firstLine="0"/>
            </w:pPr>
            <w:r>
              <w:rPr>
                <w:sz w:val="13"/>
              </w:rPr>
              <w:t>0,128</w:t>
            </w:r>
          </w:p>
        </w:tc>
        <w:tc>
          <w:tcPr>
            <w:tcW w:w="655" w:type="dxa"/>
          </w:tcPr>
          <w:p w14:paraId="17452638" w14:textId="77777777" w:rsidR="006D1256" w:rsidRDefault="00000000">
            <w:pPr>
              <w:spacing w:after="0"/>
              <w:ind w:firstLine="0"/>
            </w:pPr>
            <w:r>
              <w:rPr>
                <w:sz w:val="13"/>
              </w:rPr>
              <w:t>28000</w:t>
            </w:r>
          </w:p>
        </w:tc>
      </w:tr>
      <w:tr w:rsidR="006D1256" w14:paraId="4F689155" w14:textId="77777777">
        <w:trPr>
          <w:jc w:val="center"/>
        </w:trPr>
        <w:tc>
          <w:tcPr>
            <w:tcW w:w="539" w:type="dxa"/>
          </w:tcPr>
          <w:p w14:paraId="438F2D4F" w14:textId="77777777" w:rsidR="006D1256" w:rsidRDefault="00000000">
            <w:pPr>
              <w:spacing w:after="0"/>
              <w:ind w:firstLine="0"/>
            </w:pPr>
            <w:r>
              <w:rPr>
                <w:sz w:val="13"/>
              </w:rPr>
              <w:t>2024</w:t>
            </w:r>
          </w:p>
        </w:tc>
        <w:tc>
          <w:tcPr>
            <w:tcW w:w="425" w:type="dxa"/>
          </w:tcPr>
          <w:p w14:paraId="66CA0C29" w14:textId="77777777" w:rsidR="006D1256" w:rsidRDefault="00000000">
            <w:pPr>
              <w:spacing w:after="0"/>
              <w:ind w:firstLine="0"/>
            </w:pPr>
            <w:r>
              <w:rPr>
                <w:sz w:val="13"/>
              </w:rPr>
              <w:t>11</w:t>
            </w:r>
          </w:p>
        </w:tc>
        <w:tc>
          <w:tcPr>
            <w:tcW w:w="539" w:type="dxa"/>
          </w:tcPr>
          <w:p w14:paraId="70416047" w14:textId="77777777" w:rsidR="006D1256" w:rsidRDefault="00000000">
            <w:pPr>
              <w:spacing w:after="0"/>
              <w:ind w:firstLine="0"/>
            </w:pPr>
            <w:r>
              <w:rPr>
                <w:sz w:val="13"/>
              </w:rPr>
              <w:t>-0,29</w:t>
            </w:r>
          </w:p>
        </w:tc>
        <w:tc>
          <w:tcPr>
            <w:tcW w:w="709" w:type="dxa"/>
          </w:tcPr>
          <w:p w14:paraId="17176667" w14:textId="77777777" w:rsidR="006D1256" w:rsidRDefault="00000000">
            <w:pPr>
              <w:spacing w:after="0"/>
              <w:ind w:firstLine="0"/>
            </w:pPr>
            <w:r>
              <w:rPr>
                <w:sz w:val="13"/>
              </w:rPr>
              <w:t>Neutro</w:t>
            </w:r>
          </w:p>
        </w:tc>
        <w:tc>
          <w:tcPr>
            <w:tcW w:w="655" w:type="dxa"/>
          </w:tcPr>
          <w:p w14:paraId="77C03264" w14:textId="77777777" w:rsidR="006D1256" w:rsidRDefault="00000000">
            <w:pPr>
              <w:spacing w:after="0"/>
              <w:ind w:firstLine="0"/>
            </w:pPr>
            <w:r>
              <w:rPr>
                <w:sz w:val="13"/>
              </w:rPr>
              <w:t>135,0</w:t>
            </w:r>
          </w:p>
        </w:tc>
        <w:tc>
          <w:tcPr>
            <w:tcW w:w="655" w:type="dxa"/>
          </w:tcPr>
          <w:p w14:paraId="235A1047" w14:textId="77777777" w:rsidR="006D1256" w:rsidRDefault="00000000">
            <w:pPr>
              <w:spacing w:after="0"/>
              <w:ind w:firstLine="0"/>
            </w:pPr>
            <w:r>
              <w:rPr>
                <w:sz w:val="13"/>
              </w:rPr>
              <w:t>105,8</w:t>
            </w:r>
          </w:p>
        </w:tc>
        <w:tc>
          <w:tcPr>
            <w:tcW w:w="655" w:type="dxa"/>
          </w:tcPr>
          <w:p w14:paraId="512F47A3" w14:textId="77777777" w:rsidR="006D1256" w:rsidRDefault="00000000">
            <w:pPr>
              <w:spacing w:after="0"/>
              <w:ind w:firstLine="0"/>
            </w:pPr>
            <w:r>
              <w:rPr>
                <w:sz w:val="13"/>
              </w:rPr>
              <w:t>144,8</w:t>
            </w:r>
          </w:p>
        </w:tc>
        <w:tc>
          <w:tcPr>
            <w:tcW w:w="655" w:type="dxa"/>
          </w:tcPr>
          <w:p w14:paraId="1DDC1BDF" w14:textId="77777777" w:rsidR="006D1256" w:rsidRDefault="00000000">
            <w:pPr>
              <w:spacing w:after="0"/>
              <w:ind w:firstLine="0"/>
            </w:pPr>
            <w:r>
              <w:rPr>
                <w:sz w:val="13"/>
              </w:rPr>
              <w:t>29,0</w:t>
            </w:r>
          </w:p>
        </w:tc>
        <w:tc>
          <w:tcPr>
            <w:tcW w:w="655" w:type="dxa"/>
          </w:tcPr>
          <w:p w14:paraId="202603D1" w14:textId="77777777" w:rsidR="006D1256" w:rsidRDefault="00000000">
            <w:pPr>
              <w:spacing w:after="0"/>
              <w:ind w:firstLine="0"/>
            </w:pPr>
            <w:r>
              <w:rPr>
                <w:sz w:val="13"/>
              </w:rPr>
              <w:t>0,464</w:t>
            </w:r>
          </w:p>
        </w:tc>
        <w:tc>
          <w:tcPr>
            <w:tcW w:w="655" w:type="dxa"/>
          </w:tcPr>
          <w:p w14:paraId="6D6D3F8A" w14:textId="77777777" w:rsidR="006D1256" w:rsidRDefault="00000000">
            <w:pPr>
              <w:spacing w:after="0"/>
              <w:ind w:firstLine="0"/>
            </w:pPr>
            <w:r>
              <w:rPr>
                <w:sz w:val="13"/>
              </w:rPr>
              <w:t>1025</w:t>
            </w:r>
          </w:p>
        </w:tc>
        <w:tc>
          <w:tcPr>
            <w:tcW w:w="655" w:type="dxa"/>
          </w:tcPr>
          <w:p w14:paraId="132B9070" w14:textId="77777777" w:rsidR="006D1256" w:rsidRDefault="00000000">
            <w:pPr>
              <w:spacing w:after="0"/>
              <w:ind w:firstLine="0"/>
            </w:pPr>
            <w:r>
              <w:rPr>
                <w:sz w:val="13"/>
              </w:rPr>
              <w:t>94,9</w:t>
            </w:r>
          </w:p>
        </w:tc>
        <w:tc>
          <w:tcPr>
            <w:tcW w:w="655" w:type="dxa"/>
          </w:tcPr>
          <w:p w14:paraId="0950E38B" w14:textId="77777777" w:rsidR="006D1256" w:rsidRDefault="00000000">
            <w:pPr>
              <w:spacing w:after="0"/>
              <w:ind w:firstLine="0"/>
            </w:pPr>
            <w:r>
              <w:rPr>
                <w:sz w:val="13"/>
              </w:rPr>
              <w:t>83,5</w:t>
            </w:r>
          </w:p>
        </w:tc>
        <w:tc>
          <w:tcPr>
            <w:tcW w:w="655" w:type="dxa"/>
          </w:tcPr>
          <w:p w14:paraId="7F361094" w14:textId="77777777" w:rsidR="006D1256" w:rsidRDefault="00000000">
            <w:pPr>
              <w:spacing w:after="0"/>
              <w:ind w:firstLine="0"/>
            </w:pPr>
            <w:r>
              <w:rPr>
                <w:sz w:val="13"/>
              </w:rPr>
              <w:t>206,1</w:t>
            </w:r>
          </w:p>
        </w:tc>
        <w:tc>
          <w:tcPr>
            <w:tcW w:w="655" w:type="dxa"/>
          </w:tcPr>
          <w:p w14:paraId="5826E9BC" w14:textId="77777777" w:rsidR="006D1256" w:rsidRDefault="00000000">
            <w:pPr>
              <w:spacing w:after="0"/>
              <w:ind w:firstLine="0"/>
            </w:pPr>
            <w:r>
              <w:rPr>
                <w:sz w:val="13"/>
              </w:rPr>
              <w:t>32,0</w:t>
            </w:r>
          </w:p>
        </w:tc>
        <w:tc>
          <w:tcPr>
            <w:tcW w:w="655" w:type="dxa"/>
          </w:tcPr>
          <w:p w14:paraId="67E1C7C2" w14:textId="77777777" w:rsidR="006D1256" w:rsidRDefault="00000000">
            <w:pPr>
              <w:spacing w:after="0"/>
              <w:ind w:firstLine="0"/>
            </w:pPr>
            <w:r>
              <w:rPr>
                <w:sz w:val="13"/>
              </w:rPr>
              <w:t>0,381</w:t>
            </w:r>
          </w:p>
        </w:tc>
        <w:tc>
          <w:tcPr>
            <w:tcW w:w="655" w:type="dxa"/>
          </w:tcPr>
          <w:p w14:paraId="5BB93DFC" w14:textId="77777777" w:rsidR="006D1256" w:rsidRDefault="00000000">
            <w:pPr>
              <w:spacing w:after="0"/>
              <w:ind w:firstLine="0"/>
            </w:pPr>
            <w:r>
              <w:rPr>
                <w:sz w:val="13"/>
              </w:rPr>
              <w:t>53125</w:t>
            </w:r>
          </w:p>
        </w:tc>
        <w:tc>
          <w:tcPr>
            <w:tcW w:w="655" w:type="dxa"/>
          </w:tcPr>
          <w:p w14:paraId="6C8BC496" w14:textId="77777777" w:rsidR="006D1256" w:rsidRDefault="00000000">
            <w:pPr>
              <w:spacing w:after="0"/>
              <w:ind w:firstLine="0"/>
            </w:pPr>
            <w:r>
              <w:rPr>
                <w:sz w:val="13"/>
              </w:rPr>
              <w:t>71,2</w:t>
            </w:r>
          </w:p>
        </w:tc>
        <w:tc>
          <w:tcPr>
            <w:tcW w:w="655" w:type="dxa"/>
          </w:tcPr>
          <w:p w14:paraId="490198BE" w14:textId="77777777" w:rsidR="006D1256" w:rsidRDefault="00000000">
            <w:pPr>
              <w:spacing w:after="0"/>
              <w:ind w:firstLine="0"/>
            </w:pPr>
            <w:r>
              <w:rPr>
                <w:sz w:val="13"/>
              </w:rPr>
              <w:t>66,8</w:t>
            </w:r>
          </w:p>
        </w:tc>
        <w:tc>
          <w:tcPr>
            <w:tcW w:w="655" w:type="dxa"/>
          </w:tcPr>
          <w:p w14:paraId="5D4D7A60" w14:textId="77777777" w:rsidR="006D1256" w:rsidRDefault="00000000">
            <w:pPr>
              <w:spacing w:after="0"/>
              <w:ind w:firstLine="0"/>
            </w:pPr>
            <w:r>
              <w:rPr>
                <w:sz w:val="13"/>
              </w:rPr>
              <w:t>102,7</w:t>
            </w:r>
          </w:p>
        </w:tc>
        <w:tc>
          <w:tcPr>
            <w:tcW w:w="655" w:type="dxa"/>
          </w:tcPr>
          <w:p w14:paraId="005CAE6A" w14:textId="77777777" w:rsidR="006D1256" w:rsidRDefault="00000000">
            <w:pPr>
              <w:spacing w:after="0"/>
              <w:ind w:firstLine="0"/>
            </w:pPr>
            <w:r>
              <w:rPr>
                <w:sz w:val="13"/>
              </w:rPr>
              <w:t>32,7</w:t>
            </w:r>
          </w:p>
        </w:tc>
        <w:tc>
          <w:tcPr>
            <w:tcW w:w="655" w:type="dxa"/>
          </w:tcPr>
          <w:p w14:paraId="7E9BBD72" w14:textId="77777777" w:rsidR="006D1256" w:rsidRDefault="00000000">
            <w:pPr>
              <w:spacing w:after="0"/>
              <w:ind w:firstLine="0"/>
            </w:pPr>
            <w:r>
              <w:rPr>
                <w:sz w:val="13"/>
              </w:rPr>
              <w:t>0,281</w:t>
            </w:r>
          </w:p>
        </w:tc>
        <w:tc>
          <w:tcPr>
            <w:tcW w:w="655" w:type="dxa"/>
          </w:tcPr>
          <w:p w14:paraId="37BFAD4F" w14:textId="77777777" w:rsidR="006D1256" w:rsidRDefault="00000000">
            <w:pPr>
              <w:spacing w:after="0"/>
              <w:ind w:firstLine="0"/>
            </w:pPr>
            <w:r>
              <w:rPr>
                <w:sz w:val="13"/>
              </w:rPr>
              <w:t>2475</w:t>
            </w:r>
          </w:p>
        </w:tc>
      </w:tr>
      <w:tr w:rsidR="006D1256" w14:paraId="6E950313" w14:textId="77777777">
        <w:trPr>
          <w:jc w:val="center"/>
        </w:trPr>
        <w:tc>
          <w:tcPr>
            <w:tcW w:w="539" w:type="dxa"/>
          </w:tcPr>
          <w:p w14:paraId="799C375A" w14:textId="77777777" w:rsidR="006D1256" w:rsidRDefault="00000000">
            <w:pPr>
              <w:spacing w:after="0"/>
              <w:ind w:firstLine="0"/>
            </w:pPr>
            <w:r>
              <w:rPr>
                <w:sz w:val="13"/>
              </w:rPr>
              <w:t>2024</w:t>
            </w:r>
          </w:p>
        </w:tc>
        <w:tc>
          <w:tcPr>
            <w:tcW w:w="425" w:type="dxa"/>
          </w:tcPr>
          <w:p w14:paraId="790470DA" w14:textId="77777777" w:rsidR="006D1256" w:rsidRDefault="00000000">
            <w:pPr>
              <w:spacing w:after="0"/>
              <w:ind w:firstLine="0"/>
            </w:pPr>
            <w:r>
              <w:rPr>
                <w:sz w:val="13"/>
              </w:rPr>
              <w:t>12</w:t>
            </w:r>
          </w:p>
        </w:tc>
        <w:tc>
          <w:tcPr>
            <w:tcW w:w="539" w:type="dxa"/>
          </w:tcPr>
          <w:p w14:paraId="3A6A5075" w14:textId="77777777" w:rsidR="006D1256" w:rsidRDefault="00000000">
            <w:pPr>
              <w:spacing w:after="0"/>
              <w:ind w:firstLine="0"/>
            </w:pPr>
            <w:r>
              <w:rPr>
                <w:sz w:val="13"/>
              </w:rPr>
              <w:t>-0,43</w:t>
            </w:r>
          </w:p>
        </w:tc>
        <w:tc>
          <w:tcPr>
            <w:tcW w:w="709" w:type="dxa"/>
          </w:tcPr>
          <w:p w14:paraId="1B9D7CB0" w14:textId="77777777" w:rsidR="006D1256" w:rsidRDefault="00000000">
            <w:pPr>
              <w:spacing w:after="0"/>
              <w:ind w:firstLine="0"/>
            </w:pPr>
            <w:r>
              <w:rPr>
                <w:sz w:val="13"/>
              </w:rPr>
              <w:t>Neutro</w:t>
            </w:r>
          </w:p>
        </w:tc>
        <w:tc>
          <w:tcPr>
            <w:tcW w:w="655" w:type="dxa"/>
          </w:tcPr>
          <w:p w14:paraId="03C519CC" w14:textId="77777777" w:rsidR="006D1256" w:rsidRDefault="00000000">
            <w:pPr>
              <w:spacing w:after="0"/>
              <w:ind w:firstLine="0"/>
            </w:pPr>
            <w:r>
              <w:rPr>
                <w:sz w:val="13"/>
              </w:rPr>
              <w:t>120,9</w:t>
            </w:r>
          </w:p>
        </w:tc>
        <w:tc>
          <w:tcPr>
            <w:tcW w:w="655" w:type="dxa"/>
          </w:tcPr>
          <w:p w14:paraId="3B7B60E1" w14:textId="77777777" w:rsidR="006D1256" w:rsidRDefault="00000000">
            <w:pPr>
              <w:spacing w:after="0"/>
              <w:ind w:firstLine="0"/>
            </w:pPr>
            <w:r>
              <w:rPr>
                <w:sz w:val="13"/>
              </w:rPr>
              <w:t>98,5</w:t>
            </w:r>
          </w:p>
        </w:tc>
        <w:tc>
          <w:tcPr>
            <w:tcW w:w="655" w:type="dxa"/>
          </w:tcPr>
          <w:p w14:paraId="0740734E" w14:textId="77777777" w:rsidR="006D1256" w:rsidRDefault="00000000">
            <w:pPr>
              <w:spacing w:after="0"/>
              <w:ind w:firstLine="0"/>
            </w:pPr>
            <w:r>
              <w:rPr>
                <w:sz w:val="13"/>
              </w:rPr>
              <w:t>27,8</w:t>
            </w:r>
          </w:p>
        </w:tc>
        <w:tc>
          <w:tcPr>
            <w:tcW w:w="655" w:type="dxa"/>
          </w:tcPr>
          <w:p w14:paraId="4E942976" w14:textId="77777777" w:rsidR="006D1256" w:rsidRDefault="00000000">
            <w:pPr>
              <w:spacing w:after="0"/>
              <w:ind w:firstLine="0"/>
            </w:pPr>
            <w:r>
              <w:rPr>
                <w:sz w:val="13"/>
              </w:rPr>
              <w:t>29,0</w:t>
            </w:r>
          </w:p>
        </w:tc>
        <w:tc>
          <w:tcPr>
            <w:tcW w:w="655" w:type="dxa"/>
          </w:tcPr>
          <w:p w14:paraId="25078190" w14:textId="77777777" w:rsidR="006D1256" w:rsidRDefault="00000000">
            <w:pPr>
              <w:spacing w:after="0"/>
              <w:ind w:firstLine="0"/>
            </w:pPr>
            <w:r>
              <w:rPr>
                <w:sz w:val="13"/>
              </w:rPr>
              <w:t>0,436</w:t>
            </w:r>
          </w:p>
        </w:tc>
        <w:tc>
          <w:tcPr>
            <w:tcW w:w="655" w:type="dxa"/>
          </w:tcPr>
          <w:p w14:paraId="2C024828" w14:textId="77777777" w:rsidR="006D1256" w:rsidRDefault="00000000">
            <w:pPr>
              <w:spacing w:after="0"/>
              <w:ind w:firstLine="0"/>
            </w:pPr>
            <w:r>
              <w:rPr>
                <w:sz w:val="13"/>
              </w:rPr>
              <w:t>4175</w:t>
            </w:r>
          </w:p>
        </w:tc>
        <w:tc>
          <w:tcPr>
            <w:tcW w:w="655" w:type="dxa"/>
          </w:tcPr>
          <w:p w14:paraId="6E96EE03" w14:textId="77777777" w:rsidR="006D1256" w:rsidRDefault="00000000">
            <w:pPr>
              <w:spacing w:after="0"/>
              <w:ind w:firstLine="0"/>
            </w:pPr>
            <w:r>
              <w:rPr>
                <w:sz w:val="13"/>
              </w:rPr>
              <w:t>83,2</w:t>
            </w:r>
          </w:p>
        </w:tc>
        <w:tc>
          <w:tcPr>
            <w:tcW w:w="655" w:type="dxa"/>
          </w:tcPr>
          <w:p w14:paraId="2F35CDDF" w14:textId="77777777" w:rsidR="006D1256" w:rsidRDefault="00000000">
            <w:pPr>
              <w:spacing w:after="0"/>
              <w:ind w:firstLine="0"/>
            </w:pPr>
            <w:r>
              <w:rPr>
                <w:sz w:val="13"/>
              </w:rPr>
              <w:t>85,0</w:t>
            </w:r>
          </w:p>
        </w:tc>
        <w:tc>
          <w:tcPr>
            <w:tcW w:w="655" w:type="dxa"/>
          </w:tcPr>
          <w:p w14:paraId="3E27A354" w14:textId="77777777" w:rsidR="006D1256" w:rsidRDefault="00000000">
            <w:pPr>
              <w:spacing w:after="0"/>
              <w:ind w:firstLine="0"/>
            </w:pPr>
            <w:r>
              <w:rPr>
                <w:sz w:val="13"/>
              </w:rPr>
              <w:t>120,6</w:t>
            </w:r>
          </w:p>
        </w:tc>
        <w:tc>
          <w:tcPr>
            <w:tcW w:w="655" w:type="dxa"/>
          </w:tcPr>
          <w:p w14:paraId="11B193A7" w14:textId="77777777" w:rsidR="006D1256" w:rsidRDefault="00000000">
            <w:pPr>
              <w:spacing w:after="0"/>
              <w:ind w:firstLine="0"/>
            </w:pPr>
            <w:r>
              <w:rPr>
                <w:sz w:val="13"/>
              </w:rPr>
              <w:t>30,6</w:t>
            </w:r>
          </w:p>
        </w:tc>
        <w:tc>
          <w:tcPr>
            <w:tcW w:w="655" w:type="dxa"/>
          </w:tcPr>
          <w:p w14:paraId="647A21BE" w14:textId="77777777" w:rsidR="006D1256" w:rsidRDefault="00000000">
            <w:pPr>
              <w:spacing w:after="0"/>
              <w:ind w:firstLine="0"/>
            </w:pPr>
            <w:r>
              <w:rPr>
                <w:sz w:val="13"/>
              </w:rPr>
              <w:t>0,420</w:t>
            </w:r>
          </w:p>
        </w:tc>
        <w:tc>
          <w:tcPr>
            <w:tcW w:w="655" w:type="dxa"/>
          </w:tcPr>
          <w:p w14:paraId="3C6D5914" w14:textId="77777777" w:rsidR="006D1256" w:rsidRDefault="00000000">
            <w:pPr>
              <w:spacing w:after="0"/>
              <w:ind w:firstLine="0"/>
            </w:pPr>
            <w:r>
              <w:rPr>
                <w:sz w:val="13"/>
              </w:rPr>
              <w:t>2050</w:t>
            </w:r>
          </w:p>
        </w:tc>
        <w:tc>
          <w:tcPr>
            <w:tcW w:w="655" w:type="dxa"/>
          </w:tcPr>
          <w:p w14:paraId="49FF330D" w14:textId="77777777" w:rsidR="006D1256" w:rsidRDefault="00000000">
            <w:pPr>
              <w:spacing w:after="0"/>
              <w:ind w:firstLine="0"/>
            </w:pPr>
            <w:r>
              <w:rPr>
                <w:sz w:val="13"/>
              </w:rPr>
              <w:t>57,9</w:t>
            </w:r>
          </w:p>
        </w:tc>
        <w:tc>
          <w:tcPr>
            <w:tcW w:w="655" w:type="dxa"/>
          </w:tcPr>
          <w:p w14:paraId="5E564AF2" w14:textId="77777777" w:rsidR="006D1256" w:rsidRDefault="00000000">
            <w:pPr>
              <w:spacing w:after="0"/>
              <w:ind w:firstLine="0"/>
            </w:pPr>
            <w:r>
              <w:rPr>
                <w:sz w:val="13"/>
              </w:rPr>
              <w:t>61,4</w:t>
            </w:r>
          </w:p>
        </w:tc>
        <w:tc>
          <w:tcPr>
            <w:tcW w:w="655" w:type="dxa"/>
          </w:tcPr>
          <w:p w14:paraId="2F85FBDC" w14:textId="77777777" w:rsidR="006D1256" w:rsidRDefault="00000000">
            <w:pPr>
              <w:spacing w:after="0"/>
              <w:ind w:firstLine="0"/>
            </w:pPr>
            <w:r>
              <w:rPr>
                <w:sz w:val="13"/>
              </w:rPr>
              <w:t>30,5</w:t>
            </w:r>
          </w:p>
        </w:tc>
        <w:tc>
          <w:tcPr>
            <w:tcW w:w="655" w:type="dxa"/>
          </w:tcPr>
          <w:p w14:paraId="421BE783" w14:textId="77777777" w:rsidR="006D1256" w:rsidRDefault="00000000">
            <w:pPr>
              <w:spacing w:after="0"/>
              <w:ind w:firstLine="0"/>
            </w:pPr>
            <w:r>
              <w:rPr>
                <w:sz w:val="13"/>
              </w:rPr>
              <w:t>32,6</w:t>
            </w:r>
          </w:p>
        </w:tc>
        <w:tc>
          <w:tcPr>
            <w:tcW w:w="655" w:type="dxa"/>
          </w:tcPr>
          <w:p w14:paraId="438D5618" w14:textId="77777777" w:rsidR="006D1256" w:rsidRDefault="00000000">
            <w:pPr>
              <w:spacing w:after="0"/>
              <w:ind w:firstLine="0"/>
            </w:pPr>
            <w:r>
              <w:rPr>
                <w:sz w:val="13"/>
              </w:rPr>
              <w:t>0,265</w:t>
            </w:r>
          </w:p>
        </w:tc>
        <w:tc>
          <w:tcPr>
            <w:tcW w:w="655" w:type="dxa"/>
          </w:tcPr>
          <w:p w14:paraId="202CB7D4" w14:textId="77777777" w:rsidR="006D1256" w:rsidRDefault="00000000">
            <w:pPr>
              <w:spacing w:after="0"/>
              <w:ind w:firstLine="0"/>
            </w:pPr>
            <w:r>
              <w:rPr>
                <w:sz w:val="13"/>
              </w:rPr>
              <w:t>9600</w:t>
            </w:r>
          </w:p>
        </w:tc>
      </w:tr>
      <w:tr w:rsidR="006D1256" w14:paraId="3A6BCF6D" w14:textId="77777777">
        <w:trPr>
          <w:jc w:val="center"/>
        </w:trPr>
        <w:tc>
          <w:tcPr>
            <w:tcW w:w="539" w:type="dxa"/>
          </w:tcPr>
          <w:p w14:paraId="65A3DF8B" w14:textId="77777777" w:rsidR="006D1256" w:rsidRDefault="00000000">
            <w:pPr>
              <w:spacing w:after="0"/>
              <w:ind w:firstLine="0"/>
            </w:pPr>
            <w:r>
              <w:rPr>
                <w:sz w:val="13"/>
              </w:rPr>
              <w:t>2025</w:t>
            </w:r>
          </w:p>
        </w:tc>
        <w:tc>
          <w:tcPr>
            <w:tcW w:w="425" w:type="dxa"/>
          </w:tcPr>
          <w:p w14:paraId="5AC3CA36" w14:textId="77777777" w:rsidR="006D1256" w:rsidRDefault="00000000">
            <w:pPr>
              <w:spacing w:after="0"/>
              <w:ind w:firstLine="0"/>
            </w:pPr>
            <w:r>
              <w:rPr>
                <w:sz w:val="13"/>
              </w:rPr>
              <w:t>1</w:t>
            </w:r>
          </w:p>
        </w:tc>
        <w:tc>
          <w:tcPr>
            <w:tcW w:w="539" w:type="dxa"/>
          </w:tcPr>
          <w:p w14:paraId="243156FB" w14:textId="77777777" w:rsidR="006D1256" w:rsidRDefault="00000000">
            <w:pPr>
              <w:spacing w:after="0"/>
              <w:ind w:firstLine="0"/>
            </w:pPr>
            <w:r>
              <w:rPr>
                <w:sz w:val="13"/>
              </w:rPr>
              <w:t>-0,46</w:t>
            </w:r>
          </w:p>
        </w:tc>
        <w:tc>
          <w:tcPr>
            <w:tcW w:w="709" w:type="dxa"/>
          </w:tcPr>
          <w:p w14:paraId="13E29B1A" w14:textId="77777777" w:rsidR="006D1256" w:rsidRDefault="00000000">
            <w:pPr>
              <w:spacing w:after="0"/>
              <w:ind w:firstLine="0"/>
            </w:pPr>
            <w:r>
              <w:rPr>
                <w:sz w:val="13"/>
              </w:rPr>
              <w:t>Neutro</w:t>
            </w:r>
          </w:p>
        </w:tc>
        <w:tc>
          <w:tcPr>
            <w:tcW w:w="655" w:type="dxa"/>
          </w:tcPr>
          <w:p w14:paraId="7764E598" w14:textId="77777777" w:rsidR="006D1256" w:rsidRDefault="00000000">
            <w:pPr>
              <w:spacing w:after="0"/>
              <w:ind w:firstLine="0"/>
            </w:pPr>
            <w:r>
              <w:rPr>
                <w:sz w:val="13"/>
              </w:rPr>
              <w:t>116,6</w:t>
            </w:r>
          </w:p>
        </w:tc>
        <w:tc>
          <w:tcPr>
            <w:tcW w:w="655" w:type="dxa"/>
          </w:tcPr>
          <w:p w14:paraId="74C8FE6A" w14:textId="77777777" w:rsidR="006D1256" w:rsidRDefault="00000000">
            <w:pPr>
              <w:spacing w:after="0"/>
              <w:ind w:firstLine="0"/>
            </w:pPr>
            <w:r>
              <w:rPr>
                <w:sz w:val="13"/>
              </w:rPr>
              <w:t>101,2</w:t>
            </w:r>
          </w:p>
        </w:tc>
        <w:tc>
          <w:tcPr>
            <w:tcW w:w="655" w:type="dxa"/>
          </w:tcPr>
          <w:p w14:paraId="5DD50EA2" w14:textId="77777777" w:rsidR="006D1256" w:rsidRDefault="00000000">
            <w:pPr>
              <w:spacing w:after="0"/>
              <w:ind w:firstLine="0"/>
            </w:pPr>
            <w:r>
              <w:rPr>
                <w:sz w:val="13"/>
              </w:rPr>
              <w:t>114,9</w:t>
            </w:r>
          </w:p>
        </w:tc>
        <w:tc>
          <w:tcPr>
            <w:tcW w:w="655" w:type="dxa"/>
          </w:tcPr>
          <w:p w14:paraId="519F4CDE" w14:textId="77777777" w:rsidR="006D1256" w:rsidRDefault="00000000">
            <w:pPr>
              <w:spacing w:after="0"/>
              <w:ind w:firstLine="0"/>
            </w:pPr>
            <w:r>
              <w:rPr>
                <w:sz w:val="13"/>
              </w:rPr>
              <w:t>28,4</w:t>
            </w:r>
          </w:p>
        </w:tc>
        <w:tc>
          <w:tcPr>
            <w:tcW w:w="655" w:type="dxa"/>
          </w:tcPr>
          <w:p w14:paraId="6754CFB1" w14:textId="77777777" w:rsidR="006D1256" w:rsidRDefault="00000000">
            <w:pPr>
              <w:spacing w:after="0"/>
              <w:ind w:firstLine="0"/>
            </w:pPr>
            <w:r>
              <w:rPr>
                <w:sz w:val="13"/>
              </w:rPr>
              <w:t>0,500</w:t>
            </w:r>
          </w:p>
        </w:tc>
        <w:tc>
          <w:tcPr>
            <w:tcW w:w="655" w:type="dxa"/>
          </w:tcPr>
          <w:p w14:paraId="3BB09A7C" w14:textId="77777777" w:rsidR="006D1256" w:rsidRDefault="00000000">
            <w:pPr>
              <w:spacing w:after="0"/>
              <w:ind w:firstLine="0"/>
            </w:pPr>
            <w:r>
              <w:rPr>
                <w:sz w:val="13"/>
              </w:rPr>
              <w:t>850</w:t>
            </w:r>
          </w:p>
        </w:tc>
        <w:tc>
          <w:tcPr>
            <w:tcW w:w="655" w:type="dxa"/>
          </w:tcPr>
          <w:p w14:paraId="01235115" w14:textId="77777777" w:rsidR="006D1256" w:rsidRDefault="00000000">
            <w:pPr>
              <w:spacing w:after="0"/>
              <w:ind w:firstLine="0"/>
            </w:pPr>
            <w:r>
              <w:rPr>
                <w:sz w:val="13"/>
              </w:rPr>
              <w:t>113,1</w:t>
            </w:r>
          </w:p>
        </w:tc>
        <w:tc>
          <w:tcPr>
            <w:tcW w:w="655" w:type="dxa"/>
          </w:tcPr>
          <w:p w14:paraId="42EA316D" w14:textId="77777777" w:rsidR="006D1256" w:rsidRDefault="00000000">
            <w:pPr>
              <w:spacing w:after="0"/>
              <w:ind w:firstLine="0"/>
            </w:pPr>
            <w:r>
              <w:rPr>
                <w:sz w:val="13"/>
              </w:rPr>
              <w:t>102,0</w:t>
            </w:r>
          </w:p>
        </w:tc>
        <w:tc>
          <w:tcPr>
            <w:tcW w:w="655" w:type="dxa"/>
          </w:tcPr>
          <w:p w14:paraId="2D76EF2D" w14:textId="77777777" w:rsidR="006D1256" w:rsidRDefault="00000000">
            <w:pPr>
              <w:spacing w:after="0"/>
              <w:ind w:firstLine="0"/>
            </w:pPr>
            <w:r>
              <w:rPr>
                <w:sz w:val="13"/>
              </w:rPr>
              <w:t>216,6</w:t>
            </w:r>
          </w:p>
        </w:tc>
        <w:tc>
          <w:tcPr>
            <w:tcW w:w="655" w:type="dxa"/>
          </w:tcPr>
          <w:p w14:paraId="46C268B7" w14:textId="77777777" w:rsidR="006D1256" w:rsidRDefault="00000000">
            <w:pPr>
              <w:spacing w:after="0"/>
              <w:ind w:firstLine="0"/>
            </w:pPr>
            <w:r>
              <w:rPr>
                <w:sz w:val="13"/>
              </w:rPr>
              <w:t>27,9</w:t>
            </w:r>
          </w:p>
        </w:tc>
        <w:tc>
          <w:tcPr>
            <w:tcW w:w="655" w:type="dxa"/>
          </w:tcPr>
          <w:p w14:paraId="2B380661" w14:textId="77777777" w:rsidR="006D1256" w:rsidRDefault="00000000">
            <w:pPr>
              <w:spacing w:after="0"/>
              <w:ind w:firstLine="0"/>
            </w:pPr>
            <w:r>
              <w:rPr>
                <w:sz w:val="13"/>
              </w:rPr>
              <w:t>0,529</w:t>
            </w:r>
          </w:p>
        </w:tc>
        <w:tc>
          <w:tcPr>
            <w:tcW w:w="655" w:type="dxa"/>
          </w:tcPr>
          <w:p w14:paraId="1F597F2C" w14:textId="77777777" w:rsidR="006D1256" w:rsidRDefault="00000000">
            <w:pPr>
              <w:spacing w:after="0"/>
              <w:ind w:firstLine="0"/>
            </w:pPr>
            <w:r>
              <w:rPr>
                <w:sz w:val="13"/>
              </w:rPr>
              <w:t>3625</w:t>
            </w:r>
          </w:p>
        </w:tc>
        <w:tc>
          <w:tcPr>
            <w:tcW w:w="655" w:type="dxa"/>
          </w:tcPr>
          <w:p w14:paraId="47707CD9" w14:textId="77777777" w:rsidR="006D1256" w:rsidRDefault="00000000">
            <w:pPr>
              <w:spacing w:after="0"/>
              <w:ind w:firstLine="0"/>
            </w:pPr>
            <w:r>
              <w:rPr>
                <w:sz w:val="13"/>
              </w:rPr>
              <w:t>82,7</w:t>
            </w:r>
          </w:p>
        </w:tc>
        <w:tc>
          <w:tcPr>
            <w:tcW w:w="655" w:type="dxa"/>
          </w:tcPr>
          <w:p w14:paraId="41725DB5" w14:textId="77777777" w:rsidR="006D1256" w:rsidRDefault="00000000">
            <w:pPr>
              <w:spacing w:after="0"/>
              <w:ind w:firstLine="0"/>
            </w:pPr>
            <w:r>
              <w:rPr>
                <w:sz w:val="13"/>
              </w:rPr>
              <w:t>69,8</w:t>
            </w:r>
          </w:p>
        </w:tc>
        <w:tc>
          <w:tcPr>
            <w:tcW w:w="655" w:type="dxa"/>
          </w:tcPr>
          <w:p w14:paraId="5B81D087" w14:textId="77777777" w:rsidR="006D1256" w:rsidRDefault="00000000">
            <w:pPr>
              <w:spacing w:after="0"/>
              <w:ind w:firstLine="0"/>
            </w:pPr>
            <w:r>
              <w:rPr>
                <w:sz w:val="13"/>
              </w:rPr>
              <w:t>131,9</w:t>
            </w:r>
          </w:p>
        </w:tc>
        <w:tc>
          <w:tcPr>
            <w:tcW w:w="655" w:type="dxa"/>
          </w:tcPr>
          <w:p w14:paraId="1E29BAD7" w14:textId="77777777" w:rsidR="006D1256" w:rsidRDefault="00000000">
            <w:pPr>
              <w:spacing w:after="0"/>
              <w:ind w:firstLine="0"/>
            </w:pPr>
            <w:r>
              <w:rPr>
                <w:sz w:val="13"/>
              </w:rPr>
              <w:t>29,6</w:t>
            </w:r>
          </w:p>
        </w:tc>
        <w:tc>
          <w:tcPr>
            <w:tcW w:w="655" w:type="dxa"/>
          </w:tcPr>
          <w:p w14:paraId="41F17DE2" w14:textId="77777777" w:rsidR="006D1256" w:rsidRDefault="00000000">
            <w:pPr>
              <w:spacing w:after="0"/>
              <w:ind w:firstLine="0"/>
            </w:pPr>
            <w:r>
              <w:rPr>
                <w:sz w:val="13"/>
              </w:rPr>
              <w:t>0,330</w:t>
            </w:r>
          </w:p>
        </w:tc>
        <w:tc>
          <w:tcPr>
            <w:tcW w:w="655" w:type="dxa"/>
          </w:tcPr>
          <w:p w14:paraId="68770E48" w14:textId="77777777" w:rsidR="006D1256" w:rsidRDefault="00000000">
            <w:pPr>
              <w:spacing w:after="0"/>
              <w:ind w:firstLine="0"/>
            </w:pPr>
            <w:r>
              <w:rPr>
                <w:sz w:val="13"/>
              </w:rPr>
              <w:t>450</w:t>
            </w:r>
          </w:p>
        </w:tc>
      </w:tr>
      <w:tr w:rsidR="006D1256" w14:paraId="0B757F51" w14:textId="77777777">
        <w:trPr>
          <w:jc w:val="center"/>
        </w:trPr>
        <w:tc>
          <w:tcPr>
            <w:tcW w:w="539" w:type="dxa"/>
          </w:tcPr>
          <w:p w14:paraId="55015852" w14:textId="77777777" w:rsidR="006D1256" w:rsidRDefault="00000000">
            <w:pPr>
              <w:spacing w:after="0"/>
              <w:ind w:firstLine="0"/>
            </w:pPr>
            <w:r>
              <w:rPr>
                <w:sz w:val="13"/>
              </w:rPr>
              <w:lastRenderedPageBreak/>
              <w:t>2025</w:t>
            </w:r>
          </w:p>
        </w:tc>
        <w:tc>
          <w:tcPr>
            <w:tcW w:w="425" w:type="dxa"/>
          </w:tcPr>
          <w:p w14:paraId="2FA625D2" w14:textId="77777777" w:rsidR="006D1256" w:rsidRDefault="00000000">
            <w:pPr>
              <w:spacing w:after="0"/>
              <w:ind w:firstLine="0"/>
            </w:pPr>
            <w:r>
              <w:rPr>
                <w:sz w:val="13"/>
              </w:rPr>
              <w:t>2</w:t>
            </w:r>
          </w:p>
        </w:tc>
        <w:tc>
          <w:tcPr>
            <w:tcW w:w="539" w:type="dxa"/>
          </w:tcPr>
          <w:p w14:paraId="1405AF93" w14:textId="77777777" w:rsidR="006D1256" w:rsidRDefault="00000000">
            <w:pPr>
              <w:spacing w:after="0"/>
              <w:ind w:firstLine="0"/>
            </w:pPr>
            <w:r>
              <w:rPr>
                <w:sz w:val="13"/>
              </w:rPr>
              <w:t>-0,22</w:t>
            </w:r>
          </w:p>
        </w:tc>
        <w:tc>
          <w:tcPr>
            <w:tcW w:w="709" w:type="dxa"/>
          </w:tcPr>
          <w:p w14:paraId="392D5C6A" w14:textId="77777777" w:rsidR="006D1256" w:rsidRDefault="00000000">
            <w:pPr>
              <w:spacing w:after="0"/>
              <w:ind w:firstLine="0"/>
            </w:pPr>
            <w:r>
              <w:rPr>
                <w:sz w:val="13"/>
              </w:rPr>
              <w:t>Neutro</w:t>
            </w:r>
          </w:p>
        </w:tc>
        <w:tc>
          <w:tcPr>
            <w:tcW w:w="655" w:type="dxa"/>
          </w:tcPr>
          <w:p w14:paraId="1C3F2953" w14:textId="77777777" w:rsidR="006D1256" w:rsidRDefault="00000000">
            <w:pPr>
              <w:spacing w:after="0"/>
              <w:ind w:firstLine="0"/>
            </w:pPr>
            <w:r>
              <w:rPr>
                <w:sz w:val="13"/>
              </w:rPr>
              <w:t>162,6</w:t>
            </w:r>
          </w:p>
        </w:tc>
        <w:tc>
          <w:tcPr>
            <w:tcW w:w="655" w:type="dxa"/>
          </w:tcPr>
          <w:p w14:paraId="3E210E53" w14:textId="77777777" w:rsidR="006D1256" w:rsidRDefault="00000000">
            <w:pPr>
              <w:spacing w:after="0"/>
              <w:ind w:firstLine="0"/>
            </w:pPr>
            <w:r>
              <w:rPr>
                <w:sz w:val="13"/>
              </w:rPr>
              <w:t>108,0</w:t>
            </w:r>
          </w:p>
        </w:tc>
        <w:tc>
          <w:tcPr>
            <w:tcW w:w="655" w:type="dxa"/>
          </w:tcPr>
          <w:p w14:paraId="152F5056" w14:textId="77777777" w:rsidR="006D1256" w:rsidRDefault="00000000">
            <w:pPr>
              <w:spacing w:after="0"/>
              <w:ind w:firstLine="0"/>
            </w:pPr>
            <w:r>
              <w:rPr>
                <w:sz w:val="13"/>
              </w:rPr>
              <w:t>51,5</w:t>
            </w:r>
          </w:p>
        </w:tc>
        <w:tc>
          <w:tcPr>
            <w:tcW w:w="655" w:type="dxa"/>
          </w:tcPr>
          <w:p w14:paraId="53299FF9" w14:textId="77777777" w:rsidR="006D1256" w:rsidRDefault="00000000">
            <w:pPr>
              <w:spacing w:after="0"/>
              <w:ind w:firstLine="0"/>
            </w:pPr>
            <w:r>
              <w:rPr>
                <w:sz w:val="13"/>
              </w:rPr>
              <w:t>26,6</w:t>
            </w:r>
          </w:p>
        </w:tc>
        <w:tc>
          <w:tcPr>
            <w:tcW w:w="655" w:type="dxa"/>
          </w:tcPr>
          <w:p w14:paraId="7EEAFE27" w14:textId="77777777" w:rsidR="006D1256" w:rsidRDefault="00000000">
            <w:pPr>
              <w:spacing w:after="0"/>
              <w:ind w:firstLine="0"/>
            </w:pPr>
            <w:r>
              <w:rPr>
                <w:sz w:val="13"/>
              </w:rPr>
              <w:t>0,443</w:t>
            </w:r>
          </w:p>
        </w:tc>
        <w:tc>
          <w:tcPr>
            <w:tcW w:w="655" w:type="dxa"/>
          </w:tcPr>
          <w:p w14:paraId="18251130" w14:textId="77777777" w:rsidR="006D1256" w:rsidRDefault="00000000">
            <w:pPr>
              <w:spacing w:after="0"/>
              <w:ind w:firstLine="0"/>
            </w:pPr>
            <w:r>
              <w:rPr>
                <w:sz w:val="13"/>
              </w:rPr>
              <w:t>0</w:t>
            </w:r>
          </w:p>
        </w:tc>
        <w:tc>
          <w:tcPr>
            <w:tcW w:w="655" w:type="dxa"/>
          </w:tcPr>
          <w:p w14:paraId="61110B05" w14:textId="77777777" w:rsidR="006D1256" w:rsidRDefault="00000000">
            <w:pPr>
              <w:spacing w:after="0"/>
              <w:ind w:firstLine="0"/>
            </w:pPr>
            <w:r>
              <w:rPr>
                <w:sz w:val="13"/>
              </w:rPr>
              <w:t>138,6</w:t>
            </w:r>
          </w:p>
        </w:tc>
        <w:tc>
          <w:tcPr>
            <w:tcW w:w="655" w:type="dxa"/>
          </w:tcPr>
          <w:p w14:paraId="65E09B93" w14:textId="77777777" w:rsidR="006D1256" w:rsidRDefault="00000000">
            <w:pPr>
              <w:spacing w:after="0"/>
              <w:ind w:firstLine="0"/>
            </w:pPr>
            <w:r>
              <w:rPr>
                <w:sz w:val="13"/>
              </w:rPr>
              <w:t>106,8</w:t>
            </w:r>
          </w:p>
        </w:tc>
        <w:tc>
          <w:tcPr>
            <w:tcW w:w="655" w:type="dxa"/>
          </w:tcPr>
          <w:p w14:paraId="74BD51A8" w14:textId="77777777" w:rsidR="006D1256" w:rsidRDefault="00000000">
            <w:pPr>
              <w:spacing w:after="0"/>
              <w:ind w:firstLine="0"/>
            </w:pPr>
            <w:r>
              <w:rPr>
                <w:sz w:val="13"/>
              </w:rPr>
              <w:t>57,6</w:t>
            </w:r>
          </w:p>
        </w:tc>
        <w:tc>
          <w:tcPr>
            <w:tcW w:w="655" w:type="dxa"/>
          </w:tcPr>
          <w:p w14:paraId="1DF29285" w14:textId="77777777" w:rsidR="006D1256" w:rsidRDefault="00000000">
            <w:pPr>
              <w:spacing w:after="0"/>
              <w:ind w:firstLine="0"/>
            </w:pPr>
            <w:r>
              <w:rPr>
                <w:sz w:val="13"/>
              </w:rPr>
              <w:t>27,6</w:t>
            </w:r>
          </w:p>
        </w:tc>
        <w:tc>
          <w:tcPr>
            <w:tcW w:w="655" w:type="dxa"/>
          </w:tcPr>
          <w:p w14:paraId="7DEBAEC9" w14:textId="77777777" w:rsidR="006D1256" w:rsidRDefault="00000000">
            <w:pPr>
              <w:spacing w:after="0"/>
              <w:ind w:firstLine="0"/>
            </w:pPr>
            <w:r>
              <w:rPr>
                <w:sz w:val="13"/>
              </w:rPr>
              <w:t>0,464</w:t>
            </w:r>
          </w:p>
        </w:tc>
        <w:tc>
          <w:tcPr>
            <w:tcW w:w="655" w:type="dxa"/>
          </w:tcPr>
          <w:p w14:paraId="559D573E" w14:textId="77777777" w:rsidR="006D1256" w:rsidRDefault="00000000">
            <w:pPr>
              <w:spacing w:after="0"/>
              <w:ind w:firstLine="0"/>
            </w:pPr>
            <w:r>
              <w:rPr>
                <w:sz w:val="13"/>
              </w:rPr>
              <w:t>10400</w:t>
            </w:r>
          </w:p>
        </w:tc>
        <w:tc>
          <w:tcPr>
            <w:tcW w:w="655" w:type="dxa"/>
          </w:tcPr>
          <w:p w14:paraId="1028DA0A" w14:textId="77777777" w:rsidR="006D1256" w:rsidRDefault="00000000">
            <w:pPr>
              <w:spacing w:after="0"/>
              <w:ind w:firstLine="0"/>
            </w:pPr>
            <w:r>
              <w:rPr>
                <w:sz w:val="13"/>
              </w:rPr>
              <w:t>111,1</w:t>
            </w:r>
          </w:p>
        </w:tc>
        <w:tc>
          <w:tcPr>
            <w:tcW w:w="655" w:type="dxa"/>
          </w:tcPr>
          <w:p w14:paraId="0A41766C" w14:textId="77777777" w:rsidR="006D1256" w:rsidRDefault="00000000">
            <w:pPr>
              <w:spacing w:after="0"/>
              <w:ind w:firstLine="0"/>
            </w:pPr>
            <w:r>
              <w:rPr>
                <w:sz w:val="13"/>
              </w:rPr>
              <w:t>85,6</w:t>
            </w:r>
          </w:p>
        </w:tc>
        <w:tc>
          <w:tcPr>
            <w:tcW w:w="655" w:type="dxa"/>
          </w:tcPr>
          <w:p w14:paraId="0C68B6F9" w14:textId="77777777" w:rsidR="006D1256" w:rsidRDefault="00000000">
            <w:pPr>
              <w:spacing w:after="0"/>
              <w:ind w:firstLine="0"/>
            </w:pPr>
            <w:r>
              <w:rPr>
                <w:sz w:val="13"/>
              </w:rPr>
              <w:t>24,4</w:t>
            </w:r>
          </w:p>
        </w:tc>
        <w:tc>
          <w:tcPr>
            <w:tcW w:w="655" w:type="dxa"/>
          </w:tcPr>
          <w:p w14:paraId="2840289A" w14:textId="77777777" w:rsidR="006D1256" w:rsidRDefault="00000000">
            <w:pPr>
              <w:spacing w:after="0"/>
              <w:ind w:firstLine="0"/>
            </w:pPr>
            <w:r>
              <w:rPr>
                <w:sz w:val="13"/>
              </w:rPr>
              <w:t>28,5</w:t>
            </w:r>
          </w:p>
        </w:tc>
        <w:tc>
          <w:tcPr>
            <w:tcW w:w="655" w:type="dxa"/>
          </w:tcPr>
          <w:p w14:paraId="406273FD" w14:textId="77777777" w:rsidR="006D1256" w:rsidRDefault="00000000">
            <w:pPr>
              <w:spacing w:after="0"/>
              <w:ind w:firstLine="0"/>
            </w:pPr>
            <w:r>
              <w:rPr>
                <w:sz w:val="13"/>
              </w:rPr>
              <w:t>0,347</w:t>
            </w:r>
          </w:p>
        </w:tc>
        <w:tc>
          <w:tcPr>
            <w:tcW w:w="655" w:type="dxa"/>
          </w:tcPr>
          <w:p w14:paraId="1C0874CC" w14:textId="77777777" w:rsidR="006D1256" w:rsidRDefault="00000000">
            <w:pPr>
              <w:spacing w:after="0"/>
              <w:ind w:firstLine="0"/>
            </w:pPr>
            <w:r>
              <w:rPr>
                <w:sz w:val="13"/>
              </w:rPr>
              <w:t>100</w:t>
            </w:r>
          </w:p>
        </w:tc>
      </w:tr>
      <w:tr w:rsidR="006D1256" w14:paraId="5735454D" w14:textId="77777777">
        <w:trPr>
          <w:jc w:val="center"/>
        </w:trPr>
        <w:tc>
          <w:tcPr>
            <w:tcW w:w="539" w:type="dxa"/>
          </w:tcPr>
          <w:p w14:paraId="35A20BA9" w14:textId="77777777" w:rsidR="006D1256" w:rsidRDefault="00000000">
            <w:pPr>
              <w:spacing w:after="0"/>
              <w:ind w:firstLine="0"/>
            </w:pPr>
            <w:r>
              <w:rPr>
                <w:sz w:val="13"/>
              </w:rPr>
              <w:t>2025</w:t>
            </w:r>
          </w:p>
        </w:tc>
        <w:tc>
          <w:tcPr>
            <w:tcW w:w="425" w:type="dxa"/>
          </w:tcPr>
          <w:p w14:paraId="24A625F1" w14:textId="77777777" w:rsidR="006D1256" w:rsidRDefault="00000000">
            <w:pPr>
              <w:spacing w:after="0"/>
              <w:ind w:firstLine="0"/>
            </w:pPr>
            <w:r>
              <w:rPr>
                <w:sz w:val="13"/>
              </w:rPr>
              <w:t>3</w:t>
            </w:r>
          </w:p>
        </w:tc>
        <w:tc>
          <w:tcPr>
            <w:tcW w:w="539" w:type="dxa"/>
          </w:tcPr>
          <w:p w14:paraId="150A5656" w14:textId="77777777" w:rsidR="006D1256" w:rsidRDefault="00000000">
            <w:pPr>
              <w:spacing w:after="0"/>
              <w:ind w:firstLine="0"/>
            </w:pPr>
            <w:r>
              <w:rPr>
                <w:sz w:val="13"/>
              </w:rPr>
              <w:t>-0,08</w:t>
            </w:r>
          </w:p>
        </w:tc>
        <w:tc>
          <w:tcPr>
            <w:tcW w:w="709" w:type="dxa"/>
          </w:tcPr>
          <w:p w14:paraId="489ED52B" w14:textId="77777777" w:rsidR="006D1256" w:rsidRDefault="00000000">
            <w:pPr>
              <w:spacing w:after="0"/>
              <w:ind w:firstLine="0"/>
            </w:pPr>
            <w:r>
              <w:rPr>
                <w:sz w:val="13"/>
              </w:rPr>
              <w:t>Neutro</w:t>
            </w:r>
          </w:p>
        </w:tc>
        <w:tc>
          <w:tcPr>
            <w:tcW w:w="655" w:type="dxa"/>
          </w:tcPr>
          <w:p w14:paraId="1064A7BE" w14:textId="77777777" w:rsidR="006D1256" w:rsidRDefault="00000000">
            <w:pPr>
              <w:spacing w:after="0"/>
              <w:ind w:firstLine="0"/>
            </w:pPr>
            <w:r>
              <w:rPr>
                <w:sz w:val="13"/>
              </w:rPr>
              <w:t>139,1</w:t>
            </w:r>
          </w:p>
        </w:tc>
        <w:tc>
          <w:tcPr>
            <w:tcW w:w="655" w:type="dxa"/>
          </w:tcPr>
          <w:p w14:paraId="0083E4B1" w14:textId="77777777" w:rsidR="006D1256" w:rsidRDefault="00000000">
            <w:pPr>
              <w:spacing w:after="0"/>
              <w:ind w:firstLine="0"/>
            </w:pPr>
            <w:r>
              <w:rPr>
                <w:sz w:val="13"/>
              </w:rPr>
              <w:t>105,3</w:t>
            </w:r>
          </w:p>
        </w:tc>
        <w:tc>
          <w:tcPr>
            <w:tcW w:w="655" w:type="dxa"/>
          </w:tcPr>
          <w:p w14:paraId="5EE90469" w14:textId="77777777" w:rsidR="006D1256" w:rsidRDefault="00000000">
            <w:pPr>
              <w:spacing w:after="0"/>
              <w:ind w:firstLine="0"/>
            </w:pPr>
            <w:r>
              <w:rPr>
                <w:sz w:val="13"/>
              </w:rPr>
              <w:t>51,7</w:t>
            </w:r>
          </w:p>
        </w:tc>
        <w:tc>
          <w:tcPr>
            <w:tcW w:w="655" w:type="dxa"/>
          </w:tcPr>
          <w:p w14:paraId="2C5B0D22" w14:textId="77777777" w:rsidR="006D1256" w:rsidRDefault="00000000">
            <w:pPr>
              <w:spacing w:after="0"/>
              <w:ind w:firstLine="0"/>
            </w:pPr>
            <w:r>
              <w:rPr>
                <w:sz w:val="13"/>
              </w:rPr>
              <w:t>26,3</w:t>
            </w:r>
          </w:p>
        </w:tc>
        <w:tc>
          <w:tcPr>
            <w:tcW w:w="655" w:type="dxa"/>
          </w:tcPr>
          <w:p w14:paraId="3C13A040" w14:textId="77777777" w:rsidR="006D1256" w:rsidRDefault="00000000">
            <w:pPr>
              <w:spacing w:after="0"/>
              <w:ind w:firstLine="0"/>
            </w:pPr>
            <w:r>
              <w:rPr>
                <w:sz w:val="13"/>
              </w:rPr>
              <w:t>0,456</w:t>
            </w:r>
          </w:p>
        </w:tc>
        <w:tc>
          <w:tcPr>
            <w:tcW w:w="655" w:type="dxa"/>
          </w:tcPr>
          <w:p w14:paraId="57F79B5A" w14:textId="77777777" w:rsidR="006D1256" w:rsidRDefault="00000000">
            <w:pPr>
              <w:spacing w:after="0"/>
              <w:ind w:firstLine="0"/>
            </w:pPr>
            <w:r>
              <w:rPr>
                <w:sz w:val="13"/>
              </w:rPr>
              <w:t>0</w:t>
            </w:r>
          </w:p>
        </w:tc>
        <w:tc>
          <w:tcPr>
            <w:tcW w:w="655" w:type="dxa"/>
          </w:tcPr>
          <w:p w14:paraId="510FBF4F" w14:textId="77777777" w:rsidR="006D1256" w:rsidRDefault="00000000">
            <w:pPr>
              <w:spacing w:after="0"/>
              <w:ind w:firstLine="0"/>
            </w:pPr>
            <w:r>
              <w:rPr>
                <w:sz w:val="13"/>
              </w:rPr>
              <w:t>78,5</w:t>
            </w:r>
          </w:p>
        </w:tc>
        <w:tc>
          <w:tcPr>
            <w:tcW w:w="655" w:type="dxa"/>
          </w:tcPr>
          <w:p w14:paraId="642B1DF4" w14:textId="77777777" w:rsidR="006D1256" w:rsidRDefault="00000000">
            <w:pPr>
              <w:spacing w:after="0"/>
              <w:ind w:firstLine="0"/>
            </w:pPr>
            <w:r>
              <w:rPr>
                <w:sz w:val="13"/>
              </w:rPr>
              <w:t>68,1</w:t>
            </w:r>
          </w:p>
        </w:tc>
        <w:tc>
          <w:tcPr>
            <w:tcW w:w="655" w:type="dxa"/>
          </w:tcPr>
          <w:p w14:paraId="6528F4D4" w14:textId="77777777" w:rsidR="006D1256" w:rsidRDefault="00000000">
            <w:pPr>
              <w:spacing w:after="0"/>
              <w:ind w:firstLine="0"/>
            </w:pPr>
            <w:r>
              <w:rPr>
                <w:sz w:val="13"/>
              </w:rPr>
              <w:t>69,2</w:t>
            </w:r>
          </w:p>
        </w:tc>
        <w:tc>
          <w:tcPr>
            <w:tcW w:w="655" w:type="dxa"/>
          </w:tcPr>
          <w:p w14:paraId="6F454506" w14:textId="77777777" w:rsidR="006D1256" w:rsidRDefault="00000000">
            <w:pPr>
              <w:spacing w:after="0"/>
              <w:ind w:firstLine="0"/>
            </w:pPr>
            <w:r>
              <w:rPr>
                <w:sz w:val="13"/>
              </w:rPr>
              <w:t>29,4</w:t>
            </w:r>
          </w:p>
        </w:tc>
        <w:tc>
          <w:tcPr>
            <w:tcW w:w="655" w:type="dxa"/>
          </w:tcPr>
          <w:p w14:paraId="4F75F97B" w14:textId="77777777" w:rsidR="006D1256" w:rsidRDefault="00000000">
            <w:pPr>
              <w:spacing w:after="0"/>
              <w:ind w:firstLine="0"/>
            </w:pPr>
            <w:r>
              <w:rPr>
                <w:sz w:val="13"/>
              </w:rPr>
              <w:t>0,292</w:t>
            </w:r>
          </w:p>
        </w:tc>
        <w:tc>
          <w:tcPr>
            <w:tcW w:w="655" w:type="dxa"/>
          </w:tcPr>
          <w:p w14:paraId="7BF0B8B9" w14:textId="77777777" w:rsidR="006D1256" w:rsidRDefault="00000000">
            <w:pPr>
              <w:spacing w:after="0"/>
              <w:ind w:firstLine="0"/>
            </w:pPr>
            <w:r>
              <w:rPr>
                <w:sz w:val="13"/>
              </w:rPr>
              <w:t>18400</w:t>
            </w:r>
          </w:p>
        </w:tc>
        <w:tc>
          <w:tcPr>
            <w:tcW w:w="655" w:type="dxa"/>
          </w:tcPr>
          <w:p w14:paraId="5CEB97A1" w14:textId="77777777" w:rsidR="006D1256" w:rsidRDefault="00000000">
            <w:pPr>
              <w:spacing w:after="0"/>
              <w:ind w:firstLine="0"/>
            </w:pPr>
            <w:r>
              <w:rPr>
                <w:sz w:val="13"/>
              </w:rPr>
              <w:t>69,7</w:t>
            </w:r>
          </w:p>
        </w:tc>
        <w:tc>
          <w:tcPr>
            <w:tcW w:w="655" w:type="dxa"/>
          </w:tcPr>
          <w:p w14:paraId="5524D03B" w14:textId="77777777" w:rsidR="006D1256" w:rsidRDefault="00000000">
            <w:pPr>
              <w:spacing w:after="0"/>
              <w:ind w:firstLine="0"/>
            </w:pPr>
            <w:r>
              <w:rPr>
                <w:sz w:val="13"/>
              </w:rPr>
              <w:t>55,8</w:t>
            </w:r>
          </w:p>
        </w:tc>
        <w:tc>
          <w:tcPr>
            <w:tcW w:w="655" w:type="dxa"/>
          </w:tcPr>
          <w:p w14:paraId="005551FC" w14:textId="77777777" w:rsidR="006D1256" w:rsidRDefault="00000000">
            <w:pPr>
              <w:spacing w:after="0"/>
              <w:ind w:firstLine="0"/>
            </w:pPr>
            <w:r>
              <w:rPr>
                <w:sz w:val="13"/>
              </w:rPr>
              <w:t>20,3</w:t>
            </w:r>
          </w:p>
        </w:tc>
        <w:tc>
          <w:tcPr>
            <w:tcW w:w="655" w:type="dxa"/>
          </w:tcPr>
          <w:p w14:paraId="6436EF43" w14:textId="77777777" w:rsidR="006D1256" w:rsidRDefault="00000000">
            <w:pPr>
              <w:spacing w:after="0"/>
              <w:ind w:firstLine="0"/>
            </w:pPr>
            <w:r>
              <w:rPr>
                <w:sz w:val="13"/>
              </w:rPr>
              <w:t>29,8</w:t>
            </w:r>
          </w:p>
        </w:tc>
        <w:tc>
          <w:tcPr>
            <w:tcW w:w="655" w:type="dxa"/>
          </w:tcPr>
          <w:p w14:paraId="2A85B875" w14:textId="77777777" w:rsidR="006D1256" w:rsidRDefault="00000000">
            <w:pPr>
              <w:spacing w:after="0"/>
              <w:ind w:firstLine="0"/>
            </w:pPr>
            <w:r>
              <w:rPr>
                <w:sz w:val="13"/>
              </w:rPr>
              <w:t>0,231</w:t>
            </w:r>
          </w:p>
        </w:tc>
        <w:tc>
          <w:tcPr>
            <w:tcW w:w="655" w:type="dxa"/>
          </w:tcPr>
          <w:p w14:paraId="67021D92" w14:textId="77777777" w:rsidR="006D1256" w:rsidRDefault="00000000">
            <w:pPr>
              <w:spacing w:after="0"/>
              <w:ind w:firstLine="0"/>
            </w:pPr>
            <w:r>
              <w:rPr>
                <w:sz w:val="13"/>
              </w:rPr>
              <w:t>2025</w:t>
            </w:r>
          </w:p>
        </w:tc>
      </w:tr>
      <w:tr w:rsidR="006D1256" w14:paraId="6EBDB7CB" w14:textId="77777777">
        <w:trPr>
          <w:jc w:val="center"/>
        </w:trPr>
        <w:tc>
          <w:tcPr>
            <w:tcW w:w="539" w:type="dxa"/>
          </w:tcPr>
          <w:p w14:paraId="31B07DF4" w14:textId="77777777" w:rsidR="006D1256" w:rsidRDefault="00000000">
            <w:pPr>
              <w:spacing w:after="0"/>
              <w:ind w:firstLine="0"/>
            </w:pPr>
            <w:r>
              <w:rPr>
                <w:sz w:val="13"/>
              </w:rPr>
              <w:t>2025</w:t>
            </w:r>
          </w:p>
        </w:tc>
        <w:tc>
          <w:tcPr>
            <w:tcW w:w="425" w:type="dxa"/>
          </w:tcPr>
          <w:p w14:paraId="5ADCD175" w14:textId="77777777" w:rsidR="006D1256" w:rsidRDefault="00000000">
            <w:pPr>
              <w:spacing w:after="0"/>
              <w:ind w:firstLine="0"/>
            </w:pPr>
            <w:r>
              <w:rPr>
                <w:sz w:val="13"/>
              </w:rPr>
              <w:t>4</w:t>
            </w:r>
          </w:p>
        </w:tc>
        <w:tc>
          <w:tcPr>
            <w:tcW w:w="539" w:type="dxa"/>
          </w:tcPr>
          <w:p w14:paraId="645C4AD8" w14:textId="77777777" w:rsidR="006D1256" w:rsidRDefault="00000000">
            <w:pPr>
              <w:spacing w:after="0"/>
              <w:ind w:firstLine="0"/>
            </w:pPr>
            <w:r>
              <w:rPr>
                <w:sz w:val="13"/>
              </w:rPr>
              <w:t>0,02</w:t>
            </w:r>
          </w:p>
        </w:tc>
        <w:tc>
          <w:tcPr>
            <w:tcW w:w="709" w:type="dxa"/>
          </w:tcPr>
          <w:p w14:paraId="43B03C66" w14:textId="77777777" w:rsidR="006D1256" w:rsidRDefault="00000000">
            <w:pPr>
              <w:spacing w:after="0"/>
              <w:ind w:firstLine="0"/>
            </w:pPr>
            <w:r>
              <w:rPr>
                <w:sz w:val="13"/>
              </w:rPr>
              <w:t>Neutro</w:t>
            </w:r>
          </w:p>
        </w:tc>
        <w:tc>
          <w:tcPr>
            <w:tcW w:w="655" w:type="dxa"/>
          </w:tcPr>
          <w:p w14:paraId="5B09FF87" w14:textId="77777777" w:rsidR="006D1256" w:rsidRDefault="00000000">
            <w:pPr>
              <w:spacing w:after="0"/>
              <w:ind w:firstLine="0"/>
            </w:pPr>
            <w:r>
              <w:rPr>
                <w:sz w:val="13"/>
              </w:rPr>
              <w:t>113,4</w:t>
            </w:r>
          </w:p>
        </w:tc>
        <w:tc>
          <w:tcPr>
            <w:tcW w:w="655" w:type="dxa"/>
          </w:tcPr>
          <w:p w14:paraId="299CBC28" w14:textId="77777777" w:rsidR="006D1256" w:rsidRDefault="00000000">
            <w:pPr>
              <w:spacing w:after="0"/>
              <w:ind w:firstLine="0"/>
            </w:pPr>
            <w:r>
              <w:rPr>
                <w:sz w:val="13"/>
              </w:rPr>
              <w:t>101,9</w:t>
            </w:r>
          </w:p>
        </w:tc>
        <w:tc>
          <w:tcPr>
            <w:tcW w:w="655" w:type="dxa"/>
          </w:tcPr>
          <w:p w14:paraId="7CEB0366" w14:textId="77777777" w:rsidR="006D1256" w:rsidRDefault="00000000">
            <w:pPr>
              <w:spacing w:after="0"/>
              <w:ind w:firstLine="0"/>
            </w:pPr>
            <w:r>
              <w:rPr>
                <w:sz w:val="13"/>
              </w:rPr>
              <w:t>86,2</w:t>
            </w:r>
          </w:p>
        </w:tc>
        <w:tc>
          <w:tcPr>
            <w:tcW w:w="655" w:type="dxa"/>
          </w:tcPr>
          <w:p w14:paraId="5EEE5B16" w14:textId="77777777" w:rsidR="006D1256" w:rsidRDefault="00000000">
            <w:pPr>
              <w:spacing w:after="0"/>
              <w:ind w:firstLine="0"/>
            </w:pPr>
            <w:r>
              <w:rPr>
                <w:sz w:val="13"/>
              </w:rPr>
              <w:t>26,4</w:t>
            </w:r>
          </w:p>
        </w:tc>
        <w:tc>
          <w:tcPr>
            <w:tcW w:w="655" w:type="dxa"/>
          </w:tcPr>
          <w:p w14:paraId="79293EB8" w14:textId="77777777" w:rsidR="006D1256" w:rsidRDefault="00000000">
            <w:pPr>
              <w:spacing w:after="0"/>
              <w:ind w:firstLine="0"/>
            </w:pPr>
            <w:r>
              <w:rPr>
                <w:sz w:val="13"/>
              </w:rPr>
              <w:t>0,516</w:t>
            </w:r>
          </w:p>
        </w:tc>
        <w:tc>
          <w:tcPr>
            <w:tcW w:w="655" w:type="dxa"/>
          </w:tcPr>
          <w:p w14:paraId="3E580FFB" w14:textId="77777777" w:rsidR="006D1256" w:rsidRDefault="00000000">
            <w:pPr>
              <w:spacing w:after="0"/>
              <w:ind w:firstLine="0"/>
            </w:pPr>
            <w:r>
              <w:rPr>
                <w:sz w:val="13"/>
              </w:rPr>
              <w:t>0</w:t>
            </w:r>
          </w:p>
        </w:tc>
        <w:tc>
          <w:tcPr>
            <w:tcW w:w="655" w:type="dxa"/>
          </w:tcPr>
          <w:p w14:paraId="5369E2D4" w14:textId="77777777" w:rsidR="006D1256" w:rsidRDefault="00000000">
            <w:pPr>
              <w:spacing w:after="0"/>
              <w:ind w:firstLine="0"/>
            </w:pPr>
            <w:r>
              <w:rPr>
                <w:sz w:val="13"/>
              </w:rPr>
              <w:t>90,2</w:t>
            </w:r>
          </w:p>
        </w:tc>
        <w:tc>
          <w:tcPr>
            <w:tcW w:w="655" w:type="dxa"/>
          </w:tcPr>
          <w:p w14:paraId="202FC645" w14:textId="77777777" w:rsidR="006D1256" w:rsidRDefault="00000000">
            <w:pPr>
              <w:spacing w:after="0"/>
              <w:ind w:firstLine="0"/>
            </w:pPr>
            <w:r>
              <w:rPr>
                <w:sz w:val="13"/>
              </w:rPr>
              <w:t>77,4</w:t>
            </w:r>
          </w:p>
        </w:tc>
        <w:tc>
          <w:tcPr>
            <w:tcW w:w="655" w:type="dxa"/>
          </w:tcPr>
          <w:p w14:paraId="63D60414" w14:textId="77777777" w:rsidR="006D1256" w:rsidRDefault="00000000">
            <w:pPr>
              <w:spacing w:after="0"/>
              <w:ind w:firstLine="0"/>
            </w:pPr>
            <w:r>
              <w:rPr>
                <w:sz w:val="13"/>
              </w:rPr>
              <w:t>72,3</w:t>
            </w:r>
          </w:p>
        </w:tc>
        <w:tc>
          <w:tcPr>
            <w:tcW w:w="655" w:type="dxa"/>
          </w:tcPr>
          <w:p w14:paraId="24676A41" w14:textId="77777777" w:rsidR="006D1256" w:rsidRDefault="00000000">
            <w:pPr>
              <w:spacing w:after="0"/>
              <w:ind w:firstLine="0"/>
            </w:pPr>
            <w:r>
              <w:rPr>
                <w:sz w:val="13"/>
              </w:rPr>
              <w:t>28,2</w:t>
            </w:r>
          </w:p>
        </w:tc>
        <w:tc>
          <w:tcPr>
            <w:tcW w:w="655" w:type="dxa"/>
          </w:tcPr>
          <w:p w14:paraId="2E64042D" w14:textId="77777777" w:rsidR="006D1256" w:rsidRDefault="00000000">
            <w:pPr>
              <w:spacing w:after="0"/>
              <w:ind w:firstLine="0"/>
            </w:pPr>
            <w:r>
              <w:rPr>
                <w:sz w:val="13"/>
              </w:rPr>
              <w:t>0,372</w:t>
            </w:r>
          </w:p>
        </w:tc>
        <w:tc>
          <w:tcPr>
            <w:tcW w:w="655" w:type="dxa"/>
          </w:tcPr>
          <w:p w14:paraId="4E00ED8A" w14:textId="77777777" w:rsidR="006D1256" w:rsidRDefault="00000000">
            <w:pPr>
              <w:spacing w:after="0"/>
              <w:ind w:firstLine="0"/>
            </w:pPr>
            <w:r>
              <w:rPr>
                <w:sz w:val="13"/>
              </w:rPr>
              <w:t>2625</w:t>
            </w:r>
          </w:p>
        </w:tc>
        <w:tc>
          <w:tcPr>
            <w:tcW w:w="655" w:type="dxa"/>
          </w:tcPr>
          <w:p w14:paraId="14A5B402" w14:textId="77777777" w:rsidR="006D1256" w:rsidRDefault="00000000">
            <w:pPr>
              <w:spacing w:after="0"/>
              <w:ind w:firstLine="0"/>
            </w:pPr>
            <w:r>
              <w:rPr>
                <w:sz w:val="13"/>
              </w:rPr>
              <w:t>68,4</w:t>
            </w:r>
          </w:p>
        </w:tc>
        <w:tc>
          <w:tcPr>
            <w:tcW w:w="655" w:type="dxa"/>
          </w:tcPr>
          <w:p w14:paraId="33F76148" w14:textId="77777777" w:rsidR="006D1256" w:rsidRDefault="00000000">
            <w:pPr>
              <w:spacing w:after="0"/>
              <w:ind w:firstLine="0"/>
            </w:pPr>
            <w:r>
              <w:rPr>
                <w:sz w:val="13"/>
              </w:rPr>
              <w:t>57,2</w:t>
            </w:r>
          </w:p>
        </w:tc>
        <w:tc>
          <w:tcPr>
            <w:tcW w:w="655" w:type="dxa"/>
          </w:tcPr>
          <w:p w14:paraId="345BD59B" w14:textId="77777777" w:rsidR="006D1256" w:rsidRDefault="00000000">
            <w:pPr>
              <w:spacing w:after="0"/>
              <w:ind w:firstLine="0"/>
            </w:pPr>
            <w:r>
              <w:rPr>
                <w:sz w:val="13"/>
              </w:rPr>
              <w:t>56,7</w:t>
            </w:r>
          </w:p>
        </w:tc>
        <w:tc>
          <w:tcPr>
            <w:tcW w:w="655" w:type="dxa"/>
          </w:tcPr>
          <w:p w14:paraId="421E7BF7" w14:textId="77777777" w:rsidR="006D1256" w:rsidRDefault="00000000">
            <w:pPr>
              <w:spacing w:after="0"/>
              <w:ind w:firstLine="0"/>
            </w:pPr>
            <w:r>
              <w:rPr>
                <w:sz w:val="13"/>
              </w:rPr>
              <w:t>30,4</w:t>
            </w:r>
          </w:p>
        </w:tc>
        <w:tc>
          <w:tcPr>
            <w:tcW w:w="655" w:type="dxa"/>
          </w:tcPr>
          <w:p w14:paraId="268698B6" w14:textId="77777777" w:rsidR="006D1256" w:rsidRDefault="00000000">
            <w:pPr>
              <w:spacing w:after="0"/>
              <w:ind w:firstLine="0"/>
            </w:pPr>
            <w:r>
              <w:rPr>
                <w:sz w:val="13"/>
              </w:rPr>
              <w:t>0,263</w:t>
            </w:r>
          </w:p>
        </w:tc>
        <w:tc>
          <w:tcPr>
            <w:tcW w:w="655" w:type="dxa"/>
          </w:tcPr>
          <w:p w14:paraId="149D39C3" w14:textId="77777777" w:rsidR="006D1256" w:rsidRDefault="00000000">
            <w:pPr>
              <w:spacing w:after="0"/>
              <w:ind w:firstLine="0"/>
            </w:pPr>
            <w:r>
              <w:rPr>
                <w:sz w:val="13"/>
              </w:rPr>
              <w:t>225</w:t>
            </w:r>
          </w:p>
        </w:tc>
      </w:tr>
      <w:tr w:rsidR="006D1256" w14:paraId="1A6E2208" w14:textId="77777777">
        <w:trPr>
          <w:jc w:val="center"/>
        </w:trPr>
        <w:tc>
          <w:tcPr>
            <w:tcW w:w="539" w:type="dxa"/>
          </w:tcPr>
          <w:p w14:paraId="7F40CB4C" w14:textId="77777777" w:rsidR="006D1256" w:rsidRDefault="00000000">
            <w:pPr>
              <w:spacing w:after="0"/>
              <w:ind w:firstLine="0"/>
            </w:pPr>
            <w:r>
              <w:rPr>
                <w:sz w:val="13"/>
              </w:rPr>
              <w:t>2025</w:t>
            </w:r>
          </w:p>
        </w:tc>
        <w:tc>
          <w:tcPr>
            <w:tcW w:w="425" w:type="dxa"/>
          </w:tcPr>
          <w:p w14:paraId="73C419D1" w14:textId="77777777" w:rsidR="006D1256" w:rsidRDefault="00000000">
            <w:pPr>
              <w:spacing w:after="0"/>
              <w:ind w:firstLine="0"/>
            </w:pPr>
            <w:r>
              <w:rPr>
                <w:sz w:val="13"/>
              </w:rPr>
              <w:t>5</w:t>
            </w:r>
          </w:p>
        </w:tc>
        <w:tc>
          <w:tcPr>
            <w:tcW w:w="539" w:type="dxa"/>
          </w:tcPr>
          <w:p w14:paraId="451F66D4" w14:textId="77777777" w:rsidR="006D1256" w:rsidRDefault="00000000">
            <w:pPr>
              <w:spacing w:after="0"/>
              <w:ind w:firstLine="0"/>
            </w:pPr>
            <w:r>
              <w:rPr>
                <w:sz w:val="13"/>
              </w:rPr>
              <w:t>-0,04</w:t>
            </w:r>
          </w:p>
        </w:tc>
        <w:tc>
          <w:tcPr>
            <w:tcW w:w="709" w:type="dxa"/>
          </w:tcPr>
          <w:p w14:paraId="60B8AF40" w14:textId="77777777" w:rsidR="006D1256" w:rsidRDefault="00000000">
            <w:pPr>
              <w:spacing w:after="0"/>
              <w:ind w:firstLine="0"/>
            </w:pPr>
            <w:r>
              <w:rPr>
                <w:sz w:val="13"/>
              </w:rPr>
              <w:t>Neutro</w:t>
            </w:r>
          </w:p>
        </w:tc>
        <w:tc>
          <w:tcPr>
            <w:tcW w:w="655" w:type="dxa"/>
          </w:tcPr>
          <w:p w14:paraId="28281B18" w14:textId="77777777" w:rsidR="006D1256" w:rsidRDefault="00000000">
            <w:pPr>
              <w:spacing w:after="0"/>
              <w:ind w:firstLine="0"/>
            </w:pPr>
            <w:r>
              <w:rPr>
                <w:sz w:val="13"/>
              </w:rPr>
              <w:t>142,6</w:t>
            </w:r>
          </w:p>
        </w:tc>
        <w:tc>
          <w:tcPr>
            <w:tcW w:w="655" w:type="dxa"/>
          </w:tcPr>
          <w:p w14:paraId="25A43054" w14:textId="77777777" w:rsidR="006D1256" w:rsidRDefault="00000000">
            <w:pPr>
              <w:spacing w:after="0"/>
              <w:ind w:firstLine="0"/>
            </w:pPr>
            <w:r>
              <w:rPr>
                <w:sz w:val="13"/>
              </w:rPr>
              <w:t>104,1</w:t>
            </w:r>
          </w:p>
        </w:tc>
        <w:tc>
          <w:tcPr>
            <w:tcW w:w="655" w:type="dxa"/>
          </w:tcPr>
          <w:p w14:paraId="26DEBA5E" w14:textId="77777777" w:rsidR="006D1256" w:rsidRDefault="00000000">
            <w:pPr>
              <w:spacing w:after="0"/>
              <w:ind w:firstLine="0"/>
            </w:pPr>
            <w:r>
              <w:rPr>
                <w:sz w:val="13"/>
              </w:rPr>
              <w:t>127,9</w:t>
            </w:r>
          </w:p>
        </w:tc>
        <w:tc>
          <w:tcPr>
            <w:tcW w:w="655" w:type="dxa"/>
          </w:tcPr>
          <w:p w14:paraId="49A0764C" w14:textId="77777777" w:rsidR="006D1256" w:rsidRDefault="00000000">
            <w:pPr>
              <w:spacing w:after="0"/>
              <w:ind w:firstLine="0"/>
            </w:pPr>
            <w:r>
              <w:rPr>
                <w:sz w:val="13"/>
              </w:rPr>
              <w:t>23,6</w:t>
            </w:r>
          </w:p>
        </w:tc>
        <w:tc>
          <w:tcPr>
            <w:tcW w:w="655" w:type="dxa"/>
          </w:tcPr>
          <w:p w14:paraId="2BE72CC2" w14:textId="77777777" w:rsidR="006D1256" w:rsidRDefault="00000000">
            <w:pPr>
              <w:spacing w:after="0"/>
              <w:ind w:firstLine="0"/>
            </w:pPr>
            <w:r>
              <w:rPr>
                <w:sz w:val="13"/>
              </w:rPr>
              <w:t>0,648</w:t>
            </w:r>
          </w:p>
        </w:tc>
        <w:tc>
          <w:tcPr>
            <w:tcW w:w="655" w:type="dxa"/>
          </w:tcPr>
          <w:p w14:paraId="5EACDE93" w14:textId="77777777" w:rsidR="006D1256" w:rsidRDefault="00000000">
            <w:pPr>
              <w:spacing w:after="0"/>
              <w:ind w:firstLine="0"/>
            </w:pPr>
            <w:r>
              <w:rPr>
                <w:sz w:val="13"/>
              </w:rPr>
              <w:t>1975</w:t>
            </w:r>
          </w:p>
        </w:tc>
        <w:tc>
          <w:tcPr>
            <w:tcW w:w="655" w:type="dxa"/>
          </w:tcPr>
          <w:p w14:paraId="28E38DE9" w14:textId="77777777" w:rsidR="006D1256" w:rsidRDefault="00000000">
            <w:pPr>
              <w:spacing w:after="0"/>
              <w:ind w:firstLine="0"/>
            </w:pPr>
            <w:r>
              <w:rPr>
                <w:sz w:val="13"/>
              </w:rPr>
              <w:t>117,6</w:t>
            </w:r>
          </w:p>
        </w:tc>
        <w:tc>
          <w:tcPr>
            <w:tcW w:w="655" w:type="dxa"/>
          </w:tcPr>
          <w:p w14:paraId="3CC7FBB0" w14:textId="77777777" w:rsidR="006D1256" w:rsidRDefault="00000000">
            <w:pPr>
              <w:spacing w:after="0"/>
              <w:ind w:firstLine="0"/>
            </w:pPr>
            <w:r>
              <w:rPr>
                <w:sz w:val="13"/>
              </w:rPr>
              <w:t>68,5</w:t>
            </w:r>
          </w:p>
        </w:tc>
        <w:tc>
          <w:tcPr>
            <w:tcW w:w="655" w:type="dxa"/>
          </w:tcPr>
          <w:p w14:paraId="5F0F52D2" w14:textId="77777777" w:rsidR="006D1256" w:rsidRDefault="00000000">
            <w:pPr>
              <w:spacing w:after="0"/>
              <w:ind w:firstLine="0"/>
            </w:pPr>
            <w:r>
              <w:rPr>
                <w:sz w:val="13"/>
              </w:rPr>
              <w:t>25,3</w:t>
            </w:r>
          </w:p>
        </w:tc>
        <w:tc>
          <w:tcPr>
            <w:tcW w:w="655" w:type="dxa"/>
          </w:tcPr>
          <w:p w14:paraId="69E931DB" w14:textId="77777777" w:rsidR="006D1256" w:rsidRDefault="00000000">
            <w:pPr>
              <w:spacing w:after="0"/>
              <w:ind w:firstLine="0"/>
            </w:pPr>
            <w:r>
              <w:rPr>
                <w:sz w:val="13"/>
              </w:rPr>
              <w:t>26,4</w:t>
            </w:r>
          </w:p>
        </w:tc>
        <w:tc>
          <w:tcPr>
            <w:tcW w:w="655" w:type="dxa"/>
          </w:tcPr>
          <w:p w14:paraId="322A8A28" w14:textId="77777777" w:rsidR="006D1256" w:rsidRDefault="00000000">
            <w:pPr>
              <w:spacing w:after="0"/>
              <w:ind w:firstLine="0"/>
            </w:pPr>
            <w:r>
              <w:rPr>
                <w:sz w:val="13"/>
              </w:rPr>
              <w:t>0,366</w:t>
            </w:r>
          </w:p>
        </w:tc>
        <w:tc>
          <w:tcPr>
            <w:tcW w:w="655" w:type="dxa"/>
          </w:tcPr>
          <w:p w14:paraId="2502F414" w14:textId="77777777" w:rsidR="006D1256" w:rsidRDefault="00000000">
            <w:pPr>
              <w:spacing w:after="0"/>
              <w:ind w:firstLine="0"/>
            </w:pPr>
            <w:r>
              <w:rPr>
                <w:sz w:val="13"/>
              </w:rPr>
              <w:t>14750</w:t>
            </w:r>
          </w:p>
        </w:tc>
        <w:tc>
          <w:tcPr>
            <w:tcW w:w="655" w:type="dxa"/>
          </w:tcPr>
          <w:p w14:paraId="7D5A6B0B" w14:textId="77777777" w:rsidR="006D1256" w:rsidRDefault="00000000">
            <w:pPr>
              <w:spacing w:after="0"/>
              <w:ind w:firstLine="0"/>
            </w:pPr>
            <w:r>
              <w:rPr>
                <w:sz w:val="13"/>
              </w:rPr>
              <w:t>107,1</w:t>
            </w:r>
          </w:p>
        </w:tc>
        <w:tc>
          <w:tcPr>
            <w:tcW w:w="655" w:type="dxa"/>
          </w:tcPr>
          <w:p w14:paraId="10C985A7" w14:textId="77777777" w:rsidR="006D1256" w:rsidRDefault="00000000">
            <w:pPr>
              <w:spacing w:after="0"/>
              <w:ind w:firstLine="0"/>
            </w:pPr>
            <w:r>
              <w:rPr>
                <w:sz w:val="13"/>
              </w:rPr>
              <w:t>60,5</w:t>
            </w:r>
          </w:p>
        </w:tc>
        <w:tc>
          <w:tcPr>
            <w:tcW w:w="655" w:type="dxa"/>
          </w:tcPr>
          <w:p w14:paraId="1E190680" w14:textId="77777777" w:rsidR="006D1256" w:rsidRDefault="00000000">
            <w:pPr>
              <w:spacing w:after="0"/>
              <w:ind w:firstLine="0"/>
            </w:pPr>
            <w:r>
              <w:rPr>
                <w:sz w:val="13"/>
              </w:rPr>
              <w:t>80,3</w:t>
            </w:r>
          </w:p>
        </w:tc>
        <w:tc>
          <w:tcPr>
            <w:tcW w:w="655" w:type="dxa"/>
          </w:tcPr>
          <w:p w14:paraId="411B2422" w14:textId="77777777" w:rsidR="006D1256" w:rsidRDefault="00000000">
            <w:pPr>
              <w:spacing w:after="0"/>
              <w:ind w:firstLine="0"/>
            </w:pPr>
            <w:r>
              <w:rPr>
                <w:sz w:val="13"/>
              </w:rPr>
              <w:t>26,6</w:t>
            </w:r>
          </w:p>
        </w:tc>
        <w:tc>
          <w:tcPr>
            <w:tcW w:w="655" w:type="dxa"/>
          </w:tcPr>
          <w:p w14:paraId="4945F8B4" w14:textId="77777777" w:rsidR="006D1256" w:rsidRDefault="00000000">
            <w:pPr>
              <w:spacing w:after="0"/>
              <w:ind w:firstLine="0"/>
            </w:pPr>
            <w:r>
              <w:rPr>
                <w:sz w:val="13"/>
              </w:rPr>
              <w:t>0,332</w:t>
            </w:r>
          </w:p>
        </w:tc>
        <w:tc>
          <w:tcPr>
            <w:tcW w:w="655" w:type="dxa"/>
          </w:tcPr>
          <w:p w14:paraId="1C62EEC1" w14:textId="77777777" w:rsidR="006D1256" w:rsidRDefault="00000000">
            <w:pPr>
              <w:spacing w:after="0"/>
              <w:ind w:firstLine="0"/>
            </w:pPr>
            <w:r>
              <w:rPr>
                <w:sz w:val="13"/>
              </w:rPr>
              <w:t>1075</w:t>
            </w:r>
          </w:p>
        </w:tc>
      </w:tr>
      <w:tr w:rsidR="006D1256" w14:paraId="71810A22" w14:textId="77777777">
        <w:trPr>
          <w:jc w:val="center"/>
        </w:trPr>
        <w:tc>
          <w:tcPr>
            <w:tcW w:w="539" w:type="dxa"/>
          </w:tcPr>
          <w:p w14:paraId="0E1C3E10" w14:textId="77777777" w:rsidR="006D1256" w:rsidRDefault="00000000">
            <w:pPr>
              <w:spacing w:after="0"/>
              <w:ind w:firstLine="0"/>
            </w:pPr>
            <w:r>
              <w:rPr>
                <w:sz w:val="13"/>
              </w:rPr>
              <w:t>2025</w:t>
            </w:r>
          </w:p>
        </w:tc>
        <w:tc>
          <w:tcPr>
            <w:tcW w:w="425" w:type="dxa"/>
          </w:tcPr>
          <w:p w14:paraId="6C85A548" w14:textId="77777777" w:rsidR="006D1256" w:rsidRDefault="00000000">
            <w:pPr>
              <w:spacing w:after="0"/>
              <w:ind w:firstLine="0"/>
            </w:pPr>
            <w:r>
              <w:rPr>
                <w:sz w:val="13"/>
              </w:rPr>
              <w:t>6</w:t>
            </w:r>
          </w:p>
        </w:tc>
        <w:tc>
          <w:tcPr>
            <w:tcW w:w="539" w:type="dxa"/>
          </w:tcPr>
          <w:p w14:paraId="5E22A135" w14:textId="77777777" w:rsidR="006D1256" w:rsidRDefault="00000000">
            <w:pPr>
              <w:spacing w:after="0"/>
              <w:ind w:firstLine="0"/>
            </w:pPr>
            <w:r>
              <w:rPr>
                <w:sz w:val="13"/>
              </w:rPr>
              <w:t>-0,02</w:t>
            </w:r>
          </w:p>
        </w:tc>
        <w:tc>
          <w:tcPr>
            <w:tcW w:w="709" w:type="dxa"/>
          </w:tcPr>
          <w:p w14:paraId="718F5760" w14:textId="77777777" w:rsidR="006D1256" w:rsidRDefault="00000000">
            <w:pPr>
              <w:spacing w:after="0"/>
              <w:ind w:firstLine="0"/>
            </w:pPr>
            <w:r>
              <w:rPr>
                <w:sz w:val="13"/>
              </w:rPr>
              <w:t>Neutro</w:t>
            </w:r>
          </w:p>
        </w:tc>
        <w:tc>
          <w:tcPr>
            <w:tcW w:w="655" w:type="dxa"/>
          </w:tcPr>
          <w:p w14:paraId="2317F803" w14:textId="77777777" w:rsidR="006D1256" w:rsidRDefault="00000000">
            <w:pPr>
              <w:spacing w:after="0"/>
              <w:ind w:firstLine="0"/>
            </w:pPr>
            <w:r>
              <w:rPr>
                <w:sz w:val="13"/>
              </w:rPr>
              <w:t>143,5</w:t>
            </w:r>
          </w:p>
        </w:tc>
        <w:tc>
          <w:tcPr>
            <w:tcW w:w="655" w:type="dxa"/>
          </w:tcPr>
          <w:p w14:paraId="6992418F" w14:textId="77777777" w:rsidR="006D1256" w:rsidRDefault="00000000">
            <w:pPr>
              <w:spacing w:after="0"/>
              <w:ind w:firstLine="0"/>
            </w:pPr>
            <w:r>
              <w:rPr>
                <w:sz w:val="13"/>
              </w:rPr>
              <w:t>89,6</w:t>
            </w:r>
          </w:p>
        </w:tc>
        <w:tc>
          <w:tcPr>
            <w:tcW w:w="655" w:type="dxa"/>
          </w:tcPr>
          <w:p w14:paraId="2AEA0D2D" w14:textId="77777777" w:rsidR="006D1256" w:rsidRDefault="00000000">
            <w:pPr>
              <w:spacing w:after="0"/>
              <w:ind w:firstLine="0"/>
            </w:pPr>
            <w:r>
              <w:rPr>
                <w:sz w:val="13"/>
              </w:rPr>
              <w:t>40,8</w:t>
            </w:r>
          </w:p>
        </w:tc>
        <w:tc>
          <w:tcPr>
            <w:tcW w:w="655" w:type="dxa"/>
          </w:tcPr>
          <w:p w14:paraId="70084558" w14:textId="77777777" w:rsidR="006D1256" w:rsidRDefault="00000000">
            <w:pPr>
              <w:spacing w:after="0"/>
              <w:ind w:firstLine="0"/>
            </w:pPr>
            <w:r>
              <w:rPr>
                <w:sz w:val="13"/>
              </w:rPr>
              <w:t>22,5</w:t>
            </w:r>
          </w:p>
        </w:tc>
        <w:tc>
          <w:tcPr>
            <w:tcW w:w="655" w:type="dxa"/>
          </w:tcPr>
          <w:p w14:paraId="0859448C" w14:textId="77777777" w:rsidR="006D1256" w:rsidRDefault="00000000">
            <w:pPr>
              <w:spacing w:after="0"/>
              <w:ind w:firstLine="0"/>
            </w:pPr>
            <w:r>
              <w:rPr>
                <w:sz w:val="13"/>
              </w:rPr>
              <w:t>0,623</w:t>
            </w:r>
          </w:p>
        </w:tc>
        <w:tc>
          <w:tcPr>
            <w:tcW w:w="655" w:type="dxa"/>
          </w:tcPr>
          <w:p w14:paraId="63A760D6" w14:textId="77777777" w:rsidR="006D1256" w:rsidRDefault="00000000">
            <w:pPr>
              <w:spacing w:after="0"/>
              <w:ind w:firstLine="0"/>
            </w:pPr>
            <w:r>
              <w:rPr>
                <w:sz w:val="13"/>
              </w:rPr>
              <w:t>1350</w:t>
            </w:r>
          </w:p>
        </w:tc>
        <w:tc>
          <w:tcPr>
            <w:tcW w:w="655" w:type="dxa"/>
          </w:tcPr>
          <w:p w14:paraId="273AD181" w14:textId="77777777" w:rsidR="006D1256" w:rsidRDefault="00000000">
            <w:pPr>
              <w:spacing w:after="0"/>
              <w:ind w:firstLine="0"/>
            </w:pPr>
            <w:r>
              <w:rPr>
                <w:sz w:val="13"/>
              </w:rPr>
              <w:t>84,7</w:t>
            </w:r>
          </w:p>
        </w:tc>
        <w:tc>
          <w:tcPr>
            <w:tcW w:w="655" w:type="dxa"/>
          </w:tcPr>
          <w:p w14:paraId="1683FA96" w14:textId="77777777" w:rsidR="006D1256" w:rsidRDefault="00000000">
            <w:pPr>
              <w:spacing w:after="0"/>
              <w:ind w:firstLine="0"/>
            </w:pPr>
            <w:r>
              <w:rPr>
                <w:sz w:val="13"/>
              </w:rPr>
              <w:t>38,8</w:t>
            </w:r>
          </w:p>
        </w:tc>
        <w:tc>
          <w:tcPr>
            <w:tcW w:w="655" w:type="dxa"/>
          </w:tcPr>
          <w:p w14:paraId="60311339" w14:textId="77777777" w:rsidR="006D1256" w:rsidRDefault="00000000">
            <w:pPr>
              <w:spacing w:after="0"/>
              <w:ind w:firstLine="0"/>
            </w:pPr>
            <w:r>
              <w:rPr>
                <w:sz w:val="13"/>
              </w:rPr>
              <w:t>0,7</w:t>
            </w:r>
          </w:p>
        </w:tc>
        <w:tc>
          <w:tcPr>
            <w:tcW w:w="655" w:type="dxa"/>
          </w:tcPr>
          <w:p w14:paraId="55BB5D87" w14:textId="77777777" w:rsidR="006D1256" w:rsidRDefault="00000000">
            <w:pPr>
              <w:spacing w:after="0"/>
              <w:ind w:firstLine="0"/>
            </w:pPr>
            <w:r>
              <w:rPr>
                <w:sz w:val="13"/>
              </w:rPr>
              <w:t>26,2</w:t>
            </w:r>
          </w:p>
        </w:tc>
        <w:tc>
          <w:tcPr>
            <w:tcW w:w="655" w:type="dxa"/>
          </w:tcPr>
          <w:p w14:paraId="0FFFEC7F" w14:textId="77777777" w:rsidR="006D1256" w:rsidRDefault="00000000">
            <w:pPr>
              <w:spacing w:after="0"/>
              <w:ind w:firstLine="0"/>
            </w:pPr>
            <w:r>
              <w:rPr>
                <w:sz w:val="13"/>
              </w:rPr>
              <w:t>0,210</w:t>
            </w:r>
          </w:p>
        </w:tc>
        <w:tc>
          <w:tcPr>
            <w:tcW w:w="655" w:type="dxa"/>
          </w:tcPr>
          <w:p w14:paraId="68207F8D" w14:textId="77777777" w:rsidR="006D1256" w:rsidRDefault="00000000">
            <w:pPr>
              <w:spacing w:after="0"/>
              <w:ind w:firstLine="0"/>
            </w:pPr>
            <w:r>
              <w:rPr>
                <w:sz w:val="13"/>
              </w:rPr>
              <w:t>17800</w:t>
            </w:r>
          </w:p>
        </w:tc>
        <w:tc>
          <w:tcPr>
            <w:tcW w:w="655" w:type="dxa"/>
          </w:tcPr>
          <w:p w14:paraId="41CA4600" w14:textId="77777777" w:rsidR="006D1256" w:rsidRDefault="00000000">
            <w:pPr>
              <w:spacing w:after="0"/>
              <w:ind w:firstLine="0"/>
            </w:pPr>
            <w:r>
              <w:rPr>
                <w:sz w:val="13"/>
              </w:rPr>
              <w:t>89,1</w:t>
            </w:r>
          </w:p>
        </w:tc>
        <w:tc>
          <w:tcPr>
            <w:tcW w:w="655" w:type="dxa"/>
          </w:tcPr>
          <w:p w14:paraId="07EC388F" w14:textId="77777777" w:rsidR="006D1256" w:rsidRDefault="00000000">
            <w:pPr>
              <w:spacing w:after="0"/>
              <w:ind w:firstLine="0"/>
            </w:pPr>
            <w:r>
              <w:rPr>
                <w:sz w:val="13"/>
              </w:rPr>
              <w:t>39,7</w:t>
            </w:r>
          </w:p>
        </w:tc>
        <w:tc>
          <w:tcPr>
            <w:tcW w:w="655" w:type="dxa"/>
          </w:tcPr>
          <w:p w14:paraId="0C426F2A" w14:textId="77777777" w:rsidR="006D1256" w:rsidRDefault="00000000">
            <w:pPr>
              <w:spacing w:after="0"/>
              <w:ind w:firstLine="0"/>
            </w:pPr>
            <w:r>
              <w:rPr>
                <w:sz w:val="13"/>
              </w:rPr>
              <w:t>23,5</w:t>
            </w:r>
          </w:p>
        </w:tc>
        <w:tc>
          <w:tcPr>
            <w:tcW w:w="655" w:type="dxa"/>
          </w:tcPr>
          <w:p w14:paraId="6BAF4DFC" w14:textId="77777777" w:rsidR="006D1256" w:rsidRDefault="00000000">
            <w:pPr>
              <w:spacing w:after="0"/>
              <w:ind w:firstLine="0"/>
            </w:pPr>
            <w:r>
              <w:rPr>
                <w:sz w:val="13"/>
              </w:rPr>
              <w:t>25,8</w:t>
            </w:r>
          </w:p>
        </w:tc>
        <w:tc>
          <w:tcPr>
            <w:tcW w:w="655" w:type="dxa"/>
          </w:tcPr>
          <w:p w14:paraId="3F4FB16F" w14:textId="77777777" w:rsidR="006D1256" w:rsidRDefault="00000000">
            <w:pPr>
              <w:spacing w:after="0"/>
              <w:ind w:firstLine="0"/>
            </w:pPr>
            <w:r>
              <w:rPr>
                <w:sz w:val="13"/>
              </w:rPr>
              <w:t>0,230</w:t>
            </w:r>
          </w:p>
        </w:tc>
        <w:tc>
          <w:tcPr>
            <w:tcW w:w="655" w:type="dxa"/>
          </w:tcPr>
          <w:p w14:paraId="6F56D6F3" w14:textId="77777777" w:rsidR="006D1256" w:rsidRDefault="00000000">
            <w:pPr>
              <w:spacing w:after="0"/>
              <w:ind w:firstLine="0"/>
            </w:pPr>
            <w:r>
              <w:rPr>
                <w:sz w:val="13"/>
              </w:rPr>
              <w:t>2075</w:t>
            </w:r>
          </w:p>
        </w:tc>
      </w:tr>
      <w:tr w:rsidR="006D1256" w14:paraId="00316B5E" w14:textId="77777777">
        <w:trPr>
          <w:jc w:val="center"/>
        </w:trPr>
        <w:tc>
          <w:tcPr>
            <w:tcW w:w="539" w:type="dxa"/>
          </w:tcPr>
          <w:p w14:paraId="7E6E9CE1" w14:textId="77777777" w:rsidR="006D1256" w:rsidRDefault="00000000">
            <w:pPr>
              <w:spacing w:after="0"/>
              <w:ind w:firstLine="0"/>
            </w:pPr>
            <w:r>
              <w:rPr>
                <w:sz w:val="13"/>
              </w:rPr>
              <w:t>2025</w:t>
            </w:r>
          </w:p>
        </w:tc>
        <w:tc>
          <w:tcPr>
            <w:tcW w:w="425" w:type="dxa"/>
          </w:tcPr>
          <w:p w14:paraId="74855E8B" w14:textId="77777777" w:rsidR="006D1256" w:rsidRDefault="00000000">
            <w:pPr>
              <w:spacing w:after="0"/>
              <w:ind w:firstLine="0"/>
            </w:pPr>
            <w:r>
              <w:rPr>
                <w:sz w:val="13"/>
              </w:rPr>
              <w:t>7</w:t>
            </w:r>
          </w:p>
        </w:tc>
        <w:tc>
          <w:tcPr>
            <w:tcW w:w="539" w:type="dxa"/>
          </w:tcPr>
          <w:p w14:paraId="3B88EF9C" w14:textId="77777777" w:rsidR="006D1256" w:rsidRDefault="00000000">
            <w:pPr>
              <w:spacing w:after="0"/>
              <w:ind w:firstLine="0"/>
            </w:pPr>
            <w:r>
              <w:rPr>
                <w:sz w:val="13"/>
              </w:rPr>
              <w:t>-0,11</w:t>
            </w:r>
          </w:p>
        </w:tc>
        <w:tc>
          <w:tcPr>
            <w:tcW w:w="709" w:type="dxa"/>
          </w:tcPr>
          <w:p w14:paraId="0F5D09EB" w14:textId="77777777" w:rsidR="006D1256" w:rsidRDefault="00000000">
            <w:pPr>
              <w:spacing w:after="0"/>
              <w:ind w:firstLine="0"/>
            </w:pPr>
            <w:r>
              <w:rPr>
                <w:sz w:val="13"/>
              </w:rPr>
              <w:t>Neutro</w:t>
            </w:r>
          </w:p>
        </w:tc>
        <w:tc>
          <w:tcPr>
            <w:tcW w:w="655" w:type="dxa"/>
          </w:tcPr>
          <w:p w14:paraId="7F523277" w14:textId="77777777" w:rsidR="006D1256" w:rsidRDefault="00000000">
            <w:pPr>
              <w:spacing w:after="0"/>
              <w:ind w:firstLine="0"/>
            </w:pPr>
            <w:r>
              <w:rPr>
                <w:sz w:val="13"/>
              </w:rPr>
              <w:t>153,8</w:t>
            </w:r>
          </w:p>
        </w:tc>
        <w:tc>
          <w:tcPr>
            <w:tcW w:w="655" w:type="dxa"/>
          </w:tcPr>
          <w:p w14:paraId="0F6704FB" w14:textId="77777777" w:rsidR="006D1256" w:rsidRDefault="00000000">
            <w:pPr>
              <w:spacing w:after="0"/>
              <w:ind w:firstLine="0"/>
            </w:pPr>
            <w:r>
              <w:rPr>
                <w:sz w:val="13"/>
              </w:rPr>
              <w:t>87,2</w:t>
            </w:r>
          </w:p>
        </w:tc>
        <w:tc>
          <w:tcPr>
            <w:tcW w:w="655" w:type="dxa"/>
          </w:tcPr>
          <w:p w14:paraId="7E36CD7F" w14:textId="77777777" w:rsidR="006D1256" w:rsidRDefault="00000000">
            <w:pPr>
              <w:spacing w:after="0"/>
              <w:ind w:firstLine="0"/>
            </w:pPr>
            <w:r>
              <w:rPr>
                <w:sz w:val="13"/>
              </w:rPr>
              <w:t>37,8</w:t>
            </w:r>
          </w:p>
        </w:tc>
        <w:tc>
          <w:tcPr>
            <w:tcW w:w="655" w:type="dxa"/>
          </w:tcPr>
          <w:p w14:paraId="177689CF" w14:textId="77777777" w:rsidR="006D1256" w:rsidRDefault="00000000">
            <w:pPr>
              <w:spacing w:after="0"/>
              <w:ind w:firstLine="0"/>
            </w:pPr>
            <w:r>
              <w:rPr>
                <w:sz w:val="13"/>
              </w:rPr>
              <w:t>22,1</w:t>
            </w:r>
          </w:p>
        </w:tc>
        <w:tc>
          <w:tcPr>
            <w:tcW w:w="655" w:type="dxa"/>
          </w:tcPr>
          <w:p w14:paraId="399189AA" w14:textId="77777777" w:rsidR="006D1256" w:rsidRDefault="00000000">
            <w:pPr>
              <w:spacing w:after="0"/>
              <w:ind w:firstLine="0"/>
            </w:pPr>
            <w:r>
              <w:rPr>
                <w:sz w:val="13"/>
              </w:rPr>
              <w:t>0,604</w:t>
            </w:r>
          </w:p>
        </w:tc>
        <w:tc>
          <w:tcPr>
            <w:tcW w:w="655" w:type="dxa"/>
          </w:tcPr>
          <w:p w14:paraId="1F5B12D4" w14:textId="77777777" w:rsidR="006D1256" w:rsidRDefault="00000000">
            <w:pPr>
              <w:spacing w:after="0"/>
              <w:ind w:firstLine="0"/>
            </w:pPr>
            <w:r>
              <w:rPr>
                <w:sz w:val="13"/>
              </w:rPr>
              <w:t>3000</w:t>
            </w:r>
          </w:p>
        </w:tc>
        <w:tc>
          <w:tcPr>
            <w:tcW w:w="655" w:type="dxa"/>
          </w:tcPr>
          <w:p w14:paraId="03EE2137" w14:textId="77777777" w:rsidR="006D1256" w:rsidRDefault="00000000">
            <w:pPr>
              <w:spacing w:after="0"/>
              <w:ind w:firstLine="0"/>
            </w:pPr>
            <w:r>
              <w:rPr>
                <w:sz w:val="13"/>
              </w:rPr>
              <w:t>79,4</w:t>
            </w:r>
          </w:p>
        </w:tc>
        <w:tc>
          <w:tcPr>
            <w:tcW w:w="655" w:type="dxa"/>
          </w:tcPr>
          <w:p w14:paraId="617CF86C" w14:textId="77777777" w:rsidR="006D1256" w:rsidRDefault="00000000">
            <w:pPr>
              <w:spacing w:after="0"/>
              <w:ind w:firstLine="0"/>
            </w:pPr>
            <w:r>
              <w:rPr>
                <w:sz w:val="13"/>
              </w:rPr>
              <w:t>27,3</w:t>
            </w:r>
          </w:p>
        </w:tc>
        <w:tc>
          <w:tcPr>
            <w:tcW w:w="655" w:type="dxa"/>
          </w:tcPr>
          <w:p w14:paraId="12531EFB" w14:textId="77777777" w:rsidR="006D1256" w:rsidRDefault="00000000">
            <w:pPr>
              <w:spacing w:after="0"/>
              <w:ind w:firstLine="0"/>
            </w:pPr>
            <w:r>
              <w:rPr>
                <w:sz w:val="13"/>
              </w:rPr>
              <w:t>0,7</w:t>
            </w:r>
          </w:p>
        </w:tc>
        <w:tc>
          <w:tcPr>
            <w:tcW w:w="655" w:type="dxa"/>
          </w:tcPr>
          <w:p w14:paraId="19D82B33" w14:textId="77777777" w:rsidR="006D1256" w:rsidRDefault="00000000">
            <w:pPr>
              <w:spacing w:after="0"/>
              <w:ind w:firstLine="0"/>
            </w:pPr>
            <w:r>
              <w:rPr>
                <w:sz w:val="13"/>
              </w:rPr>
              <w:t>27,1</w:t>
            </w:r>
          </w:p>
        </w:tc>
        <w:tc>
          <w:tcPr>
            <w:tcW w:w="655" w:type="dxa"/>
          </w:tcPr>
          <w:p w14:paraId="14FDF6DB" w14:textId="77777777" w:rsidR="006D1256" w:rsidRDefault="00000000">
            <w:pPr>
              <w:spacing w:after="0"/>
              <w:ind w:firstLine="0"/>
            </w:pPr>
            <w:r>
              <w:rPr>
                <w:sz w:val="13"/>
              </w:rPr>
              <w:t>0,139</w:t>
            </w:r>
          </w:p>
        </w:tc>
        <w:tc>
          <w:tcPr>
            <w:tcW w:w="655" w:type="dxa"/>
          </w:tcPr>
          <w:p w14:paraId="6DF3F34B" w14:textId="77777777" w:rsidR="006D1256" w:rsidRDefault="00000000">
            <w:pPr>
              <w:spacing w:after="0"/>
              <w:ind w:firstLine="0"/>
            </w:pPr>
            <w:r>
              <w:rPr>
                <w:sz w:val="13"/>
              </w:rPr>
              <w:t>39725</w:t>
            </w:r>
          </w:p>
        </w:tc>
        <w:tc>
          <w:tcPr>
            <w:tcW w:w="655" w:type="dxa"/>
          </w:tcPr>
          <w:p w14:paraId="42C965E1" w14:textId="77777777" w:rsidR="006D1256" w:rsidRDefault="00000000">
            <w:pPr>
              <w:spacing w:after="0"/>
              <w:ind w:firstLine="0"/>
            </w:pPr>
            <w:r>
              <w:rPr>
                <w:sz w:val="13"/>
              </w:rPr>
              <w:t>87,4</w:t>
            </w:r>
          </w:p>
        </w:tc>
        <w:tc>
          <w:tcPr>
            <w:tcW w:w="655" w:type="dxa"/>
          </w:tcPr>
          <w:p w14:paraId="4356364A" w14:textId="77777777" w:rsidR="006D1256" w:rsidRDefault="00000000">
            <w:pPr>
              <w:spacing w:after="0"/>
              <w:ind w:firstLine="0"/>
            </w:pPr>
            <w:r>
              <w:rPr>
                <w:sz w:val="13"/>
              </w:rPr>
              <w:t>33,2</w:t>
            </w:r>
          </w:p>
        </w:tc>
        <w:tc>
          <w:tcPr>
            <w:tcW w:w="655" w:type="dxa"/>
          </w:tcPr>
          <w:p w14:paraId="5D6D8EA5" w14:textId="77777777" w:rsidR="006D1256" w:rsidRDefault="00000000">
            <w:pPr>
              <w:spacing w:after="0"/>
              <w:ind w:firstLine="0"/>
            </w:pPr>
            <w:r>
              <w:rPr>
                <w:sz w:val="13"/>
              </w:rPr>
              <w:t>14,2</w:t>
            </w:r>
          </w:p>
        </w:tc>
        <w:tc>
          <w:tcPr>
            <w:tcW w:w="655" w:type="dxa"/>
          </w:tcPr>
          <w:p w14:paraId="4F064102" w14:textId="77777777" w:rsidR="006D1256" w:rsidRDefault="00000000">
            <w:pPr>
              <w:spacing w:after="0"/>
              <w:ind w:firstLine="0"/>
            </w:pPr>
            <w:r>
              <w:rPr>
                <w:sz w:val="13"/>
              </w:rPr>
              <w:t>25,9</w:t>
            </w:r>
          </w:p>
        </w:tc>
        <w:tc>
          <w:tcPr>
            <w:tcW w:w="655" w:type="dxa"/>
          </w:tcPr>
          <w:p w14:paraId="3DF8C73D" w14:textId="77777777" w:rsidR="006D1256" w:rsidRDefault="00000000">
            <w:pPr>
              <w:spacing w:after="0"/>
              <w:ind w:firstLine="0"/>
            </w:pPr>
            <w:r>
              <w:rPr>
                <w:sz w:val="13"/>
              </w:rPr>
              <w:t>0,185</w:t>
            </w:r>
          </w:p>
        </w:tc>
        <w:tc>
          <w:tcPr>
            <w:tcW w:w="655" w:type="dxa"/>
          </w:tcPr>
          <w:p w14:paraId="0C003D04" w14:textId="77777777" w:rsidR="006D1256" w:rsidRDefault="00000000">
            <w:pPr>
              <w:spacing w:after="0"/>
              <w:ind w:firstLine="0"/>
            </w:pPr>
            <w:r>
              <w:rPr>
                <w:sz w:val="13"/>
              </w:rPr>
              <w:t>4625</w:t>
            </w:r>
          </w:p>
        </w:tc>
      </w:tr>
      <w:tr w:rsidR="006D1256" w14:paraId="787BC188" w14:textId="77777777">
        <w:trPr>
          <w:jc w:val="center"/>
        </w:trPr>
        <w:tc>
          <w:tcPr>
            <w:tcW w:w="539" w:type="dxa"/>
          </w:tcPr>
          <w:p w14:paraId="02F0AF5F" w14:textId="77777777" w:rsidR="006D1256" w:rsidRDefault="00000000">
            <w:pPr>
              <w:spacing w:after="0"/>
              <w:ind w:firstLine="0"/>
            </w:pPr>
            <w:r>
              <w:rPr>
                <w:sz w:val="13"/>
              </w:rPr>
              <w:t>2025</w:t>
            </w:r>
          </w:p>
        </w:tc>
        <w:tc>
          <w:tcPr>
            <w:tcW w:w="425" w:type="dxa"/>
          </w:tcPr>
          <w:p w14:paraId="66848828" w14:textId="77777777" w:rsidR="006D1256" w:rsidRDefault="00000000">
            <w:pPr>
              <w:spacing w:after="0"/>
              <w:ind w:firstLine="0"/>
            </w:pPr>
            <w:r>
              <w:rPr>
                <w:sz w:val="13"/>
              </w:rPr>
              <w:t>8</w:t>
            </w:r>
          </w:p>
        </w:tc>
        <w:tc>
          <w:tcPr>
            <w:tcW w:w="539" w:type="dxa"/>
          </w:tcPr>
          <w:p w14:paraId="05685B09" w14:textId="77777777" w:rsidR="006D1256" w:rsidRDefault="00000000">
            <w:pPr>
              <w:spacing w:after="0"/>
              <w:ind w:firstLine="0"/>
            </w:pPr>
            <w:r>
              <w:rPr>
                <w:sz w:val="13"/>
              </w:rPr>
              <w:t>-0,26</w:t>
            </w:r>
          </w:p>
        </w:tc>
        <w:tc>
          <w:tcPr>
            <w:tcW w:w="709" w:type="dxa"/>
          </w:tcPr>
          <w:p w14:paraId="0F792D22" w14:textId="77777777" w:rsidR="006D1256" w:rsidRDefault="00000000">
            <w:pPr>
              <w:spacing w:after="0"/>
              <w:ind w:firstLine="0"/>
            </w:pPr>
            <w:r>
              <w:rPr>
                <w:sz w:val="13"/>
              </w:rPr>
              <w:t>Neutro</w:t>
            </w:r>
          </w:p>
        </w:tc>
        <w:tc>
          <w:tcPr>
            <w:tcW w:w="655" w:type="dxa"/>
          </w:tcPr>
          <w:p w14:paraId="36C5220E" w14:textId="77777777" w:rsidR="006D1256" w:rsidRDefault="00000000">
            <w:pPr>
              <w:spacing w:after="0"/>
              <w:ind w:firstLine="0"/>
            </w:pPr>
            <w:r>
              <w:rPr>
                <w:sz w:val="13"/>
              </w:rPr>
              <w:t>150,6</w:t>
            </w:r>
          </w:p>
        </w:tc>
        <w:tc>
          <w:tcPr>
            <w:tcW w:w="655" w:type="dxa"/>
          </w:tcPr>
          <w:p w14:paraId="43B84F79" w14:textId="77777777" w:rsidR="006D1256" w:rsidRDefault="00000000">
            <w:pPr>
              <w:spacing w:after="0"/>
              <w:ind w:firstLine="0"/>
            </w:pPr>
            <w:r>
              <w:rPr>
                <w:sz w:val="13"/>
              </w:rPr>
              <w:t>81,0</w:t>
            </w:r>
          </w:p>
        </w:tc>
        <w:tc>
          <w:tcPr>
            <w:tcW w:w="655" w:type="dxa"/>
          </w:tcPr>
          <w:p w14:paraId="10CDAD60" w14:textId="77777777" w:rsidR="006D1256" w:rsidRDefault="00000000">
            <w:pPr>
              <w:spacing w:after="0"/>
              <w:ind w:firstLine="0"/>
            </w:pPr>
            <w:r>
              <w:rPr>
                <w:sz w:val="13"/>
              </w:rPr>
              <w:t>32,5</w:t>
            </w:r>
          </w:p>
        </w:tc>
        <w:tc>
          <w:tcPr>
            <w:tcW w:w="655" w:type="dxa"/>
          </w:tcPr>
          <w:p w14:paraId="3D80FC3D" w14:textId="77777777" w:rsidR="006D1256" w:rsidRDefault="00000000">
            <w:pPr>
              <w:spacing w:after="0"/>
              <w:ind w:firstLine="0"/>
            </w:pPr>
            <w:r>
              <w:rPr>
                <w:sz w:val="13"/>
              </w:rPr>
              <w:t>22,8</w:t>
            </w:r>
          </w:p>
        </w:tc>
        <w:tc>
          <w:tcPr>
            <w:tcW w:w="655" w:type="dxa"/>
          </w:tcPr>
          <w:p w14:paraId="18598B20" w14:textId="77777777" w:rsidR="006D1256" w:rsidRDefault="00000000">
            <w:pPr>
              <w:spacing w:after="0"/>
              <w:ind w:firstLine="0"/>
            </w:pPr>
            <w:r>
              <w:rPr>
                <w:sz w:val="13"/>
              </w:rPr>
              <w:t>0,472</w:t>
            </w:r>
          </w:p>
        </w:tc>
        <w:tc>
          <w:tcPr>
            <w:tcW w:w="655" w:type="dxa"/>
          </w:tcPr>
          <w:p w14:paraId="3E3B11BB" w14:textId="77777777" w:rsidR="006D1256" w:rsidRDefault="00000000">
            <w:pPr>
              <w:spacing w:after="0"/>
              <w:ind w:firstLine="0"/>
            </w:pPr>
            <w:r>
              <w:rPr>
                <w:sz w:val="13"/>
              </w:rPr>
              <w:t>825</w:t>
            </w:r>
          </w:p>
        </w:tc>
        <w:tc>
          <w:tcPr>
            <w:tcW w:w="655" w:type="dxa"/>
          </w:tcPr>
          <w:p w14:paraId="7B241B3B" w14:textId="77777777" w:rsidR="006D1256" w:rsidRDefault="00000000">
            <w:pPr>
              <w:spacing w:after="0"/>
              <w:ind w:firstLine="0"/>
            </w:pPr>
            <w:r>
              <w:rPr>
                <w:sz w:val="13"/>
              </w:rPr>
              <w:t>50,4</w:t>
            </w:r>
          </w:p>
        </w:tc>
        <w:tc>
          <w:tcPr>
            <w:tcW w:w="655" w:type="dxa"/>
          </w:tcPr>
          <w:p w14:paraId="3335A0A5" w14:textId="77777777" w:rsidR="006D1256" w:rsidRDefault="00000000">
            <w:pPr>
              <w:spacing w:after="0"/>
              <w:ind w:firstLine="0"/>
            </w:pPr>
            <w:r>
              <w:rPr>
                <w:sz w:val="13"/>
              </w:rPr>
              <w:t>20,8</w:t>
            </w:r>
          </w:p>
        </w:tc>
        <w:tc>
          <w:tcPr>
            <w:tcW w:w="655" w:type="dxa"/>
          </w:tcPr>
          <w:p w14:paraId="2B60974F" w14:textId="77777777" w:rsidR="006D1256" w:rsidRDefault="00000000">
            <w:pPr>
              <w:spacing w:after="0"/>
              <w:ind w:firstLine="0"/>
            </w:pPr>
            <w:r>
              <w:rPr>
                <w:sz w:val="13"/>
              </w:rPr>
              <w:t>2,3</w:t>
            </w:r>
          </w:p>
        </w:tc>
        <w:tc>
          <w:tcPr>
            <w:tcW w:w="655" w:type="dxa"/>
          </w:tcPr>
          <w:p w14:paraId="33998279" w14:textId="77777777" w:rsidR="006D1256" w:rsidRDefault="00000000">
            <w:pPr>
              <w:spacing w:after="0"/>
              <w:ind w:firstLine="0"/>
            </w:pPr>
            <w:r>
              <w:rPr>
                <w:sz w:val="13"/>
              </w:rPr>
              <w:t>29,4</w:t>
            </w:r>
          </w:p>
        </w:tc>
        <w:tc>
          <w:tcPr>
            <w:tcW w:w="655" w:type="dxa"/>
          </w:tcPr>
          <w:p w14:paraId="232F2E75" w14:textId="77777777" w:rsidR="006D1256" w:rsidRDefault="00000000">
            <w:pPr>
              <w:spacing w:after="0"/>
              <w:ind w:firstLine="0"/>
            </w:pPr>
            <w:r>
              <w:rPr>
                <w:sz w:val="13"/>
              </w:rPr>
              <w:t>0,090</w:t>
            </w:r>
          </w:p>
        </w:tc>
        <w:tc>
          <w:tcPr>
            <w:tcW w:w="655" w:type="dxa"/>
          </w:tcPr>
          <w:p w14:paraId="6415F174" w14:textId="77777777" w:rsidR="006D1256" w:rsidRDefault="00000000">
            <w:pPr>
              <w:spacing w:after="0"/>
              <w:ind w:firstLine="0"/>
            </w:pPr>
            <w:r>
              <w:rPr>
                <w:sz w:val="13"/>
              </w:rPr>
              <w:t>114375</w:t>
            </w:r>
          </w:p>
        </w:tc>
        <w:tc>
          <w:tcPr>
            <w:tcW w:w="655" w:type="dxa"/>
          </w:tcPr>
          <w:p w14:paraId="38DCDCC3" w14:textId="77777777" w:rsidR="006D1256" w:rsidRDefault="00000000">
            <w:pPr>
              <w:spacing w:after="0"/>
              <w:ind w:firstLine="0"/>
            </w:pPr>
            <w:r>
              <w:rPr>
                <w:sz w:val="13"/>
              </w:rPr>
              <w:t>70,8</w:t>
            </w:r>
          </w:p>
        </w:tc>
        <w:tc>
          <w:tcPr>
            <w:tcW w:w="655" w:type="dxa"/>
          </w:tcPr>
          <w:p w14:paraId="0C0DF4B8" w14:textId="77777777" w:rsidR="006D1256" w:rsidRDefault="00000000">
            <w:pPr>
              <w:spacing w:after="0"/>
              <w:ind w:firstLine="0"/>
            </w:pPr>
            <w:r>
              <w:rPr>
                <w:sz w:val="13"/>
              </w:rPr>
              <w:t>26,0</w:t>
            </w:r>
          </w:p>
        </w:tc>
        <w:tc>
          <w:tcPr>
            <w:tcW w:w="655" w:type="dxa"/>
          </w:tcPr>
          <w:p w14:paraId="0E71DC16" w14:textId="77777777" w:rsidR="006D1256" w:rsidRDefault="00000000">
            <w:pPr>
              <w:spacing w:after="0"/>
              <w:ind w:firstLine="0"/>
            </w:pPr>
            <w:r>
              <w:rPr>
                <w:sz w:val="13"/>
              </w:rPr>
              <w:t>13,7</w:t>
            </w:r>
          </w:p>
        </w:tc>
        <w:tc>
          <w:tcPr>
            <w:tcW w:w="655" w:type="dxa"/>
          </w:tcPr>
          <w:p w14:paraId="4114F608" w14:textId="77777777" w:rsidR="006D1256" w:rsidRDefault="00000000">
            <w:pPr>
              <w:spacing w:after="0"/>
              <w:ind w:firstLine="0"/>
            </w:pPr>
            <w:r>
              <w:rPr>
                <w:sz w:val="13"/>
              </w:rPr>
              <w:t>27,7</w:t>
            </w:r>
          </w:p>
        </w:tc>
        <w:tc>
          <w:tcPr>
            <w:tcW w:w="655" w:type="dxa"/>
          </w:tcPr>
          <w:p w14:paraId="5C2F7A07" w14:textId="77777777" w:rsidR="006D1256" w:rsidRDefault="00000000">
            <w:pPr>
              <w:spacing w:after="0"/>
              <w:ind w:firstLine="0"/>
            </w:pPr>
            <w:r>
              <w:rPr>
                <w:sz w:val="13"/>
              </w:rPr>
              <w:t>0,122</w:t>
            </w:r>
          </w:p>
        </w:tc>
        <w:tc>
          <w:tcPr>
            <w:tcW w:w="655" w:type="dxa"/>
          </w:tcPr>
          <w:p w14:paraId="246958AE" w14:textId="77777777" w:rsidR="006D1256" w:rsidRDefault="00000000">
            <w:pPr>
              <w:spacing w:after="0"/>
              <w:ind w:firstLine="0"/>
            </w:pPr>
            <w:r>
              <w:rPr>
                <w:sz w:val="13"/>
              </w:rPr>
              <w:t>25375</w:t>
            </w:r>
          </w:p>
        </w:tc>
      </w:tr>
      <w:tr w:rsidR="006D1256" w14:paraId="615369C9" w14:textId="77777777">
        <w:trPr>
          <w:jc w:val="center"/>
        </w:trPr>
        <w:tc>
          <w:tcPr>
            <w:tcW w:w="539" w:type="dxa"/>
          </w:tcPr>
          <w:p w14:paraId="3EBC72B2" w14:textId="77777777" w:rsidR="006D1256" w:rsidRDefault="00000000">
            <w:pPr>
              <w:spacing w:after="0"/>
              <w:ind w:firstLine="0"/>
            </w:pPr>
            <w:r>
              <w:rPr>
                <w:sz w:val="13"/>
              </w:rPr>
              <w:t>2025</w:t>
            </w:r>
          </w:p>
        </w:tc>
        <w:tc>
          <w:tcPr>
            <w:tcW w:w="425" w:type="dxa"/>
          </w:tcPr>
          <w:p w14:paraId="5E88ECE8" w14:textId="77777777" w:rsidR="006D1256" w:rsidRDefault="00000000">
            <w:pPr>
              <w:spacing w:after="0"/>
              <w:ind w:firstLine="0"/>
            </w:pPr>
            <w:r>
              <w:rPr>
                <w:sz w:val="13"/>
              </w:rPr>
              <w:t>9</w:t>
            </w:r>
          </w:p>
        </w:tc>
        <w:tc>
          <w:tcPr>
            <w:tcW w:w="539" w:type="dxa"/>
          </w:tcPr>
          <w:p w14:paraId="45F55CBE" w14:textId="77777777" w:rsidR="006D1256" w:rsidRDefault="00000000">
            <w:pPr>
              <w:spacing w:after="0"/>
              <w:ind w:firstLine="0"/>
            </w:pPr>
            <w:r>
              <w:rPr>
                <w:sz w:val="13"/>
              </w:rPr>
              <w:t>-0,43</w:t>
            </w:r>
          </w:p>
        </w:tc>
        <w:tc>
          <w:tcPr>
            <w:tcW w:w="709" w:type="dxa"/>
          </w:tcPr>
          <w:p w14:paraId="70F3C468" w14:textId="77777777" w:rsidR="006D1256" w:rsidRDefault="00000000">
            <w:pPr>
              <w:spacing w:after="0"/>
              <w:ind w:firstLine="0"/>
            </w:pPr>
            <w:r>
              <w:rPr>
                <w:sz w:val="13"/>
              </w:rPr>
              <w:t>Neutro</w:t>
            </w:r>
          </w:p>
        </w:tc>
        <w:tc>
          <w:tcPr>
            <w:tcW w:w="655" w:type="dxa"/>
          </w:tcPr>
          <w:p w14:paraId="52C2AC63" w14:textId="77777777" w:rsidR="006D1256" w:rsidRDefault="00000000">
            <w:pPr>
              <w:spacing w:after="0"/>
              <w:ind w:firstLine="0"/>
            </w:pPr>
            <w:r>
              <w:rPr>
                <w:sz w:val="13"/>
              </w:rPr>
              <w:t>150,4</w:t>
            </w:r>
          </w:p>
        </w:tc>
        <w:tc>
          <w:tcPr>
            <w:tcW w:w="655" w:type="dxa"/>
          </w:tcPr>
          <w:p w14:paraId="115C2D4E" w14:textId="77777777" w:rsidR="006D1256" w:rsidRDefault="00000000">
            <w:pPr>
              <w:spacing w:after="0"/>
              <w:ind w:firstLine="0"/>
            </w:pPr>
            <w:r>
              <w:rPr>
                <w:sz w:val="13"/>
              </w:rPr>
              <w:t>79,1</w:t>
            </w:r>
          </w:p>
        </w:tc>
        <w:tc>
          <w:tcPr>
            <w:tcW w:w="655" w:type="dxa"/>
          </w:tcPr>
          <w:p w14:paraId="1842CCED" w14:textId="77777777" w:rsidR="006D1256" w:rsidRDefault="00000000">
            <w:pPr>
              <w:spacing w:after="0"/>
              <w:ind w:firstLine="0"/>
            </w:pPr>
            <w:r>
              <w:rPr>
                <w:sz w:val="13"/>
              </w:rPr>
              <w:t>33,5</w:t>
            </w:r>
          </w:p>
        </w:tc>
        <w:tc>
          <w:tcPr>
            <w:tcW w:w="655" w:type="dxa"/>
          </w:tcPr>
          <w:p w14:paraId="55BC4D6E" w14:textId="77777777" w:rsidR="006D1256" w:rsidRDefault="00000000">
            <w:pPr>
              <w:spacing w:after="0"/>
              <w:ind w:firstLine="0"/>
            </w:pPr>
            <w:r>
              <w:rPr>
                <w:sz w:val="13"/>
              </w:rPr>
              <w:t>25,2</w:t>
            </w:r>
          </w:p>
        </w:tc>
        <w:tc>
          <w:tcPr>
            <w:tcW w:w="655" w:type="dxa"/>
          </w:tcPr>
          <w:p w14:paraId="33F34AAE" w14:textId="77777777" w:rsidR="006D1256" w:rsidRDefault="00000000">
            <w:pPr>
              <w:spacing w:after="0"/>
              <w:ind w:firstLine="0"/>
            </w:pPr>
            <w:r>
              <w:rPr>
                <w:sz w:val="13"/>
              </w:rPr>
              <w:t>0,381</w:t>
            </w:r>
          </w:p>
        </w:tc>
        <w:tc>
          <w:tcPr>
            <w:tcW w:w="655" w:type="dxa"/>
          </w:tcPr>
          <w:p w14:paraId="1784C743" w14:textId="77777777" w:rsidR="006D1256" w:rsidRDefault="00000000">
            <w:pPr>
              <w:spacing w:after="0"/>
              <w:ind w:firstLine="0"/>
            </w:pPr>
            <w:r>
              <w:rPr>
                <w:sz w:val="13"/>
              </w:rPr>
              <w:t>2725</w:t>
            </w:r>
          </w:p>
        </w:tc>
        <w:tc>
          <w:tcPr>
            <w:tcW w:w="655" w:type="dxa"/>
          </w:tcPr>
          <w:p w14:paraId="5BDD04D8" w14:textId="77777777" w:rsidR="006D1256" w:rsidRDefault="00000000">
            <w:pPr>
              <w:spacing w:after="0"/>
              <w:ind w:firstLine="0"/>
            </w:pPr>
            <w:r>
              <w:rPr>
                <w:sz w:val="13"/>
              </w:rPr>
              <w:t>19,4</w:t>
            </w:r>
          </w:p>
        </w:tc>
        <w:tc>
          <w:tcPr>
            <w:tcW w:w="655" w:type="dxa"/>
          </w:tcPr>
          <w:p w14:paraId="490FB274" w14:textId="77777777" w:rsidR="006D1256" w:rsidRDefault="00000000">
            <w:pPr>
              <w:spacing w:after="0"/>
              <w:ind w:firstLine="0"/>
            </w:pPr>
            <w:r>
              <w:rPr>
                <w:sz w:val="13"/>
              </w:rPr>
              <w:t>15,7</w:t>
            </w:r>
          </w:p>
        </w:tc>
        <w:tc>
          <w:tcPr>
            <w:tcW w:w="655" w:type="dxa"/>
          </w:tcPr>
          <w:p w14:paraId="7A3DD9C3" w14:textId="77777777" w:rsidR="006D1256" w:rsidRDefault="00000000">
            <w:pPr>
              <w:spacing w:after="0"/>
              <w:ind w:firstLine="0"/>
            </w:pPr>
            <w:r>
              <w:rPr>
                <w:sz w:val="13"/>
              </w:rPr>
              <w:t>4,1</w:t>
            </w:r>
          </w:p>
        </w:tc>
        <w:tc>
          <w:tcPr>
            <w:tcW w:w="655" w:type="dxa"/>
          </w:tcPr>
          <w:p w14:paraId="31D814F0" w14:textId="77777777" w:rsidR="006D1256" w:rsidRDefault="00000000">
            <w:pPr>
              <w:spacing w:after="0"/>
              <w:ind w:firstLine="0"/>
            </w:pPr>
            <w:r>
              <w:rPr>
                <w:sz w:val="13"/>
              </w:rPr>
              <w:t>33,6</w:t>
            </w:r>
          </w:p>
        </w:tc>
        <w:tc>
          <w:tcPr>
            <w:tcW w:w="655" w:type="dxa"/>
          </w:tcPr>
          <w:p w14:paraId="49A801D8" w14:textId="77777777" w:rsidR="006D1256" w:rsidRDefault="00000000">
            <w:pPr>
              <w:spacing w:after="0"/>
              <w:ind w:firstLine="0"/>
            </w:pPr>
            <w:r>
              <w:rPr>
                <w:sz w:val="13"/>
              </w:rPr>
              <w:t>0,060</w:t>
            </w:r>
          </w:p>
        </w:tc>
        <w:tc>
          <w:tcPr>
            <w:tcW w:w="655" w:type="dxa"/>
          </w:tcPr>
          <w:p w14:paraId="4D5BA052" w14:textId="77777777" w:rsidR="006D1256" w:rsidRDefault="00000000">
            <w:pPr>
              <w:spacing w:after="0"/>
              <w:ind w:firstLine="0"/>
            </w:pPr>
            <w:r>
              <w:rPr>
                <w:sz w:val="13"/>
              </w:rPr>
              <w:t>330000</w:t>
            </w:r>
          </w:p>
        </w:tc>
        <w:tc>
          <w:tcPr>
            <w:tcW w:w="655" w:type="dxa"/>
          </w:tcPr>
          <w:p w14:paraId="4F22565C" w14:textId="77777777" w:rsidR="006D1256" w:rsidRDefault="00000000">
            <w:pPr>
              <w:spacing w:after="0"/>
              <w:ind w:firstLine="0"/>
            </w:pPr>
            <w:r>
              <w:rPr>
                <w:sz w:val="13"/>
              </w:rPr>
              <w:t>55,0</w:t>
            </w:r>
          </w:p>
        </w:tc>
        <w:tc>
          <w:tcPr>
            <w:tcW w:w="655" w:type="dxa"/>
          </w:tcPr>
          <w:p w14:paraId="7357E8D3" w14:textId="77777777" w:rsidR="006D1256" w:rsidRDefault="00000000">
            <w:pPr>
              <w:spacing w:after="0"/>
              <w:ind w:firstLine="0"/>
            </w:pPr>
            <w:r>
              <w:rPr>
                <w:sz w:val="13"/>
              </w:rPr>
              <w:t>21,1</w:t>
            </w:r>
          </w:p>
        </w:tc>
        <w:tc>
          <w:tcPr>
            <w:tcW w:w="655" w:type="dxa"/>
          </w:tcPr>
          <w:p w14:paraId="0E8BEBF4" w14:textId="77777777" w:rsidR="006D1256" w:rsidRDefault="00000000">
            <w:pPr>
              <w:spacing w:after="0"/>
              <w:ind w:firstLine="0"/>
            </w:pPr>
            <w:r>
              <w:rPr>
                <w:sz w:val="13"/>
              </w:rPr>
              <w:t>10,5</w:t>
            </w:r>
          </w:p>
        </w:tc>
        <w:tc>
          <w:tcPr>
            <w:tcW w:w="655" w:type="dxa"/>
          </w:tcPr>
          <w:p w14:paraId="28E7A883" w14:textId="77777777" w:rsidR="006D1256" w:rsidRDefault="00000000">
            <w:pPr>
              <w:spacing w:after="0"/>
              <w:ind w:firstLine="0"/>
            </w:pPr>
            <w:r>
              <w:rPr>
                <w:sz w:val="13"/>
              </w:rPr>
              <w:t>30,8</w:t>
            </w:r>
          </w:p>
        </w:tc>
        <w:tc>
          <w:tcPr>
            <w:tcW w:w="655" w:type="dxa"/>
          </w:tcPr>
          <w:p w14:paraId="5A387E42" w14:textId="77777777" w:rsidR="006D1256" w:rsidRDefault="00000000">
            <w:pPr>
              <w:spacing w:after="0"/>
              <w:ind w:firstLine="0"/>
            </w:pPr>
            <w:r>
              <w:rPr>
                <w:sz w:val="13"/>
              </w:rPr>
              <w:t>0,086</w:t>
            </w:r>
          </w:p>
        </w:tc>
        <w:tc>
          <w:tcPr>
            <w:tcW w:w="655" w:type="dxa"/>
          </w:tcPr>
          <w:p w14:paraId="44508D8E" w14:textId="77777777" w:rsidR="006D1256" w:rsidRDefault="00000000">
            <w:pPr>
              <w:spacing w:after="0"/>
              <w:ind w:firstLine="0"/>
            </w:pPr>
            <w:r>
              <w:rPr>
                <w:sz w:val="13"/>
              </w:rPr>
              <w:t>69175</w:t>
            </w:r>
          </w:p>
        </w:tc>
      </w:tr>
    </w:tbl>
    <w:p w14:paraId="580E1EC2" w14:textId="77777777" w:rsidR="006D1256" w:rsidRDefault="006D1256"/>
    <w:p w14:paraId="30BED10B" w14:textId="77777777" w:rsidR="006D1256" w:rsidRDefault="00000000">
      <w:pPr>
        <w:keepNext/>
        <w:spacing w:line="259" w:lineRule="auto"/>
        <w:ind w:right="454" w:firstLine="0"/>
        <w:jc w:val="center"/>
        <w:rPr>
          <w:iCs/>
          <w:sz w:val="22"/>
          <w:szCs w:val="22"/>
        </w:rPr>
      </w:pPr>
      <w:r>
        <w:rPr>
          <w:b/>
          <w:sz w:val="22"/>
          <w:szCs w:val="22"/>
        </w:rPr>
        <w:t>Tabela A2 - Desempenho das 10 combinações de três variáveis ambientais (mais SAZsin e SAZcos) por bioma, validação cruzada RepeatedKFold 5 × 30, grau 2.</w:t>
      </w:r>
    </w:p>
    <w:tbl>
      <w:tblPr>
        <w:tblStyle w:val="TableGrid"/>
        <w:tblW w:w="11623" w:type="dxa"/>
        <w:jc w:val="center"/>
        <w:tblInd w:w="0" w:type="dxa"/>
        <w:tblLayout w:type="fixed"/>
        <w:tblLook w:val="04A0" w:firstRow="1" w:lastRow="0" w:firstColumn="1" w:lastColumn="0" w:noHBand="0" w:noVBand="1"/>
      </w:tblPr>
      <w:tblGrid>
        <w:gridCol w:w="1985"/>
        <w:gridCol w:w="3119"/>
        <w:gridCol w:w="1984"/>
        <w:gridCol w:w="1984"/>
        <w:gridCol w:w="2551"/>
      </w:tblGrid>
      <w:tr w:rsidR="006D1256" w14:paraId="1D0B9F88" w14:textId="77777777">
        <w:trPr>
          <w:tblHeader/>
          <w:jc w:val="center"/>
        </w:trPr>
        <w:tc>
          <w:tcPr>
            <w:tcW w:w="1984" w:type="dxa"/>
          </w:tcPr>
          <w:p w14:paraId="2366614C" w14:textId="77777777" w:rsidR="006D1256" w:rsidRDefault="00000000">
            <w:pPr>
              <w:spacing w:after="0"/>
              <w:ind w:firstLine="0"/>
            </w:pPr>
            <w:r>
              <w:rPr>
                <w:b/>
                <w:sz w:val="18"/>
              </w:rPr>
              <w:t>Bioma</w:t>
            </w:r>
          </w:p>
        </w:tc>
        <w:tc>
          <w:tcPr>
            <w:tcW w:w="3118" w:type="dxa"/>
          </w:tcPr>
          <w:p w14:paraId="29AF7355" w14:textId="77777777" w:rsidR="006D1256" w:rsidRDefault="00000000">
            <w:pPr>
              <w:spacing w:after="0"/>
              <w:ind w:firstLine="0"/>
            </w:pPr>
            <w:r>
              <w:rPr>
                <w:b/>
                <w:sz w:val="18"/>
              </w:rPr>
              <w:t>Variáveis</w:t>
            </w:r>
          </w:p>
        </w:tc>
        <w:tc>
          <w:tcPr>
            <w:tcW w:w="1984" w:type="dxa"/>
          </w:tcPr>
          <w:p w14:paraId="4AE84BBC" w14:textId="77777777" w:rsidR="006D1256" w:rsidRDefault="00000000">
            <w:pPr>
              <w:spacing w:after="0"/>
              <w:ind w:firstLine="0"/>
            </w:pPr>
            <w:r>
              <w:rPr>
                <w:b/>
                <w:sz w:val="18"/>
              </w:rPr>
              <w:t>R² treino (%)</w:t>
            </w:r>
          </w:p>
        </w:tc>
        <w:tc>
          <w:tcPr>
            <w:tcW w:w="1984" w:type="dxa"/>
          </w:tcPr>
          <w:p w14:paraId="4CAE4C8E" w14:textId="77777777" w:rsidR="006D1256" w:rsidRDefault="00000000">
            <w:pPr>
              <w:spacing w:after="0"/>
              <w:ind w:firstLine="0"/>
            </w:pPr>
            <w:r>
              <w:rPr>
                <w:b/>
                <w:sz w:val="18"/>
              </w:rPr>
              <w:t>R² teste (%)</w:t>
            </w:r>
          </w:p>
        </w:tc>
        <w:tc>
          <w:tcPr>
            <w:tcW w:w="2551" w:type="dxa"/>
          </w:tcPr>
          <w:p w14:paraId="55BBB495" w14:textId="77777777" w:rsidR="006D1256" w:rsidRDefault="00000000">
            <w:pPr>
              <w:spacing w:after="0"/>
              <w:ind w:firstLine="0"/>
            </w:pPr>
            <w:r>
              <w:rPr>
                <w:b/>
                <w:sz w:val="18"/>
              </w:rPr>
              <w:t>Dif. treino–teste (pp)</w:t>
            </w:r>
          </w:p>
        </w:tc>
      </w:tr>
      <w:tr w:rsidR="006D1256" w14:paraId="6411A56B" w14:textId="77777777">
        <w:trPr>
          <w:jc w:val="center"/>
        </w:trPr>
        <w:tc>
          <w:tcPr>
            <w:tcW w:w="1984" w:type="dxa"/>
          </w:tcPr>
          <w:p w14:paraId="61F3F15B" w14:textId="77777777" w:rsidR="006D1256" w:rsidRDefault="00000000">
            <w:pPr>
              <w:spacing w:after="0"/>
              <w:ind w:firstLine="0"/>
            </w:pPr>
            <w:r>
              <w:rPr>
                <w:sz w:val="18"/>
              </w:rPr>
              <w:t>Caatinga</w:t>
            </w:r>
          </w:p>
        </w:tc>
        <w:tc>
          <w:tcPr>
            <w:tcW w:w="3118" w:type="dxa"/>
          </w:tcPr>
          <w:p w14:paraId="667F1ECD" w14:textId="77777777" w:rsidR="006D1256" w:rsidRDefault="00000000">
            <w:pPr>
              <w:spacing w:after="0"/>
              <w:ind w:firstLine="0"/>
            </w:pPr>
            <w:r>
              <w:rPr>
                <w:sz w:val="18"/>
              </w:rPr>
              <w:t>EV + PRE + TST</w:t>
            </w:r>
          </w:p>
        </w:tc>
        <w:tc>
          <w:tcPr>
            <w:tcW w:w="1984" w:type="dxa"/>
          </w:tcPr>
          <w:p w14:paraId="35CD8A25" w14:textId="77777777" w:rsidR="006D1256" w:rsidRDefault="00000000">
            <w:pPr>
              <w:spacing w:after="0"/>
              <w:ind w:firstLine="0"/>
            </w:pPr>
            <w:r>
              <w:rPr>
                <w:sz w:val="18"/>
              </w:rPr>
              <w:t>95,2</w:t>
            </w:r>
          </w:p>
        </w:tc>
        <w:tc>
          <w:tcPr>
            <w:tcW w:w="1984" w:type="dxa"/>
          </w:tcPr>
          <w:p w14:paraId="293987F5" w14:textId="77777777" w:rsidR="006D1256" w:rsidRDefault="00000000">
            <w:pPr>
              <w:spacing w:after="0"/>
              <w:ind w:firstLine="0"/>
            </w:pPr>
            <w:r>
              <w:rPr>
                <w:sz w:val="18"/>
              </w:rPr>
              <w:t>94,2</w:t>
            </w:r>
          </w:p>
        </w:tc>
        <w:tc>
          <w:tcPr>
            <w:tcW w:w="2551" w:type="dxa"/>
          </w:tcPr>
          <w:p w14:paraId="1F2185AB" w14:textId="77777777" w:rsidR="006D1256" w:rsidRDefault="00000000">
            <w:pPr>
              <w:spacing w:after="0"/>
              <w:ind w:firstLine="0"/>
            </w:pPr>
            <w:r>
              <w:rPr>
                <w:sz w:val="18"/>
              </w:rPr>
              <w:t>1,0</w:t>
            </w:r>
          </w:p>
        </w:tc>
      </w:tr>
      <w:tr w:rsidR="006D1256" w14:paraId="6EF016ED" w14:textId="77777777">
        <w:trPr>
          <w:jc w:val="center"/>
        </w:trPr>
        <w:tc>
          <w:tcPr>
            <w:tcW w:w="1984" w:type="dxa"/>
          </w:tcPr>
          <w:p w14:paraId="1403F1D6" w14:textId="77777777" w:rsidR="006D1256" w:rsidRDefault="00000000">
            <w:pPr>
              <w:spacing w:after="0"/>
              <w:ind w:firstLine="0"/>
            </w:pPr>
            <w:r>
              <w:rPr>
                <w:sz w:val="18"/>
              </w:rPr>
              <w:t>Caatinga</w:t>
            </w:r>
          </w:p>
        </w:tc>
        <w:tc>
          <w:tcPr>
            <w:tcW w:w="3118" w:type="dxa"/>
          </w:tcPr>
          <w:p w14:paraId="76614ACC" w14:textId="77777777" w:rsidR="006D1256" w:rsidRDefault="00000000">
            <w:pPr>
              <w:spacing w:after="0"/>
              <w:ind w:firstLine="0"/>
            </w:pPr>
            <w:r>
              <w:rPr>
                <w:sz w:val="18"/>
              </w:rPr>
              <w:t>EV + PRE + WAI</w:t>
            </w:r>
          </w:p>
        </w:tc>
        <w:tc>
          <w:tcPr>
            <w:tcW w:w="1984" w:type="dxa"/>
          </w:tcPr>
          <w:p w14:paraId="0D7F6CD3" w14:textId="77777777" w:rsidR="006D1256" w:rsidRDefault="00000000">
            <w:pPr>
              <w:spacing w:after="0"/>
              <w:ind w:firstLine="0"/>
            </w:pPr>
            <w:r>
              <w:rPr>
                <w:sz w:val="18"/>
              </w:rPr>
              <w:t>95,1</w:t>
            </w:r>
          </w:p>
        </w:tc>
        <w:tc>
          <w:tcPr>
            <w:tcW w:w="1984" w:type="dxa"/>
          </w:tcPr>
          <w:p w14:paraId="6C7E7FBD" w14:textId="77777777" w:rsidR="006D1256" w:rsidRDefault="00000000">
            <w:pPr>
              <w:spacing w:after="0"/>
              <w:ind w:firstLine="0"/>
            </w:pPr>
            <w:r>
              <w:rPr>
                <w:sz w:val="18"/>
              </w:rPr>
              <w:t>94,0</w:t>
            </w:r>
          </w:p>
        </w:tc>
        <w:tc>
          <w:tcPr>
            <w:tcW w:w="2551" w:type="dxa"/>
          </w:tcPr>
          <w:p w14:paraId="4BF7727E" w14:textId="77777777" w:rsidR="006D1256" w:rsidRDefault="00000000">
            <w:pPr>
              <w:spacing w:after="0"/>
              <w:ind w:firstLine="0"/>
            </w:pPr>
            <w:r>
              <w:rPr>
                <w:sz w:val="18"/>
              </w:rPr>
              <w:t>1,1</w:t>
            </w:r>
          </w:p>
        </w:tc>
      </w:tr>
      <w:tr w:rsidR="006D1256" w14:paraId="745588B1" w14:textId="77777777">
        <w:trPr>
          <w:jc w:val="center"/>
        </w:trPr>
        <w:tc>
          <w:tcPr>
            <w:tcW w:w="1984" w:type="dxa"/>
          </w:tcPr>
          <w:p w14:paraId="0BAC630F" w14:textId="77777777" w:rsidR="006D1256" w:rsidRDefault="00000000">
            <w:pPr>
              <w:spacing w:after="0"/>
              <w:ind w:firstLine="0"/>
            </w:pPr>
            <w:r>
              <w:rPr>
                <w:sz w:val="18"/>
              </w:rPr>
              <w:t>Caatinga</w:t>
            </w:r>
          </w:p>
        </w:tc>
        <w:tc>
          <w:tcPr>
            <w:tcW w:w="3118" w:type="dxa"/>
          </w:tcPr>
          <w:p w14:paraId="6F60EBB8" w14:textId="77777777" w:rsidR="006D1256" w:rsidRDefault="00000000">
            <w:pPr>
              <w:spacing w:after="0"/>
              <w:ind w:firstLine="0"/>
            </w:pPr>
            <w:r>
              <w:rPr>
                <w:sz w:val="18"/>
              </w:rPr>
              <w:t>PRE + TST + WAI</w:t>
            </w:r>
          </w:p>
        </w:tc>
        <w:tc>
          <w:tcPr>
            <w:tcW w:w="1984" w:type="dxa"/>
          </w:tcPr>
          <w:p w14:paraId="743FF7AA" w14:textId="77777777" w:rsidR="006D1256" w:rsidRDefault="00000000">
            <w:pPr>
              <w:spacing w:after="0"/>
              <w:ind w:firstLine="0"/>
            </w:pPr>
            <w:r>
              <w:rPr>
                <w:sz w:val="18"/>
              </w:rPr>
              <w:t>95,0</w:t>
            </w:r>
          </w:p>
        </w:tc>
        <w:tc>
          <w:tcPr>
            <w:tcW w:w="1984" w:type="dxa"/>
          </w:tcPr>
          <w:p w14:paraId="550D1E7B" w14:textId="77777777" w:rsidR="006D1256" w:rsidRDefault="00000000">
            <w:pPr>
              <w:spacing w:after="0"/>
              <w:ind w:firstLine="0"/>
            </w:pPr>
            <w:r>
              <w:rPr>
                <w:sz w:val="18"/>
              </w:rPr>
              <w:t>93,9</w:t>
            </w:r>
          </w:p>
        </w:tc>
        <w:tc>
          <w:tcPr>
            <w:tcW w:w="2551" w:type="dxa"/>
          </w:tcPr>
          <w:p w14:paraId="735739E9" w14:textId="77777777" w:rsidR="006D1256" w:rsidRDefault="00000000">
            <w:pPr>
              <w:spacing w:after="0"/>
              <w:ind w:firstLine="0"/>
            </w:pPr>
            <w:r>
              <w:rPr>
                <w:sz w:val="18"/>
              </w:rPr>
              <w:t>1,1</w:t>
            </w:r>
          </w:p>
        </w:tc>
      </w:tr>
      <w:tr w:rsidR="006D1256" w14:paraId="192E61E5" w14:textId="77777777">
        <w:trPr>
          <w:jc w:val="center"/>
        </w:trPr>
        <w:tc>
          <w:tcPr>
            <w:tcW w:w="1984" w:type="dxa"/>
          </w:tcPr>
          <w:p w14:paraId="1069E19E" w14:textId="77777777" w:rsidR="006D1256" w:rsidRDefault="00000000">
            <w:pPr>
              <w:spacing w:after="0"/>
              <w:ind w:firstLine="0"/>
            </w:pPr>
            <w:r>
              <w:rPr>
                <w:sz w:val="18"/>
              </w:rPr>
              <w:t>Caatinga</w:t>
            </w:r>
          </w:p>
        </w:tc>
        <w:tc>
          <w:tcPr>
            <w:tcW w:w="3118" w:type="dxa"/>
          </w:tcPr>
          <w:p w14:paraId="490132DB" w14:textId="77777777" w:rsidR="006D1256" w:rsidRDefault="00000000">
            <w:pPr>
              <w:spacing w:after="0"/>
              <w:ind w:firstLine="0"/>
            </w:pPr>
            <w:r>
              <w:rPr>
                <w:sz w:val="18"/>
              </w:rPr>
              <w:t>EV + PRE + BURNlog</w:t>
            </w:r>
          </w:p>
        </w:tc>
        <w:tc>
          <w:tcPr>
            <w:tcW w:w="1984" w:type="dxa"/>
          </w:tcPr>
          <w:p w14:paraId="4E08C7D6" w14:textId="77777777" w:rsidR="006D1256" w:rsidRDefault="00000000">
            <w:pPr>
              <w:spacing w:after="0"/>
              <w:ind w:firstLine="0"/>
            </w:pPr>
            <w:r>
              <w:rPr>
                <w:sz w:val="18"/>
              </w:rPr>
              <w:t>94,7</w:t>
            </w:r>
          </w:p>
        </w:tc>
        <w:tc>
          <w:tcPr>
            <w:tcW w:w="1984" w:type="dxa"/>
          </w:tcPr>
          <w:p w14:paraId="41E73322" w14:textId="77777777" w:rsidR="006D1256" w:rsidRDefault="00000000">
            <w:pPr>
              <w:spacing w:after="0"/>
              <w:ind w:firstLine="0"/>
            </w:pPr>
            <w:r>
              <w:rPr>
                <w:sz w:val="18"/>
              </w:rPr>
              <w:t>93,7</w:t>
            </w:r>
          </w:p>
        </w:tc>
        <w:tc>
          <w:tcPr>
            <w:tcW w:w="2551" w:type="dxa"/>
          </w:tcPr>
          <w:p w14:paraId="5DA189C0" w14:textId="77777777" w:rsidR="006D1256" w:rsidRDefault="00000000">
            <w:pPr>
              <w:spacing w:after="0"/>
              <w:ind w:firstLine="0"/>
            </w:pPr>
            <w:r>
              <w:rPr>
                <w:sz w:val="18"/>
              </w:rPr>
              <w:t>1,1</w:t>
            </w:r>
          </w:p>
        </w:tc>
      </w:tr>
      <w:tr w:rsidR="006D1256" w14:paraId="1A9D8595" w14:textId="77777777">
        <w:trPr>
          <w:jc w:val="center"/>
        </w:trPr>
        <w:tc>
          <w:tcPr>
            <w:tcW w:w="1984" w:type="dxa"/>
          </w:tcPr>
          <w:p w14:paraId="236E4B2F" w14:textId="77777777" w:rsidR="006D1256" w:rsidRDefault="00000000">
            <w:pPr>
              <w:spacing w:after="0"/>
              <w:ind w:firstLine="0"/>
            </w:pPr>
            <w:r>
              <w:rPr>
                <w:sz w:val="18"/>
              </w:rPr>
              <w:t>Caatinga</w:t>
            </w:r>
          </w:p>
        </w:tc>
        <w:tc>
          <w:tcPr>
            <w:tcW w:w="3118" w:type="dxa"/>
          </w:tcPr>
          <w:p w14:paraId="59471E5E" w14:textId="77777777" w:rsidR="006D1256" w:rsidRDefault="00000000">
            <w:pPr>
              <w:spacing w:after="0"/>
              <w:ind w:firstLine="0"/>
            </w:pPr>
            <w:r>
              <w:rPr>
                <w:sz w:val="18"/>
              </w:rPr>
              <w:t>EV + TST + WAI</w:t>
            </w:r>
          </w:p>
        </w:tc>
        <w:tc>
          <w:tcPr>
            <w:tcW w:w="1984" w:type="dxa"/>
          </w:tcPr>
          <w:p w14:paraId="1864E341" w14:textId="77777777" w:rsidR="006D1256" w:rsidRDefault="00000000">
            <w:pPr>
              <w:spacing w:after="0"/>
              <w:ind w:firstLine="0"/>
            </w:pPr>
            <w:r>
              <w:rPr>
                <w:sz w:val="18"/>
              </w:rPr>
              <w:t>94,3</w:t>
            </w:r>
          </w:p>
        </w:tc>
        <w:tc>
          <w:tcPr>
            <w:tcW w:w="1984" w:type="dxa"/>
          </w:tcPr>
          <w:p w14:paraId="716EE5B0" w14:textId="77777777" w:rsidR="006D1256" w:rsidRDefault="00000000">
            <w:pPr>
              <w:spacing w:after="0"/>
              <w:ind w:firstLine="0"/>
            </w:pPr>
            <w:r>
              <w:rPr>
                <w:sz w:val="18"/>
              </w:rPr>
              <w:t>93,0</w:t>
            </w:r>
          </w:p>
        </w:tc>
        <w:tc>
          <w:tcPr>
            <w:tcW w:w="2551" w:type="dxa"/>
          </w:tcPr>
          <w:p w14:paraId="466E902A" w14:textId="77777777" w:rsidR="006D1256" w:rsidRDefault="00000000">
            <w:pPr>
              <w:spacing w:after="0"/>
              <w:ind w:firstLine="0"/>
            </w:pPr>
            <w:r>
              <w:rPr>
                <w:sz w:val="18"/>
              </w:rPr>
              <w:t>1,3</w:t>
            </w:r>
          </w:p>
        </w:tc>
      </w:tr>
      <w:tr w:rsidR="006D1256" w14:paraId="3C29E9D1" w14:textId="77777777">
        <w:trPr>
          <w:jc w:val="center"/>
        </w:trPr>
        <w:tc>
          <w:tcPr>
            <w:tcW w:w="1984" w:type="dxa"/>
          </w:tcPr>
          <w:p w14:paraId="281A754E" w14:textId="77777777" w:rsidR="006D1256" w:rsidRDefault="00000000">
            <w:pPr>
              <w:spacing w:after="0"/>
              <w:ind w:firstLine="0"/>
            </w:pPr>
            <w:r>
              <w:rPr>
                <w:sz w:val="18"/>
              </w:rPr>
              <w:t>Caatinga</w:t>
            </w:r>
          </w:p>
        </w:tc>
        <w:tc>
          <w:tcPr>
            <w:tcW w:w="3118" w:type="dxa"/>
          </w:tcPr>
          <w:p w14:paraId="1A12F274" w14:textId="77777777" w:rsidR="006D1256" w:rsidRDefault="00000000">
            <w:pPr>
              <w:spacing w:after="0"/>
              <w:ind w:firstLine="0"/>
            </w:pPr>
            <w:r>
              <w:rPr>
                <w:sz w:val="18"/>
              </w:rPr>
              <w:t>PRE + WAI + BURNlog</w:t>
            </w:r>
          </w:p>
        </w:tc>
        <w:tc>
          <w:tcPr>
            <w:tcW w:w="1984" w:type="dxa"/>
          </w:tcPr>
          <w:p w14:paraId="63EBF9B2" w14:textId="77777777" w:rsidR="006D1256" w:rsidRDefault="00000000">
            <w:pPr>
              <w:spacing w:after="0"/>
              <w:ind w:firstLine="0"/>
            </w:pPr>
            <w:r>
              <w:rPr>
                <w:sz w:val="18"/>
              </w:rPr>
              <w:t>94,2</w:t>
            </w:r>
          </w:p>
        </w:tc>
        <w:tc>
          <w:tcPr>
            <w:tcW w:w="1984" w:type="dxa"/>
          </w:tcPr>
          <w:p w14:paraId="6ED70C49" w14:textId="77777777" w:rsidR="006D1256" w:rsidRDefault="00000000">
            <w:pPr>
              <w:spacing w:after="0"/>
              <w:ind w:firstLine="0"/>
            </w:pPr>
            <w:r>
              <w:rPr>
                <w:sz w:val="18"/>
              </w:rPr>
              <w:t>92,8</w:t>
            </w:r>
          </w:p>
        </w:tc>
        <w:tc>
          <w:tcPr>
            <w:tcW w:w="2551" w:type="dxa"/>
          </w:tcPr>
          <w:p w14:paraId="4AFF3891" w14:textId="77777777" w:rsidR="006D1256" w:rsidRDefault="00000000">
            <w:pPr>
              <w:spacing w:after="0"/>
              <w:ind w:firstLine="0"/>
            </w:pPr>
            <w:r>
              <w:rPr>
                <w:sz w:val="18"/>
              </w:rPr>
              <w:t>1,4</w:t>
            </w:r>
          </w:p>
        </w:tc>
      </w:tr>
      <w:tr w:rsidR="006D1256" w14:paraId="5DC23B72" w14:textId="77777777">
        <w:trPr>
          <w:jc w:val="center"/>
        </w:trPr>
        <w:tc>
          <w:tcPr>
            <w:tcW w:w="1984" w:type="dxa"/>
          </w:tcPr>
          <w:p w14:paraId="2EFBDA48" w14:textId="77777777" w:rsidR="006D1256" w:rsidRDefault="00000000">
            <w:pPr>
              <w:spacing w:after="0"/>
              <w:ind w:firstLine="0"/>
            </w:pPr>
            <w:r>
              <w:rPr>
                <w:sz w:val="18"/>
              </w:rPr>
              <w:t>Caatinga</w:t>
            </w:r>
          </w:p>
        </w:tc>
        <w:tc>
          <w:tcPr>
            <w:tcW w:w="3118" w:type="dxa"/>
          </w:tcPr>
          <w:p w14:paraId="0EF1D074" w14:textId="77777777" w:rsidR="006D1256" w:rsidRDefault="00000000">
            <w:pPr>
              <w:spacing w:after="0"/>
              <w:ind w:firstLine="0"/>
            </w:pPr>
            <w:r>
              <w:rPr>
                <w:sz w:val="18"/>
              </w:rPr>
              <w:t>EV + WAI + BURNlog</w:t>
            </w:r>
          </w:p>
        </w:tc>
        <w:tc>
          <w:tcPr>
            <w:tcW w:w="1984" w:type="dxa"/>
          </w:tcPr>
          <w:p w14:paraId="6DD6B2E0" w14:textId="77777777" w:rsidR="006D1256" w:rsidRDefault="00000000">
            <w:pPr>
              <w:spacing w:after="0"/>
              <w:ind w:firstLine="0"/>
            </w:pPr>
            <w:r>
              <w:rPr>
                <w:sz w:val="18"/>
              </w:rPr>
              <w:t>94,1</w:t>
            </w:r>
          </w:p>
        </w:tc>
        <w:tc>
          <w:tcPr>
            <w:tcW w:w="1984" w:type="dxa"/>
          </w:tcPr>
          <w:p w14:paraId="6099392E" w14:textId="77777777" w:rsidR="006D1256" w:rsidRDefault="00000000">
            <w:pPr>
              <w:spacing w:after="0"/>
              <w:ind w:firstLine="0"/>
            </w:pPr>
            <w:r>
              <w:rPr>
                <w:sz w:val="18"/>
              </w:rPr>
              <w:t>92,6</w:t>
            </w:r>
          </w:p>
        </w:tc>
        <w:tc>
          <w:tcPr>
            <w:tcW w:w="2551" w:type="dxa"/>
          </w:tcPr>
          <w:p w14:paraId="713372A6" w14:textId="77777777" w:rsidR="006D1256" w:rsidRDefault="00000000">
            <w:pPr>
              <w:spacing w:after="0"/>
              <w:ind w:firstLine="0"/>
            </w:pPr>
            <w:r>
              <w:rPr>
                <w:sz w:val="18"/>
              </w:rPr>
              <w:t>1,6</w:t>
            </w:r>
          </w:p>
        </w:tc>
      </w:tr>
      <w:tr w:rsidR="006D1256" w14:paraId="6040A027" w14:textId="77777777">
        <w:trPr>
          <w:jc w:val="center"/>
        </w:trPr>
        <w:tc>
          <w:tcPr>
            <w:tcW w:w="1984" w:type="dxa"/>
          </w:tcPr>
          <w:p w14:paraId="7F6F690A" w14:textId="77777777" w:rsidR="006D1256" w:rsidRDefault="00000000">
            <w:pPr>
              <w:spacing w:after="0"/>
              <w:ind w:firstLine="0"/>
            </w:pPr>
            <w:r>
              <w:rPr>
                <w:sz w:val="18"/>
              </w:rPr>
              <w:t>Caatinga</w:t>
            </w:r>
          </w:p>
        </w:tc>
        <w:tc>
          <w:tcPr>
            <w:tcW w:w="3118" w:type="dxa"/>
          </w:tcPr>
          <w:p w14:paraId="701DA2A9" w14:textId="77777777" w:rsidR="006D1256" w:rsidRDefault="00000000">
            <w:pPr>
              <w:spacing w:after="0"/>
              <w:ind w:firstLine="0"/>
            </w:pPr>
            <w:r>
              <w:rPr>
                <w:sz w:val="18"/>
              </w:rPr>
              <w:t>EV + TST + BURNlog</w:t>
            </w:r>
          </w:p>
        </w:tc>
        <w:tc>
          <w:tcPr>
            <w:tcW w:w="1984" w:type="dxa"/>
          </w:tcPr>
          <w:p w14:paraId="3BF61B51" w14:textId="77777777" w:rsidR="006D1256" w:rsidRDefault="00000000">
            <w:pPr>
              <w:spacing w:after="0"/>
              <w:ind w:firstLine="0"/>
            </w:pPr>
            <w:r>
              <w:rPr>
                <w:sz w:val="18"/>
              </w:rPr>
              <w:t>93,8</w:t>
            </w:r>
          </w:p>
        </w:tc>
        <w:tc>
          <w:tcPr>
            <w:tcW w:w="1984" w:type="dxa"/>
          </w:tcPr>
          <w:p w14:paraId="6B82B7E2" w14:textId="77777777" w:rsidR="006D1256" w:rsidRDefault="00000000">
            <w:pPr>
              <w:spacing w:after="0"/>
              <w:ind w:firstLine="0"/>
            </w:pPr>
            <w:r>
              <w:rPr>
                <w:sz w:val="18"/>
              </w:rPr>
              <w:t>92,5</w:t>
            </w:r>
          </w:p>
        </w:tc>
        <w:tc>
          <w:tcPr>
            <w:tcW w:w="2551" w:type="dxa"/>
          </w:tcPr>
          <w:p w14:paraId="10D5418E" w14:textId="77777777" w:rsidR="006D1256" w:rsidRDefault="00000000">
            <w:pPr>
              <w:spacing w:after="0"/>
              <w:ind w:firstLine="0"/>
            </w:pPr>
            <w:r>
              <w:rPr>
                <w:sz w:val="18"/>
              </w:rPr>
              <w:t>1,2</w:t>
            </w:r>
          </w:p>
        </w:tc>
      </w:tr>
      <w:tr w:rsidR="006D1256" w14:paraId="3ABFF27D" w14:textId="77777777">
        <w:trPr>
          <w:jc w:val="center"/>
        </w:trPr>
        <w:tc>
          <w:tcPr>
            <w:tcW w:w="1984" w:type="dxa"/>
          </w:tcPr>
          <w:p w14:paraId="2A4CE185" w14:textId="77777777" w:rsidR="006D1256" w:rsidRDefault="00000000">
            <w:pPr>
              <w:spacing w:after="0"/>
              <w:ind w:firstLine="0"/>
            </w:pPr>
            <w:r>
              <w:rPr>
                <w:sz w:val="18"/>
              </w:rPr>
              <w:t>Caatinga</w:t>
            </w:r>
          </w:p>
        </w:tc>
        <w:tc>
          <w:tcPr>
            <w:tcW w:w="3118" w:type="dxa"/>
          </w:tcPr>
          <w:p w14:paraId="62746DA0" w14:textId="77777777" w:rsidR="006D1256" w:rsidRDefault="00000000">
            <w:pPr>
              <w:spacing w:after="0"/>
              <w:ind w:firstLine="0"/>
            </w:pPr>
            <w:r>
              <w:rPr>
                <w:sz w:val="18"/>
              </w:rPr>
              <w:t>TST + WAI + BURNlog</w:t>
            </w:r>
          </w:p>
        </w:tc>
        <w:tc>
          <w:tcPr>
            <w:tcW w:w="1984" w:type="dxa"/>
          </w:tcPr>
          <w:p w14:paraId="279E89D0" w14:textId="77777777" w:rsidR="006D1256" w:rsidRDefault="00000000">
            <w:pPr>
              <w:spacing w:after="0"/>
              <w:ind w:firstLine="0"/>
            </w:pPr>
            <w:r>
              <w:rPr>
                <w:sz w:val="18"/>
              </w:rPr>
              <w:t>91,6</w:t>
            </w:r>
          </w:p>
        </w:tc>
        <w:tc>
          <w:tcPr>
            <w:tcW w:w="1984" w:type="dxa"/>
          </w:tcPr>
          <w:p w14:paraId="0819BF9E" w14:textId="77777777" w:rsidR="006D1256" w:rsidRDefault="00000000">
            <w:pPr>
              <w:spacing w:after="0"/>
              <w:ind w:firstLine="0"/>
            </w:pPr>
            <w:r>
              <w:rPr>
                <w:sz w:val="18"/>
              </w:rPr>
              <w:t>89,7</w:t>
            </w:r>
          </w:p>
        </w:tc>
        <w:tc>
          <w:tcPr>
            <w:tcW w:w="2551" w:type="dxa"/>
          </w:tcPr>
          <w:p w14:paraId="5ED8B5B6" w14:textId="77777777" w:rsidR="006D1256" w:rsidRDefault="00000000">
            <w:pPr>
              <w:spacing w:after="0"/>
              <w:ind w:firstLine="0"/>
            </w:pPr>
            <w:r>
              <w:rPr>
                <w:sz w:val="18"/>
              </w:rPr>
              <w:t>1,9</w:t>
            </w:r>
          </w:p>
        </w:tc>
      </w:tr>
      <w:tr w:rsidR="006D1256" w14:paraId="6EE40484" w14:textId="77777777">
        <w:trPr>
          <w:jc w:val="center"/>
        </w:trPr>
        <w:tc>
          <w:tcPr>
            <w:tcW w:w="1984" w:type="dxa"/>
          </w:tcPr>
          <w:p w14:paraId="70C68A69" w14:textId="77777777" w:rsidR="006D1256" w:rsidRDefault="00000000">
            <w:pPr>
              <w:spacing w:after="0"/>
              <w:ind w:firstLine="0"/>
            </w:pPr>
            <w:r>
              <w:rPr>
                <w:sz w:val="18"/>
              </w:rPr>
              <w:t>Caatinga</w:t>
            </w:r>
          </w:p>
        </w:tc>
        <w:tc>
          <w:tcPr>
            <w:tcW w:w="3118" w:type="dxa"/>
          </w:tcPr>
          <w:p w14:paraId="0BB8D8A8" w14:textId="77777777" w:rsidR="006D1256" w:rsidRDefault="00000000">
            <w:pPr>
              <w:spacing w:after="0"/>
              <w:ind w:firstLine="0"/>
            </w:pPr>
            <w:r>
              <w:rPr>
                <w:sz w:val="18"/>
              </w:rPr>
              <w:t>PRE + TST + BURNlog</w:t>
            </w:r>
          </w:p>
        </w:tc>
        <w:tc>
          <w:tcPr>
            <w:tcW w:w="1984" w:type="dxa"/>
          </w:tcPr>
          <w:p w14:paraId="4D5C57E8" w14:textId="77777777" w:rsidR="006D1256" w:rsidRDefault="00000000">
            <w:pPr>
              <w:spacing w:after="0"/>
              <w:ind w:firstLine="0"/>
            </w:pPr>
            <w:r>
              <w:rPr>
                <w:sz w:val="18"/>
              </w:rPr>
              <w:t>81,4</w:t>
            </w:r>
          </w:p>
        </w:tc>
        <w:tc>
          <w:tcPr>
            <w:tcW w:w="1984" w:type="dxa"/>
          </w:tcPr>
          <w:p w14:paraId="6AA545EE" w14:textId="77777777" w:rsidR="006D1256" w:rsidRDefault="00000000">
            <w:pPr>
              <w:spacing w:after="0"/>
              <w:ind w:firstLine="0"/>
            </w:pPr>
            <w:r>
              <w:rPr>
                <w:sz w:val="18"/>
              </w:rPr>
              <w:t>77,9</w:t>
            </w:r>
          </w:p>
        </w:tc>
        <w:tc>
          <w:tcPr>
            <w:tcW w:w="2551" w:type="dxa"/>
          </w:tcPr>
          <w:p w14:paraId="6178B5D1" w14:textId="77777777" w:rsidR="006D1256" w:rsidRDefault="00000000">
            <w:pPr>
              <w:spacing w:after="0"/>
              <w:ind w:firstLine="0"/>
            </w:pPr>
            <w:r>
              <w:rPr>
                <w:sz w:val="18"/>
              </w:rPr>
              <w:t>3,4</w:t>
            </w:r>
          </w:p>
        </w:tc>
      </w:tr>
      <w:tr w:rsidR="006D1256" w14:paraId="519E0F97" w14:textId="77777777">
        <w:trPr>
          <w:jc w:val="center"/>
        </w:trPr>
        <w:tc>
          <w:tcPr>
            <w:tcW w:w="1984" w:type="dxa"/>
          </w:tcPr>
          <w:p w14:paraId="3C8E23E1" w14:textId="77777777" w:rsidR="006D1256" w:rsidRDefault="00000000">
            <w:pPr>
              <w:spacing w:after="0"/>
              <w:ind w:firstLine="0"/>
            </w:pPr>
            <w:r>
              <w:rPr>
                <w:sz w:val="18"/>
              </w:rPr>
              <w:t>Cerrado</w:t>
            </w:r>
          </w:p>
        </w:tc>
        <w:tc>
          <w:tcPr>
            <w:tcW w:w="3118" w:type="dxa"/>
          </w:tcPr>
          <w:p w14:paraId="3403462E" w14:textId="77777777" w:rsidR="006D1256" w:rsidRDefault="00000000">
            <w:pPr>
              <w:spacing w:after="0"/>
              <w:ind w:firstLine="0"/>
            </w:pPr>
            <w:r>
              <w:rPr>
                <w:sz w:val="18"/>
              </w:rPr>
              <w:t>EV + PRE + WAI</w:t>
            </w:r>
          </w:p>
        </w:tc>
        <w:tc>
          <w:tcPr>
            <w:tcW w:w="1984" w:type="dxa"/>
          </w:tcPr>
          <w:p w14:paraId="7CA82B93" w14:textId="77777777" w:rsidR="006D1256" w:rsidRDefault="00000000">
            <w:pPr>
              <w:spacing w:after="0"/>
              <w:ind w:firstLine="0"/>
            </w:pPr>
            <w:r>
              <w:rPr>
                <w:sz w:val="18"/>
              </w:rPr>
              <w:t>97,3</w:t>
            </w:r>
          </w:p>
        </w:tc>
        <w:tc>
          <w:tcPr>
            <w:tcW w:w="1984" w:type="dxa"/>
          </w:tcPr>
          <w:p w14:paraId="5A9C9093" w14:textId="77777777" w:rsidR="006D1256" w:rsidRDefault="00000000">
            <w:pPr>
              <w:spacing w:after="0"/>
              <w:ind w:firstLine="0"/>
            </w:pPr>
            <w:r>
              <w:rPr>
                <w:sz w:val="18"/>
              </w:rPr>
              <w:t>96,7</w:t>
            </w:r>
          </w:p>
        </w:tc>
        <w:tc>
          <w:tcPr>
            <w:tcW w:w="2551" w:type="dxa"/>
          </w:tcPr>
          <w:p w14:paraId="43634014" w14:textId="77777777" w:rsidR="006D1256" w:rsidRDefault="00000000">
            <w:pPr>
              <w:spacing w:after="0"/>
              <w:ind w:firstLine="0"/>
            </w:pPr>
            <w:r>
              <w:rPr>
                <w:sz w:val="18"/>
              </w:rPr>
              <w:t>0,6</w:t>
            </w:r>
          </w:p>
        </w:tc>
      </w:tr>
      <w:tr w:rsidR="006D1256" w14:paraId="18651845" w14:textId="77777777">
        <w:trPr>
          <w:jc w:val="center"/>
        </w:trPr>
        <w:tc>
          <w:tcPr>
            <w:tcW w:w="1984" w:type="dxa"/>
          </w:tcPr>
          <w:p w14:paraId="37C8E2E8" w14:textId="77777777" w:rsidR="006D1256" w:rsidRDefault="00000000">
            <w:pPr>
              <w:spacing w:after="0"/>
              <w:ind w:firstLine="0"/>
            </w:pPr>
            <w:r>
              <w:rPr>
                <w:sz w:val="18"/>
              </w:rPr>
              <w:t>Cerrado</w:t>
            </w:r>
          </w:p>
        </w:tc>
        <w:tc>
          <w:tcPr>
            <w:tcW w:w="3118" w:type="dxa"/>
          </w:tcPr>
          <w:p w14:paraId="30B5A9F6" w14:textId="77777777" w:rsidR="006D1256" w:rsidRDefault="00000000">
            <w:pPr>
              <w:spacing w:after="0"/>
              <w:ind w:firstLine="0"/>
            </w:pPr>
            <w:r>
              <w:rPr>
                <w:sz w:val="18"/>
              </w:rPr>
              <w:t>EV + PRE + TST</w:t>
            </w:r>
          </w:p>
        </w:tc>
        <w:tc>
          <w:tcPr>
            <w:tcW w:w="1984" w:type="dxa"/>
          </w:tcPr>
          <w:p w14:paraId="44460760" w14:textId="77777777" w:rsidR="006D1256" w:rsidRDefault="00000000">
            <w:pPr>
              <w:spacing w:after="0"/>
              <w:ind w:firstLine="0"/>
            </w:pPr>
            <w:r>
              <w:rPr>
                <w:sz w:val="18"/>
              </w:rPr>
              <w:t>97,0</w:t>
            </w:r>
          </w:p>
        </w:tc>
        <w:tc>
          <w:tcPr>
            <w:tcW w:w="1984" w:type="dxa"/>
          </w:tcPr>
          <w:p w14:paraId="4D95D2E1" w14:textId="77777777" w:rsidR="006D1256" w:rsidRDefault="00000000">
            <w:pPr>
              <w:spacing w:after="0"/>
              <w:ind w:firstLine="0"/>
            </w:pPr>
            <w:r>
              <w:rPr>
                <w:sz w:val="18"/>
              </w:rPr>
              <w:t>96,3</w:t>
            </w:r>
          </w:p>
        </w:tc>
        <w:tc>
          <w:tcPr>
            <w:tcW w:w="2551" w:type="dxa"/>
          </w:tcPr>
          <w:p w14:paraId="07C7D5E3" w14:textId="77777777" w:rsidR="006D1256" w:rsidRDefault="00000000">
            <w:pPr>
              <w:spacing w:after="0"/>
              <w:ind w:firstLine="0"/>
            </w:pPr>
            <w:r>
              <w:rPr>
                <w:sz w:val="18"/>
              </w:rPr>
              <w:t>0,7</w:t>
            </w:r>
          </w:p>
        </w:tc>
      </w:tr>
      <w:tr w:rsidR="006D1256" w14:paraId="5F708664" w14:textId="77777777">
        <w:trPr>
          <w:jc w:val="center"/>
        </w:trPr>
        <w:tc>
          <w:tcPr>
            <w:tcW w:w="1984" w:type="dxa"/>
          </w:tcPr>
          <w:p w14:paraId="7960C862" w14:textId="77777777" w:rsidR="006D1256" w:rsidRDefault="00000000">
            <w:pPr>
              <w:spacing w:after="0"/>
              <w:ind w:firstLine="0"/>
            </w:pPr>
            <w:r>
              <w:rPr>
                <w:sz w:val="18"/>
              </w:rPr>
              <w:t>Cerrado</w:t>
            </w:r>
          </w:p>
        </w:tc>
        <w:tc>
          <w:tcPr>
            <w:tcW w:w="3118" w:type="dxa"/>
          </w:tcPr>
          <w:p w14:paraId="10F45615" w14:textId="77777777" w:rsidR="006D1256" w:rsidRDefault="00000000">
            <w:pPr>
              <w:spacing w:after="0"/>
              <w:ind w:firstLine="0"/>
            </w:pPr>
            <w:r>
              <w:rPr>
                <w:sz w:val="18"/>
              </w:rPr>
              <w:t>EV + PRE + BURNlog</w:t>
            </w:r>
          </w:p>
        </w:tc>
        <w:tc>
          <w:tcPr>
            <w:tcW w:w="1984" w:type="dxa"/>
          </w:tcPr>
          <w:p w14:paraId="08972E7C" w14:textId="77777777" w:rsidR="006D1256" w:rsidRDefault="00000000">
            <w:pPr>
              <w:spacing w:after="0"/>
              <w:ind w:firstLine="0"/>
            </w:pPr>
            <w:r>
              <w:rPr>
                <w:sz w:val="18"/>
              </w:rPr>
              <w:t>96,9</w:t>
            </w:r>
          </w:p>
        </w:tc>
        <w:tc>
          <w:tcPr>
            <w:tcW w:w="1984" w:type="dxa"/>
          </w:tcPr>
          <w:p w14:paraId="2ADF1022" w14:textId="77777777" w:rsidR="006D1256" w:rsidRDefault="00000000">
            <w:pPr>
              <w:spacing w:after="0"/>
              <w:ind w:firstLine="0"/>
            </w:pPr>
            <w:r>
              <w:rPr>
                <w:sz w:val="18"/>
              </w:rPr>
              <w:t>95,8</w:t>
            </w:r>
          </w:p>
        </w:tc>
        <w:tc>
          <w:tcPr>
            <w:tcW w:w="2551" w:type="dxa"/>
          </w:tcPr>
          <w:p w14:paraId="4A7AADF6" w14:textId="77777777" w:rsidR="006D1256" w:rsidRDefault="00000000">
            <w:pPr>
              <w:spacing w:after="0"/>
              <w:ind w:firstLine="0"/>
            </w:pPr>
            <w:r>
              <w:rPr>
                <w:sz w:val="18"/>
              </w:rPr>
              <w:t>1,2</w:t>
            </w:r>
          </w:p>
        </w:tc>
      </w:tr>
      <w:tr w:rsidR="006D1256" w14:paraId="257F7998" w14:textId="77777777">
        <w:trPr>
          <w:jc w:val="center"/>
        </w:trPr>
        <w:tc>
          <w:tcPr>
            <w:tcW w:w="1984" w:type="dxa"/>
          </w:tcPr>
          <w:p w14:paraId="7AE083DD" w14:textId="77777777" w:rsidR="006D1256" w:rsidRDefault="00000000">
            <w:pPr>
              <w:spacing w:after="0"/>
              <w:ind w:firstLine="0"/>
            </w:pPr>
            <w:r>
              <w:rPr>
                <w:sz w:val="18"/>
              </w:rPr>
              <w:t>Cerrado</w:t>
            </w:r>
          </w:p>
        </w:tc>
        <w:tc>
          <w:tcPr>
            <w:tcW w:w="3118" w:type="dxa"/>
          </w:tcPr>
          <w:p w14:paraId="122FB7D0" w14:textId="77777777" w:rsidR="006D1256" w:rsidRDefault="00000000">
            <w:pPr>
              <w:spacing w:after="0"/>
              <w:ind w:firstLine="0"/>
            </w:pPr>
            <w:r>
              <w:rPr>
                <w:sz w:val="18"/>
              </w:rPr>
              <w:t>EV + TST + WAI</w:t>
            </w:r>
          </w:p>
        </w:tc>
        <w:tc>
          <w:tcPr>
            <w:tcW w:w="1984" w:type="dxa"/>
          </w:tcPr>
          <w:p w14:paraId="4BAB6A39" w14:textId="77777777" w:rsidR="006D1256" w:rsidRDefault="00000000">
            <w:pPr>
              <w:spacing w:after="0"/>
              <w:ind w:firstLine="0"/>
            </w:pPr>
            <w:r>
              <w:rPr>
                <w:sz w:val="18"/>
              </w:rPr>
              <w:t>96,0</w:t>
            </w:r>
          </w:p>
        </w:tc>
        <w:tc>
          <w:tcPr>
            <w:tcW w:w="1984" w:type="dxa"/>
          </w:tcPr>
          <w:p w14:paraId="0A16E760" w14:textId="77777777" w:rsidR="006D1256" w:rsidRDefault="00000000">
            <w:pPr>
              <w:spacing w:after="0"/>
              <w:ind w:firstLine="0"/>
            </w:pPr>
            <w:r>
              <w:rPr>
                <w:sz w:val="18"/>
              </w:rPr>
              <w:t>95,2</w:t>
            </w:r>
          </w:p>
        </w:tc>
        <w:tc>
          <w:tcPr>
            <w:tcW w:w="2551" w:type="dxa"/>
          </w:tcPr>
          <w:p w14:paraId="2BB6F91C" w14:textId="77777777" w:rsidR="006D1256" w:rsidRDefault="00000000">
            <w:pPr>
              <w:spacing w:after="0"/>
              <w:ind w:firstLine="0"/>
            </w:pPr>
            <w:r>
              <w:rPr>
                <w:sz w:val="18"/>
              </w:rPr>
              <w:t>0,9</w:t>
            </w:r>
          </w:p>
        </w:tc>
      </w:tr>
      <w:tr w:rsidR="006D1256" w14:paraId="3FA1C23F" w14:textId="77777777">
        <w:trPr>
          <w:jc w:val="center"/>
        </w:trPr>
        <w:tc>
          <w:tcPr>
            <w:tcW w:w="1984" w:type="dxa"/>
          </w:tcPr>
          <w:p w14:paraId="26688E91" w14:textId="77777777" w:rsidR="006D1256" w:rsidRDefault="00000000">
            <w:pPr>
              <w:spacing w:after="0"/>
              <w:ind w:firstLine="0"/>
            </w:pPr>
            <w:r>
              <w:rPr>
                <w:sz w:val="18"/>
              </w:rPr>
              <w:t>Cerrado</w:t>
            </w:r>
          </w:p>
        </w:tc>
        <w:tc>
          <w:tcPr>
            <w:tcW w:w="3118" w:type="dxa"/>
          </w:tcPr>
          <w:p w14:paraId="14321C0F" w14:textId="77777777" w:rsidR="006D1256" w:rsidRDefault="00000000">
            <w:pPr>
              <w:spacing w:after="0"/>
              <w:ind w:firstLine="0"/>
            </w:pPr>
            <w:r>
              <w:rPr>
                <w:sz w:val="18"/>
              </w:rPr>
              <w:t>EV + WAI + BURNlog</w:t>
            </w:r>
          </w:p>
        </w:tc>
        <w:tc>
          <w:tcPr>
            <w:tcW w:w="1984" w:type="dxa"/>
          </w:tcPr>
          <w:p w14:paraId="616B1495" w14:textId="77777777" w:rsidR="006D1256" w:rsidRDefault="00000000">
            <w:pPr>
              <w:spacing w:after="0"/>
              <w:ind w:firstLine="0"/>
            </w:pPr>
            <w:r>
              <w:rPr>
                <w:sz w:val="18"/>
              </w:rPr>
              <w:t>96,0</w:t>
            </w:r>
          </w:p>
        </w:tc>
        <w:tc>
          <w:tcPr>
            <w:tcW w:w="1984" w:type="dxa"/>
          </w:tcPr>
          <w:p w14:paraId="64018D9D" w14:textId="77777777" w:rsidR="006D1256" w:rsidRDefault="00000000">
            <w:pPr>
              <w:spacing w:after="0"/>
              <w:ind w:firstLine="0"/>
            </w:pPr>
            <w:r>
              <w:rPr>
                <w:sz w:val="18"/>
              </w:rPr>
              <w:t>94,2</w:t>
            </w:r>
          </w:p>
        </w:tc>
        <w:tc>
          <w:tcPr>
            <w:tcW w:w="2551" w:type="dxa"/>
          </w:tcPr>
          <w:p w14:paraId="2AA2B90C" w14:textId="77777777" w:rsidR="006D1256" w:rsidRDefault="00000000">
            <w:pPr>
              <w:spacing w:after="0"/>
              <w:ind w:firstLine="0"/>
            </w:pPr>
            <w:r>
              <w:rPr>
                <w:sz w:val="18"/>
              </w:rPr>
              <w:t>1,8</w:t>
            </w:r>
          </w:p>
        </w:tc>
      </w:tr>
      <w:tr w:rsidR="006D1256" w14:paraId="503BECCB" w14:textId="77777777">
        <w:trPr>
          <w:jc w:val="center"/>
        </w:trPr>
        <w:tc>
          <w:tcPr>
            <w:tcW w:w="1984" w:type="dxa"/>
          </w:tcPr>
          <w:p w14:paraId="3BA5D044" w14:textId="77777777" w:rsidR="006D1256" w:rsidRDefault="00000000">
            <w:pPr>
              <w:spacing w:after="0"/>
              <w:ind w:firstLine="0"/>
            </w:pPr>
            <w:r>
              <w:rPr>
                <w:sz w:val="18"/>
              </w:rPr>
              <w:t>Cerrado</w:t>
            </w:r>
          </w:p>
        </w:tc>
        <w:tc>
          <w:tcPr>
            <w:tcW w:w="3118" w:type="dxa"/>
          </w:tcPr>
          <w:p w14:paraId="63339153" w14:textId="77777777" w:rsidR="006D1256" w:rsidRDefault="00000000">
            <w:pPr>
              <w:spacing w:after="0"/>
              <w:ind w:firstLine="0"/>
            </w:pPr>
            <w:r>
              <w:rPr>
                <w:sz w:val="18"/>
              </w:rPr>
              <w:t>PRE + TST + WAI</w:t>
            </w:r>
          </w:p>
        </w:tc>
        <w:tc>
          <w:tcPr>
            <w:tcW w:w="1984" w:type="dxa"/>
          </w:tcPr>
          <w:p w14:paraId="4C5B0813" w14:textId="77777777" w:rsidR="006D1256" w:rsidRDefault="00000000">
            <w:pPr>
              <w:spacing w:after="0"/>
              <w:ind w:firstLine="0"/>
            </w:pPr>
            <w:r>
              <w:rPr>
                <w:sz w:val="18"/>
              </w:rPr>
              <w:t>95,1</w:t>
            </w:r>
          </w:p>
        </w:tc>
        <w:tc>
          <w:tcPr>
            <w:tcW w:w="1984" w:type="dxa"/>
          </w:tcPr>
          <w:p w14:paraId="5B51A275" w14:textId="77777777" w:rsidR="006D1256" w:rsidRDefault="00000000">
            <w:pPr>
              <w:spacing w:after="0"/>
              <w:ind w:firstLine="0"/>
            </w:pPr>
            <w:r>
              <w:rPr>
                <w:sz w:val="18"/>
              </w:rPr>
              <w:t>93,8</w:t>
            </w:r>
          </w:p>
        </w:tc>
        <w:tc>
          <w:tcPr>
            <w:tcW w:w="2551" w:type="dxa"/>
          </w:tcPr>
          <w:p w14:paraId="65D24F5F" w14:textId="77777777" w:rsidR="006D1256" w:rsidRDefault="00000000">
            <w:pPr>
              <w:spacing w:after="0"/>
              <w:ind w:firstLine="0"/>
            </w:pPr>
            <w:r>
              <w:rPr>
                <w:sz w:val="18"/>
              </w:rPr>
              <w:t>1,4</w:t>
            </w:r>
          </w:p>
        </w:tc>
      </w:tr>
      <w:tr w:rsidR="006D1256" w14:paraId="525BDB18" w14:textId="77777777">
        <w:trPr>
          <w:jc w:val="center"/>
        </w:trPr>
        <w:tc>
          <w:tcPr>
            <w:tcW w:w="1984" w:type="dxa"/>
          </w:tcPr>
          <w:p w14:paraId="25F7F633" w14:textId="77777777" w:rsidR="006D1256" w:rsidRDefault="00000000">
            <w:pPr>
              <w:spacing w:after="0"/>
              <w:ind w:firstLine="0"/>
            </w:pPr>
            <w:r>
              <w:rPr>
                <w:sz w:val="18"/>
              </w:rPr>
              <w:t>Cerrado</w:t>
            </w:r>
          </w:p>
        </w:tc>
        <w:tc>
          <w:tcPr>
            <w:tcW w:w="3118" w:type="dxa"/>
          </w:tcPr>
          <w:p w14:paraId="34ACBCD3" w14:textId="77777777" w:rsidR="006D1256" w:rsidRDefault="00000000">
            <w:pPr>
              <w:spacing w:after="0"/>
              <w:ind w:firstLine="0"/>
            </w:pPr>
            <w:r>
              <w:rPr>
                <w:sz w:val="18"/>
              </w:rPr>
              <w:t>EV + TST + BURNlog</w:t>
            </w:r>
          </w:p>
        </w:tc>
        <w:tc>
          <w:tcPr>
            <w:tcW w:w="1984" w:type="dxa"/>
          </w:tcPr>
          <w:p w14:paraId="61D4AA44" w14:textId="77777777" w:rsidR="006D1256" w:rsidRDefault="00000000">
            <w:pPr>
              <w:spacing w:after="0"/>
              <w:ind w:firstLine="0"/>
            </w:pPr>
            <w:r>
              <w:rPr>
                <w:sz w:val="18"/>
              </w:rPr>
              <w:t>94,8</w:t>
            </w:r>
          </w:p>
        </w:tc>
        <w:tc>
          <w:tcPr>
            <w:tcW w:w="1984" w:type="dxa"/>
          </w:tcPr>
          <w:p w14:paraId="3694D4B6" w14:textId="77777777" w:rsidR="006D1256" w:rsidRDefault="00000000">
            <w:pPr>
              <w:spacing w:after="0"/>
              <w:ind w:firstLine="0"/>
            </w:pPr>
            <w:r>
              <w:rPr>
                <w:sz w:val="18"/>
              </w:rPr>
              <w:t>93,3</w:t>
            </w:r>
          </w:p>
        </w:tc>
        <w:tc>
          <w:tcPr>
            <w:tcW w:w="2551" w:type="dxa"/>
          </w:tcPr>
          <w:p w14:paraId="06B11413" w14:textId="77777777" w:rsidR="006D1256" w:rsidRDefault="00000000">
            <w:pPr>
              <w:spacing w:after="0"/>
              <w:ind w:firstLine="0"/>
            </w:pPr>
            <w:r>
              <w:rPr>
                <w:sz w:val="18"/>
              </w:rPr>
              <w:t>1,5</w:t>
            </w:r>
          </w:p>
        </w:tc>
      </w:tr>
      <w:tr w:rsidR="006D1256" w14:paraId="1F1587CF" w14:textId="77777777">
        <w:trPr>
          <w:jc w:val="center"/>
        </w:trPr>
        <w:tc>
          <w:tcPr>
            <w:tcW w:w="1984" w:type="dxa"/>
          </w:tcPr>
          <w:p w14:paraId="28F0F86B" w14:textId="77777777" w:rsidR="006D1256" w:rsidRDefault="00000000">
            <w:pPr>
              <w:spacing w:after="0"/>
              <w:ind w:firstLine="0"/>
            </w:pPr>
            <w:r>
              <w:rPr>
                <w:sz w:val="18"/>
              </w:rPr>
              <w:lastRenderedPageBreak/>
              <w:t>Cerrado</w:t>
            </w:r>
          </w:p>
        </w:tc>
        <w:tc>
          <w:tcPr>
            <w:tcW w:w="3118" w:type="dxa"/>
          </w:tcPr>
          <w:p w14:paraId="3F76EC66" w14:textId="77777777" w:rsidR="006D1256" w:rsidRDefault="00000000">
            <w:pPr>
              <w:spacing w:after="0"/>
              <w:ind w:firstLine="0"/>
            </w:pPr>
            <w:r>
              <w:rPr>
                <w:sz w:val="18"/>
              </w:rPr>
              <w:t>PRE + WAI + BURNlog</w:t>
            </w:r>
          </w:p>
        </w:tc>
        <w:tc>
          <w:tcPr>
            <w:tcW w:w="1984" w:type="dxa"/>
          </w:tcPr>
          <w:p w14:paraId="5057E27D" w14:textId="77777777" w:rsidR="006D1256" w:rsidRDefault="00000000">
            <w:pPr>
              <w:spacing w:after="0"/>
              <w:ind w:firstLine="0"/>
            </w:pPr>
            <w:r>
              <w:rPr>
                <w:sz w:val="18"/>
              </w:rPr>
              <w:t>95,0</w:t>
            </w:r>
          </w:p>
        </w:tc>
        <w:tc>
          <w:tcPr>
            <w:tcW w:w="1984" w:type="dxa"/>
          </w:tcPr>
          <w:p w14:paraId="5698C2A8" w14:textId="77777777" w:rsidR="006D1256" w:rsidRDefault="00000000">
            <w:pPr>
              <w:spacing w:after="0"/>
              <w:ind w:firstLine="0"/>
            </w:pPr>
            <w:r>
              <w:rPr>
                <w:sz w:val="18"/>
              </w:rPr>
              <w:t>92,6</w:t>
            </w:r>
          </w:p>
        </w:tc>
        <w:tc>
          <w:tcPr>
            <w:tcW w:w="2551" w:type="dxa"/>
          </w:tcPr>
          <w:p w14:paraId="3D707A6D" w14:textId="77777777" w:rsidR="006D1256" w:rsidRDefault="00000000">
            <w:pPr>
              <w:spacing w:after="0"/>
              <w:ind w:firstLine="0"/>
            </w:pPr>
            <w:r>
              <w:rPr>
                <w:sz w:val="18"/>
              </w:rPr>
              <w:t>2,4</w:t>
            </w:r>
          </w:p>
        </w:tc>
      </w:tr>
      <w:tr w:rsidR="006D1256" w14:paraId="7971E333" w14:textId="77777777">
        <w:trPr>
          <w:jc w:val="center"/>
        </w:trPr>
        <w:tc>
          <w:tcPr>
            <w:tcW w:w="1984" w:type="dxa"/>
          </w:tcPr>
          <w:p w14:paraId="1807CC5F" w14:textId="77777777" w:rsidR="006D1256" w:rsidRDefault="00000000">
            <w:pPr>
              <w:spacing w:after="0"/>
              <w:ind w:firstLine="0"/>
            </w:pPr>
            <w:r>
              <w:rPr>
                <w:sz w:val="18"/>
              </w:rPr>
              <w:t>Cerrado</w:t>
            </w:r>
          </w:p>
        </w:tc>
        <w:tc>
          <w:tcPr>
            <w:tcW w:w="3118" w:type="dxa"/>
          </w:tcPr>
          <w:p w14:paraId="7E380684" w14:textId="77777777" w:rsidR="006D1256" w:rsidRDefault="00000000">
            <w:pPr>
              <w:spacing w:after="0"/>
              <w:ind w:firstLine="0"/>
            </w:pPr>
            <w:r>
              <w:rPr>
                <w:sz w:val="18"/>
              </w:rPr>
              <w:t>TST + WAI + BURNlog</w:t>
            </w:r>
          </w:p>
        </w:tc>
        <w:tc>
          <w:tcPr>
            <w:tcW w:w="1984" w:type="dxa"/>
          </w:tcPr>
          <w:p w14:paraId="465EE406" w14:textId="77777777" w:rsidR="006D1256" w:rsidRDefault="00000000">
            <w:pPr>
              <w:spacing w:after="0"/>
              <w:ind w:firstLine="0"/>
            </w:pPr>
            <w:r>
              <w:rPr>
                <w:sz w:val="18"/>
              </w:rPr>
              <w:t>91,3</w:t>
            </w:r>
          </w:p>
        </w:tc>
        <w:tc>
          <w:tcPr>
            <w:tcW w:w="1984" w:type="dxa"/>
          </w:tcPr>
          <w:p w14:paraId="415E8D93" w14:textId="77777777" w:rsidR="006D1256" w:rsidRDefault="00000000">
            <w:pPr>
              <w:spacing w:after="0"/>
              <w:ind w:firstLine="0"/>
            </w:pPr>
            <w:r>
              <w:rPr>
                <w:sz w:val="18"/>
              </w:rPr>
              <w:t>88,8</w:t>
            </w:r>
          </w:p>
        </w:tc>
        <w:tc>
          <w:tcPr>
            <w:tcW w:w="2551" w:type="dxa"/>
          </w:tcPr>
          <w:p w14:paraId="636A209C" w14:textId="77777777" w:rsidR="006D1256" w:rsidRDefault="00000000">
            <w:pPr>
              <w:spacing w:after="0"/>
              <w:ind w:firstLine="0"/>
            </w:pPr>
            <w:r>
              <w:rPr>
                <w:sz w:val="18"/>
              </w:rPr>
              <w:t>2,4</w:t>
            </w:r>
          </w:p>
        </w:tc>
      </w:tr>
      <w:tr w:rsidR="006D1256" w14:paraId="46338FB2" w14:textId="77777777">
        <w:trPr>
          <w:jc w:val="center"/>
        </w:trPr>
        <w:tc>
          <w:tcPr>
            <w:tcW w:w="1984" w:type="dxa"/>
          </w:tcPr>
          <w:p w14:paraId="21261643" w14:textId="77777777" w:rsidR="006D1256" w:rsidRDefault="00000000">
            <w:pPr>
              <w:spacing w:after="0"/>
              <w:ind w:firstLine="0"/>
            </w:pPr>
            <w:r>
              <w:rPr>
                <w:sz w:val="18"/>
              </w:rPr>
              <w:t>Cerrado</w:t>
            </w:r>
          </w:p>
        </w:tc>
        <w:tc>
          <w:tcPr>
            <w:tcW w:w="3118" w:type="dxa"/>
          </w:tcPr>
          <w:p w14:paraId="4D30D032" w14:textId="77777777" w:rsidR="006D1256" w:rsidRDefault="00000000">
            <w:pPr>
              <w:spacing w:after="0"/>
              <w:ind w:firstLine="0"/>
            </w:pPr>
            <w:r>
              <w:rPr>
                <w:sz w:val="18"/>
              </w:rPr>
              <w:t>PRE + TST + BURNlog</w:t>
            </w:r>
          </w:p>
        </w:tc>
        <w:tc>
          <w:tcPr>
            <w:tcW w:w="1984" w:type="dxa"/>
          </w:tcPr>
          <w:p w14:paraId="64AFEF6B" w14:textId="77777777" w:rsidR="006D1256" w:rsidRDefault="00000000">
            <w:pPr>
              <w:spacing w:after="0"/>
              <w:ind w:firstLine="0"/>
            </w:pPr>
            <w:r>
              <w:rPr>
                <w:sz w:val="18"/>
              </w:rPr>
              <w:t>75,6</w:t>
            </w:r>
          </w:p>
        </w:tc>
        <w:tc>
          <w:tcPr>
            <w:tcW w:w="1984" w:type="dxa"/>
          </w:tcPr>
          <w:p w14:paraId="4C80D33B" w14:textId="77777777" w:rsidR="006D1256" w:rsidRDefault="00000000">
            <w:pPr>
              <w:spacing w:after="0"/>
              <w:ind w:firstLine="0"/>
            </w:pPr>
            <w:r>
              <w:rPr>
                <w:sz w:val="18"/>
              </w:rPr>
              <w:t>71,3</w:t>
            </w:r>
          </w:p>
        </w:tc>
        <w:tc>
          <w:tcPr>
            <w:tcW w:w="2551" w:type="dxa"/>
          </w:tcPr>
          <w:p w14:paraId="053465D7" w14:textId="77777777" w:rsidR="006D1256" w:rsidRDefault="00000000">
            <w:pPr>
              <w:spacing w:after="0"/>
              <w:ind w:firstLine="0"/>
            </w:pPr>
            <w:r>
              <w:rPr>
                <w:sz w:val="18"/>
              </w:rPr>
              <w:t>4,3</w:t>
            </w:r>
          </w:p>
        </w:tc>
      </w:tr>
      <w:tr w:rsidR="006D1256" w14:paraId="598E483A" w14:textId="77777777">
        <w:trPr>
          <w:jc w:val="center"/>
        </w:trPr>
        <w:tc>
          <w:tcPr>
            <w:tcW w:w="1984" w:type="dxa"/>
          </w:tcPr>
          <w:p w14:paraId="431C680C" w14:textId="77777777" w:rsidR="006D1256" w:rsidRDefault="00000000">
            <w:pPr>
              <w:spacing w:after="0"/>
              <w:ind w:firstLine="0"/>
            </w:pPr>
            <w:r>
              <w:rPr>
                <w:sz w:val="18"/>
              </w:rPr>
              <w:t>Mata Atlântica</w:t>
            </w:r>
          </w:p>
        </w:tc>
        <w:tc>
          <w:tcPr>
            <w:tcW w:w="3118" w:type="dxa"/>
          </w:tcPr>
          <w:p w14:paraId="33D059AB" w14:textId="77777777" w:rsidR="006D1256" w:rsidRDefault="00000000">
            <w:pPr>
              <w:spacing w:after="0"/>
              <w:ind w:firstLine="0"/>
            </w:pPr>
            <w:r>
              <w:rPr>
                <w:sz w:val="18"/>
              </w:rPr>
              <w:t>EV + TST + WAI</w:t>
            </w:r>
          </w:p>
        </w:tc>
        <w:tc>
          <w:tcPr>
            <w:tcW w:w="1984" w:type="dxa"/>
          </w:tcPr>
          <w:p w14:paraId="5B0CCFA2" w14:textId="77777777" w:rsidR="006D1256" w:rsidRDefault="00000000">
            <w:pPr>
              <w:spacing w:after="0"/>
              <w:ind w:firstLine="0"/>
            </w:pPr>
            <w:r>
              <w:rPr>
                <w:sz w:val="18"/>
              </w:rPr>
              <w:t>78,8</w:t>
            </w:r>
          </w:p>
        </w:tc>
        <w:tc>
          <w:tcPr>
            <w:tcW w:w="1984" w:type="dxa"/>
          </w:tcPr>
          <w:p w14:paraId="158663E1" w14:textId="77777777" w:rsidR="006D1256" w:rsidRDefault="00000000">
            <w:pPr>
              <w:spacing w:after="0"/>
              <w:ind w:firstLine="0"/>
            </w:pPr>
            <w:r>
              <w:rPr>
                <w:sz w:val="18"/>
              </w:rPr>
              <w:t>73,6</w:t>
            </w:r>
          </w:p>
        </w:tc>
        <w:tc>
          <w:tcPr>
            <w:tcW w:w="2551" w:type="dxa"/>
          </w:tcPr>
          <w:p w14:paraId="5FB26309" w14:textId="77777777" w:rsidR="006D1256" w:rsidRDefault="00000000">
            <w:pPr>
              <w:spacing w:after="0"/>
              <w:ind w:firstLine="0"/>
            </w:pPr>
            <w:r>
              <w:rPr>
                <w:sz w:val="18"/>
              </w:rPr>
              <w:t>5,2</w:t>
            </w:r>
          </w:p>
        </w:tc>
      </w:tr>
      <w:tr w:rsidR="006D1256" w14:paraId="640DA312" w14:textId="77777777">
        <w:trPr>
          <w:jc w:val="center"/>
        </w:trPr>
        <w:tc>
          <w:tcPr>
            <w:tcW w:w="1984" w:type="dxa"/>
          </w:tcPr>
          <w:p w14:paraId="4275D1DB" w14:textId="77777777" w:rsidR="006D1256" w:rsidRDefault="00000000">
            <w:pPr>
              <w:spacing w:after="0"/>
              <w:ind w:firstLine="0"/>
            </w:pPr>
            <w:r>
              <w:rPr>
                <w:sz w:val="18"/>
              </w:rPr>
              <w:t>Mata Atlântica</w:t>
            </w:r>
          </w:p>
        </w:tc>
        <w:tc>
          <w:tcPr>
            <w:tcW w:w="3118" w:type="dxa"/>
          </w:tcPr>
          <w:p w14:paraId="3D0090E8" w14:textId="77777777" w:rsidR="006D1256" w:rsidRDefault="00000000">
            <w:pPr>
              <w:spacing w:after="0"/>
              <w:ind w:firstLine="0"/>
            </w:pPr>
            <w:r>
              <w:rPr>
                <w:sz w:val="18"/>
              </w:rPr>
              <w:t>EV + PRE + TST</w:t>
            </w:r>
          </w:p>
        </w:tc>
        <w:tc>
          <w:tcPr>
            <w:tcW w:w="1984" w:type="dxa"/>
          </w:tcPr>
          <w:p w14:paraId="59C3DFA8" w14:textId="77777777" w:rsidR="006D1256" w:rsidRDefault="00000000">
            <w:pPr>
              <w:spacing w:after="0"/>
              <w:ind w:firstLine="0"/>
            </w:pPr>
            <w:r>
              <w:rPr>
                <w:sz w:val="18"/>
              </w:rPr>
              <w:t>76,1</w:t>
            </w:r>
          </w:p>
        </w:tc>
        <w:tc>
          <w:tcPr>
            <w:tcW w:w="1984" w:type="dxa"/>
          </w:tcPr>
          <w:p w14:paraId="4A6825E5" w14:textId="77777777" w:rsidR="006D1256" w:rsidRDefault="00000000">
            <w:pPr>
              <w:spacing w:after="0"/>
              <w:ind w:firstLine="0"/>
            </w:pPr>
            <w:r>
              <w:rPr>
                <w:sz w:val="18"/>
              </w:rPr>
              <w:t>71,0</w:t>
            </w:r>
          </w:p>
        </w:tc>
        <w:tc>
          <w:tcPr>
            <w:tcW w:w="2551" w:type="dxa"/>
          </w:tcPr>
          <w:p w14:paraId="18829152" w14:textId="77777777" w:rsidR="006D1256" w:rsidRDefault="00000000">
            <w:pPr>
              <w:spacing w:after="0"/>
              <w:ind w:firstLine="0"/>
            </w:pPr>
            <w:r>
              <w:rPr>
                <w:sz w:val="18"/>
              </w:rPr>
              <w:t>5,1</w:t>
            </w:r>
          </w:p>
        </w:tc>
      </w:tr>
      <w:tr w:rsidR="006D1256" w14:paraId="7A9E9426" w14:textId="77777777">
        <w:trPr>
          <w:jc w:val="center"/>
        </w:trPr>
        <w:tc>
          <w:tcPr>
            <w:tcW w:w="1984" w:type="dxa"/>
          </w:tcPr>
          <w:p w14:paraId="7A35D0C9" w14:textId="77777777" w:rsidR="006D1256" w:rsidRDefault="00000000">
            <w:pPr>
              <w:spacing w:after="0"/>
              <w:ind w:firstLine="0"/>
            </w:pPr>
            <w:r>
              <w:rPr>
                <w:sz w:val="18"/>
              </w:rPr>
              <w:t>Mata Atlântica</w:t>
            </w:r>
          </w:p>
        </w:tc>
        <w:tc>
          <w:tcPr>
            <w:tcW w:w="3118" w:type="dxa"/>
          </w:tcPr>
          <w:p w14:paraId="7D97BAC2" w14:textId="77777777" w:rsidR="006D1256" w:rsidRDefault="00000000">
            <w:pPr>
              <w:spacing w:after="0"/>
              <w:ind w:firstLine="0"/>
            </w:pPr>
            <w:r>
              <w:rPr>
                <w:sz w:val="18"/>
              </w:rPr>
              <w:t>EV + PRE + WAI</w:t>
            </w:r>
          </w:p>
        </w:tc>
        <w:tc>
          <w:tcPr>
            <w:tcW w:w="1984" w:type="dxa"/>
          </w:tcPr>
          <w:p w14:paraId="40E49B8A" w14:textId="77777777" w:rsidR="006D1256" w:rsidRDefault="00000000">
            <w:pPr>
              <w:spacing w:after="0"/>
              <w:ind w:firstLine="0"/>
            </w:pPr>
            <w:r>
              <w:rPr>
                <w:sz w:val="18"/>
              </w:rPr>
              <w:t>74,4</w:t>
            </w:r>
          </w:p>
        </w:tc>
        <w:tc>
          <w:tcPr>
            <w:tcW w:w="1984" w:type="dxa"/>
          </w:tcPr>
          <w:p w14:paraId="1D2FC8BD" w14:textId="77777777" w:rsidR="006D1256" w:rsidRDefault="00000000">
            <w:pPr>
              <w:spacing w:after="0"/>
              <w:ind w:firstLine="0"/>
            </w:pPr>
            <w:r>
              <w:rPr>
                <w:sz w:val="18"/>
              </w:rPr>
              <w:t>69,0</w:t>
            </w:r>
          </w:p>
        </w:tc>
        <w:tc>
          <w:tcPr>
            <w:tcW w:w="2551" w:type="dxa"/>
          </w:tcPr>
          <w:p w14:paraId="4D34B8B3" w14:textId="77777777" w:rsidR="006D1256" w:rsidRDefault="00000000">
            <w:pPr>
              <w:spacing w:after="0"/>
              <w:ind w:firstLine="0"/>
            </w:pPr>
            <w:r>
              <w:rPr>
                <w:sz w:val="18"/>
              </w:rPr>
              <w:t>5,4</w:t>
            </w:r>
          </w:p>
        </w:tc>
      </w:tr>
      <w:tr w:rsidR="006D1256" w14:paraId="5EF003F4" w14:textId="77777777">
        <w:trPr>
          <w:jc w:val="center"/>
        </w:trPr>
        <w:tc>
          <w:tcPr>
            <w:tcW w:w="1984" w:type="dxa"/>
          </w:tcPr>
          <w:p w14:paraId="30A66FF0" w14:textId="77777777" w:rsidR="006D1256" w:rsidRDefault="00000000">
            <w:pPr>
              <w:spacing w:after="0"/>
              <w:ind w:firstLine="0"/>
            </w:pPr>
            <w:r>
              <w:rPr>
                <w:sz w:val="18"/>
              </w:rPr>
              <w:t>Mata Atlântica</w:t>
            </w:r>
          </w:p>
        </w:tc>
        <w:tc>
          <w:tcPr>
            <w:tcW w:w="3118" w:type="dxa"/>
          </w:tcPr>
          <w:p w14:paraId="7C212705" w14:textId="77777777" w:rsidR="006D1256" w:rsidRDefault="00000000">
            <w:pPr>
              <w:spacing w:after="0"/>
              <w:ind w:firstLine="0"/>
            </w:pPr>
            <w:r>
              <w:rPr>
                <w:sz w:val="18"/>
              </w:rPr>
              <w:t>EV + WAI + BURNlog</w:t>
            </w:r>
          </w:p>
        </w:tc>
        <w:tc>
          <w:tcPr>
            <w:tcW w:w="1984" w:type="dxa"/>
          </w:tcPr>
          <w:p w14:paraId="1EE2ED0B" w14:textId="77777777" w:rsidR="006D1256" w:rsidRDefault="00000000">
            <w:pPr>
              <w:spacing w:after="0"/>
              <w:ind w:firstLine="0"/>
            </w:pPr>
            <w:r>
              <w:rPr>
                <w:sz w:val="18"/>
              </w:rPr>
              <w:t>72,8</w:t>
            </w:r>
          </w:p>
        </w:tc>
        <w:tc>
          <w:tcPr>
            <w:tcW w:w="1984" w:type="dxa"/>
          </w:tcPr>
          <w:p w14:paraId="02AC8D26" w14:textId="77777777" w:rsidR="006D1256" w:rsidRDefault="00000000">
            <w:pPr>
              <w:spacing w:after="0"/>
              <w:ind w:firstLine="0"/>
            </w:pPr>
            <w:r>
              <w:rPr>
                <w:sz w:val="18"/>
              </w:rPr>
              <w:t>66,4</w:t>
            </w:r>
          </w:p>
        </w:tc>
        <w:tc>
          <w:tcPr>
            <w:tcW w:w="2551" w:type="dxa"/>
          </w:tcPr>
          <w:p w14:paraId="30AFAF97" w14:textId="77777777" w:rsidR="006D1256" w:rsidRDefault="00000000">
            <w:pPr>
              <w:spacing w:after="0"/>
              <w:ind w:firstLine="0"/>
            </w:pPr>
            <w:r>
              <w:rPr>
                <w:sz w:val="18"/>
              </w:rPr>
              <w:t>6,4</w:t>
            </w:r>
          </w:p>
        </w:tc>
      </w:tr>
      <w:tr w:rsidR="006D1256" w14:paraId="43F7A6D4" w14:textId="77777777">
        <w:trPr>
          <w:jc w:val="center"/>
        </w:trPr>
        <w:tc>
          <w:tcPr>
            <w:tcW w:w="1984" w:type="dxa"/>
          </w:tcPr>
          <w:p w14:paraId="38D49F27" w14:textId="77777777" w:rsidR="006D1256" w:rsidRDefault="00000000">
            <w:pPr>
              <w:spacing w:after="0"/>
              <w:ind w:firstLine="0"/>
            </w:pPr>
            <w:r>
              <w:rPr>
                <w:sz w:val="18"/>
              </w:rPr>
              <w:t>Mata Atlântica</w:t>
            </w:r>
          </w:p>
        </w:tc>
        <w:tc>
          <w:tcPr>
            <w:tcW w:w="3118" w:type="dxa"/>
          </w:tcPr>
          <w:p w14:paraId="4FEA6A24" w14:textId="77777777" w:rsidR="006D1256" w:rsidRDefault="00000000">
            <w:pPr>
              <w:spacing w:after="0"/>
              <w:ind w:firstLine="0"/>
            </w:pPr>
            <w:r>
              <w:rPr>
                <w:sz w:val="18"/>
              </w:rPr>
              <w:t>EV + PRE + BURNlog</w:t>
            </w:r>
          </w:p>
        </w:tc>
        <w:tc>
          <w:tcPr>
            <w:tcW w:w="1984" w:type="dxa"/>
          </w:tcPr>
          <w:p w14:paraId="6EF6D226" w14:textId="77777777" w:rsidR="006D1256" w:rsidRDefault="00000000">
            <w:pPr>
              <w:spacing w:after="0"/>
              <w:ind w:firstLine="0"/>
            </w:pPr>
            <w:r>
              <w:rPr>
                <w:sz w:val="18"/>
              </w:rPr>
              <w:t>71,8</w:t>
            </w:r>
          </w:p>
        </w:tc>
        <w:tc>
          <w:tcPr>
            <w:tcW w:w="1984" w:type="dxa"/>
          </w:tcPr>
          <w:p w14:paraId="0DE8EB4D" w14:textId="77777777" w:rsidR="006D1256" w:rsidRDefault="00000000">
            <w:pPr>
              <w:spacing w:after="0"/>
              <w:ind w:firstLine="0"/>
            </w:pPr>
            <w:r>
              <w:rPr>
                <w:sz w:val="18"/>
              </w:rPr>
              <w:t>66,0</w:t>
            </w:r>
          </w:p>
        </w:tc>
        <w:tc>
          <w:tcPr>
            <w:tcW w:w="2551" w:type="dxa"/>
          </w:tcPr>
          <w:p w14:paraId="3B97A73D" w14:textId="77777777" w:rsidR="006D1256" w:rsidRDefault="00000000">
            <w:pPr>
              <w:spacing w:after="0"/>
              <w:ind w:firstLine="0"/>
            </w:pPr>
            <w:r>
              <w:rPr>
                <w:sz w:val="18"/>
              </w:rPr>
              <w:t>5,8</w:t>
            </w:r>
          </w:p>
        </w:tc>
      </w:tr>
      <w:tr w:rsidR="006D1256" w14:paraId="63F8C4C4" w14:textId="77777777">
        <w:trPr>
          <w:jc w:val="center"/>
        </w:trPr>
        <w:tc>
          <w:tcPr>
            <w:tcW w:w="1984" w:type="dxa"/>
          </w:tcPr>
          <w:p w14:paraId="0EC7DA6D" w14:textId="77777777" w:rsidR="006D1256" w:rsidRDefault="00000000">
            <w:pPr>
              <w:spacing w:after="0"/>
              <w:ind w:firstLine="0"/>
            </w:pPr>
            <w:r>
              <w:rPr>
                <w:sz w:val="18"/>
              </w:rPr>
              <w:t>Mata Atlântica</w:t>
            </w:r>
          </w:p>
        </w:tc>
        <w:tc>
          <w:tcPr>
            <w:tcW w:w="3118" w:type="dxa"/>
          </w:tcPr>
          <w:p w14:paraId="24133F0C" w14:textId="77777777" w:rsidR="006D1256" w:rsidRDefault="00000000">
            <w:pPr>
              <w:spacing w:after="0"/>
              <w:ind w:firstLine="0"/>
            </w:pPr>
            <w:r>
              <w:rPr>
                <w:sz w:val="18"/>
              </w:rPr>
              <w:t>EV + TST + BURNlog</w:t>
            </w:r>
          </w:p>
        </w:tc>
        <w:tc>
          <w:tcPr>
            <w:tcW w:w="1984" w:type="dxa"/>
          </w:tcPr>
          <w:p w14:paraId="116672B9" w14:textId="77777777" w:rsidR="006D1256" w:rsidRDefault="00000000">
            <w:pPr>
              <w:spacing w:after="0"/>
              <w:ind w:firstLine="0"/>
            </w:pPr>
            <w:r>
              <w:rPr>
                <w:sz w:val="18"/>
              </w:rPr>
              <w:t>66,0</w:t>
            </w:r>
          </w:p>
        </w:tc>
        <w:tc>
          <w:tcPr>
            <w:tcW w:w="1984" w:type="dxa"/>
          </w:tcPr>
          <w:p w14:paraId="224BE200" w14:textId="77777777" w:rsidR="006D1256" w:rsidRDefault="00000000">
            <w:pPr>
              <w:spacing w:after="0"/>
              <w:ind w:firstLine="0"/>
            </w:pPr>
            <w:r>
              <w:rPr>
                <w:sz w:val="18"/>
              </w:rPr>
              <w:t>58,4</w:t>
            </w:r>
          </w:p>
        </w:tc>
        <w:tc>
          <w:tcPr>
            <w:tcW w:w="2551" w:type="dxa"/>
          </w:tcPr>
          <w:p w14:paraId="5429D5B8" w14:textId="77777777" w:rsidR="006D1256" w:rsidRDefault="00000000">
            <w:pPr>
              <w:spacing w:after="0"/>
              <w:ind w:firstLine="0"/>
            </w:pPr>
            <w:r>
              <w:rPr>
                <w:sz w:val="18"/>
              </w:rPr>
              <w:t>7,6</w:t>
            </w:r>
          </w:p>
        </w:tc>
      </w:tr>
      <w:tr w:rsidR="006D1256" w14:paraId="2F82FBF5" w14:textId="77777777">
        <w:trPr>
          <w:jc w:val="center"/>
        </w:trPr>
        <w:tc>
          <w:tcPr>
            <w:tcW w:w="1984" w:type="dxa"/>
          </w:tcPr>
          <w:p w14:paraId="59A173A2" w14:textId="77777777" w:rsidR="006D1256" w:rsidRDefault="00000000">
            <w:pPr>
              <w:spacing w:after="0"/>
              <w:ind w:firstLine="0"/>
            </w:pPr>
            <w:r>
              <w:rPr>
                <w:sz w:val="18"/>
              </w:rPr>
              <w:t>Mata Atlântica</w:t>
            </w:r>
          </w:p>
        </w:tc>
        <w:tc>
          <w:tcPr>
            <w:tcW w:w="3118" w:type="dxa"/>
          </w:tcPr>
          <w:p w14:paraId="21DE054A" w14:textId="77777777" w:rsidR="006D1256" w:rsidRDefault="00000000">
            <w:pPr>
              <w:spacing w:after="0"/>
              <w:ind w:firstLine="0"/>
            </w:pPr>
            <w:r>
              <w:rPr>
                <w:sz w:val="18"/>
              </w:rPr>
              <w:t>PRE + TST + WAI</w:t>
            </w:r>
          </w:p>
        </w:tc>
        <w:tc>
          <w:tcPr>
            <w:tcW w:w="1984" w:type="dxa"/>
          </w:tcPr>
          <w:p w14:paraId="5D7DAFE3" w14:textId="77777777" w:rsidR="006D1256" w:rsidRDefault="00000000">
            <w:pPr>
              <w:spacing w:after="0"/>
              <w:ind w:firstLine="0"/>
            </w:pPr>
            <w:r>
              <w:rPr>
                <w:sz w:val="18"/>
              </w:rPr>
              <w:t>63,7</w:t>
            </w:r>
          </w:p>
        </w:tc>
        <w:tc>
          <w:tcPr>
            <w:tcW w:w="1984" w:type="dxa"/>
          </w:tcPr>
          <w:p w14:paraId="39D186A9" w14:textId="77777777" w:rsidR="006D1256" w:rsidRDefault="00000000">
            <w:pPr>
              <w:spacing w:after="0"/>
              <w:ind w:firstLine="0"/>
            </w:pPr>
            <w:r>
              <w:rPr>
                <w:sz w:val="18"/>
              </w:rPr>
              <w:t>55,7</w:t>
            </w:r>
          </w:p>
        </w:tc>
        <w:tc>
          <w:tcPr>
            <w:tcW w:w="2551" w:type="dxa"/>
          </w:tcPr>
          <w:p w14:paraId="3627CA27" w14:textId="77777777" w:rsidR="006D1256" w:rsidRDefault="00000000">
            <w:pPr>
              <w:spacing w:after="0"/>
              <w:ind w:firstLine="0"/>
            </w:pPr>
            <w:r>
              <w:rPr>
                <w:sz w:val="18"/>
              </w:rPr>
              <w:t>8,0</w:t>
            </w:r>
          </w:p>
        </w:tc>
      </w:tr>
      <w:tr w:rsidR="006D1256" w14:paraId="77E6AADB" w14:textId="77777777">
        <w:trPr>
          <w:jc w:val="center"/>
        </w:trPr>
        <w:tc>
          <w:tcPr>
            <w:tcW w:w="1984" w:type="dxa"/>
          </w:tcPr>
          <w:p w14:paraId="4F08ABE9" w14:textId="77777777" w:rsidR="006D1256" w:rsidRDefault="00000000">
            <w:pPr>
              <w:spacing w:after="0"/>
              <w:ind w:firstLine="0"/>
            </w:pPr>
            <w:r>
              <w:rPr>
                <w:sz w:val="18"/>
              </w:rPr>
              <w:t>Mata Atlântica</w:t>
            </w:r>
          </w:p>
        </w:tc>
        <w:tc>
          <w:tcPr>
            <w:tcW w:w="3118" w:type="dxa"/>
          </w:tcPr>
          <w:p w14:paraId="1AB7F58B" w14:textId="77777777" w:rsidR="006D1256" w:rsidRDefault="00000000">
            <w:pPr>
              <w:spacing w:after="0"/>
              <w:ind w:firstLine="0"/>
            </w:pPr>
            <w:r>
              <w:rPr>
                <w:sz w:val="18"/>
              </w:rPr>
              <w:t>PRE + TST + BURNlog</w:t>
            </w:r>
          </w:p>
        </w:tc>
        <w:tc>
          <w:tcPr>
            <w:tcW w:w="1984" w:type="dxa"/>
          </w:tcPr>
          <w:p w14:paraId="1E539E8E" w14:textId="77777777" w:rsidR="006D1256" w:rsidRDefault="00000000">
            <w:pPr>
              <w:spacing w:after="0"/>
              <w:ind w:firstLine="0"/>
            </w:pPr>
            <w:r>
              <w:rPr>
                <w:sz w:val="18"/>
              </w:rPr>
              <w:t>56,0</w:t>
            </w:r>
          </w:p>
        </w:tc>
        <w:tc>
          <w:tcPr>
            <w:tcW w:w="1984" w:type="dxa"/>
          </w:tcPr>
          <w:p w14:paraId="08F664E3" w14:textId="77777777" w:rsidR="006D1256" w:rsidRDefault="00000000">
            <w:pPr>
              <w:spacing w:after="0"/>
              <w:ind w:firstLine="0"/>
            </w:pPr>
            <w:r>
              <w:rPr>
                <w:sz w:val="18"/>
              </w:rPr>
              <w:t>47,7</w:t>
            </w:r>
          </w:p>
        </w:tc>
        <w:tc>
          <w:tcPr>
            <w:tcW w:w="2551" w:type="dxa"/>
          </w:tcPr>
          <w:p w14:paraId="6F890DE3" w14:textId="77777777" w:rsidR="006D1256" w:rsidRDefault="00000000">
            <w:pPr>
              <w:spacing w:after="0"/>
              <w:ind w:firstLine="0"/>
            </w:pPr>
            <w:r>
              <w:rPr>
                <w:sz w:val="18"/>
              </w:rPr>
              <w:t>8,3</w:t>
            </w:r>
          </w:p>
        </w:tc>
      </w:tr>
      <w:tr w:rsidR="006D1256" w14:paraId="0295EE8D" w14:textId="77777777">
        <w:trPr>
          <w:jc w:val="center"/>
        </w:trPr>
        <w:tc>
          <w:tcPr>
            <w:tcW w:w="1984" w:type="dxa"/>
          </w:tcPr>
          <w:p w14:paraId="67359B40" w14:textId="77777777" w:rsidR="006D1256" w:rsidRDefault="00000000">
            <w:pPr>
              <w:spacing w:after="0"/>
              <w:ind w:firstLine="0"/>
            </w:pPr>
            <w:r>
              <w:rPr>
                <w:sz w:val="18"/>
              </w:rPr>
              <w:t>Mata Atlântica</w:t>
            </w:r>
          </w:p>
        </w:tc>
        <w:tc>
          <w:tcPr>
            <w:tcW w:w="3118" w:type="dxa"/>
          </w:tcPr>
          <w:p w14:paraId="0E91E4A8" w14:textId="77777777" w:rsidR="006D1256" w:rsidRDefault="00000000">
            <w:pPr>
              <w:spacing w:after="0"/>
              <w:ind w:firstLine="0"/>
            </w:pPr>
            <w:r>
              <w:rPr>
                <w:sz w:val="18"/>
              </w:rPr>
              <w:t>PRE + WAI + BURNlog</w:t>
            </w:r>
          </w:p>
        </w:tc>
        <w:tc>
          <w:tcPr>
            <w:tcW w:w="1984" w:type="dxa"/>
          </w:tcPr>
          <w:p w14:paraId="0DFDC4EB" w14:textId="77777777" w:rsidR="006D1256" w:rsidRDefault="00000000">
            <w:pPr>
              <w:spacing w:after="0"/>
              <w:ind w:firstLine="0"/>
            </w:pPr>
            <w:r>
              <w:rPr>
                <w:sz w:val="18"/>
              </w:rPr>
              <w:t>57,2</w:t>
            </w:r>
          </w:p>
        </w:tc>
        <w:tc>
          <w:tcPr>
            <w:tcW w:w="1984" w:type="dxa"/>
          </w:tcPr>
          <w:p w14:paraId="5B783493" w14:textId="77777777" w:rsidR="006D1256" w:rsidRDefault="00000000">
            <w:pPr>
              <w:spacing w:after="0"/>
              <w:ind w:firstLine="0"/>
            </w:pPr>
            <w:r>
              <w:rPr>
                <w:sz w:val="18"/>
              </w:rPr>
              <w:t>47,6</w:t>
            </w:r>
          </w:p>
        </w:tc>
        <w:tc>
          <w:tcPr>
            <w:tcW w:w="2551" w:type="dxa"/>
          </w:tcPr>
          <w:p w14:paraId="2D85D700" w14:textId="77777777" w:rsidR="006D1256" w:rsidRDefault="00000000">
            <w:pPr>
              <w:spacing w:after="0"/>
              <w:ind w:firstLine="0"/>
            </w:pPr>
            <w:r>
              <w:rPr>
                <w:sz w:val="18"/>
              </w:rPr>
              <w:t>9,6</w:t>
            </w:r>
          </w:p>
        </w:tc>
      </w:tr>
      <w:tr w:rsidR="006D1256" w14:paraId="5CCEC284" w14:textId="77777777">
        <w:trPr>
          <w:jc w:val="center"/>
        </w:trPr>
        <w:tc>
          <w:tcPr>
            <w:tcW w:w="1984" w:type="dxa"/>
          </w:tcPr>
          <w:p w14:paraId="4CED38A4" w14:textId="77777777" w:rsidR="006D1256" w:rsidRDefault="00000000">
            <w:pPr>
              <w:spacing w:after="0"/>
              <w:ind w:firstLine="0"/>
            </w:pPr>
            <w:r>
              <w:rPr>
                <w:sz w:val="18"/>
              </w:rPr>
              <w:t>Mata Atlântica</w:t>
            </w:r>
          </w:p>
        </w:tc>
        <w:tc>
          <w:tcPr>
            <w:tcW w:w="3118" w:type="dxa"/>
          </w:tcPr>
          <w:p w14:paraId="43A2C5DF" w14:textId="77777777" w:rsidR="006D1256" w:rsidRDefault="00000000">
            <w:pPr>
              <w:spacing w:after="0"/>
              <w:ind w:firstLine="0"/>
            </w:pPr>
            <w:r>
              <w:rPr>
                <w:sz w:val="18"/>
              </w:rPr>
              <w:t>TST + WAI + BURNlog</w:t>
            </w:r>
          </w:p>
        </w:tc>
        <w:tc>
          <w:tcPr>
            <w:tcW w:w="1984" w:type="dxa"/>
          </w:tcPr>
          <w:p w14:paraId="568DC1C5" w14:textId="77777777" w:rsidR="006D1256" w:rsidRDefault="00000000">
            <w:pPr>
              <w:spacing w:after="0"/>
              <w:ind w:firstLine="0"/>
            </w:pPr>
            <w:r>
              <w:rPr>
                <w:sz w:val="18"/>
              </w:rPr>
              <w:t>52,2</w:t>
            </w:r>
          </w:p>
        </w:tc>
        <w:tc>
          <w:tcPr>
            <w:tcW w:w="1984" w:type="dxa"/>
          </w:tcPr>
          <w:p w14:paraId="174F8087" w14:textId="77777777" w:rsidR="006D1256" w:rsidRDefault="00000000">
            <w:pPr>
              <w:spacing w:after="0"/>
              <w:ind w:firstLine="0"/>
            </w:pPr>
            <w:r>
              <w:rPr>
                <w:sz w:val="18"/>
              </w:rPr>
              <w:t>41,4</w:t>
            </w:r>
          </w:p>
        </w:tc>
        <w:tc>
          <w:tcPr>
            <w:tcW w:w="2551" w:type="dxa"/>
          </w:tcPr>
          <w:p w14:paraId="60028C57" w14:textId="77777777" w:rsidR="006D1256" w:rsidRDefault="00000000">
            <w:pPr>
              <w:spacing w:after="0"/>
              <w:ind w:firstLine="0"/>
            </w:pPr>
            <w:r>
              <w:rPr>
                <w:sz w:val="18"/>
              </w:rPr>
              <w:t>10,8</w:t>
            </w:r>
          </w:p>
        </w:tc>
      </w:tr>
    </w:tbl>
    <w:p w14:paraId="030924CA" w14:textId="77777777" w:rsidR="006D1256" w:rsidRDefault="006D1256"/>
    <w:p w14:paraId="10D4FCE7" w14:textId="77777777" w:rsidR="006D1256" w:rsidRDefault="00000000">
      <w:pPr>
        <w:keepNext/>
        <w:spacing w:line="259" w:lineRule="auto"/>
        <w:ind w:right="454" w:firstLine="0"/>
        <w:jc w:val="center"/>
        <w:rPr>
          <w:iCs/>
          <w:sz w:val="22"/>
          <w:szCs w:val="22"/>
        </w:rPr>
      </w:pPr>
      <w:r>
        <w:rPr>
          <w:b/>
          <w:sz w:val="22"/>
          <w:szCs w:val="22"/>
        </w:rPr>
        <w:t>Tabela A3 - Efeito da remoção das componentes de sazonalidade harmônica no desempenho do MRMP-N (grau 2, RepeatedKFold 5 × 30).</w:t>
      </w:r>
    </w:p>
    <w:tbl>
      <w:tblPr>
        <w:tblStyle w:val="TableGrid"/>
        <w:tblW w:w="12814" w:type="dxa"/>
        <w:jc w:val="center"/>
        <w:tblInd w:w="0" w:type="dxa"/>
        <w:tblLayout w:type="fixed"/>
        <w:tblLook w:val="04A0" w:firstRow="1" w:lastRow="0" w:firstColumn="1" w:lastColumn="0" w:noHBand="0" w:noVBand="1"/>
      </w:tblPr>
      <w:tblGrid>
        <w:gridCol w:w="1815"/>
        <w:gridCol w:w="3742"/>
        <w:gridCol w:w="1701"/>
        <w:gridCol w:w="1701"/>
        <w:gridCol w:w="2381"/>
        <w:gridCol w:w="1474"/>
      </w:tblGrid>
      <w:tr w:rsidR="006D1256" w14:paraId="0997DB42" w14:textId="77777777">
        <w:trPr>
          <w:cantSplit/>
          <w:tblHeader/>
          <w:jc w:val="center"/>
        </w:trPr>
        <w:tc>
          <w:tcPr>
            <w:tcW w:w="1814" w:type="dxa"/>
          </w:tcPr>
          <w:p w14:paraId="55F6E124" w14:textId="77777777" w:rsidR="006D1256" w:rsidRDefault="00000000">
            <w:pPr>
              <w:keepNext/>
              <w:spacing w:after="0"/>
              <w:ind w:firstLine="0"/>
            </w:pPr>
            <w:r>
              <w:rPr>
                <w:b/>
                <w:sz w:val="18"/>
              </w:rPr>
              <w:t>Bioma</w:t>
            </w:r>
          </w:p>
        </w:tc>
        <w:tc>
          <w:tcPr>
            <w:tcW w:w="3742" w:type="dxa"/>
          </w:tcPr>
          <w:p w14:paraId="7B280DE6" w14:textId="77777777" w:rsidR="006D1256" w:rsidRDefault="00000000">
            <w:pPr>
              <w:keepNext/>
              <w:spacing w:after="0"/>
              <w:ind w:firstLine="0"/>
            </w:pPr>
            <w:r>
              <w:rPr>
                <w:b/>
                <w:sz w:val="18"/>
              </w:rPr>
              <w:t>Conjunto de variáveis</w:t>
            </w:r>
          </w:p>
        </w:tc>
        <w:tc>
          <w:tcPr>
            <w:tcW w:w="1701" w:type="dxa"/>
          </w:tcPr>
          <w:p w14:paraId="4AAA1901" w14:textId="77777777" w:rsidR="006D1256" w:rsidRDefault="00000000">
            <w:pPr>
              <w:keepNext/>
              <w:spacing w:after="0"/>
              <w:ind w:firstLine="0"/>
            </w:pPr>
            <w:r>
              <w:rPr>
                <w:b/>
                <w:sz w:val="18"/>
              </w:rPr>
              <w:t>R² treino (%)</w:t>
            </w:r>
          </w:p>
        </w:tc>
        <w:tc>
          <w:tcPr>
            <w:tcW w:w="1701" w:type="dxa"/>
          </w:tcPr>
          <w:p w14:paraId="7A8E1D4B" w14:textId="77777777" w:rsidR="006D1256" w:rsidRDefault="00000000">
            <w:pPr>
              <w:keepNext/>
              <w:spacing w:after="0"/>
              <w:ind w:firstLine="0"/>
            </w:pPr>
            <w:r>
              <w:rPr>
                <w:b/>
                <w:sz w:val="18"/>
              </w:rPr>
              <w:t>R² teste (%)</w:t>
            </w:r>
          </w:p>
        </w:tc>
        <w:tc>
          <w:tcPr>
            <w:tcW w:w="2381" w:type="dxa"/>
          </w:tcPr>
          <w:p w14:paraId="3906AF99" w14:textId="77777777" w:rsidR="006D1256" w:rsidRDefault="00000000">
            <w:pPr>
              <w:keepNext/>
              <w:spacing w:after="0"/>
              <w:ind w:firstLine="0"/>
            </w:pPr>
            <w:r>
              <w:rPr>
                <w:b/>
                <w:sz w:val="18"/>
              </w:rPr>
              <w:t>Dif. treino–teste (pp)</w:t>
            </w:r>
          </w:p>
        </w:tc>
        <w:tc>
          <w:tcPr>
            <w:tcW w:w="1474" w:type="dxa"/>
          </w:tcPr>
          <w:p w14:paraId="508B430B" w14:textId="77777777" w:rsidR="006D1256" w:rsidRDefault="00000000">
            <w:pPr>
              <w:keepNext/>
              <w:spacing w:after="0"/>
              <w:ind w:firstLine="0"/>
            </w:pPr>
            <w:r>
              <w:rPr>
                <w:b/>
                <w:sz w:val="18"/>
              </w:rPr>
              <w:t>RMSE</w:t>
            </w:r>
          </w:p>
        </w:tc>
      </w:tr>
      <w:tr w:rsidR="006D1256" w14:paraId="7FC029B8" w14:textId="77777777">
        <w:trPr>
          <w:cantSplit/>
          <w:jc w:val="center"/>
        </w:trPr>
        <w:tc>
          <w:tcPr>
            <w:tcW w:w="1814" w:type="dxa"/>
          </w:tcPr>
          <w:p w14:paraId="21C339C9" w14:textId="77777777" w:rsidR="006D1256" w:rsidRDefault="00000000">
            <w:pPr>
              <w:keepNext/>
              <w:spacing w:after="0"/>
              <w:ind w:firstLine="0"/>
            </w:pPr>
            <w:r>
              <w:rPr>
                <w:sz w:val="18"/>
              </w:rPr>
              <w:t>Mata Atlântica</w:t>
            </w:r>
          </w:p>
        </w:tc>
        <w:tc>
          <w:tcPr>
            <w:tcW w:w="3742" w:type="dxa"/>
          </w:tcPr>
          <w:p w14:paraId="598CA072" w14:textId="77777777" w:rsidR="006D1256" w:rsidRDefault="00000000">
            <w:pPr>
              <w:keepNext/>
              <w:spacing w:after="0"/>
              <w:ind w:firstLine="0"/>
            </w:pPr>
            <w:r>
              <w:rPr>
                <w:sz w:val="18"/>
              </w:rPr>
              <w:t>EV+TST+WAI+SAZsin+SAZcos</w:t>
            </w:r>
          </w:p>
        </w:tc>
        <w:tc>
          <w:tcPr>
            <w:tcW w:w="1701" w:type="dxa"/>
          </w:tcPr>
          <w:p w14:paraId="02F419BF" w14:textId="77777777" w:rsidR="006D1256" w:rsidRDefault="00000000">
            <w:pPr>
              <w:keepNext/>
              <w:spacing w:after="0"/>
              <w:ind w:firstLine="0"/>
            </w:pPr>
            <w:r>
              <w:rPr>
                <w:sz w:val="18"/>
              </w:rPr>
              <w:t>78,8</w:t>
            </w:r>
          </w:p>
        </w:tc>
        <w:tc>
          <w:tcPr>
            <w:tcW w:w="1701" w:type="dxa"/>
          </w:tcPr>
          <w:p w14:paraId="698C702D" w14:textId="77777777" w:rsidR="006D1256" w:rsidRDefault="00000000">
            <w:pPr>
              <w:keepNext/>
              <w:spacing w:after="0"/>
              <w:ind w:firstLine="0"/>
            </w:pPr>
            <w:r>
              <w:rPr>
                <w:sz w:val="18"/>
              </w:rPr>
              <w:t>73,7</w:t>
            </w:r>
          </w:p>
        </w:tc>
        <w:tc>
          <w:tcPr>
            <w:tcW w:w="2381" w:type="dxa"/>
          </w:tcPr>
          <w:p w14:paraId="4BB86C9B" w14:textId="77777777" w:rsidR="006D1256" w:rsidRDefault="00000000">
            <w:pPr>
              <w:keepNext/>
              <w:spacing w:after="0"/>
              <w:ind w:firstLine="0"/>
            </w:pPr>
            <w:r>
              <w:rPr>
                <w:sz w:val="18"/>
              </w:rPr>
              <w:t>5,2</w:t>
            </w:r>
          </w:p>
        </w:tc>
        <w:tc>
          <w:tcPr>
            <w:tcW w:w="1474" w:type="dxa"/>
          </w:tcPr>
          <w:p w14:paraId="7D2B4342" w14:textId="77777777" w:rsidR="006D1256" w:rsidRDefault="00000000">
            <w:pPr>
              <w:keepNext/>
              <w:spacing w:after="0"/>
              <w:ind w:firstLine="0"/>
            </w:pPr>
            <w:r>
              <w:rPr>
                <w:sz w:val="18"/>
              </w:rPr>
              <w:t>7,97</w:t>
            </w:r>
          </w:p>
        </w:tc>
      </w:tr>
      <w:tr w:rsidR="006D1256" w14:paraId="09439A51" w14:textId="77777777">
        <w:trPr>
          <w:cantSplit/>
          <w:jc w:val="center"/>
        </w:trPr>
        <w:tc>
          <w:tcPr>
            <w:tcW w:w="1814" w:type="dxa"/>
          </w:tcPr>
          <w:p w14:paraId="0A0D63AB" w14:textId="77777777" w:rsidR="006D1256" w:rsidRDefault="00000000">
            <w:pPr>
              <w:keepNext/>
              <w:spacing w:after="0"/>
              <w:ind w:firstLine="0"/>
            </w:pPr>
            <w:r>
              <w:rPr>
                <w:sz w:val="18"/>
              </w:rPr>
              <w:t>Mata Atlântica</w:t>
            </w:r>
          </w:p>
        </w:tc>
        <w:tc>
          <w:tcPr>
            <w:tcW w:w="3742" w:type="dxa"/>
          </w:tcPr>
          <w:p w14:paraId="3EB55948" w14:textId="77777777" w:rsidR="006D1256" w:rsidRDefault="00000000">
            <w:pPr>
              <w:keepNext/>
              <w:spacing w:after="0"/>
              <w:ind w:firstLine="0"/>
            </w:pPr>
            <w:r>
              <w:rPr>
                <w:sz w:val="18"/>
              </w:rPr>
              <w:t>EV+TST+WAI (sem sazonalidade)</w:t>
            </w:r>
          </w:p>
        </w:tc>
        <w:tc>
          <w:tcPr>
            <w:tcW w:w="1701" w:type="dxa"/>
          </w:tcPr>
          <w:p w14:paraId="4E2F07E8" w14:textId="77777777" w:rsidR="006D1256" w:rsidRDefault="00000000">
            <w:pPr>
              <w:keepNext/>
              <w:spacing w:after="0"/>
              <w:ind w:firstLine="0"/>
            </w:pPr>
            <w:r>
              <w:rPr>
                <w:sz w:val="18"/>
              </w:rPr>
              <w:t>55,7</w:t>
            </w:r>
          </w:p>
        </w:tc>
        <w:tc>
          <w:tcPr>
            <w:tcW w:w="1701" w:type="dxa"/>
          </w:tcPr>
          <w:p w14:paraId="7D4F2692" w14:textId="77777777" w:rsidR="006D1256" w:rsidRDefault="00000000">
            <w:pPr>
              <w:keepNext/>
              <w:spacing w:after="0"/>
              <w:ind w:firstLine="0"/>
            </w:pPr>
            <w:r>
              <w:rPr>
                <w:sz w:val="18"/>
              </w:rPr>
              <w:t>51,9</w:t>
            </w:r>
          </w:p>
        </w:tc>
        <w:tc>
          <w:tcPr>
            <w:tcW w:w="2381" w:type="dxa"/>
          </w:tcPr>
          <w:p w14:paraId="6087A054" w14:textId="77777777" w:rsidR="006D1256" w:rsidRDefault="00000000">
            <w:pPr>
              <w:keepNext/>
              <w:spacing w:after="0"/>
              <w:ind w:firstLine="0"/>
            </w:pPr>
            <w:r>
              <w:rPr>
                <w:sz w:val="18"/>
              </w:rPr>
              <w:t>3,8</w:t>
            </w:r>
          </w:p>
        </w:tc>
        <w:tc>
          <w:tcPr>
            <w:tcW w:w="1474" w:type="dxa"/>
          </w:tcPr>
          <w:p w14:paraId="4E1EA8EE" w14:textId="77777777" w:rsidR="006D1256" w:rsidRDefault="00000000">
            <w:pPr>
              <w:keepNext/>
              <w:spacing w:after="0"/>
              <w:ind w:firstLine="0"/>
            </w:pPr>
            <w:r>
              <w:rPr>
                <w:sz w:val="18"/>
              </w:rPr>
              <w:t>10,78</w:t>
            </w:r>
          </w:p>
        </w:tc>
      </w:tr>
      <w:tr w:rsidR="006D1256" w14:paraId="2B9C1C42" w14:textId="77777777">
        <w:trPr>
          <w:cantSplit/>
          <w:jc w:val="center"/>
        </w:trPr>
        <w:tc>
          <w:tcPr>
            <w:tcW w:w="1814" w:type="dxa"/>
          </w:tcPr>
          <w:p w14:paraId="0183BF77" w14:textId="77777777" w:rsidR="006D1256" w:rsidRDefault="00000000">
            <w:pPr>
              <w:keepNext/>
              <w:spacing w:after="0"/>
              <w:ind w:firstLine="0"/>
            </w:pPr>
            <w:r>
              <w:rPr>
                <w:sz w:val="18"/>
              </w:rPr>
              <w:t>Cerrado</w:t>
            </w:r>
          </w:p>
        </w:tc>
        <w:tc>
          <w:tcPr>
            <w:tcW w:w="3742" w:type="dxa"/>
          </w:tcPr>
          <w:p w14:paraId="3654E7E3" w14:textId="77777777" w:rsidR="006D1256" w:rsidRDefault="00000000">
            <w:pPr>
              <w:keepNext/>
              <w:spacing w:after="0"/>
              <w:ind w:firstLine="0"/>
            </w:pPr>
            <w:r>
              <w:rPr>
                <w:sz w:val="18"/>
              </w:rPr>
              <w:t>EV+PRE+WAI+SAZsin+SAZcos</w:t>
            </w:r>
          </w:p>
        </w:tc>
        <w:tc>
          <w:tcPr>
            <w:tcW w:w="1701" w:type="dxa"/>
          </w:tcPr>
          <w:p w14:paraId="7250B705" w14:textId="77777777" w:rsidR="006D1256" w:rsidRDefault="00000000">
            <w:pPr>
              <w:keepNext/>
              <w:spacing w:after="0"/>
              <w:ind w:firstLine="0"/>
            </w:pPr>
            <w:r>
              <w:rPr>
                <w:sz w:val="18"/>
              </w:rPr>
              <w:t>97,3</w:t>
            </w:r>
          </w:p>
        </w:tc>
        <w:tc>
          <w:tcPr>
            <w:tcW w:w="1701" w:type="dxa"/>
          </w:tcPr>
          <w:p w14:paraId="1D8A3208" w14:textId="77777777" w:rsidR="006D1256" w:rsidRDefault="00000000">
            <w:pPr>
              <w:keepNext/>
              <w:spacing w:after="0"/>
              <w:ind w:firstLine="0"/>
            </w:pPr>
            <w:r>
              <w:rPr>
                <w:sz w:val="18"/>
              </w:rPr>
              <w:t>96,7</w:t>
            </w:r>
          </w:p>
        </w:tc>
        <w:tc>
          <w:tcPr>
            <w:tcW w:w="2381" w:type="dxa"/>
          </w:tcPr>
          <w:p w14:paraId="59AE1015" w14:textId="77777777" w:rsidR="006D1256" w:rsidRDefault="00000000">
            <w:pPr>
              <w:keepNext/>
              <w:spacing w:after="0"/>
              <w:ind w:firstLine="0"/>
            </w:pPr>
            <w:r>
              <w:rPr>
                <w:sz w:val="18"/>
              </w:rPr>
              <w:t>0,6</w:t>
            </w:r>
          </w:p>
        </w:tc>
        <w:tc>
          <w:tcPr>
            <w:tcW w:w="1474" w:type="dxa"/>
          </w:tcPr>
          <w:p w14:paraId="05ABD1CB" w14:textId="77777777" w:rsidR="006D1256" w:rsidRDefault="00000000">
            <w:pPr>
              <w:keepNext/>
              <w:spacing w:after="0"/>
              <w:ind w:firstLine="0"/>
            </w:pPr>
            <w:r>
              <w:rPr>
                <w:sz w:val="18"/>
              </w:rPr>
              <w:t>6,74</w:t>
            </w:r>
          </w:p>
        </w:tc>
      </w:tr>
      <w:tr w:rsidR="006D1256" w14:paraId="121D52A1" w14:textId="77777777">
        <w:trPr>
          <w:cantSplit/>
          <w:jc w:val="center"/>
        </w:trPr>
        <w:tc>
          <w:tcPr>
            <w:tcW w:w="1814" w:type="dxa"/>
          </w:tcPr>
          <w:p w14:paraId="1EF4DCB5" w14:textId="77777777" w:rsidR="006D1256" w:rsidRDefault="00000000">
            <w:pPr>
              <w:keepNext/>
              <w:spacing w:after="0"/>
              <w:ind w:firstLine="0"/>
            </w:pPr>
            <w:r>
              <w:rPr>
                <w:sz w:val="18"/>
              </w:rPr>
              <w:t>Cerrado</w:t>
            </w:r>
          </w:p>
        </w:tc>
        <w:tc>
          <w:tcPr>
            <w:tcW w:w="3742" w:type="dxa"/>
          </w:tcPr>
          <w:p w14:paraId="32C3BF3B" w14:textId="77777777" w:rsidR="006D1256" w:rsidRDefault="00000000">
            <w:pPr>
              <w:keepNext/>
              <w:spacing w:after="0"/>
              <w:ind w:firstLine="0"/>
            </w:pPr>
            <w:r>
              <w:rPr>
                <w:sz w:val="18"/>
              </w:rPr>
              <w:t>EV+PRE+WAI (sem sazonalidade)</w:t>
            </w:r>
          </w:p>
        </w:tc>
        <w:tc>
          <w:tcPr>
            <w:tcW w:w="1701" w:type="dxa"/>
          </w:tcPr>
          <w:p w14:paraId="1A8C0C1C" w14:textId="77777777" w:rsidR="006D1256" w:rsidRDefault="00000000">
            <w:pPr>
              <w:keepNext/>
              <w:spacing w:after="0"/>
              <w:ind w:firstLine="0"/>
            </w:pPr>
            <w:r>
              <w:rPr>
                <w:sz w:val="18"/>
              </w:rPr>
              <w:t>94,7</w:t>
            </w:r>
          </w:p>
        </w:tc>
        <w:tc>
          <w:tcPr>
            <w:tcW w:w="1701" w:type="dxa"/>
          </w:tcPr>
          <w:p w14:paraId="09B94134" w14:textId="77777777" w:rsidR="006D1256" w:rsidRDefault="00000000">
            <w:pPr>
              <w:keepNext/>
              <w:spacing w:after="0"/>
              <w:ind w:firstLine="0"/>
            </w:pPr>
            <w:r>
              <w:rPr>
                <w:sz w:val="18"/>
              </w:rPr>
              <w:t>93,7</w:t>
            </w:r>
          </w:p>
        </w:tc>
        <w:tc>
          <w:tcPr>
            <w:tcW w:w="2381" w:type="dxa"/>
          </w:tcPr>
          <w:p w14:paraId="23070FC1" w14:textId="77777777" w:rsidR="006D1256" w:rsidRDefault="00000000">
            <w:pPr>
              <w:keepNext/>
              <w:spacing w:after="0"/>
              <w:ind w:firstLine="0"/>
            </w:pPr>
            <w:r>
              <w:rPr>
                <w:sz w:val="18"/>
              </w:rPr>
              <w:t>1,0</w:t>
            </w:r>
          </w:p>
        </w:tc>
        <w:tc>
          <w:tcPr>
            <w:tcW w:w="1474" w:type="dxa"/>
          </w:tcPr>
          <w:p w14:paraId="60F42ADD" w14:textId="77777777" w:rsidR="006D1256" w:rsidRDefault="00000000">
            <w:pPr>
              <w:keepNext/>
              <w:spacing w:after="0"/>
              <w:ind w:firstLine="0"/>
            </w:pPr>
            <w:r>
              <w:rPr>
                <w:sz w:val="18"/>
              </w:rPr>
              <w:t>9,28</w:t>
            </w:r>
          </w:p>
        </w:tc>
      </w:tr>
      <w:tr w:rsidR="006D1256" w14:paraId="6F9DC3D4" w14:textId="77777777">
        <w:trPr>
          <w:cantSplit/>
          <w:jc w:val="center"/>
        </w:trPr>
        <w:tc>
          <w:tcPr>
            <w:tcW w:w="1814" w:type="dxa"/>
          </w:tcPr>
          <w:p w14:paraId="09F7A503" w14:textId="77777777" w:rsidR="006D1256" w:rsidRDefault="00000000">
            <w:pPr>
              <w:keepNext/>
              <w:spacing w:after="0"/>
              <w:ind w:firstLine="0"/>
            </w:pPr>
            <w:r>
              <w:rPr>
                <w:sz w:val="18"/>
              </w:rPr>
              <w:t>Caatinga</w:t>
            </w:r>
          </w:p>
        </w:tc>
        <w:tc>
          <w:tcPr>
            <w:tcW w:w="3742" w:type="dxa"/>
          </w:tcPr>
          <w:p w14:paraId="7C82123E" w14:textId="77777777" w:rsidR="006D1256" w:rsidRDefault="00000000">
            <w:pPr>
              <w:keepNext/>
              <w:spacing w:after="0"/>
              <w:ind w:firstLine="0"/>
            </w:pPr>
            <w:r>
              <w:rPr>
                <w:sz w:val="18"/>
              </w:rPr>
              <w:t>EV+PRE+TST+SAZsin+SAZcos</w:t>
            </w:r>
          </w:p>
        </w:tc>
        <w:tc>
          <w:tcPr>
            <w:tcW w:w="1701" w:type="dxa"/>
          </w:tcPr>
          <w:p w14:paraId="2502D088" w14:textId="77777777" w:rsidR="006D1256" w:rsidRDefault="00000000">
            <w:pPr>
              <w:keepNext/>
              <w:spacing w:after="0"/>
              <w:ind w:firstLine="0"/>
            </w:pPr>
            <w:r>
              <w:rPr>
                <w:sz w:val="18"/>
              </w:rPr>
              <w:t>95,2</w:t>
            </w:r>
          </w:p>
        </w:tc>
        <w:tc>
          <w:tcPr>
            <w:tcW w:w="1701" w:type="dxa"/>
          </w:tcPr>
          <w:p w14:paraId="7806BC8E" w14:textId="77777777" w:rsidR="006D1256" w:rsidRDefault="00000000">
            <w:pPr>
              <w:keepNext/>
              <w:spacing w:after="0"/>
              <w:ind w:firstLine="0"/>
            </w:pPr>
            <w:r>
              <w:rPr>
                <w:sz w:val="18"/>
              </w:rPr>
              <w:t>94,2</w:t>
            </w:r>
          </w:p>
        </w:tc>
        <w:tc>
          <w:tcPr>
            <w:tcW w:w="2381" w:type="dxa"/>
          </w:tcPr>
          <w:p w14:paraId="357C9AE8" w14:textId="77777777" w:rsidR="006D1256" w:rsidRDefault="00000000">
            <w:pPr>
              <w:keepNext/>
              <w:spacing w:after="0"/>
              <w:ind w:firstLine="0"/>
            </w:pPr>
            <w:r>
              <w:rPr>
                <w:sz w:val="18"/>
              </w:rPr>
              <w:t>1,0</w:t>
            </w:r>
          </w:p>
        </w:tc>
        <w:tc>
          <w:tcPr>
            <w:tcW w:w="1474" w:type="dxa"/>
          </w:tcPr>
          <w:p w14:paraId="084F91EC" w14:textId="77777777" w:rsidR="006D1256" w:rsidRDefault="00000000">
            <w:pPr>
              <w:keepNext/>
              <w:spacing w:after="0"/>
              <w:ind w:firstLine="0"/>
            </w:pPr>
            <w:r>
              <w:rPr>
                <w:sz w:val="18"/>
              </w:rPr>
              <w:t>6,69</w:t>
            </w:r>
          </w:p>
        </w:tc>
      </w:tr>
      <w:tr w:rsidR="006D1256" w14:paraId="36915DFA" w14:textId="77777777">
        <w:trPr>
          <w:jc w:val="center"/>
        </w:trPr>
        <w:tc>
          <w:tcPr>
            <w:tcW w:w="1814" w:type="dxa"/>
          </w:tcPr>
          <w:p w14:paraId="126E8598" w14:textId="77777777" w:rsidR="006D1256" w:rsidRDefault="00000000">
            <w:pPr>
              <w:spacing w:after="0"/>
              <w:ind w:firstLine="0"/>
            </w:pPr>
            <w:r>
              <w:rPr>
                <w:sz w:val="18"/>
              </w:rPr>
              <w:t>Caatinga</w:t>
            </w:r>
          </w:p>
        </w:tc>
        <w:tc>
          <w:tcPr>
            <w:tcW w:w="3742" w:type="dxa"/>
          </w:tcPr>
          <w:p w14:paraId="3507C926" w14:textId="77777777" w:rsidR="006D1256" w:rsidRDefault="00000000">
            <w:pPr>
              <w:spacing w:after="0"/>
              <w:ind w:firstLine="0"/>
            </w:pPr>
            <w:r>
              <w:rPr>
                <w:sz w:val="18"/>
              </w:rPr>
              <w:t>EV+PRE+TST (sem sazonalidade)</w:t>
            </w:r>
          </w:p>
        </w:tc>
        <w:tc>
          <w:tcPr>
            <w:tcW w:w="1701" w:type="dxa"/>
          </w:tcPr>
          <w:p w14:paraId="06BC81BD" w14:textId="77777777" w:rsidR="006D1256" w:rsidRDefault="00000000">
            <w:pPr>
              <w:spacing w:after="0"/>
              <w:ind w:firstLine="0"/>
            </w:pPr>
            <w:r>
              <w:rPr>
                <w:sz w:val="18"/>
              </w:rPr>
              <w:t>92,8</w:t>
            </w:r>
          </w:p>
        </w:tc>
        <w:tc>
          <w:tcPr>
            <w:tcW w:w="1701" w:type="dxa"/>
          </w:tcPr>
          <w:p w14:paraId="08C9D55A" w14:textId="77777777" w:rsidR="006D1256" w:rsidRDefault="00000000">
            <w:pPr>
              <w:spacing w:after="0"/>
              <w:ind w:firstLine="0"/>
            </w:pPr>
            <w:r>
              <w:rPr>
                <w:sz w:val="18"/>
              </w:rPr>
              <w:t>91,8</w:t>
            </w:r>
          </w:p>
        </w:tc>
        <w:tc>
          <w:tcPr>
            <w:tcW w:w="2381" w:type="dxa"/>
          </w:tcPr>
          <w:p w14:paraId="420A9F2F" w14:textId="77777777" w:rsidR="006D1256" w:rsidRDefault="00000000">
            <w:pPr>
              <w:spacing w:after="0"/>
              <w:ind w:firstLine="0"/>
            </w:pPr>
            <w:r>
              <w:rPr>
                <w:sz w:val="18"/>
              </w:rPr>
              <w:t>1,1</w:t>
            </w:r>
          </w:p>
        </w:tc>
        <w:tc>
          <w:tcPr>
            <w:tcW w:w="1474" w:type="dxa"/>
          </w:tcPr>
          <w:p w14:paraId="2C899E79" w14:textId="77777777" w:rsidR="006D1256" w:rsidRDefault="00000000">
            <w:pPr>
              <w:spacing w:after="0"/>
              <w:ind w:firstLine="0"/>
            </w:pPr>
            <w:r>
              <w:rPr>
                <w:sz w:val="18"/>
              </w:rPr>
              <w:t>7,96</w:t>
            </w:r>
          </w:p>
        </w:tc>
      </w:tr>
    </w:tbl>
    <w:p w14:paraId="01CF0762" w14:textId="77777777" w:rsidR="006D1256" w:rsidRDefault="006D1256"/>
    <w:p w14:paraId="7E5AD99E" w14:textId="77777777" w:rsidR="006D1256" w:rsidRDefault="00000000">
      <w:pPr>
        <w:keepNext/>
        <w:spacing w:line="259" w:lineRule="auto"/>
        <w:ind w:right="454" w:firstLine="0"/>
        <w:jc w:val="center"/>
        <w:rPr>
          <w:iCs/>
          <w:sz w:val="22"/>
          <w:szCs w:val="22"/>
        </w:rPr>
      </w:pPr>
      <w:r>
        <w:rPr>
          <w:b/>
          <w:sz w:val="22"/>
          <w:szCs w:val="22"/>
        </w:rPr>
        <w:lastRenderedPageBreak/>
        <w:t>Tabela A4 - Proporção da variância de cada variável climática explicada isoladamente pelo ciclo anual (regressão contra SAZsin e SAZcos).</w:t>
      </w:r>
    </w:p>
    <w:tbl>
      <w:tblPr>
        <w:tblStyle w:val="TableGrid"/>
        <w:tblW w:w="5953" w:type="dxa"/>
        <w:jc w:val="center"/>
        <w:tblInd w:w="0" w:type="dxa"/>
        <w:tblLayout w:type="fixed"/>
        <w:tblLook w:val="04A0" w:firstRow="1" w:lastRow="0" w:firstColumn="1" w:lastColumn="0" w:noHBand="0" w:noVBand="1"/>
      </w:tblPr>
      <w:tblGrid>
        <w:gridCol w:w="2551"/>
        <w:gridCol w:w="1701"/>
        <w:gridCol w:w="1701"/>
      </w:tblGrid>
      <w:tr w:rsidR="006D1256" w14:paraId="37C8E998" w14:textId="77777777">
        <w:trPr>
          <w:cantSplit/>
          <w:tblHeader/>
          <w:jc w:val="center"/>
        </w:trPr>
        <w:tc>
          <w:tcPr>
            <w:tcW w:w="2551" w:type="dxa"/>
          </w:tcPr>
          <w:p w14:paraId="7E5B8A3E" w14:textId="77777777" w:rsidR="006D1256" w:rsidRDefault="00000000">
            <w:pPr>
              <w:keepNext/>
              <w:spacing w:after="0"/>
              <w:ind w:firstLine="0"/>
            </w:pPr>
            <w:r>
              <w:rPr>
                <w:b/>
                <w:sz w:val="18"/>
              </w:rPr>
              <w:t>Bioma</w:t>
            </w:r>
          </w:p>
        </w:tc>
        <w:tc>
          <w:tcPr>
            <w:tcW w:w="1701" w:type="dxa"/>
          </w:tcPr>
          <w:p w14:paraId="18D3696E" w14:textId="77777777" w:rsidR="006D1256" w:rsidRDefault="00000000">
            <w:pPr>
              <w:keepNext/>
              <w:spacing w:after="0"/>
              <w:ind w:firstLine="0"/>
            </w:pPr>
            <w:r>
              <w:rPr>
                <w:b/>
                <w:sz w:val="18"/>
              </w:rPr>
              <w:t>Variável</w:t>
            </w:r>
          </w:p>
        </w:tc>
        <w:tc>
          <w:tcPr>
            <w:tcW w:w="1701" w:type="dxa"/>
          </w:tcPr>
          <w:p w14:paraId="01807303" w14:textId="77777777" w:rsidR="006D1256" w:rsidRDefault="00000000">
            <w:pPr>
              <w:keepNext/>
              <w:spacing w:after="0"/>
              <w:ind w:firstLine="0"/>
            </w:pPr>
            <w:r>
              <w:rPr>
                <w:b/>
                <w:sz w:val="18"/>
              </w:rPr>
              <w:t>R² (%)</w:t>
            </w:r>
          </w:p>
        </w:tc>
      </w:tr>
      <w:tr w:rsidR="006D1256" w14:paraId="1E5C4BCB" w14:textId="77777777">
        <w:trPr>
          <w:cantSplit/>
          <w:jc w:val="center"/>
        </w:trPr>
        <w:tc>
          <w:tcPr>
            <w:tcW w:w="2551" w:type="dxa"/>
          </w:tcPr>
          <w:p w14:paraId="31B64C34" w14:textId="77777777" w:rsidR="006D1256" w:rsidRDefault="00000000">
            <w:pPr>
              <w:keepNext/>
              <w:spacing w:after="0"/>
              <w:ind w:firstLine="0"/>
            </w:pPr>
            <w:r>
              <w:rPr>
                <w:sz w:val="18"/>
              </w:rPr>
              <w:t>Mata Atlântica</w:t>
            </w:r>
          </w:p>
        </w:tc>
        <w:tc>
          <w:tcPr>
            <w:tcW w:w="1701" w:type="dxa"/>
          </w:tcPr>
          <w:p w14:paraId="39963FFB" w14:textId="77777777" w:rsidR="006D1256" w:rsidRDefault="00000000">
            <w:pPr>
              <w:keepNext/>
              <w:spacing w:after="0"/>
              <w:ind w:firstLine="0"/>
            </w:pPr>
            <w:r>
              <w:rPr>
                <w:sz w:val="18"/>
              </w:rPr>
              <w:t>TST</w:t>
            </w:r>
          </w:p>
        </w:tc>
        <w:tc>
          <w:tcPr>
            <w:tcW w:w="1701" w:type="dxa"/>
          </w:tcPr>
          <w:p w14:paraId="542158E6" w14:textId="77777777" w:rsidR="006D1256" w:rsidRDefault="00000000">
            <w:pPr>
              <w:keepNext/>
              <w:spacing w:after="0"/>
              <w:ind w:firstLine="0"/>
            </w:pPr>
            <w:r>
              <w:rPr>
                <w:sz w:val="18"/>
              </w:rPr>
              <w:t>64,9</w:t>
            </w:r>
          </w:p>
        </w:tc>
      </w:tr>
      <w:tr w:rsidR="006D1256" w14:paraId="366EC8F7" w14:textId="77777777">
        <w:trPr>
          <w:cantSplit/>
          <w:jc w:val="center"/>
        </w:trPr>
        <w:tc>
          <w:tcPr>
            <w:tcW w:w="2551" w:type="dxa"/>
          </w:tcPr>
          <w:p w14:paraId="55D47539" w14:textId="77777777" w:rsidR="006D1256" w:rsidRDefault="00000000">
            <w:pPr>
              <w:keepNext/>
              <w:spacing w:after="0"/>
              <w:ind w:firstLine="0"/>
            </w:pPr>
            <w:r>
              <w:rPr>
                <w:sz w:val="18"/>
              </w:rPr>
              <w:t>Mata Atlântica</w:t>
            </w:r>
          </w:p>
        </w:tc>
        <w:tc>
          <w:tcPr>
            <w:tcW w:w="1701" w:type="dxa"/>
          </w:tcPr>
          <w:p w14:paraId="52A1FAAD" w14:textId="77777777" w:rsidR="006D1256" w:rsidRDefault="00000000">
            <w:pPr>
              <w:keepNext/>
              <w:spacing w:after="0"/>
              <w:ind w:firstLine="0"/>
            </w:pPr>
            <w:r>
              <w:rPr>
                <w:sz w:val="18"/>
              </w:rPr>
              <w:t>EV</w:t>
            </w:r>
          </w:p>
        </w:tc>
        <w:tc>
          <w:tcPr>
            <w:tcW w:w="1701" w:type="dxa"/>
          </w:tcPr>
          <w:p w14:paraId="2B1A9910" w14:textId="77777777" w:rsidR="006D1256" w:rsidRDefault="00000000">
            <w:pPr>
              <w:keepNext/>
              <w:spacing w:after="0"/>
              <w:ind w:firstLine="0"/>
            </w:pPr>
            <w:r>
              <w:rPr>
                <w:sz w:val="18"/>
              </w:rPr>
              <w:t>39,8</w:t>
            </w:r>
          </w:p>
        </w:tc>
      </w:tr>
      <w:tr w:rsidR="006D1256" w14:paraId="2EBBDE7A" w14:textId="77777777">
        <w:trPr>
          <w:cantSplit/>
          <w:jc w:val="center"/>
        </w:trPr>
        <w:tc>
          <w:tcPr>
            <w:tcW w:w="2551" w:type="dxa"/>
          </w:tcPr>
          <w:p w14:paraId="53207084" w14:textId="77777777" w:rsidR="006D1256" w:rsidRDefault="00000000">
            <w:pPr>
              <w:keepNext/>
              <w:spacing w:after="0"/>
              <w:ind w:firstLine="0"/>
            </w:pPr>
            <w:r>
              <w:rPr>
                <w:sz w:val="18"/>
              </w:rPr>
              <w:t>Mata Atlântica</w:t>
            </w:r>
          </w:p>
        </w:tc>
        <w:tc>
          <w:tcPr>
            <w:tcW w:w="1701" w:type="dxa"/>
          </w:tcPr>
          <w:p w14:paraId="1E89480E" w14:textId="77777777" w:rsidR="006D1256" w:rsidRDefault="00000000">
            <w:pPr>
              <w:keepNext/>
              <w:spacing w:after="0"/>
              <w:ind w:firstLine="0"/>
            </w:pPr>
            <w:r>
              <w:rPr>
                <w:sz w:val="18"/>
              </w:rPr>
              <w:t>WAI</w:t>
            </w:r>
          </w:p>
        </w:tc>
        <w:tc>
          <w:tcPr>
            <w:tcW w:w="1701" w:type="dxa"/>
          </w:tcPr>
          <w:p w14:paraId="139DFB3C" w14:textId="77777777" w:rsidR="006D1256" w:rsidRDefault="00000000">
            <w:pPr>
              <w:keepNext/>
              <w:spacing w:after="0"/>
              <w:ind w:firstLine="0"/>
            </w:pPr>
            <w:r>
              <w:rPr>
                <w:sz w:val="18"/>
              </w:rPr>
              <w:t>39,8</w:t>
            </w:r>
          </w:p>
        </w:tc>
      </w:tr>
      <w:tr w:rsidR="006D1256" w14:paraId="7BA140DC" w14:textId="77777777">
        <w:trPr>
          <w:cantSplit/>
          <w:jc w:val="center"/>
        </w:trPr>
        <w:tc>
          <w:tcPr>
            <w:tcW w:w="2551" w:type="dxa"/>
          </w:tcPr>
          <w:p w14:paraId="7852B234" w14:textId="77777777" w:rsidR="006D1256" w:rsidRDefault="00000000">
            <w:pPr>
              <w:keepNext/>
              <w:spacing w:after="0"/>
              <w:ind w:firstLine="0"/>
            </w:pPr>
            <w:r>
              <w:rPr>
                <w:sz w:val="18"/>
              </w:rPr>
              <w:t>Cerrado</w:t>
            </w:r>
          </w:p>
        </w:tc>
        <w:tc>
          <w:tcPr>
            <w:tcW w:w="1701" w:type="dxa"/>
          </w:tcPr>
          <w:p w14:paraId="178B6476" w14:textId="77777777" w:rsidR="006D1256" w:rsidRDefault="00000000">
            <w:pPr>
              <w:keepNext/>
              <w:spacing w:after="0"/>
              <w:ind w:firstLine="0"/>
            </w:pPr>
            <w:r>
              <w:rPr>
                <w:sz w:val="18"/>
              </w:rPr>
              <w:t>EV</w:t>
            </w:r>
          </w:p>
        </w:tc>
        <w:tc>
          <w:tcPr>
            <w:tcW w:w="1701" w:type="dxa"/>
          </w:tcPr>
          <w:p w14:paraId="5999C82D" w14:textId="77777777" w:rsidR="006D1256" w:rsidRDefault="00000000">
            <w:pPr>
              <w:keepNext/>
              <w:spacing w:after="0"/>
              <w:ind w:firstLine="0"/>
            </w:pPr>
            <w:r>
              <w:rPr>
                <w:sz w:val="18"/>
              </w:rPr>
              <w:t>79,1</w:t>
            </w:r>
          </w:p>
        </w:tc>
      </w:tr>
      <w:tr w:rsidR="006D1256" w14:paraId="37BDE1F8" w14:textId="77777777">
        <w:trPr>
          <w:cantSplit/>
          <w:jc w:val="center"/>
        </w:trPr>
        <w:tc>
          <w:tcPr>
            <w:tcW w:w="2551" w:type="dxa"/>
          </w:tcPr>
          <w:p w14:paraId="744221F1" w14:textId="77777777" w:rsidR="006D1256" w:rsidRDefault="00000000">
            <w:pPr>
              <w:keepNext/>
              <w:spacing w:after="0"/>
              <w:ind w:firstLine="0"/>
            </w:pPr>
            <w:r>
              <w:rPr>
                <w:sz w:val="18"/>
              </w:rPr>
              <w:t>Cerrado</w:t>
            </w:r>
          </w:p>
        </w:tc>
        <w:tc>
          <w:tcPr>
            <w:tcW w:w="1701" w:type="dxa"/>
          </w:tcPr>
          <w:p w14:paraId="281D1BA7" w14:textId="77777777" w:rsidR="006D1256" w:rsidRDefault="00000000">
            <w:pPr>
              <w:keepNext/>
              <w:spacing w:after="0"/>
              <w:ind w:firstLine="0"/>
            </w:pPr>
            <w:r>
              <w:rPr>
                <w:sz w:val="18"/>
              </w:rPr>
              <w:t>WAI</w:t>
            </w:r>
          </w:p>
        </w:tc>
        <w:tc>
          <w:tcPr>
            <w:tcW w:w="1701" w:type="dxa"/>
          </w:tcPr>
          <w:p w14:paraId="7FBAAE4E" w14:textId="77777777" w:rsidR="006D1256" w:rsidRDefault="00000000">
            <w:pPr>
              <w:keepNext/>
              <w:spacing w:after="0"/>
              <w:ind w:firstLine="0"/>
            </w:pPr>
            <w:r>
              <w:rPr>
                <w:sz w:val="18"/>
              </w:rPr>
              <w:t>70,2</w:t>
            </w:r>
          </w:p>
        </w:tc>
      </w:tr>
      <w:tr w:rsidR="006D1256" w14:paraId="02A45A43" w14:textId="77777777">
        <w:trPr>
          <w:cantSplit/>
          <w:jc w:val="center"/>
        </w:trPr>
        <w:tc>
          <w:tcPr>
            <w:tcW w:w="2551" w:type="dxa"/>
          </w:tcPr>
          <w:p w14:paraId="0A92B5D9" w14:textId="77777777" w:rsidR="006D1256" w:rsidRDefault="00000000">
            <w:pPr>
              <w:keepNext/>
              <w:spacing w:after="0"/>
              <w:ind w:firstLine="0"/>
            </w:pPr>
            <w:r>
              <w:rPr>
                <w:sz w:val="18"/>
              </w:rPr>
              <w:t>Cerrado</w:t>
            </w:r>
          </w:p>
        </w:tc>
        <w:tc>
          <w:tcPr>
            <w:tcW w:w="1701" w:type="dxa"/>
          </w:tcPr>
          <w:p w14:paraId="3956F5A3" w14:textId="77777777" w:rsidR="006D1256" w:rsidRDefault="00000000">
            <w:pPr>
              <w:keepNext/>
              <w:spacing w:after="0"/>
              <w:ind w:firstLine="0"/>
            </w:pPr>
            <w:r>
              <w:rPr>
                <w:sz w:val="18"/>
              </w:rPr>
              <w:t>PRE</w:t>
            </w:r>
          </w:p>
        </w:tc>
        <w:tc>
          <w:tcPr>
            <w:tcW w:w="1701" w:type="dxa"/>
          </w:tcPr>
          <w:p w14:paraId="581A43B5" w14:textId="77777777" w:rsidR="006D1256" w:rsidRDefault="00000000">
            <w:pPr>
              <w:keepNext/>
              <w:spacing w:after="0"/>
              <w:ind w:firstLine="0"/>
            </w:pPr>
            <w:r>
              <w:rPr>
                <w:sz w:val="18"/>
              </w:rPr>
              <w:t>58,9</w:t>
            </w:r>
          </w:p>
        </w:tc>
      </w:tr>
      <w:tr w:rsidR="006D1256" w14:paraId="5E69218F" w14:textId="77777777">
        <w:trPr>
          <w:cantSplit/>
          <w:jc w:val="center"/>
        </w:trPr>
        <w:tc>
          <w:tcPr>
            <w:tcW w:w="2551" w:type="dxa"/>
          </w:tcPr>
          <w:p w14:paraId="76277834" w14:textId="77777777" w:rsidR="006D1256" w:rsidRDefault="00000000">
            <w:pPr>
              <w:keepNext/>
              <w:spacing w:after="0"/>
              <w:ind w:firstLine="0"/>
            </w:pPr>
            <w:r>
              <w:rPr>
                <w:sz w:val="18"/>
              </w:rPr>
              <w:t>Caatinga</w:t>
            </w:r>
          </w:p>
        </w:tc>
        <w:tc>
          <w:tcPr>
            <w:tcW w:w="1701" w:type="dxa"/>
          </w:tcPr>
          <w:p w14:paraId="633B681D" w14:textId="77777777" w:rsidR="006D1256" w:rsidRDefault="00000000">
            <w:pPr>
              <w:keepNext/>
              <w:spacing w:after="0"/>
              <w:ind w:firstLine="0"/>
            </w:pPr>
            <w:r>
              <w:rPr>
                <w:sz w:val="18"/>
              </w:rPr>
              <w:t>EV</w:t>
            </w:r>
          </w:p>
        </w:tc>
        <w:tc>
          <w:tcPr>
            <w:tcW w:w="1701" w:type="dxa"/>
          </w:tcPr>
          <w:p w14:paraId="79160FCD" w14:textId="77777777" w:rsidR="006D1256" w:rsidRDefault="00000000">
            <w:pPr>
              <w:keepNext/>
              <w:spacing w:after="0"/>
              <w:ind w:firstLine="0"/>
            </w:pPr>
            <w:r>
              <w:rPr>
                <w:sz w:val="18"/>
              </w:rPr>
              <w:t>63,3</w:t>
            </w:r>
          </w:p>
        </w:tc>
      </w:tr>
      <w:tr w:rsidR="006D1256" w14:paraId="0A121621" w14:textId="77777777">
        <w:trPr>
          <w:cantSplit/>
          <w:jc w:val="center"/>
        </w:trPr>
        <w:tc>
          <w:tcPr>
            <w:tcW w:w="2551" w:type="dxa"/>
          </w:tcPr>
          <w:p w14:paraId="02394EFC" w14:textId="77777777" w:rsidR="006D1256" w:rsidRDefault="00000000">
            <w:pPr>
              <w:keepNext/>
              <w:spacing w:after="0"/>
              <w:ind w:firstLine="0"/>
            </w:pPr>
            <w:r>
              <w:rPr>
                <w:sz w:val="18"/>
              </w:rPr>
              <w:t>Caatinga</w:t>
            </w:r>
          </w:p>
        </w:tc>
        <w:tc>
          <w:tcPr>
            <w:tcW w:w="1701" w:type="dxa"/>
          </w:tcPr>
          <w:p w14:paraId="6B97B977" w14:textId="77777777" w:rsidR="006D1256" w:rsidRDefault="00000000">
            <w:pPr>
              <w:keepNext/>
              <w:spacing w:after="0"/>
              <w:ind w:firstLine="0"/>
            </w:pPr>
            <w:r>
              <w:rPr>
                <w:sz w:val="18"/>
              </w:rPr>
              <w:t>TST</w:t>
            </w:r>
          </w:p>
        </w:tc>
        <w:tc>
          <w:tcPr>
            <w:tcW w:w="1701" w:type="dxa"/>
          </w:tcPr>
          <w:p w14:paraId="36B2F29C" w14:textId="77777777" w:rsidR="006D1256" w:rsidRDefault="00000000">
            <w:pPr>
              <w:keepNext/>
              <w:spacing w:after="0"/>
              <w:ind w:firstLine="0"/>
            </w:pPr>
            <w:r>
              <w:rPr>
                <w:sz w:val="18"/>
              </w:rPr>
              <w:t>54,2</w:t>
            </w:r>
          </w:p>
        </w:tc>
      </w:tr>
      <w:tr w:rsidR="006D1256" w14:paraId="47162BAC" w14:textId="77777777">
        <w:trPr>
          <w:jc w:val="center"/>
        </w:trPr>
        <w:tc>
          <w:tcPr>
            <w:tcW w:w="2551" w:type="dxa"/>
          </w:tcPr>
          <w:p w14:paraId="72E7A017" w14:textId="77777777" w:rsidR="006D1256" w:rsidRDefault="00000000">
            <w:pPr>
              <w:spacing w:after="0"/>
              <w:ind w:firstLine="0"/>
            </w:pPr>
            <w:r>
              <w:rPr>
                <w:sz w:val="18"/>
              </w:rPr>
              <w:t>Caatinga</w:t>
            </w:r>
          </w:p>
        </w:tc>
        <w:tc>
          <w:tcPr>
            <w:tcW w:w="1701" w:type="dxa"/>
          </w:tcPr>
          <w:p w14:paraId="3AF583B9" w14:textId="77777777" w:rsidR="006D1256" w:rsidRDefault="00000000">
            <w:pPr>
              <w:spacing w:after="0"/>
              <w:ind w:firstLine="0"/>
            </w:pPr>
            <w:r>
              <w:rPr>
                <w:sz w:val="18"/>
              </w:rPr>
              <w:t>PRE</w:t>
            </w:r>
          </w:p>
        </w:tc>
        <w:tc>
          <w:tcPr>
            <w:tcW w:w="1701" w:type="dxa"/>
          </w:tcPr>
          <w:p w14:paraId="77CB234D" w14:textId="77777777" w:rsidR="006D1256" w:rsidRDefault="00000000">
            <w:pPr>
              <w:spacing w:after="0"/>
              <w:ind w:firstLine="0"/>
            </w:pPr>
            <w:r>
              <w:rPr>
                <w:sz w:val="18"/>
              </w:rPr>
              <w:t>31,5</w:t>
            </w:r>
          </w:p>
        </w:tc>
      </w:tr>
    </w:tbl>
    <w:p w14:paraId="38963223" w14:textId="77777777" w:rsidR="006D1256" w:rsidRDefault="006D1256">
      <w:pPr>
        <w:sectPr w:rsidR="006D1256" w:rsidSect="00E87B8D">
          <w:headerReference w:type="even" r:id="rId37"/>
          <w:headerReference w:type="default" r:id="rId38"/>
          <w:footerReference w:type="even" r:id="rId39"/>
          <w:footerReference w:type="default" r:id="rId40"/>
          <w:headerReference w:type="first" r:id="rId41"/>
          <w:footerReference w:type="first" r:id="rId42"/>
          <w:pgSz w:w="16838" w:h="11906" w:orient="landscape" w:code="9"/>
          <w:pgMar w:top="1701" w:right="1134" w:bottom="1134" w:left="1701" w:header="777" w:footer="720" w:gutter="0"/>
          <w:cols w:space="720"/>
        </w:sectPr>
      </w:pPr>
    </w:p>
    <w:p>
      <w:pPr>
        <w:keepNext/>
        <w:spacing w:line="259" w:lineRule="auto"/>
        <w:ind w:right="454" w:firstLine="0"/>
        <w:jc w:val="center"/>
        <w:rPr>
          <w:ins w:id="90735" w:author="Claude (revisão de dados)" w:date="2026-09-21T01:01:57Z"/>
          <w:iCs/>
          <w:sz w:val="22"/>
          <w:szCs w:val="22"/>
        </w:rPr>
      </w:pPr>
      <w:ins w:id="90736" w:author="Claude (revisão de dados)" w:date="2026-09-21T01:01:57Z">
        <w:r>
          <w:t xml:space="preserve">Tabela A5 - Valores dos diagramas de caixa das Figuras 11 a 13: estatísticas descritivas das variáveis por fase ENSO (critério oficial da NOAA), valores brutos mensais, 2001–2025. PSN em gC·m⁻²·mês⁻¹, EV e PRE em mm·mês⁻¹, TST em °C, WAI adimensional; outliers = valores além de 1,5 vez o intervalo interquartil.</w:t>
        </w:r>
      </w:ins>
    </w:p>
    <w:tbl>
      <w:tblPr>
        <w:tblStyle w:val="TableGrid"/>
        <w:tblW w:w="9072" w:type="dxa"/>
        <w:jc w:val="center"/>
        <w:tblInd w:w="0" w:type="dxa"/>
        <w:tblLayout w:type="fixed"/>
        <w:tblLook w:val="04A0" w:firstRow="1" w:lastRow="0" w:firstColumn="1" w:lastColumn="0" w:noHBand="0" w:noVBand="1"/>
      </w:tblPr>
      <w:tblGrid>
        <w:gridCol w:w="1400"/>
        <w:gridCol w:w="800"/>
        <w:gridCol w:w="850"/>
        <w:gridCol w:w="500"/>
        <w:gridCol w:w="800"/>
        <w:gridCol w:w="800"/>
        <w:gridCol w:w="850"/>
        <w:gridCol w:w="800"/>
        <w:gridCol w:w="800"/>
        <w:gridCol w:w="800"/>
        <w:gridCol w:w="672"/>
      </w:tblGrid>
      <w:tr>
        <w:trPr>
          <w:cantSplit/>
          <w:tblHeader/>
          <w:jc w:val="center"/>
          <w:ins w:id="90183" w:author="Claude (revisão de dados)" w:date="2026-09-21T01:01:57Z"/>
        </w:trPr>
        <w:tc>
          <w:tcPr>
            <w:tcW w:w="1400" w:type="dxa"/>
            <w:tcBorders>
              <w:bottom w:val="single" w:sz="4" w:space="0" w:color="auto"/>
            </w:tcBorders>
          </w:tcPr>
          <w:p>
            <w:pPr>
              <w:keepNext/>
              <w:spacing w:after="0"/>
              <w:ind w:firstLine="0"/>
              <w:jc w:val="center"/>
              <w:rPr>
                <w:ins w:id="90182" w:author="Claude (revisão de dados)" w:date="2026-09-21T01:01:57Z"/>
              </w:rPr>
            </w:pPr>
            <w:ins w:id="90184" w:author="Claude (revisão de dados)" w:date="2026-09-21T01:01:57Z">
              <w:r>
                <w:rPr>
                  <w:b/>
                  <w:sz w:val="16"/>
                  <w:szCs w:val="16"/>
                </w:rPr>
                <w:t xml:space="preserve">Bioma</w:t>
              </w:r>
            </w:ins>
          </w:p>
        </w:tc>
        <w:tc>
          <w:tcPr>
            <w:tcW w:w="800" w:type="dxa"/>
            <w:tcBorders>
              <w:bottom w:val="single" w:sz="4" w:space="0" w:color="auto"/>
            </w:tcBorders>
          </w:tcPr>
          <w:p>
            <w:pPr>
              <w:keepNext/>
              <w:spacing w:after="0"/>
              <w:ind w:firstLine="0"/>
              <w:jc w:val="center"/>
              <w:rPr>
                <w:ins w:id="90182" w:author="Claude (revisão de dados)" w:date="2026-09-21T01:01:57Z"/>
              </w:rPr>
            </w:pPr>
            <w:ins w:id="90185" w:author="Claude (revisão de dados)" w:date="2026-09-21T01:01:57Z">
              <w:r>
                <w:rPr>
                  <w:b/>
                  <w:sz w:val="16"/>
                  <w:szCs w:val="16"/>
                </w:rPr>
                <w:t xml:space="preserve">Variável</w:t>
              </w:r>
            </w:ins>
          </w:p>
        </w:tc>
        <w:tc>
          <w:tcPr>
            <w:tcW w:w="850" w:type="dxa"/>
            <w:tcBorders>
              <w:bottom w:val="single" w:sz="4" w:space="0" w:color="auto"/>
            </w:tcBorders>
          </w:tcPr>
          <w:p>
            <w:pPr>
              <w:keepNext/>
              <w:spacing w:after="0"/>
              <w:ind w:firstLine="0"/>
              <w:jc w:val="center"/>
              <w:rPr>
                <w:ins w:id="90182" w:author="Claude (revisão de dados)" w:date="2026-09-21T01:01:57Z"/>
              </w:rPr>
            </w:pPr>
            <w:ins w:id="90186" w:author="Claude (revisão de dados)" w:date="2026-09-21T01:01:57Z">
              <w:r>
                <w:rPr>
                  <w:b/>
                  <w:sz w:val="16"/>
                  <w:szCs w:val="16"/>
                </w:rPr>
                <w:t xml:space="preserve">Fase</w:t>
              </w:r>
            </w:ins>
          </w:p>
        </w:tc>
        <w:tc>
          <w:tcPr>
            <w:tcW w:w="500" w:type="dxa"/>
            <w:tcBorders>
              <w:bottom w:val="single" w:sz="4" w:space="0" w:color="auto"/>
            </w:tcBorders>
          </w:tcPr>
          <w:p>
            <w:pPr>
              <w:keepNext/>
              <w:spacing w:after="0"/>
              <w:ind w:firstLine="0"/>
              <w:jc w:val="center"/>
              <w:rPr>
                <w:ins w:id="90182" w:author="Claude (revisão de dados)" w:date="2026-09-21T01:01:57Z"/>
              </w:rPr>
            </w:pPr>
            <w:ins w:id="90187" w:author="Claude (revisão de dados)" w:date="2026-09-21T01:01:57Z">
              <w:r>
                <w:rPr>
                  <w:b/>
                  <w:sz w:val="16"/>
                  <w:szCs w:val="16"/>
                </w:rPr>
                <w:t xml:space="preserve">n</w:t>
              </w:r>
            </w:ins>
          </w:p>
        </w:tc>
        <w:tc>
          <w:tcPr>
            <w:tcW w:w="800" w:type="dxa"/>
            <w:tcBorders>
              <w:bottom w:val="single" w:sz="4" w:space="0" w:color="auto"/>
            </w:tcBorders>
          </w:tcPr>
          <w:p>
            <w:pPr>
              <w:keepNext/>
              <w:spacing w:after="0"/>
              <w:ind w:firstLine="0"/>
              <w:jc w:val="center"/>
              <w:rPr>
                <w:ins w:id="90182" w:author="Claude (revisão de dados)" w:date="2026-09-21T01:01:57Z"/>
              </w:rPr>
            </w:pPr>
            <w:ins w:id="90188" w:author="Claude (revisão de dados)" w:date="2026-09-21T01:01:57Z">
              <w:r>
                <w:rPr>
                  <w:b/>
                  <w:sz w:val="16"/>
                  <w:szCs w:val="16"/>
                </w:rPr>
                <w:t xml:space="preserve">Mín.</w:t>
              </w:r>
            </w:ins>
          </w:p>
        </w:tc>
        <w:tc>
          <w:tcPr>
            <w:tcW w:w="800" w:type="dxa"/>
            <w:tcBorders>
              <w:bottom w:val="single" w:sz="4" w:space="0" w:color="auto"/>
            </w:tcBorders>
          </w:tcPr>
          <w:p>
            <w:pPr>
              <w:keepNext/>
              <w:spacing w:after="0"/>
              <w:ind w:firstLine="0"/>
              <w:jc w:val="center"/>
              <w:rPr>
                <w:ins w:id="90182" w:author="Claude (revisão de dados)" w:date="2026-09-21T01:01:57Z"/>
              </w:rPr>
            </w:pPr>
            <w:ins w:id="90189" w:author="Claude (revisão de dados)" w:date="2026-09-21T01:01:57Z">
              <w:r>
                <w:rPr>
                  <w:b/>
                  <w:sz w:val="16"/>
                  <w:szCs w:val="16"/>
                </w:rPr>
                <w:t xml:space="preserve">Q1</w:t>
              </w:r>
            </w:ins>
          </w:p>
        </w:tc>
        <w:tc>
          <w:tcPr>
            <w:tcW w:w="850" w:type="dxa"/>
            <w:tcBorders>
              <w:bottom w:val="single" w:sz="4" w:space="0" w:color="auto"/>
            </w:tcBorders>
          </w:tcPr>
          <w:p>
            <w:pPr>
              <w:keepNext/>
              <w:spacing w:after="0"/>
              <w:ind w:firstLine="0"/>
              <w:jc w:val="center"/>
              <w:rPr>
                <w:ins w:id="90182" w:author="Claude (revisão de dados)" w:date="2026-09-21T01:01:57Z"/>
              </w:rPr>
            </w:pPr>
            <w:ins w:id="90190" w:author="Claude (revisão de dados)" w:date="2026-09-21T01:01:57Z">
              <w:r>
                <w:rPr>
                  <w:b/>
                  <w:sz w:val="16"/>
                  <w:szCs w:val="16"/>
                </w:rPr>
                <w:t xml:space="preserve">Mediana</w:t>
              </w:r>
            </w:ins>
          </w:p>
        </w:tc>
        <w:tc>
          <w:tcPr>
            <w:tcW w:w="800" w:type="dxa"/>
            <w:tcBorders>
              <w:bottom w:val="single" w:sz="4" w:space="0" w:color="auto"/>
            </w:tcBorders>
          </w:tcPr>
          <w:p>
            <w:pPr>
              <w:keepNext/>
              <w:spacing w:after="0"/>
              <w:ind w:firstLine="0"/>
              <w:jc w:val="center"/>
              <w:rPr>
                <w:ins w:id="90182" w:author="Claude (revisão de dados)" w:date="2026-09-21T01:01:57Z"/>
              </w:rPr>
            </w:pPr>
            <w:ins w:id="90191" w:author="Claude (revisão de dados)" w:date="2026-09-21T01:01:57Z">
              <w:r>
                <w:rPr>
                  <w:b/>
                  <w:sz w:val="16"/>
                  <w:szCs w:val="16"/>
                </w:rPr>
                <w:t xml:space="preserve">Média</w:t>
              </w:r>
            </w:ins>
          </w:p>
        </w:tc>
        <w:tc>
          <w:tcPr>
            <w:tcW w:w="800" w:type="dxa"/>
            <w:tcBorders>
              <w:bottom w:val="single" w:sz="4" w:space="0" w:color="auto"/>
            </w:tcBorders>
          </w:tcPr>
          <w:p>
            <w:pPr>
              <w:keepNext/>
              <w:spacing w:after="0"/>
              <w:ind w:firstLine="0"/>
              <w:jc w:val="center"/>
              <w:rPr>
                <w:ins w:id="90182" w:author="Claude (revisão de dados)" w:date="2026-09-21T01:01:57Z"/>
              </w:rPr>
            </w:pPr>
            <w:ins w:id="90192" w:author="Claude (revisão de dados)" w:date="2026-09-21T01:01:57Z">
              <w:r>
                <w:rPr>
                  <w:b/>
                  <w:sz w:val="16"/>
                  <w:szCs w:val="16"/>
                </w:rPr>
                <w:t xml:space="preserve">Q3</w:t>
              </w:r>
            </w:ins>
          </w:p>
        </w:tc>
        <w:tc>
          <w:tcPr>
            <w:tcW w:w="800" w:type="dxa"/>
            <w:tcBorders>
              <w:bottom w:val="single" w:sz="4" w:space="0" w:color="auto"/>
            </w:tcBorders>
          </w:tcPr>
          <w:p>
            <w:pPr>
              <w:keepNext/>
              <w:spacing w:after="0"/>
              <w:ind w:firstLine="0"/>
              <w:jc w:val="center"/>
              <w:rPr>
                <w:ins w:id="90182" w:author="Claude (revisão de dados)" w:date="2026-09-21T01:01:57Z"/>
              </w:rPr>
            </w:pPr>
            <w:ins w:id="90193" w:author="Claude (revisão de dados)" w:date="2026-09-21T01:01:57Z">
              <w:r>
                <w:rPr>
                  <w:b/>
                  <w:sz w:val="16"/>
                  <w:szCs w:val="16"/>
                </w:rPr>
                <w:t xml:space="preserve">Máx.</w:t>
              </w:r>
            </w:ins>
          </w:p>
        </w:tc>
        <w:tc>
          <w:tcPr>
            <w:tcW w:w="672" w:type="dxa"/>
            <w:tcBorders>
              <w:bottom w:val="single" w:sz="4" w:space="0" w:color="auto"/>
            </w:tcBorders>
          </w:tcPr>
          <w:p>
            <w:pPr>
              <w:keepNext/>
              <w:spacing w:after="0"/>
              <w:ind w:firstLine="0"/>
              <w:jc w:val="center"/>
              <w:rPr>
                <w:ins w:id="90182" w:author="Claude (revisão de dados)" w:date="2026-09-21T01:01:57Z"/>
              </w:rPr>
            </w:pPr>
            <w:ins w:id="90194" w:author="Claude (revisão de dados)" w:date="2026-09-21T01:01:57Z">
              <w:r>
                <w:rPr>
                  <w:b/>
                  <w:sz w:val="16"/>
                  <w:szCs w:val="16"/>
                </w:rPr>
                <w:t xml:space="preserve">Outliers</w:t>
              </w:r>
            </w:ins>
          </w:p>
        </w:tc>
      </w:tr>
      <w:tr>
        <w:trPr>
          <w:cantSplit/>
          <w:jc w:val="center"/>
          <w:ins w:id="90195" w:author="Claude (revisão de dados)" w:date="2026-09-21T01:01:57Z"/>
        </w:trPr>
        <w:tc>
          <w:tcPr>
            <w:tcW w:w="1400" w:type="dxa"/>
          </w:tcPr>
          <w:p>
            <w:pPr>
              <w:keepNext/>
              <w:spacing w:after="0"/>
              <w:ind w:firstLine="0"/>
              <w:jc w:val="center"/>
              <w:rPr>
                <w:ins w:id="90182" w:author="Claude (revisão de dados)" w:date="2026-09-21T01:01:57Z"/>
              </w:rPr>
            </w:pPr>
            <w:ins w:id="90196" w:author="Claude (revisão de dados)" w:date="2026-09-21T01:01:57Z">
              <w:r>
                <w:rPr>
                  <w:sz w:val="16"/>
                  <w:szCs w:val="16"/>
                </w:rPr>
                <w:t xml:space="preserve">Mata Atlântica</w:t>
              </w:r>
            </w:ins>
          </w:p>
        </w:tc>
        <w:tc>
          <w:tcPr>
            <w:tcW w:w="800" w:type="dxa"/>
          </w:tcPr>
          <w:p>
            <w:pPr>
              <w:keepNext/>
              <w:spacing w:after="0"/>
              <w:ind w:firstLine="0"/>
              <w:jc w:val="center"/>
              <w:rPr>
                <w:ins w:id="90182" w:author="Claude (revisão de dados)" w:date="2026-09-21T01:01:57Z"/>
              </w:rPr>
            </w:pPr>
            <w:ins w:id="90197" w:author="Claude (revisão de dados)" w:date="2026-09-21T01:01:57Z">
              <w:r>
                <w:rPr>
                  <w:sz w:val="16"/>
                  <w:szCs w:val="16"/>
                </w:rPr>
                <w:t xml:space="preserve">PSN</w:t>
              </w:r>
            </w:ins>
          </w:p>
        </w:tc>
        <w:tc>
          <w:tcPr>
            <w:tcW w:w="850" w:type="dxa"/>
          </w:tcPr>
          <w:p>
            <w:pPr>
              <w:keepNext/>
              <w:spacing w:after="0"/>
              <w:ind w:firstLine="0"/>
              <w:jc w:val="center"/>
              <w:rPr>
                <w:ins w:id="90182" w:author="Claude (revisão de dados)" w:date="2026-09-21T01:01:57Z"/>
              </w:rPr>
            </w:pPr>
            <w:ins w:id="90198"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199"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200" w:author="Claude (revisão de dados)" w:date="2026-09-21T01:01:57Z">
              <w:r>
                <w:rPr>
                  <w:sz w:val="16"/>
                  <w:szCs w:val="16"/>
                </w:rPr>
                <w:t xml:space="preserve">79,0</w:t>
              </w:r>
            </w:ins>
          </w:p>
        </w:tc>
        <w:tc>
          <w:tcPr>
            <w:tcW w:w="800" w:type="dxa"/>
          </w:tcPr>
          <w:p>
            <w:pPr>
              <w:keepNext/>
              <w:spacing w:after="0"/>
              <w:ind w:firstLine="0"/>
              <w:jc w:val="center"/>
              <w:rPr>
                <w:ins w:id="90182" w:author="Claude (revisão de dados)" w:date="2026-09-21T01:01:57Z"/>
              </w:rPr>
            </w:pPr>
            <w:ins w:id="90201" w:author="Claude (revisão de dados)" w:date="2026-09-21T01:01:57Z">
              <w:r>
                <w:rPr>
                  <w:sz w:val="16"/>
                  <w:szCs w:val="16"/>
                </w:rPr>
                <w:t xml:space="preserve">116,8</w:t>
              </w:r>
            </w:ins>
          </w:p>
        </w:tc>
        <w:tc>
          <w:tcPr>
            <w:tcW w:w="850" w:type="dxa"/>
          </w:tcPr>
          <w:p>
            <w:pPr>
              <w:keepNext/>
              <w:spacing w:after="0"/>
              <w:ind w:firstLine="0"/>
              <w:jc w:val="center"/>
              <w:rPr>
                <w:ins w:id="90182" w:author="Claude (revisão de dados)" w:date="2026-09-21T01:01:57Z"/>
              </w:rPr>
            </w:pPr>
            <w:ins w:id="90202" w:author="Claude (revisão de dados)" w:date="2026-09-21T01:01:57Z">
              <w:r>
                <w:rPr>
                  <w:sz w:val="16"/>
                  <w:szCs w:val="16"/>
                </w:rPr>
                <w:t xml:space="preserve">133,3</w:t>
              </w:r>
            </w:ins>
          </w:p>
        </w:tc>
        <w:tc>
          <w:tcPr>
            <w:tcW w:w="800" w:type="dxa"/>
          </w:tcPr>
          <w:p>
            <w:pPr>
              <w:keepNext/>
              <w:spacing w:after="0"/>
              <w:ind w:firstLine="0"/>
              <w:jc w:val="center"/>
              <w:rPr>
                <w:ins w:id="90182" w:author="Claude (revisão de dados)" w:date="2026-09-21T01:01:57Z"/>
              </w:rPr>
            </w:pPr>
            <w:ins w:id="90203" w:author="Claude (revisão de dados)" w:date="2026-09-21T01:01:57Z">
              <w:r>
                <w:rPr>
                  <w:sz w:val="16"/>
                  <w:szCs w:val="16"/>
                </w:rPr>
                <w:t xml:space="preserve">128,6</w:t>
              </w:r>
            </w:ins>
          </w:p>
        </w:tc>
        <w:tc>
          <w:tcPr>
            <w:tcW w:w="800" w:type="dxa"/>
          </w:tcPr>
          <w:p>
            <w:pPr>
              <w:keepNext/>
              <w:spacing w:after="0"/>
              <w:ind w:firstLine="0"/>
              <w:jc w:val="center"/>
              <w:rPr>
                <w:ins w:id="90182" w:author="Claude (revisão de dados)" w:date="2026-09-21T01:01:57Z"/>
              </w:rPr>
            </w:pPr>
            <w:ins w:id="90204" w:author="Claude (revisão de dados)" w:date="2026-09-21T01:01:57Z">
              <w:r>
                <w:rPr>
                  <w:sz w:val="16"/>
                  <w:szCs w:val="16"/>
                </w:rPr>
                <w:t xml:space="preserve">141,6</w:t>
              </w:r>
            </w:ins>
          </w:p>
        </w:tc>
        <w:tc>
          <w:tcPr>
            <w:tcW w:w="800" w:type="dxa"/>
          </w:tcPr>
          <w:p>
            <w:pPr>
              <w:keepNext/>
              <w:spacing w:after="0"/>
              <w:ind w:firstLine="0"/>
              <w:jc w:val="center"/>
              <w:rPr>
                <w:ins w:id="90182" w:author="Claude (revisão de dados)" w:date="2026-09-21T01:01:57Z"/>
              </w:rPr>
            </w:pPr>
            <w:ins w:id="90205" w:author="Claude (revisão de dados)" w:date="2026-09-21T01:01:57Z">
              <w:r>
                <w:rPr>
                  <w:sz w:val="16"/>
                  <w:szCs w:val="16"/>
                </w:rPr>
                <w:t xml:space="preserve">161,1</w:t>
              </w:r>
            </w:ins>
          </w:p>
        </w:tc>
        <w:tc>
          <w:tcPr>
            <w:tcW w:w="672" w:type="dxa"/>
          </w:tcPr>
          <w:p>
            <w:pPr>
              <w:keepNext/>
              <w:spacing w:after="0"/>
              <w:ind w:firstLine="0"/>
              <w:jc w:val="center"/>
              <w:rPr>
                <w:ins w:id="90182" w:author="Claude (revisão de dados)" w:date="2026-09-21T01:01:57Z"/>
              </w:rPr>
            </w:pPr>
            <w:ins w:id="90206" w:author="Claude (revisão de dados)" w:date="2026-09-21T01:01:57Z">
              <w:r>
                <w:rPr>
                  <w:sz w:val="16"/>
                  <w:szCs w:val="16"/>
                </w:rPr>
                <w:t xml:space="preserve">1</w:t>
              </w:r>
            </w:ins>
          </w:p>
        </w:tc>
      </w:tr>
      <w:tr>
        <w:trPr>
          <w:cantSplit/>
          <w:jc w:val="center"/>
          <w:ins w:id="90207" w:author="Claude (revisão de dados)" w:date="2026-09-21T01:01:57Z"/>
        </w:trPr>
        <w:tc>
          <w:tcPr>
            <w:tcW w:w="1400" w:type="dxa"/>
          </w:tcPr>
          <w:p>
            <w:pPr>
              <w:keepNext/>
              <w:spacing w:after="0"/>
              <w:ind w:firstLine="0"/>
              <w:jc w:val="center"/>
              <w:rPr>
                <w:ins w:id="90182" w:author="Claude (revisão de dados)" w:date="2026-09-21T01:01:57Z"/>
              </w:rPr>
            </w:pPr>
            <w:ins w:id="9020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09"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210"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211"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212" w:author="Claude (revisão de dados)" w:date="2026-09-21T01:01:57Z">
              <w:r>
                <w:rPr>
                  <w:sz w:val="16"/>
                  <w:szCs w:val="16"/>
                </w:rPr>
                <w:t xml:space="preserve">94,4</w:t>
              </w:r>
            </w:ins>
          </w:p>
        </w:tc>
        <w:tc>
          <w:tcPr>
            <w:tcW w:w="800" w:type="dxa"/>
          </w:tcPr>
          <w:p>
            <w:pPr>
              <w:keepNext/>
              <w:spacing w:after="0"/>
              <w:ind w:firstLine="0"/>
              <w:jc w:val="center"/>
              <w:rPr>
                <w:ins w:id="90182" w:author="Claude (revisão de dados)" w:date="2026-09-21T01:01:57Z"/>
              </w:rPr>
            </w:pPr>
            <w:ins w:id="90213" w:author="Claude (revisão de dados)" w:date="2026-09-21T01:01:57Z">
              <w:r>
                <w:rPr>
                  <w:sz w:val="16"/>
                  <w:szCs w:val="16"/>
                </w:rPr>
                <w:t xml:space="preserve">128,0</w:t>
              </w:r>
            </w:ins>
          </w:p>
        </w:tc>
        <w:tc>
          <w:tcPr>
            <w:tcW w:w="850" w:type="dxa"/>
          </w:tcPr>
          <w:p>
            <w:pPr>
              <w:keepNext/>
              <w:spacing w:after="0"/>
              <w:ind w:firstLine="0"/>
              <w:jc w:val="center"/>
              <w:rPr>
                <w:ins w:id="90182" w:author="Claude (revisão de dados)" w:date="2026-09-21T01:01:57Z"/>
              </w:rPr>
            </w:pPr>
            <w:ins w:id="90214" w:author="Claude (revisão de dados)" w:date="2026-09-21T01:01:57Z">
              <w:r>
                <w:rPr>
                  <w:sz w:val="16"/>
                  <w:szCs w:val="16"/>
                </w:rPr>
                <w:t xml:space="preserve">134,4</w:t>
              </w:r>
            </w:ins>
          </w:p>
        </w:tc>
        <w:tc>
          <w:tcPr>
            <w:tcW w:w="800" w:type="dxa"/>
          </w:tcPr>
          <w:p>
            <w:pPr>
              <w:keepNext/>
              <w:spacing w:after="0"/>
              <w:ind w:firstLine="0"/>
              <w:jc w:val="center"/>
              <w:rPr>
                <w:ins w:id="90182" w:author="Claude (revisão de dados)" w:date="2026-09-21T01:01:57Z"/>
              </w:rPr>
            </w:pPr>
            <w:ins w:id="90215" w:author="Claude (revisão de dados)" w:date="2026-09-21T01:01:57Z">
              <w:r>
                <w:rPr>
                  <w:sz w:val="16"/>
                  <w:szCs w:val="16"/>
                </w:rPr>
                <w:t xml:space="preserve">136,2</w:t>
              </w:r>
            </w:ins>
          </w:p>
        </w:tc>
        <w:tc>
          <w:tcPr>
            <w:tcW w:w="800" w:type="dxa"/>
          </w:tcPr>
          <w:p>
            <w:pPr>
              <w:keepNext/>
              <w:spacing w:after="0"/>
              <w:ind w:firstLine="0"/>
              <w:jc w:val="center"/>
              <w:rPr>
                <w:ins w:id="90182" w:author="Claude (revisão de dados)" w:date="2026-09-21T01:01:57Z"/>
              </w:rPr>
            </w:pPr>
            <w:ins w:id="90216" w:author="Claude (revisão de dados)" w:date="2026-09-21T01:01:57Z">
              <w:r>
                <w:rPr>
                  <w:sz w:val="16"/>
                  <w:szCs w:val="16"/>
                </w:rPr>
                <w:t xml:space="preserve">144,6</w:t>
              </w:r>
            </w:ins>
          </w:p>
        </w:tc>
        <w:tc>
          <w:tcPr>
            <w:tcW w:w="800" w:type="dxa"/>
          </w:tcPr>
          <w:p>
            <w:pPr>
              <w:keepNext/>
              <w:spacing w:after="0"/>
              <w:ind w:firstLine="0"/>
              <w:jc w:val="center"/>
              <w:rPr>
                <w:ins w:id="90182" w:author="Claude (revisão de dados)" w:date="2026-09-21T01:01:57Z"/>
              </w:rPr>
            </w:pPr>
            <w:ins w:id="90217" w:author="Claude (revisão de dados)" w:date="2026-09-21T01:01:57Z">
              <w:r>
                <w:rPr>
                  <w:sz w:val="16"/>
                  <w:szCs w:val="16"/>
                </w:rPr>
                <w:t xml:space="preserve">179,1</w:t>
              </w:r>
            </w:ins>
          </w:p>
        </w:tc>
        <w:tc>
          <w:tcPr>
            <w:tcW w:w="672" w:type="dxa"/>
          </w:tcPr>
          <w:p>
            <w:pPr>
              <w:keepNext/>
              <w:spacing w:after="0"/>
              <w:ind w:firstLine="0"/>
              <w:jc w:val="center"/>
              <w:rPr>
                <w:ins w:id="90182" w:author="Claude (revisão de dados)" w:date="2026-09-21T01:01:57Z"/>
              </w:rPr>
            </w:pPr>
            <w:ins w:id="90218" w:author="Claude (revisão de dados)" w:date="2026-09-21T01:01:57Z">
              <w:r>
                <w:rPr>
                  <w:sz w:val="16"/>
                  <w:szCs w:val="16"/>
                </w:rPr>
                <w:t xml:space="preserve">8</w:t>
              </w:r>
            </w:ins>
          </w:p>
        </w:tc>
      </w:tr>
      <w:tr>
        <w:trPr>
          <w:cantSplit/>
          <w:jc w:val="center"/>
          <w:ins w:id="90219" w:author="Claude (revisão de dados)" w:date="2026-09-21T01:01:57Z"/>
        </w:trPr>
        <w:tc>
          <w:tcPr>
            <w:tcW w:w="1400" w:type="dxa"/>
          </w:tcPr>
          <w:p>
            <w:pPr>
              <w:keepNext/>
              <w:spacing w:after="0"/>
              <w:ind w:firstLine="0"/>
              <w:jc w:val="center"/>
              <w:rPr>
                <w:ins w:id="90182" w:author="Claude (revisão de dados)" w:date="2026-09-21T01:01:57Z"/>
              </w:rPr>
            </w:pPr>
            <w:ins w:id="9022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21"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222"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223"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224" w:author="Claude (revisão de dados)" w:date="2026-09-21T01:01:57Z">
              <w:r>
                <w:rPr>
                  <w:sz w:val="16"/>
                  <w:szCs w:val="16"/>
                </w:rPr>
                <w:t xml:space="preserve">96,6</w:t>
              </w:r>
            </w:ins>
          </w:p>
        </w:tc>
        <w:tc>
          <w:tcPr>
            <w:tcW w:w="800" w:type="dxa"/>
          </w:tcPr>
          <w:p>
            <w:pPr>
              <w:keepNext/>
              <w:spacing w:after="0"/>
              <w:ind w:firstLine="0"/>
              <w:jc w:val="center"/>
              <w:rPr>
                <w:ins w:id="90182" w:author="Claude (revisão de dados)" w:date="2026-09-21T01:01:57Z"/>
              </w:rPr>
            </w:pPr>
            <w:ins w:id="90225" w:author="Claude (revisão de dados)" w:date="2026-09-21T01:01:57Z">
              <w:r>
                <w:rPr>
                  <w:sz w:val="16"/>
                  <w:szCs w:val="16"/>
                </w:rPr>
                <w:t xml:space="preserve">126,2</w:t>
              </w:r>
            </w:ins>
          </w:p>
        </w:tc>
        <w:tc>
          <w:tcPr>
            <w:tcW w:w="850" w:type="dxa"/>
          </w:tcPr>
          <w:p>
            <w:pPr>
              <w:keepNext/>
              <w:spacing w:after="0"/>
              <w:ind w:firstLine="0"/>
              <w:jc w:val="center"/>
              <w:rPr>
                <w:ins w:id="90182" w:author="Claude (revisão de dados)" w:date="2026-09-21T01:01:57Z"/>
              </w:rPr>
            </w:pPr>
            <w:ins w:id="90226" w:author="Claude (revisão de dados)" w:date="2026-09-21T01:01:57Z">
              <w:r>
                <w:rPr>
                  <w:sz w:val="16"/>
                  <w:szCs w:val="16"/>
                </w:rPr>
                <w:t xml:space="preserve">133,6</w:t>
              </w:r>
            </w:ins>
          </w:p>
        </w:tc>
        <w:tc>
          <w:tcPr>
            <w:tcW w:w="800" w:type="dxa"/>
          </w:tcPr>
          <w:p>
            <w:pPr>
              <w:keepNext/>
              <w:spacing w:after="0"/>
              <w:ind w:firstLine="0"/>
              <w:jc w:val="center"/>
              <w:rPr>
                <w:ins w:id="90182" w:author="Claude (revisão de dados)" w:date="2026-09-21T01:01:57Z"/>
              </w:rPr>
            </w:pPr>
            <w:ins w:id="90227" w:author="Claude (revisão de dados)" w:date="2026-09-21T01:01:57Z">
              <w:r>
                <w:rPr>
                  <w:sz w:val="16"/>
                  <w:szCs w:val="16"/>
                </w:rPr>
                <w:t xml:space="preserve">134,9</w:t>
              </w:r>
            </w:ins>
          </w:p>
        </w:tc>
        <w:tc>
          <w:tcPr>
            <w:tcW w:w="800" w:type="dxa"/>
          </w:tcPr>
          <w:p>
            <w:pPr>
              <w:keepNext/>
              <w:spacing w:after="0"/>
              <w:ind w:firstLine="0"/>
              <w:jc w:val="center"/>
              <w:rPr>
                <w:ins w:id="90182" w:author="Claude (revisão de dados)" w:date="2026-09-21T01:01:57Z"/>
              </w:rPr>
            </w:pPr>
            <w:ins w:id="90228" w:author="Claude (revisão de dados)" w:date="2026-09-21T01:01:57Z">
              <w:r>
                <w:rPr>
                  <w:sz w:val="16"/>
                  <w:szCs w:val="16"/>
                </w:rPr>
                <w:t xml:space="preserve">146,2</w:t>
              </w:r>
            </w:ins>
          </w:p>
        </w:tc>
        <w:tc>
          <w:tcPr>
            <w:tcW w:w="800" w:type="dxa"/>
          </w:tcPr>
          <w:p>
            <w:pPr>
              <w:keepNext/>
              <w:spacing w:after="0"/>
              <w:ind w:firstLine="0"/>
              <w:jc w:val="center"/>
              <w:rPr>
                <w:ins w:id="90182" w:author="Claude (revisão de dados)" w:date="2026-09-21T01:01:57Z"/>
              </w:rPr>
            </w:pPr>
            <w:ins w:id="90229" w:author="Claude (revisão de dados)" w:date="2026-09-21T01:01:57Z">
              <w:r>
                <w:rPr>
                  <w:sz w:val="16"/>
                  <w:szCs w:val="16"/>
                </w:rPr>
                <w:t xml:space="preserve">163,4</w:t>
              </w:r>
            </w:ins>
          </w:p>
        </w:tc>
        <w:tc>
          <w:tcPr>
            <w:tcW w:w="672" w:type="dxa"/>
          </w:tcPr>
          <w:p>
            <w:pPr>
              <w:keepNext/>
              <w:spacing w:after="0"/>
              <w:ind w:firstLine="0"/>
              <w:jc w:val="center"/>
              <w:rPr>
                <w:ins w:id="90182" w:author="Claude (revisão de dados)" w:date="2026-09-21T01:01:57Z"/>
              </w:rPr>
            </w:pPr>
            <w:ins w:id="90230" w:author="Claude (revisão de dados)" w:date="2026-09-21T01:01:57Z">
              <w:r>
                <w:rPr>
                  <w:sz w:val="16"/>
                  <w:szCs w:val="16"/>
                </w:rPr>
                <w:t xml:space="preserve">0</w:t>
              </w:r>
            </w:ins>
          </w:p>
        </w:tc>
      </w:tr>
      <w:tr>
        <w:trPr>
          <w:cantSplit/>
          <w:jc w:val="center"/>
          <w:ins w:id="90231" w:author="Claude (revisão de dados)" w:date="2026-09-21T01:01:57Z"/>
        </w:trPr>
        <w:tc>
          <w:tcPr>
            <w:tcW w:w="1400" w:type="dxa"/>
          </w:tcPr>
          <w:p>
            <w:pPr>
              <w:keepNext/>
              <w:spacing w:after="0"/>
              <w:ind w:firstLine="0"/>
              <w:jc w:val="center"/>
              <w:rPr>
                <w:ins w:id="90182" w:author="Claude (revisão de dados)" w:date="2026-09-21T01:01:57Z"/>
              </w:rPr>
            </w:pPr>
            <w:ins w:id="9023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33" w:author="Claude (revisão de dados)" w:date="2026-09-21T01:01:57Z">
              <w:r>
                <w:rPr>
                  <w:sz w:val="16"/>
                  <w:szCs w:val="16"/>
                </w:rPr>
                <w:t xml:space="preserve">EV</w:t>
              </w:r>
            </w:ins>
          </w:p>
        </w:tc>
        <w:tc>
          <w:tcPr>
            <w:tcW w:w="850" w:type="dxa"/>
          </w:tcPr>
          <w:p>
            <w:pPr>
              <w:keepNext/>
              <w:spacing w:after="0"/>
              <w:ind w:firstLine="0"/>
              <w:jc w:val="center"/>
              <w:rPr>
                <w:ins w:id="90182" w:author="Claude (revisão de dados)" w:date="2026-09-21T01:01:57Z"/>
              </w:rPr>
            </w:pPr>
            <w:ins w:id="90234"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235"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236" w:author="Claude (revisão de dados)" w:date="2026-09-21T01:01:57Z">
              <w:r>
                <w:rPr>
                  <w:sz w:val="16"/>
                  <w:szCs w:val="16"/>
                </w:rPr>
                <w:t xml:space="preserve">76,8</w:t>
              </w:r>
            </w:ins>
          </w:p>
        </w:tc>
        <w:tc>
          <w:tcPr>
            <w:tcW w:w="800" w:type="dxa"/>
          </w:tcPr>
          <w:p>
            <w:pPr>
              <w:keepNext/>
              <w:spacing w:after="0"/>
              <w:ind w:firstLine="0"/>
              <w:jc w:val="center"/>
              <w:rPr>
                <w:ins w:id="90182" w:author="Claude (revisão de dados)" w:date="2026-09-21T01:01:57Z"/>
              </w:rPr>
            </w:pPr>
            <w:ins w:id="90237" w:author="Claude (revisão de dados)" w:date="2026-09-21T01:01:57Z">
              <w:r>
                <w:rPr>
                  <w:sz w:val="16"/>
                  <w:szCs w:val="16"/>
                </w:rPr>
                <w:t xml:space="preserve">91,1</w:t>
              </w:r>
            </w:ins>
          </w:p>
        </w:tc>
        <w:tc>
          <w:tcPr>
            <w:tcW w:w="850" w:type="dxa"/>
          </w:tcPr>
          <w:p>
            <w:pPr>
              <w:keepNext/>
              <w:spacing w:after="0"/>
              <w:ind w:firstLine="0"/>
              <w:jc w:val="center"/>
              <w:rPr>
                <w:ins w:id="90182" w:author="Claude (revisão de dados)" w:date="2026-09-21T01:01:57Z"/>
              </w:rPr>
            </w:pPr>
            <w:ins w:id="90238" w:author="Claude (revisão de dados)" w:date="2026-09-21T01:01:57Z">
              <w:r>
                <w:rPr>
                  <w:sz w:val="16"/>
                  <w:szCs w:val="16"/>
                </w:rPr>
                <w:t xml:space="preserve">98,8</w:t>
              </w:r>
            </w:ins>
          </w:p>
        </w:tc>
        <w:tc>
          <w:tcPr>
            <w:tcW w:w="800" w:type="dxa"/>
          </w:tcPr>
          <w:p>
            <w:pPr>
              <w:keepNext/>
              <w:spacing w:after="0"/>
              <w:ind w:firstLine="0"/>
              <w:jc w:val="center"/>
              <w:rPr>
                <w:ins w:id="90182" w:author="Claude (revisão de dados)" w:date="2026-09-21T01:01:57Z"/>
              </w:rPr>
            </w:pPr>
            <w:ins w:id="90239" w:author="Claude (revisão de dados)" w:date="2026-09-21T01:01:57Z">
              <w:r>
                <w:rPr>
                  <w:sz w:val="16"/>
                  <w:szCs w:val="16"/>
                </w:rPr>
                <w:t xml:space="preserve">100,3</w:t>
              </w:r>
            </w:ins>
          </w:p>
        </w:tc>
        <w:tc>
          <w:tcPr>
            <w:tcW w:w="800" w:type="dxa"/>
          </w:tcPr>
          <w:p>
            <w:pPr>
              <w:keepNext/>
              <w:spacing w:after="0"/>
              <w:ind w:firstLine="0"/>
              <w:jc w:val="center"/>
              <w:rPr>
                <w:ins w:id="90182" w:author="Claude (revisão de dados)" w:date="2026-09-21T01:01:57Z"/>
              </w:rPr>
            </w:pPr>
            <w:ins w:id="90240" w:author="Claude (revisão de dados)" w:date="2026-09-21T01:01:57Z">
              <w:r>
                <w:rPr>
                  <w:sz w:val="16"/>
                  <w:szCs w:val="16"/>
                </w:rPr>
                <w:t xml:space="preserve">109,6</w:t>
              </w:r>
            </w:ins>
          </w:p>
        </w:tc>
        <w:tc>
          <w:tcPr>
            <w:tcW w:w="800" w:type="dxa"/>
          </w:tcPr>
          <w:p>
            <w:pPr>
              <w:keepNext/>
              <w:spacing w:after="0"/>
              <w:ind w:firstLine="0"/>
              <w:jc w:val="center"/>
              <w:rPr>
                <w:ins w:id="90182" w:author="Claude (revisão de dados)" w:date="2026-09-21T01:01:57Z"/>
              </w:rPr>
            </w:pPr>
            <w:ins w:id="90241" w:author="Claude (revisão de dados)" w:date="2026-09-21T01:01:57Z">
              <w:r>
                <w:rPr>
                  <w:sz w:val="16"/>
                  <w:szCs w:val="16"/>
                </w:rPr>
                <w:t xml:space="preserve">128,4</w:t>
              </w:r>
            </w:ins>
          </w:p>
        </w:tc>
        <w:tc>
          <w:tcPr>
            <w:tcW w:w="672" w:type="dxa"/>
          </w:tcPr>
          <w:p>
            <w:pPr>
              <w:keepNext/>
              <w:spacing w:after="0"/>
              <w:ind w:firstLine="0"/>
              <w:jc w:val="center"/>
              <w:rPr>
                <w:ins w:id="90182" w:author="Claude (revisão de dados)" w:date="2026-09-21T01:01:57Z"/>
              </w:rPr>
            </w:pPr>
            <w:ins w:id="90242" w:author="Claude (revisão de dados)" w:date="2026-09-21T01:01:57Z">
              <w:r>
                <w:rPr>
                  <w:sz w:val="16"/>
                  <w:szCs w:val="16"/>
                </w:rPr>
                <w:t xml:space="preserve">0</w:t>
              </w:r>
            </w:ins>
          </w:p>
        </w:tc>
      </w:tr>
      <w:tr>
        <w:trPr>
          <w:cantSplit/>
          <w:jc w:val="center"/>
          <w:ins w:id="90243" w:author="Claude (revisão de dados)" w:date="2026-09-21T01:01:57Z"/>
        </w:trPr>
        <w:tc>
          <w:tcPr>
            <w:tcW w:w="1400" w:type="dxa"/>
          </w:tcPr>
          <w:p>
            <w:pPr>
              <w:keepNext/>
              <w:spacing w:after="0"/>
              <w:ind w:firstLine="0"/>
              <w:jc w:val="center"/>
              <w:rPr>
                <w:ins w:id="90182" w:author="Claude (revisão de dados)" w:date="2026-09-21T01:01:57Z"/>
              </w:rPr>
            </w:pPr>
            <w:ins w:id="9024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45"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246"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247"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248" w:author="Claude (revisão de dados)" w:date="2026-09-21T01:01:57Z">
              <w:r>
                <w:rPr>
                  <w:sz w:val="16"/>
                  <w:szCs w:val="16"/>
                </w:rPr>
                <w:t xml:space="preserve">76,9</w:t>
              </w:r>
            </w:ins>
          </w:p>
        </w:tc>
        <w:tc>
          <w:tcPr>
            <w:tcW w:w="800" w:type="dxa"/>
          </w:tcPr>
          <w:p>
            <w:pPr>
              <w:keepNext/>
              <w:spacing w:after="0"/>
              <w:ind w:firstLine="0"/>
              <w:jc w:val="center"/>
              <w:rPr>
                <w:ins w:id="90182" w:author="Claude (revisão de dados)" w:date="2026-09-21T01:01:57Z"/>
              </w:rPr>
            </w:pPr>
            <w:ins w:id="90249" w:author="Claude (revisão de dados)" w:date="2026-09-21T01:01:57Z">
              <w:r>
                <w:rPr>
                  <w:sz w:val="16"/>
                  <w:szCs w:val="16"/>
                </w:rPr>
                <w:t xml:space="preserve">90,2</w:t>
              </w:r>
            </w:ins>
          </w:p>
        </w:tc>
        <w:tc>
          <w:tcPr>
            <w:tcW w:w="850" w:type="dxa"/>
          </w:tcPr>
          <w:p>
            <w:pPr>
              <w:keepNext/>
              <w:spacing w:after="0"/>
              <w:ind w:firstLine="0"/>
              <w:jc w:val="center"/>
              <w:rPr>
                <w:ins w:id="90182" w:author="Claude (revisão de dados)" w:date="2026-09-21T01:01:57Z"/>
              </w:rPr>
            </w:pPr>
            <w:ins w:id="90250" w:author="Claude (revisão de dados)" w:date="2026-09-21T01:01:57Z">
              <w:r>
                <w:rPr>
                  <w:sz w:val="16"/>
                  <w:szCs w:val="16"/>
                </w:rPr>
                <w:t xml:space="preserve">98,5</w:t>
              </w:r>
            </w:ins>
          </w:p>
        </w:tc>
        <w:tc>
          <w:tcPr>
            <w:tcW w:w="800" w:type="dxa"/>
          </w:tcPr>
          <w:p>
            <w:pPr>
              <w:keepNext/>
              <w:spacing w:after="0"/>
              <w:ind w:firstLine="0"/>
              <w:jc w:val="center"/>
              <w:rPr>
                <w:ins w:id="90182" w:author="Claude (revisão de dados)" w:date="2026-09-21T01:01:57Z"/>
              </w:rPr>
            </w:pPr>
            <w:ins w:id="90251" w:author="Claude (revisão de dados)" w:date="2026-09-21T01:01:57Z">
              <w:r>
                <w:rPr>
                  <w:sz w:val="16"/>
                  <w:szCs w:val="16"/>
                </w:rPr>
                <w:t xml:space="preserve">99,6</w:t>
              </w:r>
            </w:ins>
          </w:p>
        </w:tc>
        <w:tc>
          <w:tcPr>
            <w:tcW w:w="800" w:type="dxa"/>
          </w:tcPr>
          <w:p>
            <w:pPr>
              <w:keepNext/>
              <w:spacing w:after="0"/>
              <w:ind w:firstLine="0"/>
              <w:jc w:val="center"/>
              <w:rPr>
                <w:ins w:id="90182" w:author="Claude (revisão de dados)" w:date="2026-09-21T01:01:57Z"/>
              </w:rPr>
            </w:pPr>
            <w:ins w:id="90252" w:author="Claude (revisão de dados)" w:date="2026-09-21T01:01:57Z">
              <w:r>
                <w:rPr>
                  <w:sz w:val="16"/>
                  <w:szCs w:val="16"/>
                </w:rPr>
                <w:t xml:space="preserve">108,1</w:t>
              </w:r>
            </w:ins>
          </w:p>
        </w:tc>
        <w:tc>
          <w:tcPr>
            <w:tcW w:w="800" w:type="dxa"/>
          </w:tcPr>
          <w:p>
            <w:pPr>
              <w:keepNext/>
              <w:spacing w:after="0"/>
              <w:ind w:firstLine="0"/>
              <w:jc w:val="center"/>
              <w:rPr>
                <w:ins w:id="90182" w:author="Claude (revisão de dados)" w:date="2026-09-21T01:01:57Z"/>
              </w:rPr>
            </w:pPr>
            <w:ins w:id="90253" w:author="Claude (revisão de dados)" w:date="2026-09-21T01:01:57Z">
              <w:r>
                <w:rPr>
                  <w:sz w:val="16"/>
                  <w:szCs w:val="16"/>
                </w:rPr>
                <w:t xml:space="preserve">132,4</w:t>
              </w:r>
            </w:ins>
          </w:p>
        </w:tc>
        <w:tc>
          <w:tcPr>
            <w:tcW w:w="672" w:type="dxa"/>
          </w:tcPr>
          <w:p>
            <w:pPr>
              <w:keepNext/>
              <w:spacing w:after="0"/>
              <w:ind w:firstLine="0"/>
              <w:jc w:val="center"/>
              <w:rPr>
                <w:ins w:id="90182" w:author="Claude (revisão de dados)" w:date="2026-09-21T01:01:57Z"/>
              </w:rPr>
            </w:pPr>
            <w:ins w:id="90254" w:author="Claude (revisão de dados)" w:date="2026-09-21T01:01:57Z">
              <w:r>
                <w:rPr>
                  <w:sz w:val="16"/>
                  <w:szCs w:val="16"/>
                </w:rPr>
                <w:t xml:space="preserve">0</w:t>
              </w:r>
            </w:ins>
          </w:p>
        </w:tc>
      </w:tr>
      <w:tr>
        <w:trPr>
          <w:cantSplit/>
          <w:jc w:val="center"/>
          <w:ins w:id="90255" w:author="Claude (revisão de dados)" w:date="2026-09-21T01:01:57Z"/>
        </w:trPr>
        <w:tc>
          <w:tcPr>
            <w:tcW w:w="1400" w:type="dxa"/>
          </w:tcPr>
          <w:p>
            <w:pPr>
              <w:keepNext/>
              <w:spacing w:after="0"/>
              <w:ind w:firstLine="0"/>
              <w:jc w:val="center"/>
              <w:rPr>
                <w:ins w:id="90182" w:author="Claude (revisão de dados)" w:date="2026-09-21T01:01:57Z"/>
              </w:rPr>
            </w:pPr>
            <w:ins w:id="90256"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57"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258"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259"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260" w:author="Claude (revisão de dados)" w:date="2026-09-21T01:01:57Z">
              <w:r>
                <w:rPr>
                  <w:sz w:val="16"/>
                  <w:szCs w:val="16"/>
                </w:rPr>
                <w:t xml:space="preserve">81,1</w:t>
              </w:r>
            </w:ins>
          </w:p>
        </w:tc>
        <w:tc>
          <w:tcPr>
            <w:tcW w:w="800" w:type="dxa"/>
          </w:tcPr>
          <w:p>
            <w:pPr>
              <w:keepNext/>
              <w:spacing w:after="0"/>
              <w:ind w:firstLine="0"/>
              <w:jc w:val="center"/>
              <w:rPr>
                <w:ins w:id="90182" w:author="Claude (revisão de dados)" w:date="2026-09-21T01:01:57Z"/>
              </w:rPr>
            </w:pPr>
            <w:ins w:id="90261" w:author="Claude (revisão de dados)" w:date="2026-09-21T01:01:57Z">
              <w:r>
                <w:rPr>
                  <w:sz w:val="16"/>
                  <w:szCs w:val="16"/>
                </w:rPr>
                <w:t xml:space="preserve">95,7</w:t>
              </w:r>
            </w:ins>
          </w:p>
        </w:tc>
        <w:tc>
          <w:tcPr>
            <w:tcW w:w="850" w:type="dxa"/>
          </w:tcPr>
          <w:p>
            <w:pPr>
              <w:keepNext/>
              <w:spacing w:after="0"/>
              <w:ind w:firstLine="0"/>
              <w:jc w:val="center"/>
              <w:rPr>
                <w:ins w:id="90182" w:author="Claude (revisão de dados)" w:date="2026-09-21T01:01:57Z"/>
              </w:rPr>
            </w:pPr>
            <w:ins w:id="90262" w:author="Claude (revisão de dados)" w:date="2026-09-21T01:01:57Z">
              <w:r>
                <w:rPr>
                  <w:sz w:val="16"/>
                  <w:szCs w:val="16"/>
                </w:rPr>
                <w:t xml:space="preserve">105,2</w:t>
              </w:r>
            </w:ins>
          </w:p>
        </w:tc>
        <w:tc>
          <w:tcPr>
            <w:tcW w:w="800" w:type="dxa"/>
          </w:tcPr>
          <w:p>
            <w:pPr>
              <w:keepNext/>
              <w:spacing w:after="0"/>
              <w:ind w:firstLine="0"/>
              <w:jc w:val="center"/>
              <w:rPr>
                <w:ins w:id="90182" w:author="Claude (revisão de dados)" w:date="2026-09-21T01:01:57Z"/>
              </w:rPr>
            </w:pPr>
            <w:ins w:id="90263" w:author="Claude (revisão de dados)" w:date="2026-09-21T01:01:57Z">
              <w:r>
                <w:rPr>
                  <w:sz w:val="16"/>
                  <w:szCs w:val="16"/>
                </w:rPr>
                <w:t xml:space="preserve">104,6</w:t>
              </w:r>
            </w:ins>
          </w:p>
        </w:tc>
        <w:tc>
          <w:tcPr>
            <w:tcW w:w="800" w:type="dxa"/>
          </w:tcPr>
          <w:p>
            <w:pPr>
              <w:keepNext/>
              <w:spacing w:after="0"/>
              <w:ind w:firstLine="0"/>
              <w:jc w:val="center"/>
              <w:rPr>
                <w:ins w:id="90182" w:author="Claude (revisão de dados)" w:date="2026-09-21T01:01:57Z"/>
              </w:rPr>
            </w:pPr>
            <w:ins w:id="90264" w:author="Claude (revisão de dados)" w:date="2026-09-21T01:01:57Z">
              <w:r>
                <w:rPr>
                  <w:sz w:val="16"/>
                  <w:szCs w:val="16"/>
                </w:rPr>
                <w:t xml:space="preserve">113,4</w:t>
              </w:r>
            </w:ins>
          </w:p>
        </w:tc>
        <w:tc>
          <w:tcPr>
            <w:tcW w:w="800" w:type="dxa"/>
          </w:tcPr>
          <w:p>
            <w:pPr>
              <w:keepNext/>
              <w:spacing w:after="0"/>
              <w:ind w:firstLine="0"/>
              <w:jc w:val="center"/>
              <w:rPr>
                <w:ins w:id="90182" w:author="Claude (revisão de dados)" w:date="2026-09-21T01:01:57Z"/>
              </w:rPr>
            </w:pPr>
            <w:ins w:id="90265" w:author="Claude (revisão de dados)" w:date="2026-09-21T01:01:57Z">
              <w:r>
                <w:rPr>
                  <w:sz w:val="16"/>
                  <w:szCs w:val="16"/>
                </w:rPr>
                <w:t xml:space="preserve">127,4</w:t>
              </w:r>
            </w:ins>
          </w:p>
        </w:tc>
        <w:tc>
          <w:tcPr>
            <w:tcW w:w="672" w:type="dxa"/>
          </w:tcPr>
          <w:p>
            <w:pPr>
              <w:keepNext/>
              <w:spacing w:after="0"/>
              <w:ind w:firstLine="0"/>
              <w:jc w:val="center"/>
              <w:rPr>
                <w:ins w:id="90182" w:author="Claude (revisão de dados)" w:date="2026-09-21T01:01:57Z"/>
              </w:rPr>
            </w:pPr>
            <w:ins w:id="90266" w:author="Claude (revisão de dados)" w:date="2026-09-21T01:01:57Z">
              <w:r>
                <w:rPr>
                  <w:sz w:val="16"/>
                  <w:szCs w:val="16"/>
                </w:rPr>
                <w:t xml:space="preserve">0</w:t>
              </w:r>
            </w:ins>
          </w:p>
        </w:tc>
      </w:tr>
      <w:tr>
        <w:trPr>
          <w:cantSplit/>
          <w:jc w:val="center"/>
          <w:ins w:id="90267" w:author="Claude (revisão de dados)" w:date="2026-09-21T01:01:57Z"/>
        </w:trPr>
        <w:tc>
          <w:tcPr>
            <w:tcW w:w="1400" w:type="dxa"/>
          </w:tcPr>
          <w:p>
            <w:pPr>
              <w:keepNext/>
              <w:spacing w:after="0"/>
              <w:ind w:firstLine="0"/>
              <w:jc w:val="center"/>
              <w:rPr>
                <w:ins w:id="90182" w:author="Claude (revisão de dados)" w:date="2026-09-21T01:01:57Z"/>
              </w:rPr>
            </w:pPr>
            <w:ins w:id="9026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69" w:author="Claude (revisão de dados)" w:date="2026-09-21T01:01:57Z">
              <w:r>
                <w:rPr>
                  <w:sz w:val="16"/>
                  <w:szCs w:val="16"/>
                </w:rPr>
                <w:t xml:space="preserve">PRE</w:t>
              </w:r>
            </w:ins>
          </w:p>
        </w:tc>
        <w:tc>
          <w:tcPr>
            <w:tcW w:w="850" w:type="dxa"/>
          </w:tcPr>
          <w:p>
            <w:pPr>
              <w:keepNext/>
              <w:spacing w:after="0"/>
              <w:ind w:firstLine="0"/>
              <w:jc w:val="center"/>
              <w:rPr>
                <w:ins w:id="90182" w:author="Claude (revisão de dados)" w:date="2026-09-21T01:01:57Z"/>
              </w:rPr>
            </w:pPr>
            <w:ins w:id="90270"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271"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272" w:author="Claude (revisão de dados)" w:date="2026-09-21T01:01:57Z">
              <w:r>
                <w:rPr>
                  <w:sz w:val="16"/>
                  <w:szCs w:val="16"/>
                </w:rPr>
                <w:t xml:space="preserve">15,3</w:t>
              </w:r>
            </w:ins>
          </w:p>
        </w:tc>
        <w:tc>
          <w:tcPr>
            <w:tcW w:w="800" w:type="dxa"/>
          </w:tcPr>
          <w:p>
            <w:pPr>
              <w:keepNext/>
              <w:spacing w:after="0"/>
              <w:ind w:firstLine="0"/>
              <w:jc w:val="center"/>
              <w:rPr>
                <w:ins w:id="90182" w:author="Claude (revisão de dados)" w:date="2026-09-21T01:01:57Z"/>
              </w:rPr>
            </w:pPr>
            <w:ins w:id="90273" w:author="Claude (revisão de dados)" w:date="2026-09-21T01:01:57Z">
              <w:r>
                <w:rPr>
                  <w:sz w:val="16"/>
                  <w:szCs w:val="16"/>
                </w:rPr>
                <w:t xml:space="preserve">39,9</w:t>
              </w:r>
            </w:ins>
          </w:p>
        </w:tc>
        <w:tc>
          <w:tcPr>
            <w:tcW w:w="850" w:type="dxa"/>
          </w:tcPr>
          <w:p>
            <w:pPr>
              <w:keepNext/>
              <w:spacing w:after="0"/>
              <w:ind w:firstLine="0"/>
              <w:jc w:val="center"/>
              <w:rPr>
                <w:ins w:id="90182" w:author="Claude (revisão de dados)" w:date="2026-09-21T01:01:57Z"/>
              </w:rPr>
            </w:pPr>
            <w:ins w:id="90274" w:author="Claude (revisão de dados)" w:date="2026-09-21T01:01:57Z">
              <w:r>
                <w:rPr>
                  <w:sz w:val="16"/>
                  <w:szCs w:val="16"/>
                </w:rPr>
                <w:t xml:space="preserve">66,7</w:t>
              </w:r>
            </w:ins>
          </w:p>
        </w:tc>
        <w:tc>
          <w:tcPr>
            <w:tcW w:w="800" w:type="dxa"/>
          </w:tcPr>
          <w:p>
            <w:pPr>
              <w:keepNext/>
              <w:spacing w:after="0"/>
              <w:ind w:firstLine="0"/>
              <w:jc w:val="center"/>
              <w:rPr>
                <w:ins w:id="90182" w:author="Claude (revisão de dados)" w:date="2026-09-21T01:01:57Z"/>
              </w:rPr>
            </w:pPr>
            <w:ins w:id="90275" w:author="Claude (revisão de dados)" w:date="2026-09-21T01:01:57Z">
              <w:r>
                <w:rPr>
                  <w:sz w:val="16"/>
                  <w:szCs w:val="16"/>
                </w:rPr>
                <w:t xml:space="preserve">86,6</w:t>
              </w:r>
            </w:ins>
          </w:p>
        </w:tc>
        <w:tc>
          <w:tcPr>
            <w:tcW w:w="800" w:type="dxa"/>
          </w:tcPr>
          <w:p>
            <w:pPr>
              <w:keepNext/>
              <w:spacing w:after="0"/>
              <w:ind w:firstLine="0"/>
              <w:jc w:val="center"/>
              <w:rPr>
                <w:ins w:id="90182" w:author="Claude (revisão de dados)" w:date="2026-09-21T01:01:57Z"/>
              </w:rPr>
            </w:pPr>
            <w:ins w:id="90276" w:author="Claude (revisão de dados)" w:date="2026-09-21T01:01:57Z">
              <w:r>
                <w:rPr>
                  <w:sz w:val="16"/>
                  <w:szCs w:val="16"/>
                </w:rPr>
                <w:t xml:space="preserve">131,6</w:t>
              </w:r>
            </w:ins>
          </w:p>
        </w:tc>
        <w:tc>
          <w:tcPr>
            <w:tcW w:w="800" w:type="dxa"/>
          </w:tcPr>
          <w:p>
            <w:pPr>
              <w:keepNext/>
              <w:spacing w:after="0"/>
              <w:ind w:firstLine="0"/>
              <w:jc w:val="center"/>
              <w:rPr>
                <w:ins w:id="90182" w:author="Claude (revisão de dados)" w:date="2026-09-21T01:01:57Z"/>
              </w:rPr>
            </w:pPr>
            <w:ins w:id="90277" w:author="Claude (revisão de dados)" w:date="2026-09-21T01:01:57Z">
              <w:r>
                <w:rPr>
                  <w:sz w:val="16"/>
                  <w:szCs w:val="16"/>
                </w:rPr>
                <w:t xml:space="preserve">273,6</w:t>
              </w:r>
            </w:ins>
          </w:p>
        </w:tc>
        <w:tc>
          <w:tcPr>
            <w:tcW w:w="672" w:type="dxa"/>
          </w:tcPr>
          <w:p>
            <w:pPr>
              <w:keepNext/>
              <w:spacing w:after="0"/>
              <w:ind w:firstLine="0"/>
              <w:jc w:val="center"/>
              <w:rPr>
                <w:ins w:id="90182" w:author="Claude (revisão de dados)" w:date="2026-09-21T01:01:57Z"/>
              </w:rPr>
            </w:pPr>
            <w:ins w:id="90278" w:author="Claude (revisão de dados)" w:date="2026-09-21T01:01:57Z">
              <w:r>
                <w:rPr>
                  <w:sz w:val="16"/>
                  <w:szCs w:val="16"/>
                </w:rPr>
                <w:t xml:space="preserve">1</w:t>
              </w:r>
            </w:ins>
          </w:p>
        </w:tc>
      </w:tr>
      <w:tr>
        <w:trPr>
          <w:cantSplit/>
          <w:jc w:val="center"/>
          <w:ins w:id="90279" w:author="Claude (revisão de dados)" w:date="2026-09-21T01:01:57Z"/>
        </w:trPr>
        <w:tc>
          <w:tcPr>
            <w:tcW w:w="1400" w:type="dxa"/>
          </w:tcPr>
          <w:p>
            <w:pPr>
              <w:keepNext/>
              <w:spacing w:after="0"/>
              <w:ind w:firstLine="0"/>
              <w:jc w:val="center"/>
              <w:rPr>
                <w:ins w:id="90182" w:author="Claude (revisão de dados)" w:date="2026-09-21T01:01:57Z"/>
              </w:rPr>
            </w:pPr>
            <w:ins w:id="9028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81"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282"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283"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284" w:author="Claude (revisão de dados)" w:date="2026-09-21T01:01:57Z">
              <w:r>
                <w:rPr>
                  <w:sz w:val="16"/>
                  <w:szCs w:val="16"/>
                </w:rPr>
                <w:t xml:space="preserve">10,1</w:t>
              </w:r>
            </w:ins>
          </w:p>
        </w:tc>
        <w:tc>
          <w:tcPr>
            <w:tcW w:w="800" w:type="dxa"/>
          </w:tcPr>
          <w:p>
            <w:pPr>
              <w:keepNext/>
              <w:spacing w:after="0"/>
              <w:ind w:firstLine="0"/>
              <w:jc w:val="center"/>
              <w:rPr>
                <w:ins w:id="90182" w:author="Claude (revisão de dados)" w:date="2026-09-21T01:01:57Z"/>
              </w:rPr>
            </w:pPr>
            <w:ins w:id="90285" w:author="Claude (revisão de dados)" w:date="2026-09-21T01:01:57Z">
              <w:r>
                <w:rPr>
                  <w:sz w:val="16"/>
                  <w:szCs w:val="16"/>
                </w:rPr>
                <w:t xml:space="preserve">50,5</w:t>
              </w:r>
            </w:ins>
          </w:p>
        </w:tc>
        <w:tc>
          <w:tcPr>
            <w:tcW w:w="850" w:type="dxa"/>
          </w:tcPr>
          <w:p>
            <w:pPr>
              <w:keepNext/>
              <w:spacing w:after="0"/>
              <w:ind w:firstLine="0"/>
              <w:jc w:val="center"/>
              <w:rPr>
                <w:ins w:id="90182" w:author="Claude (revisão de dados)" w:date="2026-09-21T01:01:57Z"/>
              </w:rPr>
            </w:pPr>
            <w:ins w:id="90286" w:author="Claude (revisão de dados)" w:date="2026-09-21T01:01:57Z">
              <w:r>
                <w:rPr>
                  <w:sz w:val="16"/>
                  <w:szCs w:val="16"/>
                </w:rPr>
                <w:t xml:space="preserve">79,6</w:t>
              </w:r>
            </w:ins>
          </w:p>
        </w:tc>
        <w:tc>
          <w:tcPr>
            <w:tcW w:w="800" w:type="dxa"/>
          </w:tcPr>
          <w:p>
            <w:pPr>
              <w:keepNext/>
              <w:spacing w:after="0"/>
              <w:ind w:firstLine="0"/>
              <w:jc w:val="center"/>
              <w:rPr>
                <w:ins w:id="90182" w:author="Claude (revisão de dados)" w:date="2026-09-21T01:01:57Z"/>
              </w:rPr>
            </w:pPr>
            <w:ins w:id="90287" w:author="Claude (revisão de dados)" w:date="2026-09-21T01:01:57Z">
              <w:r>
                <w:rPr>
                  <w:sz w:val="16"/>
                  <w:szCs w:val="16"/>
                </w:rPr>
                <w:t xml:space="preserve">85,5</w:t>
              </w:r>
            </w:ins>
          </w:p>
        </w:tc>
        <w:tc>
          <w:tcPr>
            <w:tcW w:w="800" w:type="dxa"/>
          </w:tcPr>
          <w:p>
            <w:pPr>
              <w:keepNext/>
              <w:spacing w:after="0"/>
              <w:ind w:firstLine="0"/>
              <w:jc w:val="center"/>
              <w:rPr>
                <w:ins w:id="90182" w:author="Claude (revisão de dados)" w:date="2026-09-21T01:01:57Z"/>
              </w:rPr>
            </w:pPr>
            <w:ins w:id="90288" w:author="Claude (revisão de dados)" w:date="2026-09-21T01:01:57Z">
              <w:r>
                <w:rPr>
                  <w:sz w:val="16"/>
                  <w:szCs w:val="16"/>
                </w:rPr>
                <w:t xml:space="preserve">104,5</w:t>
              </w:r>
            </w:ins>
          </w:p>
        </w:tc>
        <w:tc>
          <w:tcPr>
            <w:tcW w:w="800" w:type="dxa"/>
          </w:tcPr>
          <w:p>
            <w:pPr>
              <w:keepNext/>
              <w:spacing w:after="0"/>
              <w:ind w:firstLine="0"/>
              <w:jc w:val="center"/>
              <w:rPr>
                <w:ins w:id="90182" w:author="Claude (revisão de dados)" w:date="2026-09-21T01:01:57Z"/>
              </w:rPr>
            </w:pPr>
            <w:ins w:id="90289" w:author="Claude (revisão de dados)" w:date="2026-09-21T01:01:57Z">
              <w:r>
                <w:rPr>
                  <w:sz w:val="16"/>
                  <w:szCs w:val="16"/>
                </w:rPr>
                <w:t xml:space="preserve">264,2</w:t>
              </w:r>
            </w:ins>
          </w:p>
        </w:tc>
        <w:tc>
          <w:tcPr>
            <w:tcW w:w="672" w:type="dxa"/>
          </w:tcPr>
          <w:p>
            <w:pPr>
              <w:keepNext/>
              <w:spacing w:after="0"/>
              <w:ind w:firstLine="0"/>
              <w:jc w:val="center"/>
              <w:rPr>
                <w:ins w:id="90182" w:author="Claude (revisão de dados)" w:date="2026-09-21T01:01:57Z"/>
              </w:rPr>
            </w:pPr>
            <w:ins w:id="90290" w:author="Claude (revisão de dados)" w:date="2026-09-21T01:01:57Z">
              <w:r>
                <w:rPr>
                  <w:sz w:val="16"/>
                  <w:szCs w:val="16"/>
                </w:rPr>
                <w:t xml:space="preserve">7</w:t>
              </w:r>
            </w:ins>
          </w:p>
        </w:tc>
      </w:tr>
      <w:tr>
        <w:trPr>
          <w:cantSplit/>
          <w:jc w:val="center"/>
          <w:ins w:id="90291" w:author="Claude (revisão de dados)" w:date="2026-09-21T01:01:57Z"/>
        </w:trPr>
        <w:tc>
          <w:tcPr>
            <w:tcW w:w="1400" w:type="dxa"/>
          </w:tcPr>
          <w:p>
            <w:pPr>
              <w:keepNext/>
              <w:spacing w:after="0"/>
              <w:ind w:firstLine="0"/>
              <w:jc w:val="center"/>
              <w:rPr>
                <w:ins w:id="90182" w:author="Claude (revisão de dados)" w:date="2026-09-21T01:01:57Z"/>
              </w:rPr>
            </w:pPr>
            <w:ins w:id="9029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293"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294"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295"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296" w:author="Claude (revisão de dados)" w:date="2026-09-21T01:01:57Z">
              <w:r>
                <w:rPr>
                  <w:sz w:val="16"/>
                  <w:szCs w:val="16"/>
                </w:rPr>
                <w:t xml:space="preserve">21,6</w:t>
              </w:r>
            </w:ins>
          </w:p>
        </w:tc>
        <w:tc>
          <w:tcPr>
            <w:tcW w:w="800" w:type="dxa"/>
          </w:tcPr>
          <w:p>
            <w:pPr>
              <w:keepNext/>
              <w:spacing w:after="0"/>
              <w:ind w:firstLine="0"/>
              <w:jc w:val="center"/>
              <w:rPr>
                <w:ins w:id="90182" w:author="Claude (revisão de dados)" w:date="2026-09-21T01:01:57Z"/>
              </w:rPr>
            </w:pPr>
            <w:ins w:id="90297" w:author="Claude (revisão de dados)" w:date="2026-09-21T01:01:57Z">
              <w:r>
                <w:rPr>
                  <w:sz w:val="16"/>
                  <w:szCs w:val="16"/>
                </w:rPr>
                <w:t xml:space="preserve">53,9</w:t>
              </w:r>
            </w:ins>
          </w:p>
        </w:tc>
        <w:tc>
          <w:tcPr>
            <w:tcW w:w="850" w:type="dxa"/>
          </w:tcPr>
          <w:p>
            <w:pPr>
              <w:keepNext/>
              <w:spacing w:after="0"/>
              <w:ind w:firstLine="0"/>
              <w:jc w:val="center"/>
              <w:rPr>
                <w:ins w:id="90182" w:author="Claude (revisão de dados)" w:date="2026-09-21T01:01:57Z"/>
              </w:rPr>
            </w:pPr>
            <w:ins w:id="90298" w:author="Claude (revisão de dados)" w:date="2026-09-21T01:01:57Z">
              <w:r>
                <w:rPr>
                  <w:sz w:val="16"/>
                  <w:szCs w:val="16"/>
                </w:rPr>
                <w:t xml:space="preserve">89,2</w:t>
              </w:r>
            </w:ins>
          </w:p>
        </w:tc>
        <w:tc>
          <w:tcPr>
            <w:tcW w:w="800" w:type="dxa"/>
          </w:tcPr>
          <w:p>
            <w:pPr>
              <w:keepNext/>
              <w:spacing w:after="0"/>
              <w:ind w:firstLine="0"/>
              <w:jc w:val="center"/>
              <w:rPr>
                <w:ins w:id="90182" w:author="Claude (revisão de dados)" w:date="2026-09-21T01:01:57Z"/>
              </w:rPr>
            </w:pPr>
            <w:ins w:id="90299" w:author="Claude (revisão de dados)" w:date="2026-09-21T01:01:57Z">
              <w:r>
                <w:rPr>
                  <w:sz w:val="16"/>
                  <w:szCs w:val="16"/>
                </w:rPr>
                <w:t xml:space="preserve">98,6</w:t>
              </w:r>
            </w:ins>
          </w:p>
        </w:tc>
        <w:tc>
          <w:tcPr>
            <w:tcW w:w="800" w:type="dxa"/>
          </w:tcPr>
          <w:p>
            <w:pPr>
              <w:keepNext/>
              <w:spacing w:after="0"/>
              <w:ind w:firstLine="0"/>
              <w:jc w:val="center"/>
              <w:rPr>
                <w:ins w:id="90182" w:author="Claude (revisão de dados)" w:date="2026-09-21T01:01:57Z"/>
              </w:rPr>
            </w:pPr>
            <w:ins w:id="90300" w:author="Claude (revisão de dados)" w:date="2026-09-21T01:01:57Z">
              <w:r>
                <w:rPr>
                  <w:sz w:val="16"/>
                  <w:szCs w:val="16"/>
                </w:rPr>
                <w:t xml:space="preserve">126,4</w:t>
              </w:r>
            </w:ins>
          </w:p>
        </w:tc>
        <w:tc>
          <w:tcPr>
            <w:tcW w:w="800" w:type="dxa"/>
          </w:tcPr>
          <w:p>
            <w:pPr>
              <w:keepNext/>
              <w:spacing w:after="0"/>
              <w:ind w:firstLine="0"/>
              <w:jc w:val="center"/>
              <w:rPr>
                <w:ins w:id="90182" w:author="Claude (revisão de dados)" w:date="2026-09-21T01:01:57Z"/>
              </w:rPr>
            </w:pPr>
            <w:ins w:id="90301" w:author="Claude (revisão de dados)" w:date="2026-09-21T01:01:57Z">
              <w:r>
                <w:rPr>
                  <w:sz w:val="16"/>
                  <w:szCs w:val="16"/>
                </w:rPr>
                <w:t xml:space="preserve">386,0</w:t>
              </w:r>
            </w:ins>
          </w:p>
        </w:tc>
        <w:tc>
          <w:tcPr>
            <w:tcW w:w="672" w:type="dxa"/>
          </w:tcPr>
          <w:p>
            <w:pPr>
              <w:keepNext/>
              <w:spacing w:after="0"/>
              <w:ind w:firstLine="0"/>
              <w:jc w:val="center"/>
              <w:rPr>
                <w:ins w:id="90182" w:author="Claude (revisão de dados)" w:date="2026-09-21T01:01:57Z"/>
              </w:rPr>
            </w:pPr>
            <w:ins w:id="90302" w:author="Claude (revisão de dados)" w:date="2026-09-21T01:01:57Z">
              <w:r>
                <w:rPr>
                  <w:sz w:val="16"/>
                  <w:szCs w:val="16"/>
                </w:rPr>
                <w:t xml:space="preserve">3</w:t>
              </w:r>
            </w:ins>
          </w:p>
        </w:tc>
      </w:tr>
      <w:tr>
        <w:trPr>
          <w:cantSplit/>
          <w:jc w:val="center"/>
          <w:ins w:id="90303" w:author="Claude (revisão de dados)" w:date="2026-09-21T01:01:57Z"/>
        </w:trPr>
        <w:tc>
          <w:tcPr>
            <w:tcW w:w="1400" w:type="dxa"/>
          </w:tcPr>
          <w:p>
            <w:pPr>
              <w:keepNext/>
              <w:spacing w:after="0"/>
              <w:ind w:firstLine="0"/>
              <w:jc w:val="center"/>
              <w:rPr>
                <w:ins w:id="90182" w:author="Claude (revisão de dados)" w:date="2026-09-21T01:01:57Z"/>
              </w:rPr>
            </w:pPr>
            <w:ins w:id="9030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05" w:author="Claude (revisão de dados)" w:date="2026-09-21T01:01:57Z">
              <w:r>
                <w:rPr>
                  <w:sz w:val="16"/>
                  <w:szCs w:val="16"/>
                </w:rPr>
                <w:t xml:space="preserve">TST</w:t>
              </w:r>
            </w:ins>
          </w:p>
        </w:tc>
        <w:tc>
          <w:tcPr>
            <w:tcW w:w="850" w:type="dxa"/>
          </w:tcPr>
          <w:p>
            <w:pPr>
              <w:keepNext/>
              <w:spacing w:after="0"/>
              <w:ind w:firstLine="0"/>
              <w:jc w:val="center"/>
              <w:rPr>
                <w:ins w:id="90182" w:author="Claude (revisão de dados)" w:date="2026-09-21T01:01:57Z"/>
              </w:rPr>
            </w:pPr>
            <w:ins w:id="90306"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307"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308" w:author="Claude (revisão de dados)" w:date="2026-09-21T01:01:57Z">
              <w:r>
                <w:rPr>
                  <w:sz w:val="16"/>
                  <w:szCs w:val="16"/>
                </w:rPr>
                <w:t xml:space="preserve">23,9</w:t>
              </w:r>
            </w:ins>
          </w:p>
        </w:tc>
        <w:tc>
          <w:tcPr>
            <w:tcW w:w="800" w:type="dxa"/>
          </w:tcPr>
          <w:p>
            <w:pPr>
              <w:keepNext/>
              <w:spacing w:after="0"/>
              <w:ind w:firstLine="0"/>
              <w:jc w:val="center"/>
              <w:rPr>
                <w:ins w:id="90182" w:author="Claude (revisão de dados)" w:date="2026-09-21T01:01:57Z"/>
              </w:rPr>
            </w:pPr>
            <w:ins w:id="90309" w:author="Claude (revisão de dados)" w:date="2026-09-21T01:01:57Z">
              <w:r>
                <w:rPr>
                  <w:sz w:val="16"/>
                  <w:szCs w:val="16"/>
                </w:rPr>
                <w:t xml:space="preserve">28,1</w:t>
              </w:r>
            </w:ins>
          </w:p>
        </w:tc>
        <w:tc>
          <w:tcPr>
            <w:tcW w:w="850" w:type="dxa"/>
          </w:tcPr>
          <w:p>
            <w:pPr>
              <w:keepNext/>
              <w:spacing w:after="0"/>
              <w:ind w:firstLine="0"/>
              <w:jc w:val="center"/>
              <w:rPr>
                <w:ins w:id="90182" w:author="Claude (revisão de dados)" w:date="2026-09-21T01:01:57Z"/>
              </w:rPr>
            </w:pPr>
            <w:ins w:id="90310" w:author="Claude (revisão de dados)" w:date="2026-09-21T01:01:57Z">
              <w:r>
                <w:rPr>
                  <w:sz w:val="16"/>
                  <w:szCs w:val="16"/>
                </w:rPr>
                <w:t xml:space="preserve">30,0</w:t>
              </w:r>
            </w:ins>
          </w:p>
        </w:tc>
        <w:tc>
          <w:tcPr>
            <w:tcW w:w="800" w:type="dxa"/>
          </w:tcPr>
          <w:p>
            <w:pPr>
              <w:keepNext/>
              <w:spacing w:after="0"/>
              <w:ind w:firstLine="0"/>
              <w:jc w:val="center"/>
              <w:rPr>
                <w:ins w:id="90182" w:author="Claude (revisão de dados)" w:date="2026-09-21T01:01:57Z"/>
              </w:rPr>
            </w:pPr>
            <w:ins w:id="90311" w:author="Claude (revisão de dados)" w:date="2026-09-21T01:01:57Z">
              <w:r>
                <w:rPr>
                  <w:sz w:val="16"/>
                  <w:szCs w:val="16"/>
                </w:rPr>
                <w:t xml:space="preserve">29,7</w:t>
              </w:r>
            </w:ins>
          </w:p>
        </w:tc>
        <w:tc>
          <w:tcPr>
            <w:tcW w:w="800" w:type="dxa"/>
          </w:tcPr>
          <w:p>
            <w:pPr>
              <w:keepNext/>
              <w:spacing w:after="0"/>
              <w:ind w:firstLine="0"/>
              <w:jc w:val="center"/>
              <w:rPr>
                <w:ins w:id="90182" w:author="Claude (revisão de dados)" w:date="2026-09-21T01:01:57Z"/>
              </w:rPr>
            </w:pPr>
            <w:ins w:id="90312" w:author="Claude (revisão de dados)" w:date="2026-09-21T01:01:57Z">
              <w:r>
                <w:rPr>
                  <w:sz w:val="16"/>
                  <w:szCs w:val="16"/>
                </w:rPr>
                <w:t xml:space="preserve">31,6</w:t>
              </w:r>
            </w:ins>
          </w:p>
        </w:tc>
        <w:tc>
          <w:tcPr>
            <w:tcW w:w="800" w:type="dxa"/>
          </w:tcPr>
          <w:p>
            <w:pPr>
              <w:keepNext/>
              <w:spacing w:after="0"/>
              <w:ind w:firstLine="0"/>
              <w:jc w:val="center"/>
              <w:rPr>
                <w:ins w:id="90182" w:author="Claude (revisão de dados)" w:date="2026-09-21T01:01:57Z"/>
              </w:rPr>
            </w:pPr>
            <w:ins w:id="90313" w:author="Claude (revisão de dados)" w:date="2026-09-21T01:01:57Z">
              <w:r>
                <w:rPr>
                  <w:sz w:val="16"/>
                  <w:szCs w:val="16"/>
                </w:rPr>
                <w:t xml:space="preserve">36,0</w:t>
              </w:r>
            </w:ins>
          </w:p>
        </w:tc>
        <w:tc>
          <w:tcPr>
            <w:tcW w:w="672" w:type="dxa"/>
          </w:tcPr>
          <w:p>
            <w:pPr>
              <w:keepNext/>
              <w:spacing w:after="0"/>
              <w:ind w:firstLine="0"/>
              <w:jc w:val="center"/>
              <w:rPr>
                <w:ins w:id="90182" w:author="Claude (revisão de dados)" w:date="2026-09-21T01:01:57Z"/>
              </w:rPr>
            </w:pPr>
            <w:ins w:id="90314" w:author="Claude (revisão de dados)" w:date="2026-09-21T01:01:57Z">
              <w:r>
                <w:rPr>
                  <w:sz w:val="16"/>
                  <w:szCs w:val="16"/>
                </w:rPr>
                <w:t xml:space="preserve">0</w:t>
              </w:r>
            </w:ins>
          </w:p>
        </w:tc>
      </w:tr>
      <w:tr>
        <w:trPr>
          <w:cantSplit/>
          <w:jc w:val="center"/>
          <w:ins w:id="90315" w:author="Claude (revisão de dados)" w:date="2026-09-21T01:01:57Z"/>
        </w:trPr>
        <w:tc>
          <w:tcPr>
            <w:tcW w:w="1400" w:type="dxa"/>
          </w:tcPr>
          <w:p>
            <w:pPr>
              <w:keepNext/>
              <w:spacing w:after="0"/>
              <w:ind w:firstLine="0"/>
              <w:jc w:val="center"/>
              <w:rPr>
                <w:ins w:id="90182" w:author="Claude (revisão de dados)" w:date="2026-09-21T01:01:57Z"/>
              </w:rPr>
            </w:pPr>
            <w:ins w:id="90316"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17"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318"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319"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320" w:author="Claude (revisão de dados)" w:date="2026-09-21T01:01:57Z">
              <w:r>
                <w:rPr>
                  <w:sz w:val="16"/>
                  <w:szCs w:val="16"/>
                </w:rPr>
                <w:t xml:space="preserve">22,1</w:t>
              </w:r>
            </w:ins>
          </w:p>
        </w:tc>
        <w:tc>
          <w:tcPr>
            <w:tcW w:w="800" w:type="dxa"/>
          </w:tcPr>
          <w:p>
            <w:pPr>
              <w:keepNext/>
              <w:spacing w:after="0"/>
              <w:ind w:firstLine="0"/>
              <w:jc w:val="center"/>
              <w:rPr>
                <w:ins w:id="90182" w:author="Claude (revisão de dados)" w:date="2026-09-21T01:01:57Z"/>
              </w:rPr>
            </w:pPr>
            <w:ins w:id="90321" w:author="Claude (revisão de dados)" w:date="2026-09-21T01:01:57Z">
              <w:r>
                <w:rPr>
                  <w:sz w:val="16"/>
                  <w:szCs w:val="16"/>
                </w:rPr>
                <w:t xml:space="preserve">25,0</w:t>
              </w:r>
            </w:ins>
          </w:p>
        </w:tc>
        <w:tc>
          <w:tcPr>
            <w:tcW w:w="850" w:type="dxa"/>
          </w:tcPr>
          <w:p>
            <w:pPr>
              <w:keepNext/>
              <w:spacing w:after="0"/>
              <w:ind w:firstLine="0"/>
              <w:jc w:val="center"/>
              <w:rPr>
                <w:ins w:id="90182" w:author="Claude (revisão de dados)" w:date="2026-09-21T01:01:57Z"/>
              </w:rPr>
            </w:pPr>
            <w:ins w:id="90322" w:author="Claude (revisão de dados)" w:date="2026-09-21T01:01:57Z">
              <w:r>
                <w:rPr>
                  <w:sz w:val="16"/>
                  <w:szCs w:val="16"/>
                </w:rPr>
                <w:t xml:space="preserve">26,9</w:t>
              </w:r>
            </w:ins>
          </w:p>
        </w:tc>
        <w:tc>
          <w:tcPr>
            <w:tcW w:w="800" w:type="dxa"/>
          </w:tcPr>
          <w:p>
            <w:pPr>
              <w:keepNext/>
              <w:spacing w:after="0"/>
              <w:ind w:firstLine="0"/>
              <w:jc w:val="center"/>
              <w:rPr>
                <w:ins w:id="90182" w:author="Claude (revisão de dados)" w:date="2026-09-21T01:01:57Z"/>
              </w:rPr>
            </w:pPr>
            <w:ins w:id="90323" w:author="Claude (revisão de dados)" w:date="2026-09-21T01:01:57Z">
              <w:r>
                <w:rPr>
                  <w:sz w:val="16"/>
                  <w:szCs w:val="16"/>
                </w:rPr>
                <w:t xml:space="preserve">27,1</w:t>
              </w:r>
            </w:ins>
          </w:p>
        </w:tc>
        <w:tc>
          <w:tcPr>
            <w:tcW w:w="800" w:type="dxa"/>
          </w:tcPr>
          <w:p>
            <w:pPr>
              <w:keepNext/>
              <w:spacing w:after="0"/>
              <w:ind w:firstLine="0"/>
              <w:jc w:val="center"/>
              <w:rPr>
                <w:ins w:id="90182" w:author="Claude (revisão de dados)" w:date="2026-09-21T01:01:57Z"/>
              </w:rPr>
            </w:pPr>
            <w:ins w:id="90324" w:author="Claude (revisão de dados)" w:date="2026-09-21T01:01:57Z">
              <w:r>
                <w:rPr>
                  <w:sz w:val="16"/>
                  <w:szCs w:val="16"/>
                </w:rPr>
                <w:t xml:space="preserve">29,0</w:t>
              </w:r>
            </w:ins>
          </w:p>
        </w:tc>
        <w:tc>
          <w:tcPr>
            <w:tcW w:w="800" w:type="dxa"/>
          </w:tcPr>
          <w:p>
            <w:pPr>
              <w:keepNext/>
              <w:spacing w:after="0"/>
              <w:ind w:firstLine="0"/>
              <w:jc w:val="center"/>
              <w:rPr>
                <w:ins w:id="90182" w:author="Claude (revisão de dados)" w:date="2026-09-21T01:01:57Z"/>
              </w:rPr>
            </w:pPr>
            <w:ins w:id="90325" w:author="Claude (revisão de dados)" w:date="2026-09-21T01:01:57Z">
              <w:r>
                <w:rPr>
                  <w:sz w:val="16"/>
                  <w:szCs w:val="16"/>
                </w:rPr>
                <w:t xml:space="preserve">32,9</w:t>
              </w:r>
            </w:ins>
          </w:p>
        </w:tc>
        <w:tc>
          <w:tcPr>
            <w:tcW w:w="672" w:type="dxa"/>
          </w:tcPr>
          <w:p>
            <w:pPr>
              <w:keepNext/>
              <w:spacing w:after="0"/>
              <w:ind w:firstLine="0"/>
              <w:jc w:val="center"/>
              <w:rPr>
                <w:ins w:id="90182" w:author="Claude (revisão de dados)" w:date="2026-09-21T01:01:57Z"/>
              </w:rPr>
            </w:pPr>
            <w:ins w:id="90326" w:author="Claude (revisão de dados)" w:date="2026-09-21T01:01:57Z">
              <w:r>
                <w:rPr>
                  <w:sz w:val="16"/>
                  <w:szCs w:val="16"/>
                </w:rPr>
                <w:t xml:space="preserve">0</w:t>
              </w:r>
            </w:ins>
          </w:p>
        </w:tc>
      </w:tr>
      <w:tr>
        <w:trPr>
          <w:cantSplit/>
          <w:jc w:val="center"/>
          <w:ins w:id="90327" w:author="Claude (revisão de dados)" w:date="2026-09-21T01:01:57Z"/>
        </w:trPr>
        <w:tc>
          <w:tcPr>
            <w:tcW w:w="1400" w:type="dxa"/>
          </w:tcPr>
          <w:p>
            <w:pPr>
              <w:keepNext/>
              <w:spacing w:after="0"/>
              <w:ind w:firstLine="0"/>
              <w:jc w:val="center"/>
              <w:rPr>
                <w:ins w:id="90182" w:author="Claude (revisão de dados)" w:date="2026-09-21T01:01:57Z"/>
              </w:rPr>
            </w:pPr>
            <w:ins w:id="9032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29"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330"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331"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332" w:author="Claude (revisão de dados)" w:date="2026-09-21T01:01:57Z">
              <w:r>
                <w:rPr>
                  <w:sz w:val="16"/>
                  <w:szCs w:val="16"/>
                </w:rPr>
                <w:t xml:space="preserve">23,4</w:t>
              </w:r>
            </w:ins>
          </w:p>
        </w:tc>
        <w:tc>
          <w:tcPr>
            <w:tcW w:w="800" w:type="dxa"/>
          </w:tcPr>
          <w:p>
            <w:pPr>
              <w:keepNext/>
              <w:spacing w:after="0"/>
              <w:ind w:firstLine="0"/>
              <w:jc w:val="center"/>
              <w:rPr>
                <w:ins w:id="90182" w:author="Claude (revisão de dados)" w:date="2026-09-21T01:01:57Z"/>
              </w:rPr>
            </w:pPr>
            <w:ins w:id="90333" w:author="Claude (revisão de dados)" w:date="2026-09-21T01:01:57Z">
              <w:r>
                <w:rPr>
                  <w:sz w:val="16"/>
                  <w:szCs w:val="16"/>
                </w:rPr>
                <w:t xml:space="preserve">27,7</w:t>
              </w:r>
            </w:ins>
          </w:p>
        </w:tc>
        <w:tc>
          <w:tcPr>
            <w:tcW w:w="850" w:type="dxa"/>
          </w:tcPr>
          <w:p>
            <w:pPr>
              <w:keepNext/>
              <w:spacing w:after="0"/>
              <w:ind w:firstLine="0"/>
              <w:jc w:val="center"/>
              <w:rPr>
                <w:ins w:id="90182" w:author="Claude (revisão de dados)" w:date="2026-09-21T01:01:57Z"/>
              </w:rPr>
            </w:pPr>
            <w:ins w:id="90334" w:author="Claude (revisão de dados)" w:date="2026-09-21T01:01:57Z">
              <w:r>
                <w:rPr>
                  <w:sz w:val="16"/>
                  <w:szCs w:val="16"/>
                </w:rPr>
                <w:t xml:space="preserve">29,0</w:t>
              </w:r>
            </w:ins>
          </w:p>
        </w:tc>
        <w:tc>
          <w:tcPr>
            <w:tcW w:w="800" w:type="dxa"/>
          </w:tcPr>
          <w:p>
            <w:pPr>
              <w:keepNext/>
              <w:spacing w:after="0"/>
              <w:ind w:firstLine="0"/>
              <w:jc w:val="center"/>
              <w:rPr>
                <w:ins w:id="90182" w:author="Claude (revisão de dados)" w:date="2026-09-21T01:01:57Z"/>
              </w:rPr>
            </w:pPr>
            <w:ins w:id="90335" w:author="Claude (revisão de dados)" w:date="2026-09-21T01:01:57Z">
              <w:r>
                <w:rPr>
                  <w:sz w:val="16"/>
                  <w:szCs w:val="16"/>
                </w:rPr>
                <w:t xml:space="preserve">28,7</w:t>
              </w:r>
            </w:ins>
          </w:p>
        </w:tc>
        <w:tc>
          <w:tcPr>
            <w:tcW w:w="800" w:type="dxa"/>
          </w:tcPr>
          <w:p>
            <w:pPr>
              <w:keepNext/>
              <w:spacing w:after="0"/>
              <w:ind w:firstLine="0"/>
              <w:jc w:val="center"/>
              <w:rPr>
                <w:ins w:id="90182" w:author="Claude (revisão de dados)" w:date="2026-09-21T01:01:57Z"/>
              </w:rPr>
            </w:pPr>
            <w:ins w:id="90336" w:author="Claude (revisão de dados)" w:date="2026-09-21T01:01:57Z">
              <w:r>
                <w:rPr>
                  <w:sz w:val="16"/>
                  <w:szCs w:val="16"/>
                </w:rPr>
                <w:t xml:space="preserve">29,9</w:t>
              </w:r>
            </w:ins>
          </w:p>
        </w:tc>
        <w:tc>
          <w:tcPr>
            <w:tcW w:w="800" w:type="dxa"/>
          </w:tcPr>
          <w:p>
            <w:pPr>
              <w:keepNext/>
              <w:spacing w:after="0"/>
              <w:ind w:firstLine="0"/>
              <w:jc w:val="center"/>
              <w:rPr>
                <w:ins w:id="90182" w:author="Claude (revisão de dados)" w:date="2026-09-21T01:01:57Z"/>
              </w:rPr>
            </w:pPr>
            <w:ins w:id="90337" w:author="Claude (revisão de dados)" w:date="2026-09-21T01:01:57Z">
              <w:r>
                <w:rPr>
                  <w:sz w:val="16"/>
                  <w:szCs w:val="16"/>
                </w:rPr>
                <w:t xml:space="preserve">33,5</w:t>
              </w:r>
            </w:ins>
          </w:p>
        </w:tc>
        <w:tc>
          <w:tcPr>
            <w:tcW w:w="672" w:type="dxa"/>
          </w:tcPr>
          <w:p>
            <w:pPr>
              <w:keepNext/>
              <w:spacing w:after="0"/>
              <w:ind w:firstLine="0"/>
              <w:jc w:val="center"/>
              <w:rPr>
                <w:ins w:id="90182" w:author="Claude (revisão de dados)" w:date="2026-09-21T01:01:57Z"/>
              </w:rPr>
            </w:pPr>
            <w:ins w:id="90338" w:author="Claude (revisão de dados)" w:date="2026-09-21T01:01:57Z">
              <w:r>
                <w:rPr>
                  <w:sz w:val="16"/>
                  <w:szCs w:val="16"/>
                </w:rPr>
                <w:t xml:space="preserve">3</w:t>
              </w:r>
            </w:ins>
          </w:p>
        </w:tc>
      </w:tr>
      <w:tr>
        <w:trPr>
          <w:cantSplit/>
          <w:jc w:val="center"/>
          <w:ins w:id="90339" w:author="Claude (revisão de dados)" w:date="2026-09-21T01:01:57Z"/>
        </w:trPr>
        <w:tc>
          <w:tcPr>
            <w:tcW w:w="1400" w:type="dxa"/>
          </w:tcPr>
          <w:p>
            <w:pPr>
              <w:keepNext/>
              <w:spacing w:after="0"/>
              <w:ind w:firstLine="0"/>
              <w:jc w:val="center"/>
              <w:rPr>
                <w:ins w:id="90182" w:author="Claude (revisão de dados)" w:date="2026-09-21T01:01:57Z"/>
              </w:rPr>
            </w:pPr>
            <w:ins w:id="9034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41" w:author="Claude (revisão de dados)" w:date="2026-09-21T01:01:57Z">
              <w:r>
                <w:rPr>
                  <w:sz w:val="16"/>
                  <w:szCs w:val="16"/>
                </w:rPr>
                <w:t xml:space="preserve">WAI</w:t>
              </w:r>
            </w:ins>
          </w:p>
        </w:tc>
        <w:tc>
          <w:tcPr>
            <w:tcW w:w="850" w:type="dxa"/>
          </w:tcPr>
          <w:p>
            <w:pPr>
              <w:keepNext/>
              <w:spacing w:after="0"/>
              <w:ind w:firstLine="0"/>
              <w:jc w:val="center"/>
              <w:rPr>
                <w:ins w:id="90182" w:author="Claude (revisão de dados)" w:date="2026-09-21T01:01:57Z"/>
              </w:rPr>
            </w:pPr>
            <w:ins w:id="90342"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343"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344" w:author="Claude (revisão de dados)" w:date="2026-09-21T01:01:57Z">
              <w:r>
                <w:rPr>
                  <w:sz w:val="16"/>
                  <w:szCs w:val="16"/>
                </w:rPr>
                <w:t xml:space="preserve">0,346</w:t>
              </w:r>
            </w:ins>
          </w:p>
        </w:tc>
        <w:tc>
          <w:tcPr>
            <w:tcW w:w="800" w:type="dxa"/>
          </w:tcPr>
          <w:p>
            <w:pPr>
              <w:keepNext/>
              <w:spacing w:after="0"/>
              <w:ind w:firstLine="0"/>
              <w:jc w:val="center"/>
              <w:rPr>
                <w:ins w:id="90182" w:author="Claude (revisão de dados)" w:date="2026-09-21T01:01:57Z"/>
              </w:rPr>
            </w:pPr>
            <w:ins w:id="90345" w:author="Claude (revisão de dados)" w:date="2026-09-21T01:01:57Z">
              <w:r>
                <w:rPr>
                  <w:sz w:val="16"/>
                  <w:szCs w:val="16"/>
                </w:rPr>
                <w:t xml:space="preserve">0,441</w:t>
              </w:r>
            </w:ins>
          </w:p>
        </w:tc>
        <w:tc>
          <w:tcPr>
            <w:tcW w:w="850" w:type="dxa"/>
          </w:tcPr>
          <w:p>
            <w:pPr>
              <w:keepNext/>
              <w:spacing w:after="0"/>
              <w:ind w:firstLine="0"/>
              <w:jc w:val="center"/>
              <w:rPr>
                <w:ins w:id="90182" w:author="Claude (revisão de dados)" w:date="2026-09-21T01:01:57Z"/>
              </w:rPr>
            </w:pPr>
            <w:ins w:id="90346" w:author="Claude (revisão de dados)" w:date="2026-09-21T01:01:57Z">
              <w:r>
                <w:rPr>
                  <w:sz w:val="16"/>
                  <w:szCs w:val="16"/>
                </w:rPr>
                <w:t xml:space="preserve">0,498</w:t>
              </w:r>
            </w:ins>
          </w:p>
        </w:tc>
        <w:tc>
          <w:tcPr>
            <w:tcW w:w="800" w:type="dxa"/>
          </w:tcPr>
          <w:p>
            <w:pPr>
              <w:keepNext/>
              <w:spacing w:after="0"/>
              <w:ind w:firstLine="0"/>
              <w:jc w:val="center"/>
              <w:rPr>
                <w:ins w:id="90182" w:author="Claude (revisão de dados)" w:date="2026-09-21T01:01:57Z"/>
              </w:rPr>
            </w:pPr>
            <w:ins w:id="90347" w:author="Claude (revisão de dados)" w:date="2026-09-21T01:01:57Z">
              <w:r>
                <w:rPr>
                  <w:sz w:val="16"/>
                  <w:szCs w:val="16"/>
                </w:rPr>
                <w:t xml:space="preserve">0,502</w:t>
              </w:r>
            </w:ins>
          </w:p>
        </w:tc>
        <w:tc>
          <w:tcPr>
            <w:tcW w:w="800" w:type="dxa"/>
          </w:tcPr>
          <w:p>
            <w:pPr>
              <w:keepNext/>
              <w:spacing w:after="0"/>
              <w:ind w:firstLine="0"/>
              <w:jc w:val="center"/>
              <w:rPr>
                <w:ins w:id="90182" w:author="Claude (revisão de dados)" w:date="2026-09-21T01:01:57Z"/>
              </w:rPr>
            </w:pPr>
            <w:ins w:id="90348" w:author="Claude (revisão de dados)" w:date="2026-09-21T01:01:57Z">
              <w:r>
                <w:rPr>
                  <w:sz w:val="16"/>
                  <w:szCs w:val="16"/>
                </w:rPr>
                <w:t xml:space="preserve">0,559</w:t>
              </w:r>
            </w:ins>
          </w:p>
        </w:tc>
        <w:tc>
          <w:tcPr>
            <w:tcW w:w="800" w:type="dxa"/>
          </w:tcPr>
          <w:p>
            <w:pPr>
              <w:keepNext/>
              <w:spacing w:after="0"/>
              <w:ind w:firstLine="0"/>
              <w:jc w:val="center"/>
              <w:rPr>
                <w:ins w:id="90182" w:author="Claude (revisão de dados)" w:date="2026-09-21T01:01:57Z"/>
              </w:rPr>
            </w:pPr>
            <w:ins w:id="90349" w:author="Claude (revisão de dados)" w:date="2026-09-21T01:01:57Z">
              <w:r>
                <w:rPr>
                  <w:sz w:val="16"/>
                  <w:szCs w:val="16"/>
                </w:rPr>
                <w:t xml:space="preserve">0,685</w:t>
              </w:r>
            </w:ins>
          </w:p>
        </w:tc>
        <w:tc>
          <w:tcPr>
            <w:tcW w:w="672" w:type="dxa"/>
          </w:tcPr>
          <w:p>
            <w:pPr>
              <w:keepNext/>
              <w:spacing w:after="0"/>
              <w:ind w:firstLine="0"/>
              <w:jc w:val="center"/>
              <w:rPr>
                <w:ins w:id="90182" w:author="Claude (revisão de dados)" w:date="2026-09-21T01:01:57Z"/>
              </w:rPr>
            </w:pPr>
            <w:ins w:id="90350" w:author="Claude (revisão de dados)" w:date="2026-09-21T01:01:57Z">
              <w:r>
                <w:rPr>
                  <w:sz w:val="16"/>
                  <w:szCs w:val="16"/>
                </w:rPr>
                <w:t xml:space="preserve">0</w:t>
              </w:r>
            </w:ins>
          </w:p>
        </w:tc>
      </w:tr>
      <w:tr>
        <w:trPr>
          <w:cantSplit/>
          <w:jc w:val="center"/>
          <w:ins w:id="90351" w:author="Claude (revisão de dados)" w:date="2026-09-21T01:01:57Z"/>
        </w:trPr>
        <w:tc>
          <w:tcPr>
            <w:tcW w:w="1400" w:type="dxa"/>
          </w:tcPr>
          <w:p>
            <w:pPr>
              <w:keepNext/>
              <w:spacing w:after="0"/>
              <w:ind w:firstLine="0"/>
              <w:jc w:val="center"/>
              <w:rPr>
                <w:ins w:id="90182" w:author="Claude (revisão de dados)" w:date="2026-09-21T01:01:57Z"/>
              </w:rPr>
            </w:pPr>
            <w:ins w:id="9035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53"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354"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355"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356" w:author="Claude (revisão de dados)" w:date="2026-09-21T01:01:57Z">
              <w:r>
                <w:rPr>
                  <w:sz w:val="16"/>
                  <w:szCs w:val="16"/>
                </w:rPr>
                <w:t xml:space="preserve">0,374</w:t>
              </w:r>
            </w:ins>
          </w:p>
        </w:tc>
        <w:tc>
          <w:tcPr>
            <w:tcW w:w="800" w:type="dxa"/>
          </w:tcPr>
          <w:p>
            <w:pPr>
              <w:keepNext/>
              <w:spacing w:after="0"/>
              <w:ind w:firstLine="0"/>
              <w:jc w:val="center"/>
              <w:rPr>
                <w:ins w:id="90182" w:author="Claude (revisão de dados)" w:date="2026-09-21T01:01:57Z"/>
              </w:rPr>
            </w:pPr>
            <w:ins w:id="90357" w:author="Claude (revisão de dados)" w:date="2026-09-21T01:01:57Z">
              <w:r>
                <w:rPr>
                  <w:sz w:val="16"/>
                  <w:szCs w:val="16"/>
                </w:rPr>
                <w:t xml:space="preserve">0,489</w:t>
              </w:r>
            </w:ins>
          </w:p>
        </w:tc>
        <w:tc>
          <w:tcPr>
            <w:tcW w:w="850" w:type="dxa"/>
          </w:tcPr>
          <w:p>
            <w:pPr>
              <w:keepNext/>
              <w:spacing w:after="0"/>
              <w:ind w:firstLine="0"/>
              <w:jc w:val="center"/>
              <w:rPr>
                <w:ins w:id="90182" w:author="Claude (revisão de dados)" w:date="2026-09-21T01:01:57Z"/>
              </w:rPr>
            </w:pPr>
            <w:ins w:id="90358" w:author="Claude (revisão de dados)" w:date="2026-09-21T01:01:57Z">
              <w:r>
                <w:rPr>
                  <w:sz w:val="16"/>
                  <w:szCs w:val="16"/>
                </w:rPr>
                <w:t xml:space="preserve">0,552</w:t>
              </w:r>
            </w:ins>
          </w:p>
        </w:tc>
        <w:tc>
          <w:tcPr>
            <w:tcW w:w="800" w:type="dxa"/>
          </w:tcPr>
          <w:p>
            <w:pPr>
              <w:keepNext/>
              <w:spacing w:after="0"/>
              <w:ind w:firstLine="0"/>
              <w:jc w:val="center"/>
              <w:rPr>
                <w:ins w:id="90182" w:author="Claude (revisão de dados)" w:date="2026-09-21T01:01:57Z"/>
              </w:rPr>
            </w:pPr>
            <w:ins w:id="90359" w:author="Claude (revisão de dados)" w:date="2026-09-21T01:01:57Z">
              <w:r>
                <w:rPr>
                  <w:sz w:val="16"/>
                  <w:szCs w:val="16"/>
                </w:rPr>
                <w:t xml:space="preserve">0,553</w:t>
              </w:r>
            </w:ins>
          </w:p>
        </w:tc>
        <w:tc>
          <w:tcPr>
            <w:tcW w:w="800" w:type="dxa"/>
          </w:tcPr>
          <w:p>
            <w:pPr>
              <w:keepNext/>
              <w:spacing w:after="0"/>
              <w:ind w:firstLine="0"/>
              <w:jc w:val="center"/>
              <w:rPr>
                <w:ins w:id="90182" w:author="Claude (revisão de dados)" w:date="2026-09-21T01:01:57Z"/>
              </w:rPr>
            </w:pPr>
            <w:ins w:id="90360" w:author="Claude (revisão de dados)" w:date="2026-09-21T01:01:57Z">
              <w:r>
                <w:rPr>
                  <w:sz w:val="16"/>
                  <w:szCs w:val="16"/>
                </w:rPr>
                <w:t xml:space="preserve">0,622</w:t>
              </w:r>
            </w:ins>
          </w:p>
        </w:tc>
        <w:tc>
          <w:tcPr>
            <w:tcW w:w="800" w:type="dxa"/>
          </w:tcPr>
          <w:p>
            <w:pPr>
              <w:keepNext/>
              <w:spacing w:after="0"/>
              <w:ind w:firstLine="0"/>
              <w:jc w:val="center"/>
              <w:rPr>
                <w:ins w:id="90182" w:author="Claude (revisão de dados)" w:date="2026-09-21T01:01:57Z"/>
              </w:rPr>
            </w:pPr>
            <w:ins w:id="90361" w:author="Claude (revisão de dados)" w:date="2026-09-21T01:01:57Z">
              <w:r>
                <w:rPr>
                  <w:sz w:val="16"/>
                  <w:szCs w:val="16"/>
                </w:rPr>
                <w:t xml:space="preserve">0,719</w:t>
              </w:r>
            </w:ins>
          </w:p>
        </w:tc>
        <w:tc>
          <w:tcPr>
            <w:tcW w:w="672" w:type="dxa"/>
          </w:tcPr>
          <w:p>
            <w:pPr>
              <w:keepNext/>
              <w:spacing w:after="0"/>
              <w:ind w:firstLine="0"/>
              <w:jc w:val="center"/>
              <w:rPr>
                <w:ins w:id="90182" w:author="Claude (revisão de dados)" w:date="2026-09-21T01:01:57Z"/>
              </w:rPr>
            </w:pPr>
            <w:ins w:id="90362" w:author="Claude (revisão de dados)" w:date="2026-09-21T01:01:57Z">
              <w:r>
                <w:rPr>
                  <w:sz w:val="16"/>
                  <w:szCs w:val="16"/>
                </w:rPr>
                <w:t xml:space="preserve">0</w:t>
              </w:r>
            </w:ins>
          </w:p>
        </w:tc>
      </w:tr>
      <w:tr>
        <w:trPr>
          <w:cantSplit/>
          <w:jc w:val="center"/>
          <w:ins w:id="90363" w:author="Claude (revisão de dados)" w:date="2026-09-21T01:01:57Z"/>
        </w:trPr>
        <w:tc>
          <w:tcPr>
            <w:tcW w:w="1400" w:type="dxa"/>
          </w:tcPr>
          <w:p>
            <w:pPr>
              <w:keepNext/>
              <w:spacing w:after="0"/>
              <w:ind w:firstLine="0"/>
              <w:jc w:val="center"/>
              <w:rPr>
                <w:ins w:id="90182" w:author="Claude (revisão de dados)" w:date="2026-09-21T01:01:57Z"/>
              </w:rPr>
            </w:pPr>
            <w:ins w:id="9036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65"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366"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367"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368" w:author="Claude (revisão de dados)" w:date="2026-09-21T01:01:57Z">
              <w:r>
                <w:rPr>
                  <w:sz w:val="16"/>
                  <w:szCs w:val="16"/>
                </w:rPr>
                <w:t xml:space="preserve">0,388</w:t>
              </w:r>
            </w:ins>
          </w:p>
        </w:tc>
        <w:tc>
          <w:tcPr>
            <w:tcW w:w="800" w:type="dxa"/>
          </w:tcPr>
          <w:p>
            <w:pPr>
              <w:keepNext/>
              <w:spacing w:after="0"/>
              <w:ind w:firstLine="0"/>
              <w:jc w:val="center"/>
              <w:rPr>
                <w:ins w:id="90182" w:author="Claude (revisão de dados)" w:date="2026-09-21T01:01:57Z"/>
              </w:rPr>
            </w:pPr>
            <w:ins w:id="90369" w:author="Claude (revisão de dados)" w:date="2026-09-21T01:01:57Z">
              <w:r>
                <w:rPr>
                  <w:sz w:val="16"/>
                  <w:szCs w:val="16"/>
                </w:rPr>
                <w:t xml:space="preserve">0,481</w:t>
              </w:r>
            </w:ins>
          </w:p>
        </w:tc>
        <w:tc>
          <w:tcPr>
            <w:tcW w:w="850" w:type="dxa"/>
          </w:tcPr>
          <w:p>
            <w:pPr>
              <w:keepNext/>
              <w:spacing w:after="0"/>
              <w:ind w:firstLine="0"/>
              <w:jc w:val="center"/>
              <w:rPr>
                <w:ins w:id="90182" w:author="Claude (revisão de dados)" w:date="2026-09-21T01:01:57Z"/>
              </w:rPr>
            </w:pPr>
            <w:ins w:id="90370" w:author="Claude (revisão de dados)" w:date="2026-09-21T01:01:57Z">
              <w:r>
                <w:rPr>
                  <w:sz w:val="16"/>
                  <w:szCs w:val="16"/>
                </w:rPr>
                <w:t xml:space="preserve">0,526</w:t>
              </w:r>
            </w:ins>
          </w:p>
        </w:tc>
        <w:tc>
          <w:tcPr>
            <w:tcW w:w="800" w:type="dxa"/>
          </w:tcPr>
          <w:p>
            <w:pPr>
              <w:keepNext/>
              <w:spacing w:after="0"/>
              <w:ind w:firstLine="0"/>
              <w:jc w:val="center"/>
              <w:rPr>
                <w:ins w:id="90182" w:author="Claude (revisão de dados)" w:date="2026-09-21T01:01:57Z"/>
              </w:rPr>
            </w:pPr>
            <w:ins w:id="90371" w:author="Claude (revisão de dados)" w:date="2026-09-21T01:01:57Z">
              <w:r>
                <w:rPr>
                  <w:sz w:val="16"/>
                  <w:szCs w:val="16"/>
                </w:rPr>
                <w:t xml:space="preserve">0,528</w:t>
              </w:r>
            </w:ins>
          </w:p>
        </w:tc>
        <w:tc>
          <w:tcPr>
            <w:tcW w:w="800" w:type="dxa"/>
          </w:tcPr>
          <w:p>
            <w:pPr>
              <w:keepNext/>
              <w:spacing w:after="0"/>
              <w:ind w:firstLine="0"/>
              <w:jc w:val="center"/>
              <w:rPr>
                <w:ins w:id="90182" w:author="Claude (revisão de dados)" w:date="2026-09-21T01:01:57Z"/>
              </w:rPr>
            </w:pPr>
            <w:ins w:id="90372" w:author="Claude (revisão de dados)" w:date="2026-09-21T01:01:57Z">
              <w:r>
                <w:rPr>
                  <w:sz w:val="16"/>
                  <w:szCs w:val="16"/>
                </w:rPr>
                <w:t xml:space="preserve">0,562</w:t>
              </w:r>
            </w:ins>
          </w:p>
        </w:tc>
        <w:tc>
          <w:tcPr>
            <w:tcW w:w="800" w:type="dxa"/>
          </w:tcPr>
          <w:p>
            <w:pPr>
              <w:keepNext/>
              <w:spacing w:after="0"/>
              <w:ind w:firstLine="0"/>
              <w:jc w:val="center"/>
              <w:rPr>
                <w:ins w:id="90182" w:author="Claude (revisão de dados)" w:date="2026-09-21T01:01:57Z"/>
              </w:rPr>
            </w:pPr>
            <w:ins w:id="90373" w:author="Claude (revisão de dados)" w:date="2026-09-21T01:01:57Z">
              <w:r>
                <w:rPr>
                  <w:sz w:val="16"/>
                  <w:szCs w:val="16"/>
                </w:rPr>
                <w:t xml:space="preserve">0,690</w:t>
              </w:r>
            </w:ins>
          </w:p>
        </w:tc>
        <w:tc>
          <w:tcPr>
            <w:tcW w:w="672" w:type="dxa"/>
          </w:tcPr>
          <w:p>
            <w:pPr>
              <w:keepNext/>
              <w:spacing w:after="0"/>
              <w:ind w:firstLine="0"/>
              <w:jc w:val="center"/>
              <w:rPr>
                <w:ins w:id="90182" w:author="Claude (revisão de dados)" w:date="2026-09-21T01:01:57Z"/>
              </w:rPr>
            </w:pPr>
            <w:ins w:id="90374" w:author="Claude (revisão de dados)" w:date="2026-09-21T01:01:57Z">
              <w:r>
                <w:rPr>
                  <w:sz w:val="16"/>
                  <w:szCs w:val="16"/>
                </w:rPr>
                <w:t xml:space="preserve">1</w:t>
              </w:r>
            </w:ins>
          </w:p>
        </w:tc>
      </w:tr>
      <w:tr>
        <w:trPr>
          <w:cantSplit/>
          <w:jc w:val="center"/>
          <w:ins w:id="90375" w:author="Claude (revisão de dados)" w:date="2026-09-21T01:01:57Z"/>
        </w:trPr>
        <w:tc>
          <w:tcPr>
            <w:tcW w:w="1400" w:type="dxa"/>
          </w:tcPr>
          <w:p>
            <w:pPr>
              <w:keepNext/>
              <w:spacing w:after="0"/>
              <w:ind w:firstLine="0"/>
              <w:jc w:val="center"/>
              <w:rPr>
                <w:ins w:id="90182" w:author="Claude (revisão de dados)" w:date="2026-09-21T01:01:57Z"/>
              </w:rPr>
            </w:pPr>
            <w:ins w:id="90376" w:author="Claude (revisão de dados)" w:date="2026-09-21T01:01:57Z">
              <w:r>
                <w:rPr>
                  <w:sz w:val="16"/>
                  <w:szCs w:val="16"/>
                </w:rPr>
                <w:t xml:space="preserve">Cerrado</w:t>
              </w:r>
            </w:ins>
          </w:p>
        </w:tc>
        <w:tc>
          <w:tcPr>
            <w:tcW w:w="800" w:type="dxa"/>
          </w:tcPr>
          <w:p>
            <w:pPr>
              <w:keepNext/>
              <w:spacing w:after="0"/>
              <w:ind w:firstLine="0"/>
              <w:jc w:val="center"/>
              <w:rPr>
                <w:ins w:id="90182" w:author="Claude (revisão de dados)" w:date="2026-09-21T01:01:57Z"/>
              </w:rPr>
            </w:pPr>
            <w:ins w:id="90377" w:author="Claude (revisão de dados)" w:date="2026-09-21T01:01:57Z">
              <w:r>
                <w:rPr>
                  <w:sz w:val="16"/>
                  <w:szCs w:val="16"/>
                </w:rPr>
                <w:t xml:space="preserve">PSN</w:t>
              </w:r>
            </w:ins>
          </w:p>
        </w:tc>
        <w:tc>
          <w:tcPr>
            <w:tcW w:w="850" w:type="dxa"/>
          </w:tcPr>
          <w:p>
            <w:pPr>
              <w:keepNext/>
              <w:spacing w:after="0"/>
              <w:ind w:firstLine="0"/>
              <w:jc w:val="center"/>
              <w:rPr>
                <w:ins w:id="90182" w:author="Claude (revisão de dados)" w:date="2026-09-21T01:01:57Z"/>
              </w:rPr>
            </w:pPr>
            <w:ins w:id="90378"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379"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380" w:author="Claude (revisão de dados)" w:date="2026-09-21T01:01:57Z">
              <w:r>
                <w:rPr>
                  <w:sz w:val="16"/>
                  <w:szCs w:val="16"/>
                </w:rPr>
                <w:t xml:space="preserve">14,0</w:t>
              </w:r>
            </w:ins>
          </w:p>
        </w:tc>
        <w:tc>
          <w:tcPr>
            <w:tcW w:w="800" w:type="dxa"/>
          </w:tcPr>
          <w:p>
            <w:pPr>
              <w:keepNext/>
              <w:spacing w:after="0"/>
              <w:ind w:firstLine="0"/>
              <w:jc w:val="center"/>
              <w:rPr>
                <w:ins w:id="90182" w:author="Claude (revisão de dados)" w:date="2026-09-21T01:01:57Z"/>
              </w:rPr>
            </w:pPr>
            <w:ins w:id="90381" w:author="Claude (revisão de dados)" w:date="2026-09-21T01:01:57Z">
              <w:r>
                <w:rPr>
                  <w:sz w:val="16"/>
                  <w:szCs w:val="16"/>
                </w:rPr>
                <w:t xml:space="preserve">62,8</w:t>
              </w:r>
            </w:ins>
          </w:p>
        </w:tc>
        <w:tc>
          <w:tcPr>
            <w:tcW w:w="850" w:type="dxa"/>
          </w:tcPr>
          <w:p>
            <w:pPr>
              <w:keepNext/>
              <w:spacing w:after="0"/>
              <w:ind w:firstLine="0"/>
              <w:jc w:val="center"/>
              <w:rPr>
                <w:ins w:id="90182" w:author="Claude (revisão de dados)" w:date="2026-09-21T01:01:57Z"/>
              </w:rPr>
            </w:pPr>
            <w:ins w:id="90382" w:author="Claude (revisão de dados)" w:date="2026-09-21T01:01:57Z">
              <w:r>
                <w:rPr>
                  <w:sz w:val="16"/>
                  <w:szCs w:val="16"/>
                </w:rPr>
                <w:t xml:space="preserve">100,1</w:t>
              </w:r>
            </w:ins>
          </w:p>
        </w:tc>
        <w:tc>
          <w:tcPr>
            <w:tcW w:w="800" w:type="dxa"/>
          </w:tcPr>
          <w:p>
            <w:pPr>
              <w:keepNext/>
              <w:spacing w:after="0"/>
              <w:ind w:firstLine="0"/>
              <w:jc w:val="center"/>
              <w:rPr>
                <w:ins w:id="90182" w:author="Claude (revisão de dados)" w:date="2026-09-21T01:01:57Z"/>
              </w:rPr>
            </w:pPr>
            <w:ins w:id="90383" w:author="Claude (revisão de dados)" w:date="2026-09-21T01:01:57Z">
              <w:r>
                <w:rPr>
                  <w:sz w:val="16"/>
                  <w:szCs w:val="16"/>
                </w:rPr>
                <w:t xml:space="preserve">92,9</w:t>
              </w:r>
            </w:ins>
          </w:p>
        </w:tc>
        <w:tc>
          <w:tcPr>
            <w:tcW w:w="800" w:type="dxa"/>
          </w:tcPr>
          <w:p>
            <w:pPr>
              <w:keepNext/>
              <w:spacing w:after="0"/>
              <w:ind w:firstLine="0"/>
              <w:jc w:val="center"/>
              <w:rPr>
                <w:ins w:id="90182" w:author="Claude (revisão de dados)" w:date="2026-09-21T01:01:57Z"/>
              </w:rPr>
            </w:pPr>
            <w:ins w:id="90384" w:author="Claude (revisão de dados)" w:date="2026-09-21T01:01:57Z">
              <w:r>
                <w:rPr>
                  <w:sz w:val="16"/>
                  <w:szCs w:val="16"/>
                </w:rPr>
                <w:t xml:space="preserve">127,1</w:t>
              </w:r>
            </w:ins>
          </w:p>
        </w:tc>
        <w:tc>
          <w:tcPr>
            <w:tcW w:w="800" w:type="dxa"/>
          </w:tcPr>
          <w:p>
            <w:pPr>
              <w:keepNext/>
              <w:spacing w:after="0"/>
              <w:ind w:firstLine="0"/>
              <w:jc w:val="center"/>
              <w:rPr>
                <w:ins w:id="90182" w:author="Claude (revisão de dados)" w:date="2026-09-21T01:01:57Z"/>
              </w:rPr>
            </w:pPr>
            <w:ins w:id="90385" w:author="Claude (revisão de dados)" w:date="2026-09-21T01:01:57Z">
              <w:r>
                <w:rPr>
                  <w:sz w:val="16"/>
                  <w:szCs w:val="16"/>
                </w:rPr>
                <w:t xml:space="preserve">165,8</w:t>
              </w:r>
            </w:ins>
          </w:p>
        </w:tc>
        <w:tc>
          <w:tcPr>
            <w:tcW w:w="672" w:type="dxa"/>
          </w:tcPr>
          <w:p>
            <w:pPr>
              <w:keepNext/>
              <w:spacing w:after="0"/>
              <w:ind w:firstLine="0"/>
              <w:jc w:val="center"/>
              <w:rPr>
                <w:ins w:id="90182" w:author="Claude (revisão de dados)" w:date="2026-09-21T01:01:57Z"/>
              </w:rPr>
            </w:pPr>
            <w:ins w:id="90386" w:author="Claude (revisão de dados)" w:date="2026-09-21T01:01:57Z">
              <w:r>
                <w:rPr>
                  <w:sz w:val="16"/>
                  <w:szCs w:val="16"/>
                </w:rPr>
                <w:t xml:space="preserve">0</w:t>
              </w:r>
            </w:ins>
          </w:p>
        </w:tc>
      </w:tr>
      <w:tr>
        <w:trPr>
          <w:cantSplit/>
          <w:jc w:val="center"/>
          <w:ins w:id="90387" w:author="Claude (revisão de dados)" w:date="2026-09-21T01:01:57Z"/>
        </w:trPr>
        <w:tc>
          <w:tcPr>
            <w:tcW w:w="1400" w:type="dxa"/>
          </w:tcPr>
          <w:p>
            <w:pPr>
              <w:keepNext/>
              <w:spacing w:after="0"/>
              <w:ind w:firstLine="0"/>
              <w:jc w:val="center"/>
              <w:rPr>
                <w:ins w:id="90182" w:author="Claude (revisão de dados)" w:date="2026-09-21T01:01:57Z"/>
              </w:rPr>
            </w:pPr>
            <w:ins w:id="9038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389"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390"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391"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392" w:author="Claude (revisão de dados)" w:date="2026-09-21T01:01:57Z">
              <w:r>
                <w:rPr>
                  <w:sz w:val="16"/>
                  <w:szCs w:val="16"/>
                </w:rPr>
                <w:t xml:space="preserve">3,4</w:t>
              </w:r>
            </w:ins>
          </w:p>
        </w:tc>
        <w:tc>
          <w:tcPr>
            <w:tcW w:w="800" w:type="dxa"/>
          </w:tcPr>
          <w:p>
            <w:pPr>
              <w:keepNext/>
              <w:spacing w:after="0"/>
              <w:ind w:firstLine="0"/>
              <w:jc w:val="center"/>
              <w:rPr>
                <w:ins w:id="90182" w:author="Claude (revisão de dados)" w:date="2026-09-21T01:01:57Z"/>
              </w:rPr>
            </w:pPr>
            <w:ins w:id="90393" w:author="Claude (revisão de dados)" w:date="2026-09-21T01:01:57Z">
              <w:r>
                <w:rPr>
                  <w:sz w:val="16"/>
                  <w:szCs w:val="16"/>
                </w:rPr>
                <w:t xml:space="preserve">66,7</w:t>
              </w:r>
            </w:ins>
          </w:p>
        </w:tc>
        <w:tc>
          <w:tcPr>
            <w:tcW w:w="850" w:type="dxa"/>
          </w:tcPr>
          <w:p>
            <w:pPr>
              <w:keepNext/>
              <w:spacing w:after="0"/>
              <w:ind w:firstLine="0"/>
              <w:jc w:val="center"/>
              <w:rPr>
                <w:ins w:id="90182" w:author="Claude (revisão de dados)" w:date="2026-09-21T01:01:57Z"/>
              </w:rPr>
            </w:pPr>
            <w:ins w:id="90394" w:author="Claude (revisão de dados)" w:date="2026-09-21T01:01:57Z">
              <w:r>
                <w:rPr>
                  <w:sz w:val="16"/>
                  <w:szCs w:val="16"/>
                </w:rPr>
                <w:t xml:space="preserve">95,0</w:t>
              </w:r>
            </w:ins>
          </w:p>
        </w:tc>
        <w:tc>
          <w:tcPr>
            <w:tcW w:w="800" w:type="dxa"/>
          </w:tcPr>
          <w:p>
            <w:pPr>
              <w:keepNext/>
              <w:spacing w:after="0"/>
              <w:ind w:firstLine="0"/>
              <w:jc w:val="center"/>
              <w:rPr>
                <w:ins w:id="90182" w:author="Claude (revisão de dados)" w:date="2026-09-21T01:01:57Z"/>
              </w:rPr>
            </w:pPr>
            <w:ins w:id="90395" w:author="Claude (revisão de dados)" w:date="2026-09-21T01:01:57Z">
              <w:r>
                <w:rPr>
                  <w:sz w:val="16"/>
                  <w:szCs w:val="16"/>
                </w:rPr>
                <w:t xml:space="preserve">94,0</w:t>
              </w:r>
            </w:ins>
          </w:p>
        </w:tc>
        <w:tc>
          <w:tcPr>
            <w:tcW w:w="800" w:type="dxa"/>
          </w:tcPr>
          <w:p>
            <w:pPr>
              <w:keepNext/>
              <w:spacing w:after="0"/>
              <w:ind w:firstLine="0"/>
              <w:jc w:val="center"/>
              <w:rPr>
                <w:ins w:id="90182" w:author="Claude (revisão de dados)" w:date="2026-09-21T01:01:57Z"/>
              </w:rPr>
            </w:pPr>
            <w:ins w:id="90396" w:author="Claude (revisão de dados)" w:date="2026-09-21T01:01:57Z">
              <w:r>
                <w:rPr>
                  <w:sz w:val="16"/>
                  <w:szCs w:val="16"/>
                </w:rPr>
                <w:t xml:space="preserve">124,7</w:t>
              </w:r>
            </w:ins>
          </w:p>
        </w:tc>
        <w:tc>
          <w:tcPr>
            <w:tcW w:w="800" w:type="dxa"/>
          </w:tcPr>
          <w:p>
            <w:pPr>
              <w:keepNext/>
              <w:spacing w:after="0"/>
              <w:ind w:firstLine="0"/>
              <w:jc w:val="center"/>
              <w:rPr>
                <w:ins w:id="90182" w:author="Claude (revisão de dados)" w:date="2026-09-21T01:01:57Z"/>
              </w:rPr>
            </w:pPr>
            <w:ins w:id="90397" w:author="Claude (revisão de dados)" w:date="2026-09-21T01:01:57Z">
              <w:r>
                <w:rPr>
                  <w:sz w:val="16"/>
                  <w:szCs w:val="16"/>
                </w:rPr>
                <w:t xml:space="preserve">179,2</w:t>
              </w:r>
            </w:ins>
          </w:p>
        </w:tc>
        <w:tc>
          <w:tcPr>
            <w:tcW w:w="672" w:type="dxa"/>
          </w:tcPr>
          <w:p>
            <w:pPr>
              <w:keepNext/>
              <w:spacing w:after="0"/>
              <w:ind w:firstLine="0"/>
              <w:jc w:val="center"/>
              <w:rPr>
                <w:ins w:id="90182" w:author="Claude (revisão de dados)" w:date="2026-09-21T01:01:57Z"/>
              </w:rPr>
            </w:pPr>
            <w:ins w:id="90398" w:author="Claude (revisão de dados)" w:date="2026-09-21T01:01:57Z">
              <w:r>
                <w:rPr>
                  <w:sz w:val="16"/>
                  <w:szCs w:val="16"/>
                </w:rPr>
                <w:t xml:space="preserve">0</w:t>
              </w:r>
            </w:ins>
          </w:p>
        </w:tc>
      </w:tr>
      <w:tr>
        <w:trPr>
          <w:cantSplit/>
          <w:jc w:val="center"/>
          <w:ins w:id="90399" w:author="Claude (revisão de dados)" w:date="2026-09-21T01:01:57Z"/>
        </w:trPr>
        <w:tc>
          <w:tcPr>
            <w:tcW w:w="1400" w:type="dxa"/>
          </w:tcPr>
          <w:p>
            <w:pPr>
              <w:keepNext/>
              <w:spacing w:after="0"/>
              <w:ind w:firstLine="0"/>
              <w:jc w:val="center"/>
              <w:rPr>
                <w:ins w:id="90182" w:author="Claude (revisão de dados)" w:date="2026-09-21T01:01:57Z"/>
              </w:rPr>
            </w:pPr>
            <w:ins w:id="9040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01"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402"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403"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404" w:author="Claude (revisão de dados)" w:date="2026-09-21T01:01:57Z">
              <w:r>
                <w:rPr>
                  <w:sz w:val="16"/>
                  <w:szCs w:val="16"/>
                </w:rPr>
                <w:t xml:space="preserve">3,0</w:t>
              </w:r>
            </w:ins>
          </w:p>
        </w:tc>
        <w:tc>
          <w:tcPr>
            <w:tcW w:w="800" w:type="dxa"/>
          </w:tcPr>
          <w:p>
            <w:pPr>
              <w:keepNext/>
              <w:spacing w:after="0"/>
              <w:ind w:firstLine="0"/>
              <w:jc w:val="center"/>
              <w:rPr>
                <w:ins w:id="90182" w:author="Claude (revisão de dados)" w:date="2026-09-21T01:01:57Z"/>
              </w:rPr>
            </w:pPr>
            <w:ins w:id="90405" w:author="Claude (revisão de dados)" w:date="2026-09-21T01:01:57Z">
              <w:r>
                <w:rPr>
                  <w:sz w:val="16"/>
                  <w:szCs w:val="16"/>
                </w:rPr>
                <w:t xml:space="preserve">86,6</w:t>
              </w:r>
            </w:ins>
          </w:p>
        </w:tc>
        <w:tc>
          <w:tcPr>
            <w:tcW w:w="850" w:type="dxa"/>
          </w:tcPr>
          <w:p>
            <w:pPr>
              <w:keepNext/>
              <w:spacing w:after="0"/>
              <w:ind w:firstLine="0"/>
              <w:jc w:val="center"/>
              <w:rPr>
                <w:ins w:id="90182" w:author="Claude (revisão de dados)" w:date="2026-09-21T01:01:57Z"/>
              </w:rPr>
            </w:pPr>
            <w:ins w:id="90406" w:author="Claude (revisão de dados)" w:date="2026-09-21T01:01:57Z">
              <w:r>
                <w:rPr>
                  <w:sz w:val="16"/>
                  <w:szCs w:val="16"/>
                </w:rPr>
                <w:t xml:space="preserve">112,3</w:t>
              </w:r>
            </w:ins>
          </w:p>
        </w:tc>
        <w:tc>
          <w:tcPr>
            <w:tcW w:w="800" w:type="dxa"/>
          </w:tcPr>
          <w:p>
            <w:pPr>
              <w:keepNext/>
              <w:spacing w:after="0"/>
              <w:ind w:firstLine="0"/>
              <w:jc w:val="center"/>
              <w:rPr>
                <w:ins w:id="90182" w:author="Claude (revisão de dados)" w:date="2026-09-21T01:01:57Z"/>
              </w:rPr>
            </w:pPr>
            <w:ins w:id="90407" w:author="Claude (revisão de dados)" w:date="2026-09-21T01:01:57Z">
              <w:r>
                <w:rPr>
                  <w:sz w:val="16"/>
                  <w:szCs w:val="16"/>
                </w:rPr>
                <w:t xml:space="preserve">104,1</w:t>
              </w:r>
            </w:ins>
          </w:p>
        </w:tc>
        <w:tc>
          <w:tcPr>
            <w:tcW w:w="800" w:type="dxa"/>
          </w:tcPr>
          <w:p>
            <w:pPr>
              <w:keepNext/>
              <w:spacing w:after="0"/>
              <w:ind w:firstLine="0"/>
              <w:jc w:val="center"/>
              <w:rPr>
                <w:ins w:id="90182" w:author="Claude (revisão de dados)" w:date="2026-09-21T01:01:57Z"/>
              </w:rPr>
            </w:pPr>
            <w:ins w:id="90408" w:author="Claude (revisão de dados)" w:date="2026-09-21T01:01:57Z">
              <w:r>
                <w:rPr>
                  <w:sz w:val="16"/>
                  <w:szCs w:val="16"/>
                </w:rPr>
                <w:t xml:space="preserve">129,4</w:t>
              </w:r>
            </w:ins>
          </w:p>
        </w:tc>
        <w:tc>
          <w:tcPr>
            <w:tcW w:w="800" w:type="dxa"/>
          </w:tcPr>
          <w:p>
            <w:pPr>
              <w:keepNext/>
              <w:spacing w:after="0"/>
              <w:ind w:firstLine="0"/>
              <w:jc w:val="center"/>
              <w:rPr>
                <w:ins w:id="90182" w:author="Claude (revisão de dados)" w:date="2026-09-21T01:01:57Z"/>
              </w:rPr>
            </w:pPr>
            <w:ins w:id="90409" w:author="Claude (revisão de dados)" w:date="2026-09-21T01:01:57Z">
              <w:r>
                <w:rPr>
                  <w:sz w:val="16"/>
                  <w:szCs w:val="16"/>
                </w:rPr>
                <w:t xml:space="preserve">167,4</w:t>
              </w:r>
            </w:ins>
          </w:p>
        </w:tc>
        <w:tc>
          <w:tcPr>
            <w:tcW w:w="672" w:type="dxa"/>
          </w:tcPr>
          <w:p>
            <w:pPr>
              <w:keepNext/>
              <w:spacing w:after="0"/>
              <w:ind w:firstLine="0"/>
              <w:jc w:val="center"/>
              <w:rPr>
                <w:ins w:id="90182" w:author="Claude (revisão de dados)" w:date="2026-09-21T01:01:57Z"/>
              </w:rPr>
            </w:pPr>
            <w:ins w:id="90410" w:author="Claude (revisão de dados)" w:date="2026-09-21T01:01:57Z">
              <w:r>
                <w:rPr>
                  <w:sz w:val="16"/>
                  <w:szCs w:val="16"/>
                </w:rPr>
                <w:t xml:space="preserve">2</w:t>
              </w:r>
            </w:ins>
          </w:p>
        </w:tc>
      </w:tr>
      <w:tr>
        <w:trPr>
          <w:cantSplit/>
          <w:jc w:val="center"/>
          <w:ins w:id="90411" w:author="Claude (revisão de dados)" w:date="2026-09-21T01:01:57Z"/>
        </w:trPr>
        <w:tc>
          <w:tcPr>
            <w:tcW w:w="1400" w:type="dxa"/>
          </w:tcPr>
          <w:p>
            <w:pPr>
              <w:keepNext/>
              <w:spacing w:after="0"/>
              <w:ind w:firstLine="0"/>
              <w:jc w:val="center"/>
              <w:rPr>
                <w:ins w:id="90182" w:author="Claude (revisão de dados)" w:date="2026-09-21T01:01:57Z"/>
              </w:rPr>
            </w:pPr>
            <w:ins w:id="9041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13" w:author="Claude (revisão de dados)" w:date="2026-09-21T01:01:57Z">
              <w:r>
                <w:rPr>
                  <w:sz w:val="16"/>
                  <w:szCs w:val="16"/>
                </w:rPr>
                <w:t xml:space="preserve">EV</w:t>
              </w:r>
            </w:ins>
          </w:p>
        </w:tc>
        <w:tc>
          <w:tcPr>
            <w:tcW w:w="850" w:type="dxa"/>
          </w:tcPr>
          <w:p>
            <w:pPr>
              <w:keepNext/>
              <w:spacing w:after="0"/>
              <w:ind w:firstLine="0"/>
              <w:jc w:val="center"/>
              <w:rPr>
                <w:ins w:id="90182" w:author="Claude (revisão de dados)" w:date="2026-09-21T01:01:57Z"/>
              </w:rPr>
            </w:pPr>
            <w:ins w:id="90414"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415"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416" w:author="Claude (revisão de dados)" w:date="2026-09-21T01:01:57Z">
              <w:r>
                <w:rPr>
                  <w:sz w:val="16"/>
                  <w:szCs w:val="16"/>
                </w:rPr>
                <w:t xml:space="preserve">20,3</w:t>
              </w:r>
            </w:ins>
          </w:p>
        </w:tc>
        <w:tc>
          <w:tcPr>
            <w:tcW w:w="800" w:type="dxa"/>
          </w:tcPr>
          <w:p>
            <w:pPr>
              <w:keepNext/>
              <w:spacing w:after="0"/>
              <w:ind w:firstLine="0"/>
              <w:jc w:val="center"/>
              <w:rPr>
                <w:ins w:id="90182" w:author="Claude (revisão de dados)" w:date="2026-09-21T01:01:57Z"/>
              </w:rPr>
            </w:pPr>
            <w:ins w:id="90417" w:author="Claude (revisão de dados)" w:date="2026-09-21T01:01:57Z">
              <w:r>
                <w:rPr>
                  <w:sz w:val="16"/>
                  <w:szCs w:val="16"/>
                </w:rPr>
                <w:t xml:space="preserve">44,4</w:t>
              </w:r>
            </w:ins>
          </w:p>
        </w:tc>
        <w:tc>
          <w:tcPr>
            <w:tcW w:w="850" w:type="dxa"/>
          </w:tcPr>
          <w:p>
            <w:pPr>
              <w:keepNext/>
              <w:spacing w:after="0"/>
              <w:ind w:firstLine="0"/>
              <w:jc w:val="center"/>
              <w:rPr>
                <w:ins w:id="90182" w:author="Claude (revisão de dados)" w:date="2026-09-21T01:01:57Z"/>
              </w:rPr>
            </w:pPr>
            <w:ins w:id="90418" w:author="Claude (revisão de dados)" w:date="2026-09-21T01:01:57Z">
              <w:r>
                <w:rPr>
                  <w:sz w:val="16"/>
                  <w:szCs w:val="16"/>
                </w:rPr>
                <w:t xml:space="preserve">78,5</w:t>
              </w:r>
            </w:ins>
          </w:p>
        </w:tc>
        <w:tc>
          <w:tcPr>
            <w:tcW w:w="800" w:type="dxa"/>
          </w:tcPr>
          <w:p>
            <w:pPr>
              <w:keepNext/>
              <w:spacing w:after="0"/>
              <w:ind w:firstLine="0"/>
              <w:jc w:val="center"/>
              <w:rPr>
                <w:ins w:id="90182" w:author="Claude (revisão de dados)" w:date="2026-09-21T01:01:57Z"/>
              </w:rPr>
            </w:pPr>
            <w:ins w:id="90419" w:author="Claude (revisão de dados)" w:date="2026-09-21T01:01:57Z">
              <w:r>
                <w:rPr>
                  <w:sz w:val="16"/>
                  <w:szCs w:val="16"/>
                </w:rPr>
                <w:t xml:space="preserve">74,7</w:t>
              </w:r>
            </w:ins>
          </w:p>
        </w:tc>
        <w:tc>
          <w:tcPr>
            <w:tcW w:w="800" w:type="dxa"/>
          </w:tcPr>
          <w:p>
            <w:pPr>
              <w:keepNext/>
              <w:spacing w:after="0"/>
              <w:ind w:firstLine="0"/>
              <w:jc w:val="center"/>
              <w:rPr>
                <w:ins w:id="90182" w:author="Claude (revisão de dados)" w:date="2026-09-21T01:01:57Z"/>
              </w:rPr>
            </w:pPr>
            <w:ins w:id="90420" w:author="Claude (revisão de dados)" w:date="2026-09-21T01:01:57Z">
              <w:r>
                <w:rPr>
                  <w:sz w:val="16"/>
                  <w:szCs w:val="16"/>
                </w:rPr>
                <w:t xml:space="preserve">100,7</w:t>
              </w:r>
            </w:ins>
          </w:p>
        </w:tc>
        <w:tc>
          <w:tcPr>
            <w:tcW w:w="800" w:type="dxa"/>
          </w:tcPr>
          <w:p>
            <w:pPr>
              <w:keepNext/>
              <w:spacing w:after="0"/>
              <w:ind w:firstLine="0"/>
              <w:jc w:val="center"/>
              <w:rPr>
                <w:ins w:id="90182" w:author="Claude (revisão de dados)" w:date="2026-09-21T01:01:57Z"/>
              </w:rPr>
            </w:pPr>
            <w:ins w:id="90421" w:author="Claude (revisão de dados)" w:date="2026-09-21T01:01:57Z">
              <w:r>
                <w:rPr>
                  <w:sz w:val="16"/>
                  <w:szCs w:val="16"/>
                </w:rPr>
                <w:t xml:space="preserve">124,7</w:t>
              </w:r>
            </w:ins>
          </w:p>
        </w:tc>
        <w:tc>
          <w:tcPr>
            <w:tcW w:w="672" w:type="dxa"/>
          </w:tcPr>
          <w:p>
            <w:pPr>
              <w:keepNext/>
              <w:spacing w:after="0"/>
              <w:ind w:firstLine="0"/>
              <w:jc w:val="center"/>
              <w:rPr>
                <w:ins w:id="90182" w:author="Claude (revisão de dados)" w:date="2026-09-21T01:01:57Z"/>
              </w:rPr>
            </w:pPr>
            <w:ins w:id="90422" w:author="Claude (revisão de dados)" w:date="2026-09-21T01:01:57Z">
              <w:r>
                <w:rPr>
                  <w:sz w:val="16"/>
                  <w:szCs w:val="16"/>
                </w:rPr>
                <w:t xml:space="preserve">0</w:t>
              </w:r>
            </w:ins>
          </w:p>
        </w:tc>
      </w:tr>
      <w:tr>
        <w:trPr>
          <w:cantSplit/>
          <w:jc w:val="center"/>
          <w:ins w:id="90423" w:author="Claude (revisão de dados)" w:date="2026-09-21T01:01:57Z"/>
        </w:trPr>
        <w:tc>
          <w:tcPr>
            <w:tcW w:w="1400" w:type="dxa"/>
          </w:tcPr>
          <w:p>
            <w:pPr>
              <w:keepNext/>
              <w:spacing w:after="0"/>
              <w:ind w:firstLine="0"/>
              <w:jc w:val="center"/>
              <w:rPr>
                <w:ins w:id="90182" w:author="Claude (revisão de dados)" w:date="2026-09-21T01:01:57Z"/>
              </w:rPr>
            </w:pPr>
            <w:ins w:id="9042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25"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426"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427"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428" w:author="Claude (revisão de dados)" w:date="2026-09-21T01:01:57Z">
              <w:r>
                <w:rPr>
                  <w:sz w:val="16"/>
                  <w:szCs w:val="16"/>
                </w:rPr>
                <w:t xml:space="preserve">15,7</w:t>
              </w:r>
            </w:ins>
          </w:p>
        </w:tc>
        <w:tc>
          <w:tcPr>
            <w:tcW w:w="800" w:type="dxa"/>
          </w:tcPr>
          <w:p>
            <w:pPr>
              <w:keepNext/>
              <w:spacing w:after="0"/>
              <w:ind w:firstLine="0"/>
              <w:jc w:val="center"/>
              <w:rPr>
                <w:ins w:id="90182" w:author="Claude (revisão de dados)" w:date="2026-09-21T01:01:57Z"/>
              </w:rPr>
            </w:pPr>
            <w:ins w:id="90429" w:author="Claude (revisão de dados)" w:date="2026-09-21T01:01:57Z">
              <w:r>
                <w:rPr>
                  <w:sz w:val="16"/>
                  <w:szCs w:val="16"/>
                </w:rPr>
                <w:t xml:space="preserve">34,3</w:t>
              </w:r>
            </w:ins>
          </w:p>
        </w:tc>
        <w:tc>
          <w:tcPr>
            <w:tcW w:w="850" w:type="dxa"/>
          </w:tcPr>
          <w:p>
            <w:pPr>
              <w:keepNext/>
              <w:spacing w:after="0"/>
              <w:ind w:firstLine="0"/>
              <w:jc w:val="center"/>
              <w:rPr>
                <w:ins w:id="90182" w:author="Claude (revisão de dados)" w:date="2026-09-21T01:01:57Z"/>
              </w:rPr>
            </w:pPr>
            <w:ins w:id="90430" w:author="Claude (revisão de dados)" w:date="2026-09-21T01:01:57Z">
              <w:r>
                <w:rPr>
                  <w:sz w:val="16"/>
                  <w:szCs w:val="16"/>
                </w:rPr>
                <w:t xml:space="preserve">65,5</w:t>
              </w:r>
            </w:ins>
          </w:p>
        </w:tc>
        <w:tc>
          <w:tcPr>
            <w:tcW w:w="800" w:type="dxa"/>
          </w:tcPr>
          <w:p>
            <w:pPr>
              <w:keepNext/>
              <w:spacing w:after="0"/>
              <w:ind w:firstLine="0"/>
              <w:jc w:val="center"/>
              <w:rPr>
                <w:ins w:id="90182" w:author="Claude (revisão de dados)" w:date="2026-09-21T01:01:57Z"/>
              </w:rPr>
            </w:pPr>
            <w:ins w:id="90431" w:author="Claude (revisão de dados)" w:date="2026-09-21T01:01:57Z">
              <w:r>
                <w:rPr>
                  <w:sz w:val="16"/>
                  <w:szCs w:val="16"/>
                </w:rPr>
                <w:t xml:space="preserve">64,9</w:t>
              </w:r>
            </w:ins>
          </w:p>
        </w:tc>
        <w:tc>
          <w:tcPr>
            <w:tcW w:w="800" w:type="dxa"/>
          </w:tcPr>
          <w:p>
            <w:pPr>
              <w:keepNext/>
              <w:spacing w:after="0"/>
              <w:ind w:firstLine="0"/>
              <w:jc w:val="center"/>
              <w:rPr>
                <w:ins w:id="90182" w:author="Claude (revisão de dados)" w:date="2026-09-21T01:01:57Z"/>
              </w:rPr>
            </w:pPr>
            <w:ins w:id="90432" w:author="Claude (revisão de dados)" w:date="2026-09-21T01:01:57Z">
              <w:r>
                <w:rPr>
                  <w:sz w:val="16"/>
                  <w:szCs w:val="16"/>
                </w:rPr>
                <w:t xml:space="preserve">92,1</w:t>
              </w:r>
            </w:ins>
          </w:p>
        </w:tc>
        <w:tc>
          <w:tcPr>
            <w:tcW w:w="800" w:type="dxa"/>
          </w:tcPr>
          <w:p>
            <w:pPr>
              <w:keepNext/>
              <w:spacing w:after="0"/>
              <w:ind w:firstLine="0"/>
              <w:jc w:val="center"/>
              <w:rPr>
                <w:ins w:id="90182" w:author="Claude (revisão de dados)" w:date="2026-09-21T01:01:57Z"/>
              </w:rPr>
            </w:pPr>
            <w:ins w:id="90433" w:author="Claude (revisão de dados)" w:date="2026-09-21T01:01:57Z">
              <w:r>
                <w:rPr>
                  <w:sz w:val="16"/>
                  <w:szCs w:val="16"/>
                </w:rPr>
                <w:t xml:space="preserve">136,9</w:t>
              </w:r>
            </w:ins>
          </w:p>
        </w:tc>
        <w:tc>
          <w:tcPr>
            <w:tcW w:w="672" w:type="dxa"/>
          </w:tcPr>
          <w:p>
            <w:pPr>
              <w:keepNext/>
              <w:spacing w:after="0"/>
              <w:ind w:firstLine="0"/>
              <w:jc w:val="center"/>
              <w:rPr>
                <w:ins w:id="90182" w:author="Claude (revisão de dados)" w:date="2026-09-21T01:01:57Z"/>
              </w:rPr>
            </w:pPr>
            <w:ins w:id="90434" w:author="Claude (revisão de dados)" w:date="2026-09-21T01:01:57Z">
              <w:r>
                <w:rPr>
                  <w:sz w:val="16"/>
                  <w:szCs w:val="16"/>
                </w:rPr>
                <w:t xml:space="preserve">0</w:t>
              </w:r>
            </w:ins>
          </w:p>
        </w:tc>
      </w:tr>
      <w:tr>
        <w:trPr>
          <w:cantSplit/>
          <w:jc w:val="center"/>
          <w:ins w:id="90435" w:author="Claude (revisão de dados)" w:date="2026-09-21T01:01:57Z"/>
        </w:trPr>
        <w:tc>
          <w:tcPr>
            <w:tcW w:w="1400" w:type="dxa"/>
          </w:tcPr>
          <w:p>
            <w:pPr>
              <w:keepNext/>
              <w:spacing w:after="0"/>
              <w:ind w:firstLine="0"/>
              <w:jc w:val="center"/>
              <w:rPr>
                <w:ins w:id="90182" w:author="Claude (revisão de dados)" w:date="2026-09-21T01:01:57Z"/>
              </w:rPr>
            </w:pPr>
            <w:ins w:id="90436"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37"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438"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439"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440" w:author="Claude (revisão de dados)" w:date="2026-09-21T01:01:57Z">
              <w:r>
                <w:rPr>
                  <w:sz w:val="16"/>
                  <w:szCs w:val="16"/>
                </w:rPr>
                <w:t xml:space="preserve">14,9</w:t>
              </w:r>
            </w:ins>
          </w:p>
        </w:tc>
        <w:tc>
          <w:tcPr>
            <w:tcW w:w="800" w:type="dxa"/>
          </w:tcPr>
          <w:p>
            <w:pPr>
              <w:keepNext/>
              <w:spacing w:after="0"/>
              <w:ind w:firstLine="0"/>
              <w:jc w:val="center"/>
              <w:rPr>
                <w:ins w:id="90182" w:author="Claude (revisão de dados)" w:date="2026-09-21T01:01:57Z"/>
              </w:rPr>
            </w:pPr>
            <w:ins w:id="90441" w:author="Claude (revisão de dados)" w:date="2026-09-21T01:01:57Z">
              <w:r>
                <w:rPr>
                  <w:sz w:val="16"/>
                  <w:szCs w:val="16"/>
                </w:rPr>
                <w:t xml:space="preserve">56,1</w:t>
              </w:r>
            </w:ins>
          </w:p>
        </w:tc>
        <w:tc>
          <w:tcPr>
            <w:tcW w:w="850" w:type="dxa"/>
          </w:tcPr>
          <w:p>
            <w:pPr>
              <w:keepNext/>
              <w:spacing w:after="0"/>
              <w:ind w:firstLine="0"/>
              <w:jc w:val="center"/>
              <w:rPr>
                <w:ins w:id="90182" w:author="Claude (revisão de dados)" w:date="2026-09-21T01:01:57Z"/>
              </w:rPr>
            </w:pPr>
            <w:ins w:id="90442" w:author="Claude (revisão de dados)" w:date="2026-09-21T01:01:57Z">
              <w:r>
                <w:rPr>
                  <w:sz w:val="16"/>
                  <w:szCs w:val="16"/>
                </w:rPr>
                <w:t xml:space="preserve">95,9</w:t>
              </w:r>
            </w:ins>
          </w:p>
        </w:tc>
        <w:tc>
          <w:tcPr>
            <w:tcW w:w="800" w:type="dxa"/>
          </w:tcPr>
          <w:p>
            <w:pPr>
              <w:keepNext/>
              <w:spacing w:after="0"/>
              <w:ind w:firstLine="0"/>
              <w:jc w:val="center"/>
              <w:rPr>
                <w:ins w:id="90182" w:author="Claude (revisão de dados)" w:date="2026-09-21T01:01:57Z"/>
              </w:rPr>
            </w:pPr>
            <w:ins w:id="90443" w:author="Claude (revisão de dados)" w:date="2026-09-21T01:01:57Z">
              <w:r>
                <w:rPr>
                  <w:sz w:val="16"/>
                  <w:szCs w:val="16"/>
                </w:rPr>
                <w:t xml:space="preserve">83,1</w:t>
              </w:r>
            </w:ins>
          </w:p>
        </w:tc>
        <w:tc>
          <w:tcPr>
            <w:tcW w:w="800" w:type="dxa"/>
          </w:tcPr>
          <w:p>
            <w:pPr>
              <w:keepNext/>
              <w:spacing w:after="0"/>
              <w:ind w:firstLine="0"/>
              <w:jc w:val="center"/>
              <w:rPr>
                <w:ins w:id="90182" w:author="Claude (revisão de dados)" w:date="2026-09-21T01:01:57Z"/>
              </w:rPr>
            </w:pPr>
            <w:ins w:id="90444" w:author="Claude (revisão de dados)" w:date="2026-09-21T01:01:57Z">
              <w:r>
                <w:rPr>
                  <w:sz w:val="16"/>
                  <w:szCs w:val="16"/>
                </w:rPr>
                <w:t xml:space="preserve">107,0</w:t>
              </w:r>
            </w:ins>
          </w:p>
        </w:tc>
        <w:tc>
          <w:tcPr>
            <w:tcW w:w="800" w:type="dxa"/>
          </w:tcPr>
          <w:p>
            <w:pPr>
              <w:keepNext/>
              <w:spacing w:after="0"/>
              <w:ind w:firstLine="0"/>
              <w:jc w:val="center"/>
              <w:rPr>
                <w:ins w:id="90182" w:author="Claude (revisão de dados)" w:date="2026-09-21T01:01:57Z"/>
              </w:rPr>
            </w:pPr>
            <w:ins w:id="90445" w:author="Claude (revisão de dados)" w:date="2026-09-21T01:01:57Z">
              <w:r>
                <w:rPr>
                  <w:sz w:val="16"/>
                  <w:szCs w:val="16"/>
                </w:rPr>
                <w:t xml:space="preserve">129,8</w:t>
              </w:r>
            </w:ins>
          </w:p>
        </w:tc>
        <w:tc>
          <w:tcPr>
            <w:tcW w:w="672" w:type="dxa"/>
          </w:tcPr>
          <w:p>
            <w:pPr>
              <w:keepNext/>
              <w:spacing w:after="0"/>
              <w:ind w:firstLine="0"/>
              <w:jc w:val="center"/>
              <w:rPr>
                <w:ins w:id="90182" w:author="Claude (revisão de dados)" w:date="2026-09-21T01:01:57Z"/>
              </w:rPr>
            </w:pPr>
            <w:ins w:id="90446" w:author="Claude (revisão de dados)" w:date="2026-09-21T01:01:57Z">
              <w:r>
                <w:rPr>
                  <w:sz w:val="16"/>
                  <w:szCs w:val="16"/>
                </w:rPr>
                <w:t xml:space="preserve">0</w:t>
              </w:r>
            </w:ins>
          </w:p>
        </w:tc>
      </w:tr>
      <w:tr>
        <w:trPr>
          <w:cantSplit/>
          <w:jc w:val="center"/>
          <w:ins w:id="90447" w:author="Claude (revisão de dados)" w:date="2026-09-21T01:01:57Z"/>
        </w:trPr>
        <w:tc>
          <w:tcPr>
            <w:tcW w:w="1400" w:type="dxa"/>
          </w:tcPr>
          <w:p>
            <w:pPr>
              <w:keepNext/>
              <w:spacing w:after="0"/>
              <w:ind w:firstLine="0"/>
              <w:jc w:val="center"/>
              <w:rPr>
                <w:ins w:id="90182" w:author="Claude (revisão de dados)" w:date="2026-09-21T01:01:57Z"/>
              </w:rPr>
            </w:pPr>
            <w:ins w:id="9044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49" w:author="Claude (revisão de dados)" w:date="2026-09-21T01:01:57Z">
              <w:r>
                <w:rPr>
                  <w:sz w:val="16"/>
                  <w:szCs w:val="16"/>
                </w:rPr>
                <w:t xml:space="preserve">PRE</w:t>
              </w:r>
            </w:ins>
          </w:p>
        </w:tc>
        <w:tc>
          <w:tcPr>
            <w:tcW w:w="850" w:type="dxa"/>
          </w:tcPr>
          <w:p>
            <w:pPr>
              <w:keepNext/>
              <w:spacing w:after="0"/>
              <w:ind w:firstLine="0"/>
              <w:jc w:val="center"/>
              <w:rPr>
                <w:ins w:id="90182" w:author="Claude (revisão de dados)" w:date="2026-09-21T01:01:57Z"/>
              </w:rPr>
            </w:pPr>
            <w:ins w:id="90450"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451"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452" w:author="Claude (revisão de dados)" w:date="2026-09-21T01:01:57Z">
              <w:r>
                <w:rPr>
                  <w:sz w:val="16"/>
                  <w:szCs w:val="16"/>
                </w:rPr>
                <w:t xml:space="preserve">0,5</w:t>
              </w:r>
            </w:ins>
          </w:p>
        </w:tc>
        <w:tc>
          <w:tcPr>
            <w:tcW w:w="800" w:type="dxa"/>
          </w:tcPr>
          <w:p>
            <w:pPr>
              <w:keepNext/>
              <w:spacing w:after="0"/>
              <w:ind w:firstLine="0"/>
              <w:jc w:val="center"/>
              <w:rPr>
                <w:ins w:id="90182" w:author="Claude (revisão de dados)" w:date="2026-09-21T01:01:57Z"/>
              </w:rPr>
            </w:pPr>
            <w:ins w:id="90453" w:author="Claude (revisão de dados)" w:date="2026-09-21T01:01:57Z">
              <w:r>
                <w:rPr>
                  <w:sz w:val="16"/>
                  <w:szCs w:val="16"/>
                </w:rPr>
                <w:t xml:space="preserve">21,4</w:t>
              </w:r>
            </w:ins>
          </w:p>
        </w:tc>
        <w:tc>
          <w:tcPr>
            <w:tcW w:w="850" w:type="dxa"/>
          </w:tcPr>
          <w:p>
            <w:pPr>
              <w:keepNext/>
              <w:spacing w:after="0"/>
              <w:ind w:firstLine="0"/>
              <w:jc w:val="center"/>
              <w:rPr>
                <w:ins w:id="90182" w:author="Claude (revisão de dados)" w:date="2026-09-21T01:01:57Z"/>
              </w:rPr>
            </w:pPr>
            <w:ins w:id="90454" w:author="Claude (revisão de dados)" w:date="2026-09-21T01:01:57Z">
              <w:r>
                <w:rPr>
                  <w:sz w:val="16"/>
                  <w:szCs w:val="16"/>
                </w:rPr>
                <w:t xml:space="preserve">93,8</w:t>
              </w:r>
            </w:ins>
          </w:p>
        </w:tc>
        <w:tc>
          <w:tcPr>
            <w:tcW w:w="800" w:type="dxa"/>
          </w:tcPr>
          <w:p>
            <w:pPr>
              <w:keepNext/>
              <w:spacing w:after="0"/>
              <w:ind w:firstLine="0"/>
              <w:jc w:val="center"/>
              <w:rPr>
                <w:ins w:id="90182" w:author="Claude (revisão de dados)" w:date="2026-09-21T01:01:57Z"/>
              </w:rPr>
            </w:pPr>
            <w:ins w:id="90455" w:author="Claude (revisão de dados)" w:date="2026-09-21T01:01:57Z">
              <w:r>
                <w:rPr>
                  <w:sz w:val="16"/>
                  <w:szCs w:val="16"/>
                </w:rPr>
                <w:t xml:space="preserve">106,6</w:t>
              </w:r>
            </w:ins>
          </w:p>
        </w:tc>
        <w:tc>
          <w:tcPr>
            <w:tcW w:w="800" w:type="dxa"/>
          </w:tcPr>
          <w:p>
            <w:pPr>
              <w:keepNext/>
              <w:spacing w:after="0"/>
              <w:ind w:firstLine="0"/>
              <w:jc w:val="center"/>
              <w:rPr>
                <w:ins w:id="90182" w:author="Claude (revisão de dados)" w:date="2026-09-21T01:01:57Z"/>
              </w:rPr>
            </w:pPr>
            <w:ins w:id="90456" w:author="Claude (revisão de dados)" w:date="2026-09-21T01:01:57Z">
              <w:r>
                <w:rPr>
                  <w:sz w:val="16"/>
                  <w:szCs w:val="16"/>
                </w:rPr>
                <w:t xml:space="preserve">175,1</w:t>
              </w:r>
            </w:ins>
          </w:p>
        </w:tc>
        <w:tc>
          <w:tcPr>
            <w:tcW w:w="800" w:type="dxa"/>
          </w:tcPr>
          <w:p>
            <w:pPr>
              <w:keepNext/>
              <w:spacing w:after="0"/>
              <w:ind w:firstLine="0"/>
              <w:jc w:val="center"/>
              <w:rPr>
                <w:ins w:id="90182" w:author="Claude (revisão de dados)" w:date="2026-09-21T01:01:57Z"/>
              </w:rPr>
            </w:pPr>
            <w:ins w:id="90457" w:author="Claude (revisão de dados)" w:date="2026-09-21T01:01:57Z">
              <w:r>
                <w:rPr>
                  <w:sz w:val="16"/>
                  <w:szCs w:val="16"/>
                </w:rPr>
                <w:t xml:space="preserve">463,3</w:t>
              </w:r>
            </w:ins>
          </w:p>
        </w:tc>
        <w:tc>
          <w:tcPr>
            <w:tcW w:w="672" w:type="dxa"/>
          </w:tcPr>
          <w:p>
            <w:pPr>
              <w:keepNext/>
              <w:spacing w:after="0"/>
              <w:ind w:firstLine="0"/>
              <w:jc w:val="center"/>
              <w:rPr>
                <w:ins w:id="90182" w:author="Claude (revisão de dados)" w:date="2026-09-21T01:01:57Z"/>
              </w:rPr>
            </w:pPr>
            <w:ins w:id="90458" w:author="Claude (revisão de dados)" w:date="2026-09-21T01:01:57Z">
              <w:r>
                <w:rPr>
                  <w:sz w:val="16"/>
                  <w:szCs w:val="16"/>
                </w:rPr>
                <w:t xml:space="preserve">1</w:t>
              </w:r>
            </w:ins>
          </w:p>
        </w:tc>
      </w:tr>
      <w:tr>
        <w:trPr>
          <w:cantSplit/>
          <w:jc w:val="center"/>
          <w:ins w:id="90459" w:author="Claude (revisão de dados)" w:date="2026-09-21T01:01:57Z"/>
        </w:trPr>
        <w:tc>
          <w:tcPr>
            <w:tcW w:w="1400" w:type="dxa"/>
          </w:tcPr>
          <w:p>
            <w:pPr>
              <w:keepNext/>
              <w:spacing w:after="0"/>
              <w:ind w:firstLine="0"/>
              <w:jc w:val="center"/>
              <w:rPr>
                <w:ins w:id="90182" w:author="Claude (revisão de dados)" w:date="2026-09-21T01:01:57Z"/>
              </w:rPr>
            </w:pPr>
            <w:ins w:id="9046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61"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462"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463"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464" w:author="Claude (revisão de dados)" w:date="2026-09-21T01:01:57Z">
              <w:r>
                <w:rPr>
                  <w:sz w:val="16"/>
                  <w:szCs w:val="16"/>
                </w:rPr>
                <w:t xml:space="preserve">0,1</w:t>
              </w:r>
            </w:ins>
          </w:p>
        </w:tc>
        <w:tc>
          <w:tcPr>
            <w:tcW w:w="800" w:type="dxa"/>
          </w:tcPr>
          <w:p>
            <w:pPr>
              <w:keepNext/>
              <w:spacing w:after="0"/>
              <w:ind w:firstLine="0"/>
              <w:jc w:val="center"/>
              <w:rPr>
                <w:ins w:id="90182" w:author="Claude (revisão de dados)" w:date="2026-09-21T01:01:57Z"/>
              </w:rPr>
            </w:pPr>
            <w:ins w:id="90465" w:author="Claude (revisão de dados)" w:date="2026-09-21T01:01:57Z">
              <w:r>
                <w:rPr>
                  <w:sz w:val="16"/>
                  <w:szCs w:val="16"/>
                </w:rPr>
                <w:t xml:space="preserve">1,4</w:t>
              </w:r>
            </w:ins>
          </w:p>
        </w:tc>
        <w:tc>
          <w:tcPr>
            <w:tcW w:w="850" w:type="dxa"/>
          </w:tcPr>
          <w:p>
            <w:pPr>
              <w:keepNext/>
              <w:spacing w:after="0"/>
              <w:ind w:firstLine="0"/>
              <w:jc w:val="center"/>
              <w:rPr>
                <w:ins w:id="90182" w:author="Claude (revisão de dados)" w:date="2026-09-21T01:01:57Z"/>
              </w:rPr>
            </w:pPr>
            <w:ins w:id="90466" w:author="Claude (revisão de dados)" w:date="2026-09-21T01:01:57Z">
              <w:r>
                <w:rPr>
                  <w:sz w:val="16"/>
                  <w:szCs w:val="16"/>
                </w:rPr>
                <w:t xml:space="preserve">21,5</w:t>
              </w:r>
            </w:ins>
          </w:p>
        </w:tc>
        <w:tc>
          <w:tcPr>
            <w:tcW w:w="800" w:type="dxa"/>
          </w:tcPr>
          <w:p>
            <w:pPr>
              <w:keepNext/>
              <w:spacing w:after="0"/>
              <w:ind w:firstLine="0"/>
              <w:jc w:val="center"/>
              <w:rPr>
                <w:ins w:id="90182" w:author="Claude (revisão de dados)" w:date="2026-09-21T01:01:57Z"/>
              </w:rPr>
            </w:pPr>
            <w:ins w:id="90467" w:author="Claude (revisão de dados)" w:date="2026-09-21T01:01:57Z">
              <w:r>
                <w:rPr>
                  <w:sz w:val="16"/>
                  <w:szCs w:val="16"/>
                </w:rPr>
                <w:t xml:space="preserve">59,3</w:t>
              </w:r>
            </w:ins>
          </w:p>
        </w:tc>
        <w:tc>
          <w:tcPr>
            <w:tcW w:w="800" w:type="dxa"/>
          </w:tcPr>
          <w:p>
            <w:pPr>
              <w:keepNext/>
              <w:spacing w:after="0"/>
              <w:ind w:firstLine="0"/>
              <w:jc w:val="center"/>
              <w:rPr>
                <w:ins w:id="90182" w:author="Claude (revisão de dados)" w:date="2026-09-21T01:01:57Z"/>
              </w:rPr>
            </w:pPr>
            <w:ins w:id="90468" w:author="Claude (revisão de dados)" w:date="2026-09-21T01:01:57Z">
              <w:r>
                <w:rPr>
                  <w:sz w:val="16"/>
                  <w:szCs w:val="16"/>
                </w:rPr>
                <w:t xml:space="preserve">80,8</w:t>
              </w:r>
            </w:ins>
          </w:p>
        </w:tc>
        <w:tc>
          <w:tcPr>
            <w:tcW w:w="800" w:type="dxa"/>
          </w:tcPr>
          <w:p>
            <w:pPr>
              <w:keepNext/>
              <w:spacing w:after="0"/>
              <w:ind w:firstLine="0"/>
              <w:jc w:val="center"/>
              <w:rPr>
                <w:ins w:id="90182" w:author="Claude (revisão de dados)" w:date="2026-09-21T01:01:57Z"/>
              </w:rPr>
            </w:pPr>
            <w:ins w:id="90469" w:author="Claude (revisão de dados)" w:date="2026-09-21T01:01:57Z">
              <w:r>
                <w:rPr>
                  <w:sz w:val="16"/>
                  <w:szCs w:val="16"/>
                </w:rPr>
                <w:t xml:space="preserve">395,3</w:t>
              </w:r>
            </w:ins>
          </w:p>
        </w:tc>
        <w:tc>
          <w:tcPr>
            <w:tcW w:w="672" w:type="dxa"/>
          </w:tcPr>
          <w:p>
            <w:pPr>
              <w:keepNext/>
              <w:spacing w:after="0"/>
              <w:ind w:firstLine="0"/>
              <w:jc w:val="center"/>
              <w:rPr>
                <w:ins w:id="90182" w:author="Claude (revisão de dados)" w:date="2026-09-21T01:01:57Z"/>
              </w:rPr>
            </w:pPr>
            <w:ins w:id="90470" w:author="Claude (revisão de dados)" w:date="2026-09-21T01:01:57Z">
              <w:r>
                <w:rPr>
                  <w:sz w:val="16"/>
                  <w:szCs w:val="16"/>
                </w:rPr>
                <w:t xml:space="preserve">13</w:t>
              </w:r>
            </w:ins>
          </w:p>
        </w:tc>
      </w:tr>
      <w:tr>
        <w:trPr>
          <w:cantSplit/>
          <w:jc w:val="center"/>
          <w:ins w:id="90471" w:author="Claude (revisão de dados)" w:date="2026-09-21T01:01:57Z"/>
        </w:trPr>
        <w:tc>
          <w:tcPr>
            <w:tcW w:w="1400" w:type="dxa"/>
          </w:tcPr>
          <w:p>
            <w:pPr>
              <w:keepNext/>
              <w:spacing w:after="0"/>
              <w:ind w:firstLine="0"/>
              <w:jc w:val="center"/>
              <w:rPr>
                <w:ins w:id="90182" w:author="Claude (revisão de dados)" w:date="2026-09-21T01:01:57Z"/>
              </w:rPr>
            </w:pPr>
            <w:ins w:id="9047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73"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474"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475"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476" w:author="Claude (revisão de dados)" w:date="2026-09-21T01:01:57Z">
              <w:r>
                <w:rPr>
                  <w:sz w:val="16"/>
                  <w:szCs w:val="16"/>
                </w:rPr>
                <w:t xml:space="preserve">0,2</w:t>
              </w:r>
            </w:ins>
          </w:p>
        </w:tc>
        <w:tc>
          <w:tcPr>
            <w:tcW w:w="800" w:type="dxa"/>
          </w:tcPr>
          <w:p>
            <w:pPr>
              <w:keepNext/>
              <w:spacing w:after="0"/>
              <w:ind w:firstLine="0"/>
              <w:jc w:val="center"/>
              <w:rPr>
                <w:ins w:id="90182" w:author="Claude (revisão de dados)" w:date="2026-09-21T01:01:57Z"/>
              </w:rPr>
            </w:pPr>
            <w:ins w:id="90477" w:author="Claude (revisão de dados)" w:date="2026-09-21T01:01:57Z">
              <w:r>
                <w:rPr>
                  <w:sz w:val="16"/>
                  <w:szCs w:val="16"/>
                </w:rPr>
                <w:t xml:space="preserve">22,4</w:t>
              </w:r>
            </w:ins>
          </w:p>
        </w:tc>
        <w:tc>
          <w:tcPr>
            <w:tcW w:w="850" w:type="dxa"/>
          </w:tcPr>
          <w:p>
            <w:pPr>
              <w:keepNext/>
              <w:spacing w:after="0"/>
              <w:ind w:firstLine="0"/>
              <w:jc w:val="center"/>
              <w:rPr>
                <w:ins w:id="90182" w:author="Claude (revisão de dados)" w:date="2026-09-21T01:01:57Z"/>
              </w:rPr>
            </w:pPr>
            <w:ins w:id="90478" w:author="Claude (revisão de dados)" w:date="2026-09-21T01:01:57Z">
              <w:r>
                <w:rPr>
                  <w:sz w:val="16"/>
                  <w:szCs w:val="16"/>
                </w:rPr>
                <w:t xml:space="preserve">133,2</w:t>
              </w:r>
            </w:ins>
          </w:p>
        </w:tc>
        <w:tc>
          <w:tcPr>
            <w:tcW w:w="800" w:type="dxa"/>
          </w:tcPr>
          <w:p>
            <w:pPr>
              <w:keepNext/>
              <w:spacing w:after="0"/>
              <w:ind w:firstLine="0"/>
              <w:jc w:val="center"/>
              <w:rPr>
                <w:ins w:id="90182" w:author="Claude (revisão de dados)" w:date="2026-09-21T01:01:57Z"/>
              </w:rPr>
            </w:pPr>
            <w:ins w:id="90479" w:author="Claude (revisão de dados)" w:date="2026-09-21T01:01:57Z">
              <w:r>
                <w:rPr>
                  <w:sz w:val="16"/>
                  <w:szCs w:val="16"/>
                </w:rPr>
                <w:t xml:space="preserve">124,5</w:t>
              </w:r>
            </w:ins>
          </w:p>
        </w:tc>
        <w:tc>
          <w:tcPr>
            <w:tcW w:w="800" w:type="dxa"/>
          </w:tcPr>
          <w:p>
            <w:pPr>
              <w:keepNext/>
              <w:spacing w:after="0"/>
              <w:ind w:firstLine="0"/>
              <w:jc w:val="center"/>
              <w:rPr>
                <w:ins w:id="90182" w:author="Claude (revisão de dados)" w:date="2026-09-21T01:01:57Z"/>
              </w:rPr>
            </w:pPr>
            <w:ins w:id="90480" w:author="Claude (revisão de dados)" w:date="2026-09-21T01:01:57Z">
              <w:r>
                <w:rPr>
                  <w:sz w:val="16"/>
                  <w:szCs w:val="16"/>
                </w:rPr>
                <w:t xml:space="preserve">198,9</w:t>
              </w:r>
            </w:ins>
          </w:p>
        </w:tc>
        <w:tc>
          <w:tcPr>
            <w:tcW w:w="800" w:type="dxa"/>
          </w:tcPr>
          <w:p>
            <w:pPr>
              <w:keepNext/>
              <w:spacing w:after="0"/>
              <w:ind w:firstLine="0"/>
              <w:jc w:val="center"/>
              <w:rPr>
                <w:ins w:id="90182" w:author="Claude (revisão de dados)" w:date="2026-09-21T01:01:57Z"/>
              </w:rPr>
            </w:pPr>
            <w:ins w:id="90481" w:author="Claude (revisão de dados)" w:date="2026-09-21T01:01:57Z">
              <w:r>
                <w:rPr>
                  <w:sz w:val="16"/>
                  <w:szCs w:val="16"/>
                </w:rPr>
                <w:t xml:space="preserve">426,8</w:t>
              </w:r>
            </w:ins>
          </w:p>
        </w:tc>
        <w:tc>
          <w:tcPr>
            <w:tcW w:w="672" w:type="dxa"/>
          </w:tcPr>
          <w:p>
            <w:pPr>
              <w:keepNext/>
              <w:spacing w:after="0"/>
              <w:ind w:firstLine="0"/>
              <w:jc w:val="center"/>
              <w:rPr>
                <w:ins w:id="90182" w:author="Claude (revisão de dados)" w:date="2026-09-21T01:01:57Z"/>
              </w:rPr>
            </w:pPr>
            <w:ins w:id="90482" w:author="Claude (revisão de dados)" w:date="2026-09-21T01:01:57Z">
              <w:r>
                <w:rPr>
                  <w:sz w:val="16"/>
                  <w:szCs w:val="16"/>
                </w:rPr>
                <w:t xml:space="preserve">0</w:t>
              </w:r>
            </w:ins>
          </w:p>
        </w:tc>
      </w:tr>
      <w:tr>
        <w:trPr>
          <w:cantSplit/>
          <w:jc w:val="center"/>
          <w:ins w:id="90483" w:author="Claude (revisão de dados)" w:date="2026-09-21T01:01:57Z"/>
        </w:trPr>
        <w:tc>
          <w:tcPr>
            <w:tcW w:w="1400" w:type="dxa"/>
          </w:tcPr>
          <w:p>
            <w:pPr>
              <w:keepNext/>
              <w:spacing w:after="0"/>
              <w:ind w:firstLine="0"/>
              <w:jc w:val="center"/>
              <w:rPr>
                <w:ins w:id="90182" w:author="Claude (revisão de dados)" w:date="2026-09-21T01:01:57Z"/>
              </w:rPr>
            </w:pPr>
            <w:ins w:id="9048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85" w:author="Claude (revisão de dados)" w:date="2026-09-21T01:01:57Z">
              <w:r>
                <w:rPr>
                  <w:sz w:val="16"/>
                  <w:szCs w:val="16"/>
                </w:rPr>
                <w:t xml:space="preserve">TST</w:t>
              </w:r>
            </w:ins>
          </w:p>
        </w:tc>
        <w:tc>
          <w:tcPr>
            <w:tcW w:w="850" w:type="dxa"/>
          </w:tcPr>
          <w:p>
            <w:pPr>
              <w:keepNext/>
              <w:spacing w:after="0"/>
              <w:ind w:firstLine="0"/>
              <w:jc w:val="center"/>
              <w:rPr>
                <w:ins w:id="90182" w:author="Claude (revisão de dados)" w:date="2026-09-21T01:01:57Z"/>
              </w:rPr>
            </w:pPr>
            <w:ins w:id="90486"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487"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488" w:author="Claude (revisão de dados)" w:date="2026-09-21T01:01:57Z">
              <w:r>
                <w:rPr>
                  <w:sz w:val="16"/>
                  <w:szCs w:val="16"/>
                </w:rPr>
                <w:t xml:space="preserve">27,9</w:t>
              </w:r>
            </w:ins>
          </w:p>
        </w:tc>
        <w:tc>
          <w:tcPr>
            <w:tcW w:w="800" w:type="dxa"/>
          </w:tcPr>
          <w:p>
            <w:pPr>
              <w:keepNext/>
              <w:spacing w:after="0"/>
              <w:ind w:firstLine="0"/>
              <w:jc w:val="center"/>
              <w:rPr>
                <w:ins w:id="90182" w:author="Claude (revisão de dados)" w:date="2026-09-21T01:01:57Z"/>
              </w:rPr>
            </w:pPr>
            <w:ins w:id="90489" w:author="Claude (revisão de dados)" w:date="2026-09-21T01:01:57Z">
              <w:r>
                <w:rPr>
                  <w:sz w:val="16"/>
                  <w:szCs w:val="16"/>
                </w:rPr>
                <w:t xml:space="preserve">30,7</w:t>
              </w:r>
            </w:ins>
          </w:p>
        </w:tc>
        <w:tc>
          <w:tcPr>
            <w:tcW w:w="850" w:type="dxa"/>
          </w:tcPr>
          <w:p>
            <w:pPr>
              <w:keepNext/>
              <w:spacing w:after="0"/>
              <w:ind w:firstLine="0"/>
              <w:jc w:val="center"/>
              <w:rPr>
                <w:ins w:id="90182" w:author="Claude (revisão de dados)" w:date="2026-09-21T01:01:57Z"/>
              </w:rPr>
            </w:pPr>
            <w:ins w:id="90490" w:author="Claude (revisão de dados)" w:date="2026-09-21T01:01:57Z">
              <w:r>
                <w:rPr>
                  <w:sz w:val="16"/>
                  <w:szCs w:val="16"/>
                </w:rPr>
                <w:t xml:space="preserve">32,2</w:t>
              </w:r>
            </w:ins>
          </w:p>
        </w:tc>
        <w:tc>
          <w:tcPr>
            <w:tcW w:w="800" w:type="dxa"/>
          </w:tcPr>
          <w:p>
            <w:pPr>
              <w:keepNext/>
              <w:spacing w:after="0"/>
              <w:ind w:firstLine="0"/>
              <w:jc w:val="center"/>
              <w:rPr>
                <w:ins w:id="90182" w:author="Claude (revisão de dados)" w:date="2026-09-21T01:01:57Z"/>
              </w:rPr>
            </w:pPr>
            <w:ins w:id="90491" w:author="Claude (revisão de dados)" w:date="2026-09-21T01:01:57Z">
              <w:r>
                <w:rPr>
                  <w:sz w:val="16"/>
                  <w:szCs w:val="16"/>
                </w:rPr>
                <w:t xml:space="preserve">33,5</w:t>
              </w:r>
            </w:ins>
          </w:p>
        </w:tc>
        <w:tc>
          <w:tcPr>
            <w:tcW w:w="800" w:type="dxa"/>
          </w:tcPr>
          <w:p>
            <w:pPr>
              <w:keepNext/>
              <w:spacing w:after="0"/>
              <w:ind w:firstLine="0"/>
              <w:jc w:val="center"/>
              <w:rPr>
                <w:ins w:id="90182" w:author="Claude (revisão de dados)" w:date="2026-09-21T01:01:57Z"/>
              </w:rPr>
            </w:pPr>
            <w:ins w:id="90492" w:author="Claude (revisão de dados)" w:date="2026-09-21T01:01:57Z">
              <w:r>
                <w:rPr>
                  <w:sz w:val="16"/>
                  <w:szCs w:val="16"/>
                </w:rPr>
                <w:t xml:space="preserve">36,3</w:t>
              </w:r>
            </w:ins>
          </w:p>
        </w:tc>
        <w:tc>
          <w:tcPr>
            <w:tcW w:w="800" w:type="dxa"/>
          </w:tcPr>
          <w:p>
            <w:pPr>
              <w:keepNext/>
              <w:spacing w:after="0"/>
              <w:ind w:firstLine="0"/>
              <w:jc w:val="center"/>
              <w:rPr>
                <w:ins w:id="90182" w:author="Claude (revisão de dados)" w:date="2026-09-21T01:01:57Z"/>
              </w:rPr>
            </w:pPr>
            <w:ins w:id="90493" w:author="Claude (revisão de dados)" w:date="2026-09-21T01:01:57Z">
              <w:r>
                <w:rPr>
                  <w:sz w:val="16"/>
                  <w:szCs w:val="16"/>
                </w:rPr>
                <w:t xml:space="preserve">43,5</w:t>
              </w:r>
            </w:ins>
          </w:p>
        </w:tc>
        <w:tc>
          <w:tcPr>
            <w:tcW w:w="672" w:type="dxa"/>
          </w:tcPr>
          <w:p>
            <w:pPr>
              <w:keepNext/>
              <w:spacing w:after="0"/>
              <w:ind w:firstLine="0"/>
              <w:jc w:val="center"/>
              <w:rPr>
                <w:ins w:id="90182" w:author="Claude (revisão de dados)" w:date="2026-09-21T01:01:57Z"/>
              </w:rPr>
            </w:pPr>
            <w:ins w:id="90494" w:author="Claude (revisão de dados)" w:date="2026-09-21T01:01:57Z">
              <w:r>
                <w:rPr>
                  <w:sz w:val="16"/>
                  <w:szCs w:val="16"/>
                </w:rPr>
                <w:t xml:space="preserve">0</w:t>
              </w:r>
            </w:ins>
          </w:p>
        </w:tc>
      </w:tr>
      <w:tr>
        <w:trPr>
          <w:cantSplit/>
          <w:jc w:val="center"/>
          <w:ins w:id="90495" w:author="Claude (revisão de dados)" w:date="2026-09-21T01:01:57Z"/>
        </w:trPr>
        <w:tc>
          <w:tcPr>
            <w:tcW w:w="1400" w:type="dxa"/>
          </w:tcPr>
          <w:p>
            <w:pPr>
              <w:keepNext/>
              <w:spacing w:after="0"/>
              <w:ind w:firstLine="0"/>
              <w:jc w:val="center"/>
              <w:rPr>
                <w:ins w:id="90182" w:author="Claude (revisão de dados)" w:date="2026-09-21T01:01:57Z"/>
              </w:rPr>
            </w:pPr>
            <w:ins w:id="90496"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497"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498"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499"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500" w:author="Claude (revisão de dados)" w:date="2026-09-21T01:01:57Z">
              <w:r>
                <w:rPr>
                  <w:sz w:val="16"/>
                  <w:szCs w:val="16"/>
                </w:rPr>
                <w:t xml:space="preserve">26,2</w:t>
              </w:r>
            </w:ins>
          </w:p>
        </w:tc>
        <w:tc>
          <w:tcPr>
            <w:tcW w:w="800" w:type="dxa"/>
          </w:tcPr>
          <w:p>
            <w:pPr>
              <w:keepNext/>
              <w:spacing w:after="0"/>
              <w:ind w:firstLine="0"/>
              <w:jc w:val="center"/>
              <w:rPr>
                <w:ins w:id="90182" w:author="Claude (revisão de dados)" w:date="2026-09-21T01:01:57Z"/>
              </w:rPr>
            </w:pPr>
            <w:ins w:id="90501" w:author="Claude (revisão de dados)" w:date="2026-09-21T01:01:57Z">
              <w:r>
                <w:rPr>
                  <w:sz w:val="16"/>
                  <w:szCs w:val="16"/>
                </w:rPr>
                <w:t xml:space="preserve">29,5</w:t>
              </w:r>
            </w:ins>
          </w:p>
        </w:tc>
        <w:tc>
          <w:tcPr>
            <w:tcW w:w="850" w:type="dxa"/>
          </w:tcPr>
          <w:p>
            <w:pPr>
              <w:keepNext/>
              <w:spacing w:after="0"/>
              <w:ind w:firstLine="0"/>
              <w:jc w:val="center"/>
              <w:rPr>
                <w:ins w:id="90182" w:author="Claude (revisão de dados)" w:date="2026-09-21T01:01:57Z"/>
              </w:rPr>
            </w:pPr>
            <w:ins w:id="90502" w:author="Claude (revisão de dados)" w:date="2026-09-21T01:01:57Z">
              <w:r>
                <w:rPr>
                  <w:sz w:val="16"/>
                  <w:szCs w:val="16"/>
                </w:rPr>
                <w:t xml:space="preserve">30,9</w:t>
              </w:r>
            </w:ins>
          </w:p>
        </w:tc>
        <w:tc>
          <w:tcPr>
            <w:tcW w:w="800" w:type="dxa"/>
          </w:tcPr>
          <w:p>
            <w:pPr>
              <w:keepNext/>
              <w:spacing w:after="0"/>
              <w:ind w:firstLine="0"/>
              <w:jc w:val="center"/>
              <w:rPr>
                <w:ins w:id="90182" w:author="Claude (revisão de dados)" w:date="2026-09-21T01:01:57Z"/>
              </w:rPr>
            </w:pPr>
            <w:ins w:id="90503" w:author="Claude (revisão de dados)" w:date="2026-09-21T01:01:57Z">
              <w:r>
                <w:rPr>
                  <w:sz w:val="16"/>
                  <w:szCs w:val="16"/>
                </w:rPr>
                <w:t xml:space="preserve">31,9</w:t>
              </w:r>
            </w:ins>
          </w:p>
        </w:tc>
        <w:tc>
          <w:tcPr>
            <w:tcW w:w="800" w:type="dxa"/>
          </w:tcPr>
          <w:p>
            <w:pPr>
              <w:keepNext/>
              <w:spacing w:after="0"/>
              <w:ind w:firstLine="0"/>
              <w:jc w:val="center"/>
              <w:rPr>
                <w:ins w:id="90182" w:author="Claude (revisão de dados)" w:date="2026-09-21T01:01:57Z"/>
              </w:rPr>
            </w:pPr>
            <w:ins w:id="90504" w:author="Claude (revisão de dados)" w:date="2026-09-21T01:01:57Z">
              <w:r>
                <w:rPr>
                  <w:sz w:val="16"/>
                  <w:szCs w:val="16"/>
                </w:rPr>
                <w:t xml:space="preserve">33,6</w:t>
              </w:r>
            </w:ins>
          </w:p>
        </w:tc>
        <w:tc>
          <w:tcPr>
            <w:tcW w:w="800" w:type="dxa"/>
          </w:tcPr>
          <w:p>
            <w:pPr>
              <w:keepNext/>
              <w:spacing w:after="0"/>
              <w:ind w:firstLine="0"/>
              <w:jc w:val="center"/>
              <w:rPr>
                <w:ins w:id="90182" w:author="Claude (revisão de dados)" w:date="2026-09-21T01:01:57Z"/>
              </w:rPr>
            </w:pPr>
            <w:ins w:id="90505" w:author="Claude (revisão de dados)" w:date="2026-09-21T01:01:57Z">
              <w:r>
                <w:rPr>
                  <w:sz w:val="16"/>
                  <w:szCs w:val="16"/>
                </w:rPr>
                <w:t xml:space="preserve">42,9</w:t>
              </w:r>
            </w:ins>
          </w:p>
        </w:tc>
        <w:tc>
          <w:tcPr>
            <w:tcW w:w="672" w:type="dxa"/>
          </w:tcPr>
          <w:p>
            <w:pPr>
              <w:keepNext/>
              <w:spacing w:after="0"/>
              <w:ind w:firstLine="0"/>
              <w:jc w:val="center"/>
              <w:rPr>
                <w:ins w:id="90182" w:author="Claude (revisão de dados)" w:date="2026-09-21T01:01:57Z"/>
              </w:rPr>
            </w:pPr>
            <w:ins w:id="90506" w:author="Claude (revisão de dados)" w:date="2026-09-21T01:01:57Z">
              <w:r>
                <w:rPr>
                  <w:sz w:val="16"/>
                  <w:szCs w:val="16"/>
                </w:rPr>
                <w:t xml:space="preserve">5</w:t>
              </w:r>
            </w:ins>
          </w:p>
        </w:tc>
      </w:tr>
      <w:tr>
        <w:trPr>
          <w:cantSplit/>
          <w:jc w:val="center"/>
          <w:ins w:id="90507" w:author="Claude (revisão de dados)" w:date="2026-09-21T01:01:57Z"/>
        </w:trPr>
        <w:tc>
          <w:tcPr>
            <w:tcW w:w="1400" w:type="dxa"/>
          </w:tcPr>
          <w:p>
            <w:pPr>
              <w:keepNext/>
              <w:spacing w:after="0"/>
              <w:ind w:firstLine="0"/>
              <w:jc w:val="center"/>
              <w:rPr>
                <w:ins w:id="90182" w:author="Claude (revisão de dados)" w:date="2026-09-21T01:01:57Z"/>
              </w:rPr>
            </w:pPr>
            <w:ins w:id="9050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09"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510"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511"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512" w:author="Claude (revisão de dados)" w:date="2026-09-21T01:01:57Z">
              <w:r>
                <w:rPr>
                  <w:sz w:val="16"/>
                  <w:szCs w:val="16"/>
                </w:rPr>
                <w:t xml:space="preserve">27,8</w:t>
              </w:r>
            </w:ins>
          </w:p>
        </w:tc>
        <w:tc>
          <w:tcPr>
            <w:tcW w:w="800" w:type="dxa"/>
          </w:tcPr>
          <w:p>
            <w:pPr>
              <w:keepNext/>
              <w:spacing w:after="0"/>
              <w:ind w:firstLine="0"/>
              <w:jc w:val="center"/>
              <w:rPr>
                <w:ins w:id="90182" w:author="Claude (revisão de dados)" w:date="2026-09-21T01:01:57Z"/>
              </w:rPr>
            </w:pPr>
            <w:ins w:id="90513" w:author="Claude (revisão de dados)" w:date="2026-09-21T01:01:57Z">
              <w:r>
                <w:rPr>
                  <w:sz w:val="16"/>
                  <w:szCs w:val="16"/>
                </w:rPr>
                <w:t xml:space="preserve">29,7</w:t>
              </w:r>
            </w:ins>
          </w:p>
        </w:tc>
        <w:tc>
          <w:tcPr>
            <w:tcW w:w="850" w:type="dxa"/>
          </w:tcPr>
          <w:p>
            <w:pPr>
              <w:keepNext/>
              <w:spacing w:after="0"/>
              <w:ind w:firstLine="0"/>
              <w:jc w:val="center"/>
              <w:rPr>
                <w:ins w:id="90182" w:author="Claude (revisão de dados)" w:date="2026-09-21T01:01:57Z"/>
              </w:rPr>
            </w:pPr>
            <w:ins w:id="90514" w:author="Claude (revisão de dados)" w:date="2026-09-21T01:01:57Z">
              <w:r>
                <w:rPr>
                  <w:sz w:val="16"/>
                  <w:szCs w:val="16"/>
                </w:rPr>
                <w:t xml:space="preserve">31,1</w:t>
              </w:r>
            </w:ins>
          </w:p>
        </w:tc>
        <w:tc>
          <w:tcPr>
            <w:tcW w:w="800" w:type="dxa"/>
          </w:tcPr>
          <w:p>
            <w:pPr>
              <w:keepNext/>
              <w:spacing w:after="0"/>
              <w:ind w:firstLine="0"/>
              <w:jc w:val="center"/>
              <w:rPr>
                <w:ins w:id="90182" w:author="Claude (revisão de dados)" w:date="2026-09-21T01:01:57Z"/>
              </w:rPr>
            </w:pPr>
            <w:ins w:id="90515" w:author="Claude (revisão de dados)" w:date="2026-09-21T01:01:57Z">
              <w:r>
                <w:rPr>
                  <w:sz w:val="16"/>
                  <w:szCs w:val="16"/>
                </w:rPr>
                <w:t xml:space="preserve">32,4</w:t>
              </w:r>
            </w:ins>
          </w:p>
        </w:tc>
        <w:tc>
          <w:tcPr>
            <w:tcW w:w="800" w:type="dxa"/>
          </w:tcPr>
          <w:p>
            <w:pPr>
              <w:keepNext/>
              <w:spacing w:after="0"/>
              <w:ind w:firstLine="0"/>
              <w:jc w:val="center"/>
              <w:rPr>
                <w:ins w:id="90182" w:author="Claude (revisão de dados)" w:date="2026-09-21T01:01:57Z"/>
              </w:rPr>
            </w:pPr>
            <w:ins w:id="90516" w:author="Claude (revisão de dados)" w:date="2026-09-21T01:01:57Z">
              <w:r>
                <w:rPr>
                  <w:sz w:val="16"/>
                  <w:szCs w:val="16"/>
                </w:rPr>
                <w:t xml:space="preserve">34,6</w:t>
              </w:r>
            </w:ins>
          </w:p>
        </w:tc>
        <w:tc>
          <w:tcPr>
            <w:tcW w:w="800" w:type="dxa"/>
          </w:tcPr>
          <w:p>
            <w:pPr>
              <w:keepNext/>
              <w:spacing w:after="0"/>
              <w:ind w:firstLine="0"/>
              <w:jc w:val="center"/>
              <w:rPr>
                <w:ins w:id="90182" w:author="Claude (revisão de dados)" w:date="2026-09-21T01:01:57Z"/>
              </w:rPr>
            </w:pPr>
            <w:ins w:id="90517" w:author="Claude (revisão de dados)" w:date="2026-09-21T01:01:57Z">
              <w:r>
                <w:rPr>
                  <w:sz w:val="16"/>
                  <w:szCs w:val="16"/>
                </w:rPr>
                <w:t xml:space="preserve">41,4</w:t>
              </w:r>
            </w:ins>
          </w:p>
        </w:tc>
        <w:tc>
          <w:tcPr>
            <w:tcW w:w="672" w:type="dxa"/>
          </w:tcPr>
          <w:p>
            <w:pPr>
              <w:keepNext/>
              <w:spacing w:after="0"/>
              <w:ind w:firstLine="0"/>
              <w:jc w:val="center"/>
              <w:rPr>
                <w:ins w:id="90182" w:author="Claude (revisão de dados)" w:date="2026-09-21T01:01:57Z"/>
              </w:rPr>
            </w:pPr>
            <w:ins w:id="90518" w:author="Claude (revisão de dados)" w:date="2026-09-21T01:01:57Z">
              <w:r>
                <w:rPr>
                  <w:sz w:val="16"/>
                  <w:szCs w:val="16"/>
                </w:rPr>
                <w:t xml:space="preserve">0</w:t>
              </w:r>
            </w:ins>
          </w:p>
        </w:tc>
      </w:tr>
      <w:tr>
        <w:trPr>
          <w:cantSplit/>
          <w:jc w:val="center"/>
          <w:ins w:id="90519" w:author="Claude (revisão de dados)" w:date="2026-09-21T01:01:57Z"/>
        </w:trPr>
        <w:tc>
          <w:tcPr>
            <w:tcW w:w="1400" w:type="dxa"/>
          </w:tcPr>
          <w:p>
            <w:pPr>
              <w:keepNext/>
              <w:spacing w:after="0"/>
              <w:ind w:firstLine="0"/>
              <w:jc w:val="center"/>
              <w:rPr>
                <w:ins w:id="90182" w:author="Claude (revisão de dados)" w:date="2026-09-21T01:01:57Z"/>
              </w:rPr>
            </w:pPr>
            <w:ins w:id="9052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21" w:author="Claude (revisão de dados)" w:date="2026-09-21T01:01:57Z">
              <w:r>
                <w:rPr>
                  <w:sz w:val="16"/>
                  <w:szCs w:val="16"/>
                </w:rPr>
                <w:t xml:space="preserve">WAI</w:t>
              </w:r>
            </w:ins>
          </w:p>
        </w:tc>
        <w:tc>
          <w:tcPr>
            <w:tcW w:w="850" w:type="dxa"/>
          </w:tcPr>
          <w:p>
            <w:pPr>
              <w:keepNext/>
              <w:spacing w:after="0"/>
              <w:ind w:firstLine="0"/>
              <w:jc w:val="center"/>
              <w:rPr>
                <w:ins w:id="90182" w:author="Claude (revisão de dados)" w:date="2026-09-21T01:01:57Z"/>
              </w:rPr>
            </w:pPr>
            <w:ins w:id="90522"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523"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524" w:author="Claude (revisão de dados)" w:date="2026-09-21T01:01:57Z">
              <w:r>
                <w:rPr>
                  <w:sz w:val="16"/>
                  <w:szCs w:val="16"/>
                </w:rPr>
                <w:t xml:space="preserve">0,078</w:t>
              </w:r>
            </w:ins>
          </w:p>
        </w:tc>
        <w:tc>
          <w:tcPr>
            <w:tcW w:w="800" w:type="dxa"/>
          </w:tcPr>
          <w:p>
            <w:pPr>
              <w:keepNext/>
              <w:spacing w:after="0"/>
              <w:ind w:firstLine="0"/>
              <w:jc w:val="center"/>
              <w:rPr>
                <w:ins w:id="90182" w:author="Claude (revisão de dados)" w:date="2026-09-21T01:01:57Z"/>
              </w:rPr>
            </w:pPr>
            <w:ins w:id="90525" w:author="Claude (revisão de dados)" w:date="2026-09-21T01:01:57Z">
              <w:r>
                <w:rPr>
                  <w:sz w:val="16"/>
                  <w:szCs w:val="16"/>
                </w:rPr>
                <w:t xml:space="preserve">0,185</w:t>
              </w:r>
            </w:ins>
          </w:p>
        </w:tc>
        <w:tc>
          <w:tcPr>
            <w:tcW w:w="850" w:type="dxa"/>
          </w:tcPr>
          <w:p>
            <w:pPr>
              <w:keepNext/>
              <w:spacing w:after="0"/>
              <w:ind w:firstLine="0"/>
              <w:jc w:val="center"/>
              <w:rPr>
                <w:ins w:id="90182" w:author="Claude (revisão de dados)" w:date="2026-09-21T01:01:57Z"/>
              </w:rPr>
            </w:pPr>
            <w:ins w:id="90526" w:author="Claude (revisão de dados)" w:date="2026-09-21T01:01:57Z">
              <w:r>
                <w:rPr>
                  <w:sz w:val="16"/>
                  <w:szCs w:val="16"/>
                </w:rPr>
                <w:t xml:space="preserve">0,416</w:t>
              </w:r>
            </w:ins>
          </w:p>
        </w:tc>
        <w:tc>
          <w:tcPr>
            <w:tcW w:w="800" w:type="dxa"/>
          </w:tcPr>
          <w:p>
            <w:pPr>
              <w:keepNext/>
              <w:spacing w:after="0"/>
              <w:ind w:firstLine="0"/>
              <w:jc w:val="center"/>
              <w:rPr>
                <w:ins w:id="90182" w:author="Claude (revisão de dados)" w:date="2026-09-21T01:01:57Z"/>
              </w:rPr>
            </w:pPr>
            <w:ins w:id="90527" w:author="Claude (revisão de dados)" w:date="2026-09-21T01:01:57Z">
              <w:r>
                <w:rPr>
                  <w:sz w:val="16"/>
                  <w:szCs w:val="16"/>
                </w:rPr>
                <w:t xml:space="preserve">0,372</w:t>
              </w:r>
            </w:ins>
          </w:p>
        </w:tc>
        <w:tc>
          <w:tcPr>
            <w:tcW w:w="800" w:type="dxa"/>
          </w:tcPr>
          <w:p>
            <w:pPr>
              <w:keepNext/>
              <w:spacing w:after="0"/>
              <w:ind w:firstLine="0"/>
              <w:jc w:val="center"/>
              <w:rPr>
                <w:ins w:id="90182" w:author="Claude (revisão de dados)" w:date="2026-09-21T01:01:57Z"/>
              </w:rPr>
            </w:pPr>
            <w:ins w:id="90528" w:author="Claude (revisão de dados)" w:date="2026-09-21T01:01:57Z">
              <w:r>
                <w:rPr>
                  <w:sz w:val="16"/>
                  <w:szCs w:val="16"/>
                </w:rPr>
                <w:t xml:space="preserve">0,525</w:t>
              </w:r>
            </w:ins>
          </w:p>
        </w:tc>
        <w:tc>
          <w:tcPr>
            <w:tcW w:w="800" w:type="dxa"/>
          </w:tcPr>
          <w:p>
            <w:pPr>
              <w:keepNext/>
              <w:spacing w:after="0"/>
              <w:ind w:firstLine="0"/>
              <w:jc w:val="center"/>
              <w:rPr>
                <w:ins w:id="90182" w:author="Claude (revisão de dados)" w:date="2026-09-21T01:01:57Z"/>
              </w:rPr>
            </w:pPr>
            <w:ins w:id="90529" w:author="Claude (revisão de dados)" w:date="2026-09-21T01:01:57Z">
              <w:r>
                <w:rPr>
                  <w:sz w:val="16"/>
                  <w:szCs w:val="16"/>
                </w:rPr>
                <w:t xml:space="preserve">0,667</w:t>
              </w:r>
            </w:ins>
          </w:p>
        </w:tc>
        <w:tc>
          <w:tcPr>
            <w:tcW w:w="672" w:type="dxa"/>
          </w:tcPr>
          <w:p>
            <w:pPr>
              <w:keepNext/>
              <w:spacing w:after="0"/>
              <w:ind w:firstLine="0"/>
              <w:jc w:val="center"/>
              <w:rPr>
                <w:ins w:id="90182" w:author="Claude (revisão de dados)" w:date="2026-09-21T01:01:57Z"/>
              </w:rPr>
            </w:pPr>
            <w:ins w:id="90530" w:author="Claude (revisão de dados)" w:date="2026-09-21T01:01:57Z">
              <w:r>
                <w:rPr>
                  <w:sz w:val="16"/>
                  <w:szCs w:val="16"/>
                </w:rPr>
                <w:t xml:space="preserve">0</w:t>
              </w:r>
            </w:ins>
          </w:p>
        </w:tc>
      </w:tr>
      <w:tr>
        <w:trPr>
          <w:cantSplit/>
          <w:jc w:val="center"/>
          <w:ins w:id="90531" w:author="Claude (revisão de dados)" w:date="2026-09-21T01:01:57Z"/>
        </w:trPr>
        <w:tc>
          <w:tcPr>
            <w:tcW w:w="1400" w:type="dxa"/>
          </w:tcPr>
          <w:p>
            <w:pPr>
              <w:keepNext/>
              <w:spacing w:after="0"/>
              <w:ind w:firstLine="0"/>
              <w:jc w:val="center"/>
              <w:rPr>
                <w:ins w:id="90182" w:author="Claude (revisão de dados)" w:date="2026-09-21T01:01:57Z"/>
              </w:rPr>
            </w:pPr>
            <w:ins w:id="9053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33"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534"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535"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536" w:author="Claude (revisão de dados)" w:date="2026-09-21T01:01:57Z">
              <w:r>
                <w:rPr>
                  <w:sz w:val="16"/>
                  <w:szCs w:val="16"/>
                </w:rPr>
                <w:t xml:space="preserve">0,060</w:t>
              </w:r>
            </w:ins>
          </w:p>
        </w:tc>
        <w:tc>
          <w:tcPr>
            <w:tcW w:w="800" w:type="dxa"/>
          </w:tcPr>
          <w:p>
            <w:pPr>
              <w:keepNext/>
              <w:spacing w:after="0"/>
              <w:ind w:firstLine="0"/>
              <w:jc w:val="center"/>
              <w:rPr>
                <w:ins w:id="90182" w:author="Claude (revisão de dados)" w:date="2026-09-21T01:01:57Z"/>
              </w:rPr>
            </w:pPr>
            <w:ins w:id="90537" w:author="Claude (revisão de dados)" w:date="2026-09-21T01:01:57Z">
              <w:r>
                <w:rPr>
                  <w:sz w:val="16"/>
                  <w:szCs w:val="16"/>
                </w:rPr>
                <w:t xml:space="preserve">0,159</w:t>
              </w:r>
            </w:ins>
          </w:p>
        </w:tc>
        <w:tc>
          <w:tcPr>
            <w:tcW w:w="850" w:type="dxa"/>
          </w:tcPr>
          <w:p>
            <w:pPr>
              <w:keepNext/>
              <w:spacing w:after="0"/>
              <w:ind w:firstLine="0"/>
              <w:jc w:val="center"/>
              <w:rPr>
                <w:ins w:id="90182" w:author="Claude (revisão de dados)" w:date="2026-09-21T01:01:57Z"/>
              </w:rPr>
            </w:pPr>
            <w:ins w:id="90538" w:author="Claude (revisão de dados)" w:date="2026-09-21T01:01:57Z">
              <w:r>
                <w:rPr>
                  <w:sz w:val="16"/>
                  <w:szCs w:val="16"/>
                </w:rPr>
                <w:t xml:space="preserve">0,321</w:t>
              </w:r>
            </w:ins>
          </w:p>
        </w:tc>
        <w:tc>
          <w:tcPr>
            <w:tcW w:w="800" w:type="dxa"/>
          </w:tcPr>
          <w:p>
            <w:pPr>
              <w:keepNext/>
              <w:spacing w:after="0"/>
              <w:ind w:firstLine="0"/>
              <w:jc w:val="center"/>
              <w:rPr>
                <w:ins w:id="90182" w:author="Claude (revisão de dados)" w:date="2026-09-21T01:01:57Z"/>
              </w:rPr>
            </w:pPr>
            <w:ins w:id="90539" w:author="Claude (revisão de dados)" w:date="2026-09-21T01:01:57Z">
              <w:r>
                <w:rPr>
                  <w:sz w:val="16"/>
                  <w:szCs w:val="16"/>
                </w:rPr>
                <w:t xml:space="preserve">0,333</w:t>
              </w:r>
            </w:ins>
          </w:p>
        </w:tc>
        <w:tc>
          <w:tcPr>
            <w:tcW w:w="800" w:type="dxa"/>
          </w:tcPr>
          <w:p>
            <w:pPr>
              <w:keepNext/>
              <w:spacing w:after="0"/>
              <w:ind w:firstLine="0"/>
              <w:jc w:val="center"/>
              <w:rPr>
                <w:ins w:id="90182" w:author="Claude (revisão de dados)" w:date="2026-09-21T01:01:57Z"/>
              </w:rPr>
            </w:pPr>
            <w:ins w:id="90540" w:author="Claude (revisão de dados)" w:date="2026-09-21T01:01:57Z">
              <w:r>
                <w:rPr>
                  <w:sz w:val="16"/>
                  <w:szCs w:val="16"/>
                </w:rPr>
                <w:t xml:space="preserve">0,499</w:t>
              </w:r>
            </w:ins>
          </w:p>
        </w:tc>
        <w:tc>
          <w:tcPr>
            <w:tcW w:w="800" w:type="dxa"/>
          </w:tcPr>
          <w:p>
            <w:pPr>
              <w:keepNext/>
              <w:spacing w:after="0"/>
              <w:ind w:firstLine="0"/>
              <w:jc w:val="center"/>
              <w:rPr>
                <w:ins w:id="90182" w:author="Claude (revisão de dados)" w:date="2026-09-21T01:01:57Z"/>
              </w:rPr>
            </w:pPr>
            <w:ins w:id="90541" w:author="Claude (revisão de dados)" w:date="2026-09-21T01:01:57Z">
              <w:r>
                <w:rPr>
                  <w:sz w:val="16"/>
                  <w:szCs w:val="16"/>
                </w:rPr>
                <w:t xml:space="preserve">0,686</w:t>
              </w:r>
            </w:ins>
          </w:p>
        </w:tc>
        <w:tc>
          <w:tcPr>
            <w:tcW w:w="672" w:type="dxa"/>
          </w:tcPr>
          <w:p>
            <w:pPr>
              <w:keepNext/>
              <w:spacing w:after="0"/>
              <w:ind w:firstLine="0"/>
              <w:jc w:val="center"/>
              <w:rPr>
                <w:ins w:id="90182" w:author="Claude (revisão de dados)" w:date="2026-09-21T01:01:57Z"/>
              </w:rPr>
            </w:pPr>
            <w:ins w:id="90542" w:author="Claude (revisão de dados)" w:date="2026-09-21T01:01:57Z">
              <w:r>
                <w:rPr>
                  <w:sz w:val="16"/>
                  <w:szCs w:val="16"/>
                </w:rPr>
                <w:t xml:space="preserve">0</w:t>
              </w:r>
            </w:ins>
          </w:p>
        </w:tc>
      </w:tr>
      <w:tr>
        <w:trPr>
          <w:cantSplit/>
          <w:jc w:val="center"/>
          <w:ins w:id="90543" w:author="Claude (revisão de dados)" w:date="2026-09-21T01:01:57Z"/>
        </w:trPr>
        <w:tc>
          <w:tcPr>
            <w:tcW w:w="1400" w:type="dxa"/>
          </w:tcPr>
          <w:p>
            <w:pPr>
              <w:keepNext/>
              <w:spacing w:after="0"/>
              <w:ind w:firstLine="0"/>
              <w:jc w:val="center"/>
              <w:rPr>
                <w:ins w:id="90182" w:author="Claude (revisão de dados)" w:date="2026-09-21T01:01:57Z"/>
              </w:rPr>
            </w:pPr>
            <w:ins w:id="9054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45"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546"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547"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548" w:author="Claude (revisão de dados)" w:date="2026-09-21T01:01:57Z">
              <w:r>
                <w:rPr>
                  <w:sz w:val="16"/>
                  <w:szCs w:val="16"/>
                </w:rPr>
                <w:t xml:space="preserve">0,053</w:t>
              </w:r>
            </w:ins>
          </w:p>
        </w:tc>
        <w:tc>
          <w:tcPr>
            <w:tcW w:w="800" w:type="dxa"/>
          </w:tcPr>
          <w:p>
            <w:pPr>
              <w:keepNext/>
              <w:spacing w:after="0"/>
              <w:ind w:firstLine="0"/>
              <w:jc w:val="center"/>
              <w:rPr>
                <w:ins w:id="90182" w:author="Claude (revisão de dados)" w:date="2026-09-21T01:01:57Z"/>
              </w:rPr>
            </w:pPr>
            <w:ins w:id="90549" w:author="Claude (revisão de dados)" w:date="2026-09-21T01:01:57Z">
              <w:r>
                <w:rPr>
                  <w:sz w:val="16"/>
                  <w:szCs w:val="16"/>
                </w:rPr>
                <w:t xml:space="preserve">0,296</w:t>
              </w:r>
            </w:ins>
          </w:p>
        </w:tc>
        <w:tc>
          <w:tcPr>
            <w:tcW w:w="850" w:type="dxa"/>
          </w:tcPr>
          <w:p>
            <w:pPr>
              <w:keepNext/>
              <w:spacing w:after="0"/>
              <w:ind w:firstLine="0"/>
              <w:jc w:val="center"/>
              <w:rPr>
                <w:ins w:id="90182" w:author="Claude (revisão de dados)" w:date="2026-09-21T01:01:57Z"/>
              </w:rPr>
            </w:pPr>
            <w:ins w:id="90550" w:author="Claude (revisão de dados)" w:date="2026-09-21T01:01:57Z">
              <w:r>
                <w:rPr>
                  <w:sz w:val="16"/>
                  <w:szCs w:val="16"/>
                </w:rPr>
                <w:t xml:space="preserve">0,490</w:t>
              </w:r>
            </w:ins>
          </w:p>
        </w:tc>
        <w:tc>
          <w:tcPr>
            <w:tcW w:w="800" w:type="dxa"/>
          </w:tcPr>
          <w:p>
            <w:pPr>
              <w:keepNext/>
              <w:spacing w:after="0"/>
              <w:ind w:firstLine="0"/>
              <w:jc w:val="center"/>
              <w:rPr>
                <w:ins w:id="90182" w:author="Claude (revisão de dados)" w:date="2026-09-21T01:01:57Z"/>
              </w:rPr>
            </w:pPr>
            <w:ins w:id="90551" w:author="Claude (revisão de dados)" w:date="2026-09-21T01:01:57Z">
              <w:r>
                <w:rPr>
                  <w:sz w:val="16"/>
                  <w:szCs w:val="16"/>
                </w:rPr>
                <w:t xml:space="preserve">0,435</w:t>
              </w:r>
            </w:ins>
          </w:p>
        </w:tc>
        <w:tc>
          <w:tcPr>
            <w:tcW w:w="800" w:type="dxa"/>
          </w:tcPr>
          <w:p>
            <w:pPr>
              <w:keepNext/>
              <w:spacing w:after="0"/>
              <w:ind w:firstLine="0"/>
              <w:jc w:val="center"/>
              <w:rPr>
                <w:ins w:id="90182" w:author="Claude (revisão de dados)" w:date="2026-09-21T01:01:57Z"/>
              </w:rPr>
            </w:pPr>
            <w:ins w:id="90552" w:author="Claude (revisão de dados)" w:date="2026-09-21T01:01:57Z">
              <w:r>
                <w:rPr>
                  <w:sz w:val="16"/>
                  <w:szCs w:val="16"/>
                </w:rPr>
                <w:t xml:space="preserve">0,578</w:t>
              </w:r>
            </w:ins>
          </w:p>
        </w:tc>
        <w:tc>
          <w:tcPr>
            <w:tcW w:w="800" w:type="dxa"/>
          </w:tcPr>
          <w:p>
            <w:pPr>
              <w:keepNext/>
              <w:spacing w:after="0"/>
              <w:ind w:firstLine="0"/>
              <w:jc w:val="center"/>
              <w:rPr>
                <w:ins w:id="90182" w:author="Claude (revisão de dados)" w:date="2026-09-21T01:01:57Z"/>
              </w:rPr>
            </w:pPr>
            <w:ins w:id="90553" w:author="Claude (revisão de dados)" w:date="2026-09-21T01:01:57Z">
              <w:r>
                <w:rPr>
                  <w:sz w:val="16"/>
                  <w:szCs w:val="16"/>
                </w:rPr>
                <w:t xml:space="preserve">0,703</w:t>
              </w:r>
            </w:ins>
          </w:p>
        </w:tc>
        <w:tc>
          <w:tcPr>
            <w:tcW w:w="672" w:type="dxa"/>
          </w:tcPr>
          <w:p>
            <w:pPr>
              <w:keepNext/>
              <w:spacing w:after="0"/>
              <w:ind w:firstLine="0"/>
              <w:jc w:val="center"/>
              <w:rPr>
                <w:ins w:id="90182" w:author="Claude (revisão de dados)" w:date="2026-09-21T01:01:57Z"/>
              </w:rPr>
            </w:pPr>
            <w:ins w:id="90554" w:author="Claude (revisão de dados)" w:date="2026-09-21T01:01:57Z">
              <w:r>
                <w:rPr>
                  <w:sz w:val="16"/>
                  <w:szCs w:val="16"/>
                </w:rPr>
                <w:t xml:space="preserve">0</w:t>
              </w:r>
            </w:ins>
          </w:p>
        </w:tc>
      </w:tr>
      <w:tr>
        <w:trPr>
          <w:cantSplit/>
          <w:jc w:val="center"/>
          <w:ins w:id="90555" w:author="Claude (revisão de dados)" w:date="2026-09-21T01:01:57Z"/>
        </w:trPr>
        <w:tc>
          <w:tcPr>
            <w:tcW w:w="1400" w:type="dxa"/>
          </w:tcPr>
          <w:p>
            <w:pPr>
              <w:keepNext/>
              <w:spacing w:after="0"/>
              <w:ind w:firstLine="0"/>
              <w:jc w:val="center"/>
              <w:rPr>
                <w:ins w:id="90182" w:author="Claude (revisão de dados)" w:date="2026-09-21T01:01:57Z"/>
              </w:rPr>
            </w:pPr>
            <w:ins w:id="90556" w:author="Claude (revisão de dados)" w:date="2026-09-21T01:01:57Z">
              <w:r>
                <w:rPr>
                  <w:sz w:val="16"/>
                  <w:szCs w:val="16"/>
                </w:rPr>
                <w:t xml:space="preserve">Caatinga</w:t>
              </w:r>
            </w:ins>
          </w:p>
        </w:tc>
        <w:tc>
          <w:tcPr>
            <w:tcW w:w="800" w:type="dxa"/>
          </w:tcPr>
          <w:p>
            <w:pPr>
              <w:keepNext/>
              <w:spacing w:after="0"/>
              <w:ind w:firstLine="0"/>
              <w:jc w:val="center"/>
              <w:rPr>
                <w:ins w:id="90182" w:author="Claude (revisão de dados)" w:date="2026-09-21T01:01:57Z"/>
              </w:rPr>
            </w:pPr>
            <w:ins w:id="90557" w:author="Claude (revisão de dados)" w:date="2026-09-21T01:01:57Z">
              <w:r>
                <w:rPr>
                  <w:sz w:val="16"/>
                  <w:szCs w:val="16"/>
                </w:rPr>
                <w:t xml:space="preserve">PSN</w:t>
              </w:r>
            </w:ins>
          </w:p>
        </w:tc>
        <w:tc>
          <w:tcPr>
            <w:tcW w:w="850" w:type="dxa"/>
          </w:tcPr>
          <w:p>
            <w:pPr>
              <w:keepNext/>
              <w:spacing w:after="0"/>
              <w:ind w:firstLine="0"/>
              <w:jc w:val="center"/>
              <w:rPr>
                <w:ins w:id="90182" w:author="Claude (revisão de dados)" w:date="2026-09-21T01:01:57Z"/>
              </w:rPr>
            </w:pPr>
            <w:ins w:id="90558"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559"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560" w:author="Claude (revisão de dados)" w:date="2026-09-21T01:01:57Z">
              <w:r>
                <w:rPr>
                  <w:sz w:val="16"/>
                  <w:szCs w:val="16"/>
                </w:rPr>
                <w:t xml:space="preserve">28,5</w:t>
              </w:r>
            </w:ins>
          </w:p>
        </w:tc>
        <w:tc>
          <w:tcPr>
            <w:tcW w:w="800" w:type="dxa"/>
          </w:tcPr>
          <w:p>
            <w:pPr>
              <w:keepNext/>
              <w:spacing w:after="0"/>
              <w:ind w:firstLine="0"/>
              <w:jc w:val="center"/>
              <w:rPr>
                <w:ins w:id="90182" w:author="Claude (revisão de dados)" w:date="2026-09-21T01:01:57Z"/>
              </w:rPr>
            </w:pPr>
            <w:ins w:id="90561" w:author="Claude (revisão de dados)" w:date="2026-09-21T01:01:57Z">
              <w:r>
                <w:rPr>
                  <w:sz w:val="16"/>
                  <w:szCs w:val="16"/>
                </w:rPr>
                <w:t xml:space="preserve">58,8</w:t>
              </w:r>
            </w:ins>
          </w:p>
        </w:tc>
        <w:tc>
          <w:tcPr>
            <w:tcW w:w="850" w:type="dxa"/>
          </w:tcPr>
          <w:p>
            <w:pPr>
              <w:keepNext/>
              <w:spacing w:after="0"/>
              <w:ind w:firstLine="0"/>
              <w:jc w:val="center"/>
              <w:rPr>
                <w:ins w:id="90182" w:author="Claude (revisão de dados)" w:date="2026-09-21T01:01:57Z"/>
              </w:rPr>
            </w:pPr>
            <w:ins w:id="90562" w:author="Claude (revisão de dados)" w:date="2026-09-21T01:01:57Z">
              <w:r>
                <w:rPr>
                  <w:sz w:val="16"/>
                  <w:szCs w:val="16"/>
                </w:rPr>
                <w:t xml:space="preserve">79,9</w:t>
              </w:r>
            </w:ins>
          </w:p>
        </w:tc>
        <w:tc>
          <w:tcPr>
            <w:tcW w:w="800" w:type="dxa"/>
          </w:tcPr>
          <w:p>
            <w:pPr>
              <w:keepNext/>
              <w:spacing w:after="0"/>
              <w:ind w:firstLine="0"/>
              <w:jc w:val="center"/>
              <w:rPr>
                <w:ins w:id="90182" w:author="Claude (revisão de dados)" w:date="2026-09-21T01:01:57Z"/>
              </w:rPr>
            </w:pPr>
            <w:ins w:id="90563" w:author="Claude (revisão de dados)" w:date="2026-09-21T01:01:57Z">
              <w:r>
                <w:rPr>
                  <w:sz w:val="16"/>
                  <w:szCs w:val="16"/>
                </w:rPr>
                <w:t xml:space="preserve">79,7</w:t>
              </w:r>
            </w:ins>
          </w:p>
        </w:tc>
        <w:tc>
          <w:tcPr>
            <w:tcW w:w="800" w:type="dxa"/>
          </w:tcPr>
          <w:p>
            <w:pPr>
              <w:keepNext/>
              <w:spacing w:after="0"/>
              <w:ind w:firstLine="0"/>
              <w:jc w:val="center"/>
              <w:rPr>
                <w:ins w:id="90182" w:author="Claude (revisão de dados)" w:date="2026-09-21T01:01:57Z"/>
              </w:rPr>
            </w:pPr>
            <w:ins w:id="90564" w:author="Claude (revisão de dados)" w:date="2026-09-21T01:01:57Z">
              <w:r>
                <w:rPr>
                  <w:sz w:val="16"/>
                  <w:szCs w:val="16"/>
                </w:rPr>
                <w:t xml:space="preserve">102,7</w:t>
              </w:r>
            </w:ins>
          </w:p>
        </w:tc>
        <w:tc>
          <w:tcPr>
            <w:tcW w:w="800" w:type="dxa"/>
          </w:tcPr>
          <w:p>
            <w:pPr>
              <w:keepNext/>
              <w:spacing w:after="0"/>
              <w:ind w:firstLine="0"/>
              <w:jc w:val="center"/>
              <w:rPr>
                <w:ins w:id="90182" w:author="Claude (revisão de dados)" w:date="2026-09-21T01:01:57Z"/>
              </w:rPr>
            </w:pPr>
            <w:ins w:id="90565" w:author="Claude (revisão de dados)" w:date="2026-09-21T01:01:57Z">
              <w:r>
                <w:rPr>
                  <w:sz w:val="16"/>
                  <w:szCs w:val="16"/>
                </w:rPr>
                <w:t xml:space="preserve">157,5</w:t>
              </w:r>
            </w:ins>
          </w:p>
        </w:tc>
        <w:tc>
          <w:tcPr>
            <w:tcW w:w="672" w:type="dxa"/>
          </w:tcPr>
          <w:p>
            <w:pPr>
              <w:keepNext/>
              <w:spacing w:after="0"/>
              <w:ind w:firstLine="0"/>
              <w:jc w:val="center"/>
              <w:rPr>
                <w:ins w:id="90182" w:author="Claude (revisão de dados)" w:date="2026-09-21T01:01:57Z"/>
              </w:rPr>
            </w:pPr>
            <w:ins w:id="90566" w:author="Claude (revisão de dados)" w:date="2026-09-21T01:01:57Z">
              <w:r>
                <w:rPr>
                  <w:sz w:val="16"/>
                  <w:szCs w:val="16"/>
                </w:rPr>
                <w:t xml:space="preserve">0</w:t>
              </w:r>
            </w:ins>
          </w:p>
        </w:tc>
      </w:tr>
      <w:tr>
        <w:trPr>
          <w:cantSplit/>
          <w:jc w:val="center"/>
          <w:ins w:id="90567" w:author="Claude (revisão de dados)" w:date="2026-09-21T01:01:57Z"/>
        </w:trPr>
        <w:tc>
          <w:tcPr>
            <w:tcW w:w="1400" w:type="dxa"/>
          </w:tcPr>
          <w:p>
            <w:pPr>
              <w:keepNext/>
              <w:spacing w:after="0"/>
              <w:ind w:firstLine="0"/>
              <w:jc w:val="center"/>
              <w:rPr>
                <w:ins w:id="90182" w:author="Claude (revisão de dados)" w:date="2026-09-21T01:01:57Z"/>
              </w:rPr>
            </w:pPr>
            <w:ins w:id="9056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69"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570"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571"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572" w:author="Claude (revisão de dados)" w:date="2026-09-21T01:01:57Z">
              <w:r>
                <w:rPr>
                  <w:sz w:val="16"/>
                  <w:szCs w:val="16"/>
                </w:rPr>
                <w:t xml:space="preserve">34,4</w:t>
              </w:r>
            </w:ins>
          </w:p>
        </w:tc>
        <w:tc>
          <w:tcPr>
            <w:tcW w:w="800" w:type="dxa"/>
          </w:tcPr>
          <w:p>
            <w:pPr>
              <w:keepNext/>
              <w:spacing w:after="0"/>
              <w:ind w:firstLine="0"/>
              <w:jc w:val="center"/>
              <w:rPr>
                <w:ins w:id="90182" w:author="Claude (revisão de dados)" w:date="2026-09-21T01:01:57Z"/>
              </w:rPr>
            </w:pPr>
            <w:ins w:id="90573" w:author="Claude (revisão de dados)" w:date="2026-09-21T01:01:57Z">
              <w:r>
                <w:rPr>
                  <w:sz w:val="16"/>
                  <w:szCs w:val="16"/>
                </w:rPr>
                <w:t xml:space="preserve">68,5</w:t>
              </w:r>
            </w:ins>
          </w:p>
        </w:tc>
        <w:tc>
          <w:tcPr>
            <w:tcW w:w="850" w:type="dxa"/>
          </w:tcPr>
          <w:p>
            <w:pPr>
              <w:keepNext/>
              <w:spacing w:after="0"/>
              <w:ind w:firstLine="0"/>
              <w:jc w:val="center"/>
              <w:rPr>
                <w:ins w:id="90182" w:author="Claude (revisão de dados)" w:date="2026-09-21T01:01:57Z"/>
              </w:rPr>
            </w:pPr>
            <w:ins w:id="90574" w:author="Claude (revisão de dados)" w:date="2026-09-21T01:01:57Z">
              <w:r>
                <w:rPr>
                  <w:sz w:val="16"/>
                  <w:szCs w:val="16"/>
                </w:rPr>
                <w:t xml:space="preserve">82,4</w:t>
              </w:r>
            </w:ins>
          </w:p>
        </w:tc>
        <w:tc>
          <w:tcPr>
            <w:tcW w:w="800" w:type="dxa"/>
          </w:tcPr>
          <w:p>
            <w:pPr>
              <w:keepNext/>
              <w:spacing w:after="0"/>
              <w:ind w:firstLine="0"/>
              <w:jc w:val="center"/>
              <w:rPr>
                <w:ins w:id="90182" w:author="Claude (revisão de dados)" w:date="2026-09-21T01:01:57Z"/>
              </w:rPr>
            </w:pPr>
            <w:ins w:id="90575" w:author="Claude (revisão de dados)" w:date="2026-09-21T01:01:57Z">
              <w:r>
                <w:rPr>
                  <w:sz w:val="16"/>
                  <w:szCs w:val="16"/>
                </w:rPr>
                <w:t xml:space="preserve">87,2</w:t>
              </w:r>
            </w:ins>
          </w:p>
        </w:tc>
        <w:tc>
          <w:tcPr>
            <w:tcW w:w="800" w:type="dxa"/>
          </w:tcPr>
          <w:p>
            <w:pPr>
              <w:keepNext/>
              <w:spacing w:after="0"/>
              <w:ind w:firstLine="0"/>
              <w:jc w:val="center"/>
              <w:rPr>
                <w:ins w:id="90182" w:author="Claude (revisão de dados)" w:date="2026-09-21T01:01:57Z"/>
              </w:rPr>
            </w:pPr>
            <w:ins w:id="90576" w:author="Claude (revisão de dados)" w:date="2026-09-21T01:01:57Z">
              <w:r>
                <w:rPr>
                  <w:sz w:val="16"/>
                  <w:szCs w:val="16"/>
                </w:rPr>
                <w:t xml:space="preserve">104,4</w:t>
              </w:r>
            </w:ins>
          </w:p>
        </w:tc>
        <w:tc>
          <w:tcPr>
            <w:tcW w:w="800" w:type="dxa"/>
          </w:tcPr>
          <w:p>
            <w:pPr>
              <w:keepNext/>
              <w:spacing w:after="0"/>
              <w:ind w:firstLine="0"/>
              <w:jc w:val="center"/>
              <w:rPr>
                <w:ins w:id="90182" w:author="Claude (revisão de dados)" w:date="2026-09-21T01:01:57Z"/>
              </w:rPr>
            </w:pPr>
            <w:ins w:id="90577" w:author="Claude (revisão de dados)" w:date="2026-09-21T01:01:57Z">
              <w:r>
                <w:rPr>
                  <w:sz w:val="16"/>
                  <w:szCs w:val="16"/>
                </w:rPr>
                <w:t xml:space="preserve">167,6</w:t>
              </w:r>
            </w:ins>
          </w:p>
        </w:tc>
        <w:tc>
          <w:tcPr>
            <w:tcW w:w="672" w:type="dxa"/>
          </w:tcPr>
          <w:p>
            <w:pPr>
              <w:keepNext/>
              <w:spacing w:after="0"/>
              <w:ind w:firstLine="0"/>
              <w:jc w:val="center"/>
              <w:rPr>
                <w:ins w:id="90182" w:author="Claude (revisão de dados)" w:date="2026-09-21T01:01:57Z"/>
              </w:rPr>
            </w:pPr>
            <w:ins w:id="90578" w:author="Claude (revisão de dados)" w:date="2026-09-21T01:01:57Z">
              <w:r>
                <w:rPr>
                  <w:sz w:val="16"/>
                  <w:szCs w:val="16"/>
                </w:rPr>
                <w:t xml:space="preserve">1</w:t>
              </w:r>
            </w:ins>
          </w:p>
        </w:tc>
      </w:tr>
      <w:tr>
        <w:trPr>
          <w:cantSplit/>
          <w:jc w:val="center"/>
          <w:ins w:id="90579" w:author="Claude (revisão de dados)" w:date="2026-09-21T01:01:57Z"/>
        </w:trPr>
        <w:tc>
          <w:tcPr>
            <w:tcW w:w="1400" w:type="dxa"/>
          </w:tcPr>
          <w:p>
            <w:pPr>
              <w:keepNext/>
              <w:spacing w:after="0"/>
              <w:ind w:firstLine="0"/>
              <w:jc w:val="center"/>
              <w:rPr>
                <w:ins w:id="90182" w:author="Claude (revisão de dados)" w:date="2026-09-21T01:01:57Z"/>
              </w:rPr>
            </w:pPr>
            <w:ins w:id="9058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81"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582"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583"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584" w:author="Claude (revisão de dados)" w:date="2026-09-21T01:01:57Z">
              <w:r>
                <w:rPr>
                  <w:sz w:val="16"/>
                  <w:szCs w:val="16"/>
                </w:rPr>
                <w:t xml:space="preserve">34,7</w:t>
              </w:r>
            </w:ins>
          </w:p>
        </w:tc>
        <w:tc>
          <w:tcPr>
            <w:tcW w:w="800" w:type="dxa"/>
          </w:tcPr>
          <w:p>
            <w:pPr>
              <w:keepNext/>
              <w:spacing w:after="0"/>
              <w:ind w:firstLine="0"/>
              <w:jc w:val="center"/>
              <w:rPr>
                <w:ins w:id="90182" w:author="Claude (revisão de dados)" w:date="2026-09-21T01:01:57Z"/>
              </w:rPr>
            </w:pPr>
            <w:ins w:id="90585" w:author="Claude (revisão de dados)" w:date="2026-09-21T01:01:57Z">
              <w:r>
                <w:rPr>
                  <w:sz w:val="16"/>
                  <w:szCs w:val="16"/>
                </w:rPr>
                <w:t xml:space="preserve">75,8</w:t>
              </w:r>
            </w:ins>
          </w:p>
        </w:tc>
        <w:tc>
          <w:tcPr>
            <w:tcW w:w="850" w:type="dxa"/>
          </w:tcPr>
          <w:p>
            <w:pPr>
              <w:keepNext/>
              <w:spacing w:after="0"/>
              <w:ind w:firstLine="0"/>
              <w:jc w:val="center"/>
              <w:rPr>
                <w:ins w:id="90182" w:author="Claude (revisão de dados)" w:date="2026-09-21T01:01:57Z"/>
              </w:rPr>
            </w:pPr>
            <w:ins w:id="90586" w:author="Claude (revisão de dados)" w:date="2026-09-21T01:01:57Z">
              <w:r>
                <w:rPr>
                  <w:sz w:val="16"/>
                  <w:szCs w:val="16"/>
                </w:rPr>
                <w:t xml:space="preserve">94,6</w:t>
              </w:r>
            </w:ins>
          </w:p>
        </w:tc>
        <w:tc>
          <w:tcPr>
            <w:tcW w:w="800" w:type="dxa"/>
          </w:tcPr>
          <w:p>
            <w:pPr>
              <w:keepNext/>
              <w:spacing w:after="0"/>
              <w:ind w:firstLine="0"/>
              <w:jc w:val="center"/>
              <w:rPr>
                <w:ins w:id="90182" w:author="Claude (revisão de dados)" w:date="2026-09-21T01:01:57Z"/>
              </w:rPr>
            </w:pPr>
            <w:ins w:id="90587" w:author="Claude (revisão de dados)" w:date="2026-09-21T01:01:57Z">
              <w:r>
                <w:rPr>
                  <w:sz w:val="16"/>
                  <w:szCs w:val="16"/>
                </w:rPr>
                <w:t xml:space="preserve">93,9</w:t>
              </w:r>
            </w:ins>
          </w:p>
        </w:tc>
        <w:tc>
          <w:tcPr>
            <w:tcW w:w="800" w:type="dxa"/>
          </w:tcPr>
          <w:p>
            <w:pPr>
              <w:keepNext/>
              <w:spacing w:after="0"/>
              <w:ind w:firstLine="0"/>
              <w:jc w:val="center"/>
              <w:rPr>
                <w:ins w:id="90182" w:author="Claude (revisão de dados)" w:date="2026-09-21T01:01:57Z"/>
              </w:rPr>
            </w:pPr>
            <w:ins w:id="90588" w:author="Claude (revisão de dados)" w:date="2026-09-21T01:01:57Z">
              <w:r>
                <w:rPr>
                  <w:sz w:val="16"/>
                  <w:szCs w:val="16"/>
                </w:rPr>
                <w:t xml:space="preserve">111,2</w:t>
              </w:r>
            </w:ins>
          </w:p>
        </w:tc>
        <w:tc>
          <w:tcPr>
            <w:tcW w:w="800" w:type="dxa"/>
          </w:tcPr>
          <w:p>
            <w:pPr>
              <w:keepNext/>
              <w:spacing w:after="0"/>
              <w:ind w:firstLine="0"/>
              <w:jc w:val="center"/>
              <w:rPr>
                <w:ins w:id="90182" w:author="Claude (revisão de dados)" w:date="2026-09-21T01:01:57Z"/>
              </w:rPr>
            </w:pPr>
            <w:ins w:id="90589" w:author="Claude (revisão de dados)" w:date="2026-09-21T01:01:57Z">
              <w:r>
                <w:rPr>
                  <w:sz w:val="16"/>
                  <w:szCs w:val="16"/>
                </w:rPr>
                <w:t xml:space="preserve">147,6</w:t>
              </w:r>
            </w:ins>
          </w:p>
        </w:tc>
        <w:tc>
          <w:tcPr>
            <w:tcW w:w="672" w:type="dxa"/>
          </w:tcPr>
          <w:p>
            <w:pPr>
              <w:keepNext/>
              <w:spacing w:after="0"/>
              <w:ind w:firstLine="0"/>
              <w:jc w:val="center"/>
              <w:rPr>
                <w:ins w:id="90182" w:author="Claude (revisão de dados)" w:date="2026-09-21T01:01:57Z"/>
              </w:rPr>
            </w:pPr>
            <w:ins w:id="90590" w:author="Claude (revisão de dados)" w:date="2026-09-21T01:01:57Z">
              <w:r>
                <w:rPr>
                  <w:sz w:val="16"/>
                  <w:szCs w:val="16"/>
                </w:rPr>
                <w:t xml:space="preserve">0</w:t>
              </w:r>
            </w:ins>
          </w:p>
        </w:tc>
      </w:tr>
      <w:tr>
        <w:trPr>
          <w:cantSplit/>
          <w:jc w:val="center"/>
          <w:ins w:id="90591" w:author="Claude (revisão de dados)" w:date="2026-09-21T01:01:57Z"/>
        </w:trPr>
        <w:tc>
          <w:tcPr>
            <w:tcW w:w="1400" w:type="dxa"/>
          </w:tcPr>
          <w:p>
            <w:pPr>
              <w:keepNext/>
              <w:spacing w:after="0"/>
              <w:ind w:firstLine="0"/>
              <w:jc w:val="center"/>
              <w:rPr>
                <w:ins w:id="90182" w:author="Claude (revisão de dados)" w:date="2026-09-21T01:01:57Z"/>
              </w:rPr>
            </w:pPr>
            <w:ins w:id="9059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593" w:author="Claude (revisão de dados)" w:date="2026-09-21T01:01:57Z">
              <w:r>
                <w:rPr>
                  <w:sz w:val="16"/>
                  <w:szCs w:val="16"/>
                </w:rPr>
                <w:t xml:space="preserve">EV</w:t>
              </w:r>
            </w:ins>
          </w:p>
        </w:tc>
        <w:tc>
          <w:tcPr>
            <w:tcW w:w="850" w:type="dxa"/>
          </w:tcPr>
          <w:p>
            <w:pPr>
              <w:keepNext/>
              <w:spacing w:after="0"/>
              <w:ind w:firstLine="0"/>
              <w:jc w:val="center"/>
              <w:rPr>
                <w:ins w:id="90182" w:author="Claude (revisão de dados)" w:date="2026-09-21T01:01:57Z"/>
              </w:rPr>
            </w:pPr>
            <w:ins w:id="90594"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595"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596" w:author="Claude (revisão de dados)" w:date="2026-09-21T01:01:57Z">
              <w:r>
                <w:rPr>
                  <w:sz w:val="16"/>
                  <w:szCs w:val="16"/>
                </w:rPr>
                <w:t xml:space="preserve">20,5</w:t>
              </w:r>
            </w:ins>
          </w:p>
        </w:tc>
        <w:tc>
          <w:tcPr>
            <w:tcW w:w="800" w:type="dxa"/>
          </w:tcPr>
          <w:p>
            <w:pPr>
              <w:keepNext/>
              <w:spacing w:after="0"/>
              <w:ind w:firstLine="0"/>
              <w:jc w:val="center"/>
              <w:rPr>
                <w:ins w:id="90182" w:author="Claude (revisão de dados)" w:date="2026-09-21T01:01:57Z"/>
              </w:rPr>
            </w:pPr>
            <w:ins w:id="90597" w:author="Claude (revisão de dados)" w:date="2026-09-21T01:01:57Z">
              <w:r>
                <w:rPr>
                  <w:sz w:val="16"/>
                  <w:szCs w:val="16"/>
                </w:rPr>
                <w:t xml:space="preserve">33,4</w:t>
              </w:r>
            </w:ins>
          </w:p>
        </w:tc>
        <w:tc>
          <w:tcPr>
            <w:tcW w:w="850" w:type="dxa"/>
          </w:tcPr>
          <w:p>
            <w:pPr>
              <w:keepNext/>
              <w:spacing w:after="0"/>
              <w:ind w:firstLine="0"/>
              <w:jc w:val="center"/>
              <w:rPr>
                <w:ins w:id="90182" w:author="Claude (revisão de dados)" w:date="2026-09-21T01:01:57Z"/>
              </w:rPr>
            </w:pPr>
            <w:ins w:id="90598" w:author="Claude (revisão de dados)" w:date="2026-09-21T01:01:57Z">
              <w:r>
                <w:rPr>
                  <w:sz w:val="16"/>
                  <w:szCs w:val="16"/>
                </w:rPr>
                <w:t xml:space="preserve">59,6</w:t>
              </w:r>
            </w:ins>
          </w:p>
        </w:tc>
        <w:tc>
          <w:tcPr>
            <w:tcW w:w="800" w:type="dxa"/>
          </w:tcPr>
          <w:p>
            <w:pPr>
              <w:keepNext/>
              <w:spacing w:after="0"/>
              <w:ind w:firstLine="0"/>
              <w:jc w:val="center"/>
              <w:rPr>
                <w:ins w:id="90182" w:author="Claude (revisão de dados)" w:date="2026-09-21T01:01:57Z"/>
              </w:rPr>
            </w:pPr>
            <w:ins w:id="90599" w:author="Claude (revisão de dados)" w:date="2026-09-21T01:01:57Z">
              <w:r>
                <w:rPr>
                  <w:sz w:val="16"/>
                  <w:szCs w:val="16"/>
                </w:rPr>
                <w:t xml:space="preserve">59,0</w:t>
              </w:r>
            </w:ins>
          </w:p>
        </w:tc>
        <w:tc>
          <w:tcPr>
            <w:tcW w:w="800" w:type="dxa"/>
          </w:tcPr>
          <w:p>
            <w:pPr>
              <w:keepNext/>
              <w:spacing w:after="0"/>
              <w:ind w:firstLine="0"/>
              <w:jc w:val="center"/>
              <w:rPr>
                <w:ins w:id="90182" w:author="Claude (revisão de dados)" w:date="2026-09-21T01:01:57Z"/>
              </w:rPr>
            </w:pPr>
            <w:ins w:id="90600" w:author="Claude (revisão de dados)" w:date="2026-09-21T01:01:57Z">
              <w:r>
                <w:rPr>
                  <w:sz w:val="16"/>
                  <w:szCs w:val="16"/>
                </w:rPr>
                <w:t xml:space="preserve">77,6</w:t>
              </w:r>
            </w:ins>
          </w:p>
        </w:tc>
        <w:tc>
          <w:tcPr>
            <w:tcW w:w="800" w:type="dxa"/>
          </w:tcPr>
          <w:p>
            <w:pPr>
              <w:keepNext/>
              <w:spacing w:after="0"/>
              <w:ind w:firstLine="0"/>
              <w:jc w:val="center"/>
              <w:rPr>
                <w:ins w:id="90182" w:author="Claude (revisão de dados)" w:date="2026-09-21T01:01:57Z"/>
              </w:rPr>
            </w:pPr>
            <w:ins w:id="90601" w:author="Claude (revisão de dados)" w:date="2026-09-21T01:01:57Z">
              <w:r>
                <w:rPr>
                  <w:sz w:val="16"/>
                  <w:szCs w:val="16"/>
                </w:rPr>
                <w:t xml:space="preserve">114,3</w:t>
              </w:r>
            </w:ins>
          </w:p>
        </w:tc>
        <w:tc>
          <w:tcPr>
            <w:tcW w:w="672" w:type="dxa"/>
          </w:tcPr>
          <w:p>
            <w:pPr>
              <w:keepNext/>
              <w:spacing w:after="0"/>
              <w:ind w:firstLine="0"/>
              <w:jc w:val="center"/>
              <w:rPr>
                <w:ins w:id="90182" w:author="Claude (revisão de dados)" w:date="2026-09-21T01:01:57Z"/>
              </w:rPr>
            </w:pPr>
            <w:ins w:id="90602" w:author="Claude (revisão de dados)" w:date="2026-09-21T01:01:57Z">
              <w:r>
                <w:rPr>
                  <w:sz w:val="16"/>
                  <w:szCs w:val="16"/>
                </w:rPr>
                <w:t xml:space="preserve">0</w:t>
              </w:r>
            </w:ins>
          </w:p>
        </w:tc>
      </w:tr>
      <w:tr>
        <w:trPr>
          <w:cantSplit/>
          <w:jc w:val="center"/>
          <w:ins w:id="90603" w:author="Claude (revisão de dados)" w:date="2026-09-21T01:01:57Z"/>
        </w:trPr>
        <w:tc>
          <w:tcPr>
            <w:tcW w:w="1400" w:type="dxa"/>
          </w:tcPr>
          <w:p>
            <w:pPr>
              <w:keepNext/>
              <w:spacing w:after="0"/>
              <w:ind w:firstLine="0"/>
              <w:jc w:val="center"/>
              <w:rPr>
                <w:ins w:id="90182" w:author="Claude (revisão de dados)" w:date="2026-09-21T01:01:57Z"/>
              </w:rPr>
            </w:pPr>
            <w:ins w:id="9060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05"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606"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607"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608" w:author="Claude (revisão de dados)" w:date="2026-09-21T01:01:57Z">
              <w:r>
                <w:rPr>
                  <w:sz w:val="16"/>
                  <w:szCs w:val="16"/>
                </w:rPr>
                <w:t xml:space="preserve">21,1</w:t>
              </w:r>
            </w:ins>
          </w:p>
        </w:tc>
        <w:tc>
          <w:tcPr>
            <w:tcW w:w="800" w:type="dxa"/>
          </w:tcPr>
          <w:p>
            <w:pPr>
              <w:keepNext/>
              <w:spacing w:after="0"/>
              <w:ind w:firstLine="0"/>
              <w:jc w:val="center"/>
              <w:rPr>
                <w:ins w:id="90182" w:author="Claude (revisão de dados)" w:date="2026-09-21T01:01:57Z"/>
              </w:rPr>
            </w:pPr>
            <w:ins w:id="90609" w:author="Claude (revisão de dados)" w:date="2026-09-21T01:01:57Z">
              <w:r>
                <w:rPr>
                  <w:sz w:val="16"/>
                  <w:szCs w:val="16"/>
                </w:rPr>
                <w:t xml:space="preserve">34,3</w:t>
              </w:r>
            </w:ins>
          </w:p>
        </w:tc>
        <w:tc>
          <w:tcPr>
            <w:tcW w:w="850" w:type="dxa"/>
          </w:tcPr>
          <w:p>
            <w:pPr>
              <w:keepNext/>
              <w:spacing w:after="0"/>
              <w:ind w:firstLine="0"/>
              <w:jc w:val="center"/>
              <w:rPr>
                <w:ins w:id="90182" w:author="Claude (revisão de dados)" w:date="2026-09-21T01:01:57Z"/>
              </w:rPr>
            </w:pPr>
            <w:ins w:id="90610" w:author="Claude (revisão de dados)" w:date="2026-09-21T01:01:57Z">
              <w:r>
                <w:rPr>
                  <w:sz w:val="16"/>
                  <w:szCs w:val="16"/>
                </w:rPr>
                <w:t xml:space="preserve">51,2</w:t>
              </w:r>
            </w:ins>
          </w:p>
        </w:tc>
        <w:tc>
          <w:tcPr>
            <w:tcW w:w="800" w:type="dxa"/>
          </w:tcPr>
          <w:p>
            <w:pPr>
              <w:keepNext/>
              <w:spacing w:after="0"/>
              <w:ind w:firstLine="0"/>
              <w:jc w:val="center"/>
              <w:rPr>
                <w:ins w:id="90182" w:author="Claude (revisão de dados)" w:date="2026-09-21T01:01:57Z"/>
              </w:rPr>
            </w:pPr>
            <w:ins w:id="90611" w:author="Claude (revisão de dados)" w:date="2026-09-21T01:01:57Z">
              <w:r>
                <w:rPr>
                  <w:sz w:val="16"/>
                  <w:szCs w:val="16"/>
                </w:rPr>
                <w:t xml:space="preserve">56,3</w:t>
              </w:r>
            </w:ins>
          </w:p>
        </w:tc>
        <w:tc>
          <w:tcPr>
            <w:tcW w:w="800" w:type="dxa"/>
          </w:tcPr>
          <w:p>
            <w:pPr>
              <w:keepNext/>
              <w:spacing w:after="0"/>
              <w:ind w:firstLine="0"/>
              <w:jc w:val="center"/>
              <w:rPr>
                <w:ins w:id="90182" w:author="Claude (revisão de dados)" w:date="2026-09-21T01:01:57Z"/>
              </w:rPr>
            </w:pPr>
            <w:ins w:id="90612" w:author="Claude (revisão de dados)" w:date="2026-09-21T01:01:57Z">
              <w:r>
                <w:rPr>
                  <w:sz w:val="16"/>
                  <w:szCs w:val="16"/>
                </w:rPr>
                <w:t xml:space="preserve">74,0</w:t>
              </w:r>
            </w:ins>
          </w:p>
        </w:tc>
        <w:tc>
          <w:tcPr>
            <w:tcW w:w="800" w:type="dxa"/>
          </w:tcPr>
          <w:p>
            <w:pPr>
              <w:keepNext/>
              <w:spacing w:after="0"/>
              <w:ind w:firstLine="0"/>
              <w:jc w:val="center"/>
              <w:rPr>
                <w:ins w:id="90182" w:author="Claude (revisão de dados)" w:date="2026-09-21T01:01:57Z"/>
              </w:rPr>
            </w:pPr>
            <w:ins w:id="90613" w:author="Claude (revisão de dados)" w:date="2026-09-21T01:01:57Z">
              <w:r>
                <w:rPr>
                  <w:sz w:val="16"/>
                  <w:szCs w:val="16"/>
                </w:rPr>
                <w:t xml:space="preserve">130,9</w:t>
              </w:r>
            </w:ins>
          </w:p>
        </w:tc>
        <w:tc>
          <w:tcPr>
            <w:tcW w:w="672" w:type="dxa"/>
          </w:tcPr>
          <w:p>
            <w:pPr>
              <w:keepNext/>
              <w:spacing w:after="0"/>
              <w:ind w:firstLine="0"/>
              <w:jc w:val="center"/>
              <w:rPr>
                <w:ins w:id="90182" w:author="Claude (revisão de dados)" w:date="2026-09-21T01:01:57Z"/>
              </w:rPr>
            </w:pPr>
            <w:ins w:id="90614" w:author="Claude (revisão de dados)" w:date="2026-09-21T01:01:57Z">
              <w:r>
                <w:rPr>
                  <w:sz w:val="16"/>
                  <w:szCs w:val="16"/>
                </w:rPr>
                <w:t xml:space="preserve">0</w:t>
              </w:r>
            </w:ins>
          </w:p>
        </w:tc>
      </w:tr>
      <w:tr>
        <w:trPr>
          <w:cantSplit/>
          <w:jc w:val="center"/>
          <w:ins w:id="90615" w:author="Claude (revisão de dados)" w:date="2026-09-21T01:01:57Z"/>
        </w:trPr>
        <w:tc>
          <w:tcPr>
            <w:tcW w:w="1400" w:type="dxa"/>
          </w:tcPr>
          <w:p>
            <w:pPr>
              <w:keepNext/>
              <w:spacing w:after="0"/>
              <w:ind w:firstLine="0"/>
              <w:jc w:val="center"/>
              <w:rPr>
                <w:ins w:id="90182" w:author="Claude (revisão de dados)" w:date="2026-09-21T01:01:57Z"/>
              </w:rPr>
            </w:pPr>
            <w:ins w:id="90616"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17"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618"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619"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620" w:author="Claude (revisão de dados)" w:date="2026-09-21T01:01:57Z">
              <w:r>
                <w:rPr>
                  <w:sz w:val="16"/>
                  <w:szCs w:val="16"/>
                </w:rPr>
                <w:t xml:space="preserve">21,1</w:t>
              </w:r>
            </w:ins>
          </w:p>
        </w:tc>
        <w:tc>
          <w:tcPr>
            <w:tcW w:w="800" w:type="dxa"/>
          </w:tcPr>
          <w:p>
            <w:pPr>
              <w:keepNext/>
              <w:spacing w:after="0"/>
              <w:ind w:firstLine="0"/>
              <w:jc w:val="center"/>
              <w:rPr>
                <w:ins w:id="90182" w:author="Claude (revisão de dados)" w:date="2026-09-21T01:01:57Z"/>
              </w:rPr>
            </w:pPr>
            <w:ins w:id="90621" w:author="Claude (revisão de dados)" w:date="2026-09-21T01:01:57Z">
              <w:r>
                <w:rPr>
                  <w:sz w:val="16"/>
                  <w:szCs w:val="16"/>
                </w:rPr>
                <w:t xml:space="preserve">44,1</w:t>
              </w:r>
            </w:ins>
          </w:p>
        </w:tc>
        <w:tc>
          <w:tcPr>
            <w:tcW w:w="850" w:type="dxa"/>
          </w:tcPr>
          <w:p>
            <w:pPr>
              <w:keepNext/>
              <w:spacing w:after="0"/>
              <w:ind w:firstLine="0"/>
              <w:jc w:val="center"/>
              <w:rPr>
                <w:ins w:id="90182" w:author="Claude (revisão de dados)" w:date="2026-09-21T01:01:57Z"/>
              </w:rPr>
            </w:pPr>
            <w:ins w:id="90622" w:author="Claude (revisão de dados)" w:date="2026-09-21T01:01:57Z">
              <w:r>
                <w:rPr>
                  <w:sz w:val="16"/>
                  <w:szCs w:val="16"/>
                </w:rPr>
                <w:t xml:space="preserve">69,1</w:t>
              </w:r>
            </w:ins>
          </w:p>
        </w:tc>
        <w:tc>
          <w:tcPr>
            <w:tcW w:w="800" w:type="dxa"/>
          </w:tcPr>
          <w:p>
            <w:pPr>
              <w:keepNext/>
              <w:spacing w:after="0"/>
              <w:ind w:firstLine="0"/>
              <w:jc w:val="center"/>
              <w:rPr>
                <w:ins w:id="90182" w:author="Claude (revisão de dados)" w:date="2026-09-21T01:01:57Z"/>
              </w:rPr>
            </w:pPr>
            <w:ins w:id="90623" w:author="Claude (revisão de dados)" w:date="2026-09-21T01:01:57Z">
              <w:r>
                <w:rPr>
                  <w:sz w:val="16"/>
                  <w:szCs w:val="16"/>
                </w:rPr>
                <w:t xml:space="preserve">68,8</w:t>
              </w:r>
            </w:ins>
          </w:p>
        </w:tc>
        <w:tc>
          <w:tcPr>
            <w:tcW w:w="800" w:type="dxa"/>
          </w:tcPr>
          <w:p>
            <w:pPr>
              <w:keepNext/>
              <w:spacing w:after="0"/>
              <w:ind w:firstLine="0"/>
              <w:jc w:val="center"/>
              <w:rPr>
                <w:ins w:id="90182" w:author="Claude (revisão de dados)" w:date="2026-09-21T01:01:57Z"/>
              </w:rPr>
            </w:pPr>
            <w:ins w:id="90624" w:author="Claude (revisão de dados)" w:date="2026-09-21T01:01:57Z">
              <w:r>
                <w:rPr>
                  <w:sz w:val="16"/>
                  <w:szCs w:val="16"/>
                </w:rPr>
                <w:t xml:space="preserve">91,7</w:t>
              </w:r>
            </w:ins>
          </w:p>
        </w:tc>
        <w:tc>
          <w:tcPr>
            <w:tcW w:w="800" w:type="dxa"/>
          </w:tcPr>
          <w:p>
            <w:pPr>
              <w:keepNext/>
              <w:spacing w:after="0"/>
              <w:ind w:firstLine="0"/>
              <w:jc w:val="center"/>
              <w:rPr>
                <w:ins w:id="90182" w:author="Claude (revisão de dados)" w:date="2026-09-21T01:01:57Z"/>
              </w:rPr>
            </w:pPr>
            <w:ins w:id="90625" w:author="Claude (revisão de dados)" w:date="2026-09-21T01:01:57Z">
              <w:r>
                <w:rPr>
                  <w:sz w:val="16"/>
                  <w:szCs w:val="16"/>
                </w:rPr>
                <w:t xml:space="preserve">112,7</w:t>
              </w:r>
            </w:ins>
          </w:p>
        </w:tc>
        <w:tc>
          <w:tcPr>
            <w:tcW w:w="672" w:type="dxa"/>
          </w:tcPr>
          <w:p>
            <w:pPr>
              <w:keepNext/>
              <w:spacing w:after="0"/>
              <w:ind w:firstLine="0"/>
              <w:jc w:val="center"/>
              <w:rPr>
                <w:ins w:id="90182" w:author="Claude (revisão de dados)" w:date="2026-09-21T01:01:57Z"/>
              </w:rPr>
            </w:pPr>
            <w:ins w:id="90626" w:author="Claude (revisão de dados)" w:date="2026-09-21T01:01:57Z">
              <w:r>
                <w:rPr>
                  <w:sz w:val="16"/>
                  <w:szCs w:val="16"/>
                </w:rPr>
                <w:t xml:space="preserve">0</w:t>
              </w:r>
            </w:ins>
          </w:p>
        </w:tc>
      </w:tr>
      <w:tr>
        <w:trPr>
          <w:cantSplit/>
          <w:jc w:val="center"/>
          <w:ins w:id="90627" w:author="Claude (revisão de dados)" w:date="2026-09-21T01:01:57Z"/>
        </w:trPr>
        <w:tc>
          <w:tcPr>
            <w:tcW w:w="1400" w:type="dxa"/>
          </w:tcPr>
          <w:p>
            <w:pPr>
              <w:keepNext/>
              <w:spacing w:after="0"/>
              <w:ind w:firstLine="0"/>
              <w:jc w:val="center"/>
              <w:rPr>
                <w:ins w:id="90182" w:author="Claude (revisão de dados)" w:date="2026-09-21T01:01:57Z"/>
              </w:rPr>
            </w:pPr>
            <w:ins w:id="9062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29" w:author="Claude (revisão de dados)" w:date="2026-09-21T01:01:57Z">
              <w:r>
                <w:rPr>
                  <w:sz w:val="16"/>
                  <w:szCs w:val="16"/>
                </w:rPr>
                <w:t xml:space="preserve">PRE</w:t>
              </w:r>
            </w:ins>
          </w:p>
        </w:tc>
        <w:tc>
          <w:tcPr>
            <w:tcW w:w="850" w:type="dxa"/>
          </w:tcPr>
          <w:p>
            <w:pPr>
              <w:keepNext/>
              <w:spacing w:after="0"/>
              <w:ind w:firstLine="0"/>
              <w:jc w:val="center"/>
              <w:rPr>
                <w:ins w:id="90182" w:author="Claude (revisão de dados)" w:date="2026-09-21T01:01:57Z"/>
              </w:rPr>
            </w:pPr>
            <w:ins w:id="90630"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631"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632" w:author="Claude (revisão de dados)" w:date="2026-09-21T01:01:57Z">
              <w:r>
                <w:rPr>
                  <w:sz w:val="16"/>
                  <w:szCs w:val="16"/>
                </w:rPr>
                <w:t xml:space="preserve">4,1</w:t>
              </w:r>
            </w:ins>
          </w:p>
        </w:tc>
        <w:tc>
          <w:tcPr>
            <w:tcW w:w="800" w:type="dxa"/>
          </w:tcPr>
          <w:p>
            <w:pPr>
              <w:keepNext/>
              <w:spacing w:after="0"/>
              <w:ind w:firstLine="0"/>
              <w:jc w:val="center"/>
              <w:rPr>
                <w:ins w:id="90182" w:author="Claude (revisão de dados)" w:date="2026-09-21T01:01:57Z"/>
              </w:rPr>
            </w:pPr>
            <w:ins w:id="90633" w:author="Claude (revisão de dados)" w:date="2026-09-21T01:01:57Z">
              <w:r>
                <w:rPr>
                  <w:sz w:val="16"/>
                  <w:szCs w:val="16"/>
                </w:rPr>
                <w:t xml:space="preserve">19,6</w:t>
              </w:r>
            </w:ins>
          </w:p>
        </w:tc>
        <w:tc>
          <w:tcPr>
            <w:tcW w:w="850" w:type="dxa"/>
          </w:tcPr>
          <w:p>
            <w:pPr>
              <w:keepNext/>
              <w:spacing w:after="0"/>
              <w:ind w:firstLine="0"/>
              <w:jc w:val="center"/>
              <w:rPr>
                <w:ins w:id="90182" w:author="Claude (revisão de dados)" w:date="2026-09-21T01:01:57Z"/>
              </w:rPr>
            </w:pPr>
            <w:ins w:id="90634" w:author="Claude (revisão de dados)" w:date="2026-09-21T01:01:57Z">
              <w:r>
                <w:rPr>
                  <w:sz w:val="16"/>
                  <w:szCs w:val="16"/>
                </w:rPr>
                <w:t xml:space="preserve">40,3</w:t>
              </w:r>
            </w:ins>
          </w:p>
        </w:tc>
        <w:tc>
          <w:tcPr>
            <w:tcW w:w="800" w:type="dxa"/>
          </w:tcPr>
          <w:p>
            <w:pPr>
              <w:keepNext/>
              <w:spacing w:after="0"/>
              <w:ind w:firstLine="0"/>
              <w:jc w:val="center"/>
              <w:rPr>
                <w:ins w:id="90182" w:author="Claude (revisão de dados)" w:date="2026-09-21T01:01:57Z"/>
              </w:rPr>
            </w:pPr>
            <w:ins w:id="90635" w:author="Claude (revisão de dados)" w:date="2026-09-21T01:01:57Z">
              <w:r>
                <w:rPr>
                  <w:sz w:val="16"/>
                  <w:szCs w:val="16"/>
                </w:rPr>
                <w:t xml:space="preserve">65,7</w:t>
              </w:r>
            </w:ins>
          </w:p>
        </w:tc>
        <w:tc>
          <w:tcPr>
            <w:tcW w:w="800" w:type="dxa"/>
          </w:tcPr>
          <w:p>
            <w:pPr>
              <w:keepNext/>
              <w:spacing w:after="0"/>
              <w:ind w:firstLine="0"/>
              <w:jc w:val="center"/>
              <w:rPr>
                <w:ins w:id="90182" w:author="Claude (revisão de dados)" w:date="2026-09-21T01:01:57Z"/>
              </w:rPr>
            </w:pPr>
            <w:ins w:id="90636" w:author="Claude (revisão de dados)" w:date="2026-09-21T01:01:57Z">
              <w:r>
                <w:rPr>
                  <w:sz w:val="16"/>
                  <w:szCs w:val="16"/>
                </w:rPr>
                <w:t xml:space="preserve">100,2</w:t>
              </w:r>
            </w:ins>
          </w:p>
        </w:tc>
        <w:tc>
          <w:tcPr>
            <w:tcW w:w="800" w:type="dxa"/>
          </w:tcPr>
          <w:p>
            <w:pPr>
              <w:keepNext/>
              <w:spacing w:after="0"/>
              <w:ind w:firstLine="0"/>
              <w:jc w:val="center"/>
              <w:rPr>
                <w:ins w:id="90182" w:author="Claude (revisão de dados)" w:date="2026-09-21T01:01:57Z"/>
              </w:rPr>
            </w:pPr>
            <w:ins w:id="90637" w:author="Claude (revisão de dados)" w:date="2026-09-21T01:01:57Z">
              <w:r>
                <w:rPr>
                  <w:sz w:val="16"/>
                  <w:szCs w:val="16"/>
                </w:rPr>
                <w:t xml:space="preserve">393,8</w:t>
              </w:r>
            </w:ins>
          </w:p>
        </w:tc>
        <w:tc>
          <w:tcPr>
            <w:tcW w:w="672" w:type="dxa"/>
          </w:tcPr>
          <w:p>
            <w:pPr>
              <w:keepNext/>
              <w:spacing w:after="0"/>
              <w:ind w:firstLine="0"/>
              <w:jc w:val="center"/>
              <w:rPr>
                <w:ins w:id="90182" w:author="Claude (revisão de dados)" w:date="2026-09-21T01:01:57Z"/>
              </w:rPr>
            </w:pPr>
            <w:ins w:id="90638" w:author="Claude (revisão de dados)" w:date="2026-09-21T01:01:57Z">
              <w:r>
                <w:rPr>
                  <w:sz w:val="16"/>
                  <w:szCs w:val="16"/>
                </w:rPr>
                <w:t xml:space="preserve">2</w:t>
              </w:r>
            </w:ins>
          </w:p>
        </w:tc>
      </w:tr>
      <w:tr>
        <w:trPr>
          <w:cantSplit/>
          <w:jc w:val="center"/>
          <w:ins w:id="90639" w:author="Claude (revisão de dados)" w:date="2026-09-21T01:01:57Z"/>
        </w:trPr>
        <w:tc>
          <w:tcPr>
            <w:tcW w:w="1400" w:type="dxa"/>
          </w:tcPr>
          <w:p>
            <w:pPr>
              <w:keepNext/>
              <w:spacing w:after="0"/>
              <w:ind w:firstLine="0"/>
              <w:jc w:val="center"/>
              <w:rPr>
                <w:ins w:id="90182" w:author="Claude (revisão de dados)" w:date="2026-09-21T01:01:57Z"/>
              </w:rPr>
            </w:pPr>
            <w:ins w:id="9064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41"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642"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643"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644" w:author="Claude (revisão de dados)" w:date="2026-09-21T01:01:57Z">
              <w:r>
                <w:rPr>
                  <w:sz w:val="16"/>
                  <w:szCs w:val="16"/>
                </w:rPr>
                <w:t xml:space="preserve">2,8</w:t>
              </w:r>
            </w:ins>
          </w:p>
        </w:tc>
        <w:tc>
          <w:tcPr>
            <w:tcW w:w="800" w:type="dxa"/>
          </w:tcPr>
          <w:p>
            <w:pPr>
              <w:keepNext/>
              <w:spacing w:after="0"/>
              <w:ind w:firstLine="0"/>
              <w:jc w:val="center"/>
              <w:rPr>
                <w:ins w:id="90182" w:author="Claude (revisão de dados)" w:date="2026-09-21T01:01:57Z"/>
              </w:rPr>
            </w:pPr>
            <w:ins w:id="90645" w:author="Claude (revisão de dados)" w:date="2026-09-21T01:01:57Z">
              <w:r>
                <w:rPr>
                  <w:sz w:val="16"/>
                  <w:szCs w:val="16"/>
                </w:rPr>
                <w:t xml:space="preserve">16,8</w:t>
              </w:r>
            </w:ins>
          </w:p>
        </w:tc>
        <w:tc>
          <w:tcPr>
            <w:tcW w:w="850" w:type="dxa"/>
          </w:tcPr>
          <w:p>
            <w:pPr>
              <w:keepNext/>
              <w:spacing w:after="0"/>
              <w:ind w:firstLine="0"/>
              <w:jc w:val="center"/>
              <w:rPr>
                <w:ins w:id="90182" w:author="Claude (revisão de dados)" w:date="2026-09-21T01:01:57Z"/>
              </w:rPr>
            </w:pPr>
            <w:ins w:id="90646" w:author="Claude (revisão de dados)" w:date="2026-09-21T01:01:57Z">
              <w:r>
                <w:rPr>
                  <w:sz w:val="16"/>
                  <w:szCs w:val="16"/>
                </w:rPr>
                <w:t xml:space="preserve">26,4</w:t>
              </w:r>
            </w:ins>
          </w:p>
        </w:tc>
        <w:tc>
          <w:tcPr>
            <w:tcW w:w="800" w:type="dxa"/>
          </w:tcPr>
          <w:p>
            <w:pPr>
              <w:keepNext/>
              <w:spacing w:after="0"/>
              <w:ind w:firstLine="0"/>
              <w:jc w:val="center"/>
              <w:rPr>
                <w:ins w:id="90182" w:author="Claude (revisão de dados)" w:date="2026-09-21T01:01:57Z"/>
              </w:rPr>
            </w:pPr>
            <w:ins w:id="90647" w:author="Claude (revisão de dados)" w:date="2026-09-21T01:01:57Z">
              <w:r>
                <w:rPr>
                  <w:sz w:val="16"/>
                  <w:szCs w:val="16"/>
                </w:rPr>
                <w:t xml:space="preserve">45,7</w:t>
              </w:r>
            </w:ins>
          </w:p>
        </w:tc>
        <w:tc>
          <w:tcPr>
            <w:tcW w:w="800" w:type="dxa"/>
          </w:tcPr>
          <w:p>
            <w:pPr>
              <w:keepNext/>
              <w:spacing w:after="0"/>
              <w:ind w:firstLine="0"/>
              <w:jc w:val="center"/>
              <w:rPr>
                <w:ins w:id="90182" w:author="Claude (revisão de dados)" w:date="2026-09-21T01:01:57Z"/>
              </w:rPr>
            </w:pPr>
            <w:ins w:id="90648" w:author="Claude (revisão de dados)" w:date="2026-09-21T01:01:57Z">
              <w:r>
                <w:rPr>
                  <w:sz w:val="16"/>
                  <w:szCs w:val="16"/>
                </w:rPr>
                <w:t xml:space="preserve">52,2</w:t>
              </w:r>
            </w:ins>
          </w:p>
        </w:tc>
        <w:tc>
          <w:tcPr>
            <w:tcW w:w="800" w:type="dxa"/>
          </w:tcPr>
          <w:p>
            <w:pPr>
              <w:keepNext/>
              <w:spacing w:after="0"/>
              <w:ind w:firstLine="0"/>
              <w:jc w:val="center"/>
              <w:rPr>
                <w:ins w:id="90182" w:author="Claude (revisão de dados)" w:date="2026-09-21T01:01:57Z"/>
              </w:rPr>
            </w:pPr>
            <w:ins w:id="90649" w:author="Claude (revisão de dados)" w:date="2026-09-21T01:01:57Z">
              <w:r>
                <w:rPr>
                  <w:sz w:val="16"/>
                  <w:szCs w:val="16"/>
                </w:rPr>
                <w:t xml:space="preserve">367,2</w:t>
              </w:r>
            </w:ins>
          </w:p>
        </w:tc>
        <w:tc>
          <w:tcPr>
            <w:tcW w:w="672" w:type="dxa"/>
          </w:tcPr>
          <w:p>
            <w:pPr>
              <w:keepNext/>
              <w:spacing w:after="0"/>
              <w:ind w:firstLine="0"/>
              <w:jc w:val="center"/>
              <w:rPr>
                <w:ins w:id="90182" w:author="Claude (revisão de dados)" w:date="2026-09-21T01:01:57Z"/>
              </w:rPr>
            </w:pPr>
            <w:ins w:id="90650" w:author="Claude (revisão de dados)" w:date="2026-09-21T01:01:57Z">
              <w:r>
                <w:rPr>
                  <w:sz w:val="16"/>
                  <w:szCs w:val="16"/>
                </w:rPr>
                <w:t xml:space="preserve">14</w:t>
              </w:r>
            </w:ins>
          </w:p>
        </w:tc>
      </w:tr>
      <w:tr>
        <w:trPr>
          <w:cantSplit/>
          <w:jc w:val="center"/>
          <w:ins w:id="90651" w:author="Claude (revisão de dados)" w:date="2026-09-21T01:01:57Z"/>
        </w:trPr>
        <w:tc>
          <w:tcPr>
            <w:tcW w:w="1400" w:type="dxa"/>
          </w:tcPr>
          <w:p>
            <w:pPr>
              <w:keepNext/>
              <w:spacing w:after="0"/>
              <w:ind w:firstLine="0"/>
              <w:jc w:val="center"/>
              <w:rPr>
                <w:ins w:id="90182" w:author="Claude (revisão de dados)" w:date="2026-09-21T01:01:57Z"/>
              </w:rPr>
            </w:pPr>
            <w:ins w:id="9065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53"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654"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655"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656" w:author="Claude (revisão de dados)" w:date="2026-09-21T01:01:57Z">
              <w:r>
                <w:rPr>
                  <w:sz w:val="16"/>
                  <w:szCs w:val="16"/>
                </w:rPr>
                <w:t xml:space="preserve">3,1</w:t>
              </w:r>
            </w:ins>
          </w:p>
        </w:tc>
        <w:tc>
          <w:tcPr>
            <w:tcW w:w="800" w:type="dxa"/>
          </w:tcPr>
          <w:p>
            <w:pPr>
              <w:keepNext/>
              <w:spacing w:after="0"/>
              <w:ind w:firstLine="0"/>
              <w:jc w:val="center"/>
              <w:rPr>
                <w:ins w:id="90182" w:author="Claude (revisão de dados)" w:date="2026-09-21T01:01:57Z"/>
              </w:rPr>
            </w:pPr>
            <w:ins w:id="90657" w:author="Claude (revisão de dados)" w:date="2026-09-21T01:01:57Z">
              <w:r>
                <w:rPr>
                  <w:sz w:val="16"/>
                  <w:szCs w:val="16"/>
                </w:rPr>
                <w:t xml:space="preserve">24,6</w:t>
              </w:r>
            </w:ins>
          </w:p>
        </w:tc>
        <w:tc>
          <w:tcPr>
            <w:tcW w:w="850" w:type="dxa"/>
          </w:tcPr>
          <w:p>
            <w:pPr>
              <w:keepNext/>
              <w:spacing w:after="0"/>
              <w:ind w:firstLine="0"/>
              <w:jc w:val="center"/>
              <w:rPr>
                <w:ins w:id="90182" w:author="Claude (revisão de dados)" w:date="2026-09-21T01:01:57Z"/>
              </w:rPr>
            </w:pPr>
            <w:ins w:id="90658" w:author="Claude (revisão de dados)" w:date="2026-09-21T01:01:57Z">
              <w:r>
                <w:rPr>
                  <w:sz w:val="16"/>
                  <w:szCs w:val="16"/>
                </w:rPr>
                <w:t xml:space="preserve">70,4</w:t>
              </w:r>
            </w:ins>
          </w:p>
        </w:tc>
        <w:tc>
          <w:tcPr>
            <w:tcW w:w="800" w:type="dxa"/>
          </w:tcPr>
          <w:p>
            <w:pPr>
              <w:keepNext/>
              <w:spacing w:after="0"/>
              <w:ind w:firstLine="0"/>
              <w:jc w:val="center"/>
              <w:rPr>
                <w:ins w:id="90182" w:author="Claude (revisão de dados)" w:date="2026-09-21T01:01:57Z"/>
              </w:rPr>
            </w:pPr>
            <w:ins w:id="90659" w:author="Claude (revisão de dados)" w:date="2026-09-21T01:01:57Z">
              <w:r>
                <w:rPr>
                  <w:sz w:val="16"/>
                  <w:szCs w:val="16"/>
                </w:rPr>
                <w:t xml:space="preserve">74,6</w:t>
              </w:r>
            </w:ins>
          </w:p>
        </w:tc>
        <w:tc>
          <w:tcPr>
            <w:tcW w:w="800" w:type="dxa"/>
          </w:tcPr>
          <w:p>
            <w:pPr>
              <w:keepNext/>
              <w:spacing w:after="0"/>
              <w:ind w:firstLine="0"/>
              <w:jc w:val="center"/>
              <w:rPr>
                <w:ins w:id="90182" w:author="Claude (revisão de dados)" w:date="2026-09-21T01:01:57Z"/>
              </w:rPr>
            </w:pPr>
            <w:ins w:id="90660" w:author="Claude (revisão de dados)" w:date="2026-09-21T01:01:57Z">
              <w:r>
                <w:rPr>
                  <w:sz w:val="16"/>
                  <w:szCs w:val="16"/>
                </w:rPr>
                <w:t xml:space="preserve">97,6</w:t>
              </w:r>
            </w:ins>
          </w:p>
        </w:tc>
        <w:tc>
          <w:tcPr>
            <w:tcW w:w="800" w:type="dxa"/>
          </w:tcPr>
          <w:p>
            <w:pPr>
              <w:keepNext/>
              <w:spacing w:after="0"/>
              <w:ind w:firstLine="0"/>
              <w:jc w:val="center"/>
              <w:rPr>
                <w:ins w:id="90182" w:author="Claude (revisão de dados)" w:date="2026-09-21T01:01:57Z"/>
              </w:rPr>
            </w:pPr>
            <w:ins w:id="90661" w:author="Claude (revisão de dados)" w:date="2026-09-21T01:01:57Z">
              <w:r>
                <w:rPr>
                  <w:sz w:val="16"/>
                  <w:szCs w:val="16"/>
                </w:rPr>
                <w:t xml:space="preserve">291,3</w:t>
              </w:r>
            </w:ins>
          </w:p>
        </w:tc>
        <w:tc>
          <w:tcPr>
            <w:tcW w:w="672" w:type="dxa"/>
          </w:tcPr>
          <w:p>
            <w:pPr>
              <w:keepNext/>
              <w:spacing w:after="0"/>
              <w:ind w:firstLine="0"/>
              <w:jc w:val="center"/>
              <w:rPr>
                <w:ins w:id="90182" w:author="Claude (revisão de dados)" w:date="2026-09-21T01:01:57Z"/>
              </w:rPr>
            </w:pPr>
            <w:ins w:id="90662" w:author="Claude (revisão de dados)" w:date="2026-09-21T01:01:57Z">
              <w:r>
                <w:rPr>
                  <w:sz w:val="16"/>
                  <w:szCs w:val="16"/>
                </w:rPr>
                <w:t xml:space="preserve">2</w:t>
              </w:r>
            </w:ins>
          </w:p>
        </w:tc>
      </w:tr>
      <w:tr>
        <w:trPr>
          <w:cantSplit/>
          <w:jc w:val="center"/>
          <w:ins w:id="90663" w:author="Claude (revisão de dados)" w:date="2026-09-21T01:01:57Z"/>
        </w:trPr>
        <w:tc>
          <w:tcPr>
            <w:tcW w:w="1400" w:type="dxa"/>
          </w:tcPr>
          <w:p>
            <w:pPr>
              <w:keepNext/>
              <w:spacing w:after="0"/>
              <w:ind w:firstLine="0"/>
              <w:jc w:val="center"/>
              <w:rPr>
                <w:ins w:id="90182" w:author="Claude (revisão de dados)" w:date="2026-09-21T01:01:57Z"/>
              </w:rPr>
            </w:pPr>
            <w:ins w:id="90664"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65" w:author="Claude (revisão de dados)" w:date="2026-09-21T01:01:57Z">
              <w:r>
                <w:rPr>
                  <w:sz w:val="16"/>
                  <w:szCs w:val="16"/>
                </w:rPr>
                <w:t xml:space="preserve">TST</w:t>
              </w:r>
            </w:ins>
          </w:p>
        </w:tc>
        <w:tc>
          <w:tcPr>
            <w:tcW w:w="850" w:type="dxa"/>
          </w:tcPr>
          <w:p>
            <w:pPr>
              <w:keepNext/>
              <w:spacing w:after="0"/>
              <w:ind w:firstLine="0"/>
              <w:jc w:val="center"/>
              <w:rPr>
                <w:ins w:id="90182" w:author="Claude (revisão de dados)" w:date="2026-09-21T01:01:57Z"/>
              </w:rPr>
            </w:pPr>
            <w:ins w:id="90666"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667"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668" w:author="Claude (revisão de dados)" w:date="2026-09-21T01:01:57Z">
              <w:r>
                <w:rPr>
                  <w:sz w:val="16"/>
                  <w:szCs w:val="16"/>
                </w:rPr>
                <w:t xml:space="preserve">27,6</w:t>
              </w:r>
            </w:ins>
          </w:p>
        </w:tc>
        <w:tc>
          <w:tcPr>
            <w:tcW w:w="800" w:type="dxa"/>
          </w:tcPr>
          <w:p>
            <w:pPr>
              <w:keepNext/>
              <w:spacing w:after="0"/>
              <w:ind w:firstLine="0"/>
              <w:jc w:val="center"/>
              <w:rPr>
                <w:ins w:id="90182" w:author="Claude (revisão de dados)" w:date="2026-09-21T01:01:57Z"/>
              </w:rPr>
            </w:pPr>
            <w:ins w:id="90669" w:author="Claude (revisão de dados)" w:date="2026-09-21T01:01:57Z">
              <w:r>
                <w:rPr>
                  <w:sz w:val="16"/>
                  <w:szCs w:val="16"/>
                </w:rPr>
                <w:t xml:space="preserve">31,5</w:t>
              </w:r>
            </w:ins>
          </w:p>
        </w:tc>
        <w:tc>
          <w:tcPr>
            <w:tcW w:w="850" w:type="dxa"/>
          </w:tcPr>
          <w:p>
            <w:pPr>
              <w:keepNext/>
              <w:spacing w:after="0"/>
              <w:ind w:firstLine="0"/>
              <w:jc w:val="center"/>
              <w:rPr>
                <w:ins w:id="90182" w:author="Claude (revisão de dados)" w:date="2026-09-21T01:01:57Z"/>
              </w:rPr>
            </w:pPr>
            <w:ins w:id="90670" w:author="Claude (revisão de dados)" w:date="2026-09-21T01:01:57Z">
              <w:r>
                <w:rPr>
                  <w:sz w:val="16"/>
                  <w:szCs w:val="16"/>
                </w:rPr>
                <w:t xml:space="preserve">33,1</w:t>
              </w:r>
            </w:ins>
          </w:p>
        </w:tc>
        <w:tc>
          <w:tcPr>
            <w:tcW w:w="800" w:type="dxa"/>
          </w:tcPr>
          <w:p>
            <w:pPr>
              <w:keepNext/>
              <w:spacing w:after="0"/>
              <w:ind w:firstLine="0"/>
              <w:jc w:val="center"/>
              <w:rPr>
                <w:ins w:id="90182" w:author="Claude (revisão de dados)" w:date="2026-09-21T01:01:57Z"/>
              </w:rPr>
            </w:pPr>
            <w:ins w:id="90671" w:author="Claude (revisão de dados)" w:date="2026-09-21T01:01:57Z">
              <w:r>
                <w:rPr>
                  <w:sz w:val="16"/>
                  <w:szCs w:val="16"/>
                </w:rPr>
                <w:t xml:space="preserve">33,7</w:t>
              </w:r>
            </w:ins>
          </w:p>
        </w:tc>
        <w:tc>
          <w:tcPr>
            <w:tcW w:w="800" w:type="dxa"/>
          </w:tcPr>
          <w:p>
            <w:pPr>
              <w:keepNext/>
              <w:spacing w:after="0"/>
              <w:ind w:firstLine="0"/>
              <w:jc w:val="center"/>
              <w:rPr>
                <w:ins w:id="90182" w:author="Claude (revisão de dados)" w:date="2026-09-21T01:01:57Z"/>
              </w:rPr>
            </w:pPr>
            <w:ins w:id="90672" w:author="Claude (revisão de dados)" w:date="2026-09-21T01:01:57Z">
              <w:r>
                <w:rPr>
                  <w:sz w:val="16"/>
                  <w:szCs w:val="16"/>
                </w:rPr>
                <w:t xml:space="preserve">36,1</w:t>
              </w:r>
            </w:ins>
          </w:p>
        </w:tc>
        <w:tc>
          <w:tcPr>
            <w:tcW w:w="800" w:type="dxa"/>
          </w:tcPr>
          <w:p>
            <w:pPr>
              <w:keepNext/>
              <w:spacing w:after="0"/>
              <w:ind w:firstLine="0"/>
              <w:jc w:val="center"/>
              <w:rPr>
                <w:ins w:id="90182" w:author="Claude (revisão de dados)" w:date="2026-09-21T01:01:57Z"/>
              </w:rPr>
            </w:pPr>
            <w:ins w:id="90673" w:author="Claude (revisão de dados)" w:date="2026-09-21T01:01:57Z">
              <w:r>
                <w:rPr>
                  <w:sz w:val="16"/>
                  <w:szCs w:val="16"/>
                </w:rPr>
                <w:t xml:space="preserve">41,2</w:t>
              </w:r>
            </w:ins>
          </w:p>
        </w:tc>
        <w:tc>
          <w:tcPr>
            <w:tcW w:w="672" w:type="dxa"/>
          </w:tcPr>
          <w:p>
            <w:pPr>
              <w:keepNext/>
              <w:spacing w:after="0"/>
              <w:ind w:firstLine="0"/>
              <w:jc w:val="center"/>
              <w:rPr>
                <w:ins w:id="90182" w:author="Claude (revisão de dados)" w:date="2026-09-21T01:01:57Z"/>
              </w:rPr>
            </w:pPr>
            <w:ins w:id="90674" w:author="Claude (revisão de dados)" w:date="2026-09-21T01:01:57Z">
              <w:r>
                <w:rPr>
                  <w:sz w:val="16"/>
                  <w:szCs w:val="16"/>
                </w:rPr>
                <w:t xml:space="preserve">0</w:t>
              </w:r>
            </w:ins>
          </w:p>
        </w:tc>
      </w:tr>
      <w:tr>
        <w:trPr>
          <w:cantSplit/>
          <w:jc w:val="center"/>
          <w:ins w:id="90675" w:author="Claude (revisão de dados)" w:date="2026-09-21T01:01:57Z"/>
        </w:trPr>
        <w:tc>
          <w:tcPr>
            <w:tcW w:w="1400" w:type="dxa"/>
          </w:tcPr>
          <w:p>
            <w:pPr>
              <w:keepNext/>
              <w:spacing w:after="0"/>
              <w:ind w:firstLine="0"/>
              <w:jc w:val="center"/>
              <w:rPr>
                <w:ins w:id="90182" w:author="Claude (revisão de dados)" w:date="2026-09-21T01:01:57Z"/>
              </w:rPr>
            </w:pPr>
            <w:ins w:id="90676"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77"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678"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679"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680" w:author="Claude (revisão de dados)" w:date="2026-09-21T01:01:57Z">
              <w:r>
                <w:rPr>
                  <w:sz w:val="16"/>
                  <w:szCs w:val="16"/>
                </w:rPr>
                <w:t xml:space="preserve">25,8</w:t>
              </w:r>
            </w:ins>
          </w:p>
        </w:tc>
        <w:tc>
          <w:tcPr>
            <w:tcW w:w="800" w:type="dxa"/>
          </w:tcPr>
          <w:p>
            <w:pPr>
              <w:keepNext/>
              <w:spacing w:after="0"/>
              <w:ind w:firstLine="0"/>
              <w:jc w:val="center"/>
              <w:rPr>
                <w:ins w:id="90182" w:author="Claude (revisão de dados)" w:date="2026-09-21T01:01:57Z"/>
              </w:rPr>
            </w:pPr>
            <w:ins w:id="90681" w:author="Claude (revisão de dados)" w:date="2026-09-21T01:01:57Z">
              <w:r>
                <w:rPr>
                  <w:sz w:val="16"/>
                  <w:szCs w:val="16"/>
                </w:rPr>
                <w:t xml:space="preserve">29,2</w:t>
              </w:r>
            </w:ins>
          </w:p>
        </w:tc>
        <w:tc>
          <w:tcPr>
            <w:tcW w:w="850" w:type="dxa"/>
          </w:tcPr>
          <w:p>
            <w:pPr>
              <w:keepNext/>
              <w:spacing w:after="0"/>
              <w:ind w:firstLine="0"/>
              <w:jc w:val="center"/>
              <w:rPr>
                <w:ins w:id="90182" w:author="Claude (revisão de dados)" w:date="2026-09-21T01:01:57Z"/>
              </w:rPr>
            </w:pPr>
            <w:ins w:id="90682" w:author="Claude (revisão de dados)" w:date="2026-09-21T01:01:57Z">
              <w:r>
                <w:rPr>
                  <w:sz w:val="16"/>
                  <w:szCs w:val="16"/>
                </w:rPr>
                <w:t xml:space="preserve">30,7</w:t>
              </w:r>
            </w:ins>
          </w:p>
        </w:tc>
        <w:tc>
          <w:tcPr>
            <w:tcW w:w="800" w:type="dxa"/>
          </w:tcPr>
          <w:p>
            <w:pPr>
              <w:keepNext/>
              <w:spacing w:after="0"/>
              <w:ind w:firstLine="0"/>
              <w:jc w:val="center"/>
              <w:rPr>
                <w:ins w:id="90182" w:author="Claude (revisão de dados)" w:date="2026-09-21T01:01:57Z"/>
              </w:rPr>
            </w:pPr>
            <w:ins w:id="90683" w:author="Claude (revisão de dados)" w:date="2026-09-21T01:01:57Z">
              <w:r>
                <w:rPr>
                  <w:sz w:val="16"/>
                  <w:szCs w:val="16"/>
                </w:rPr>
                <w:t xml:space="preserve">31,5</w:t>
              </w:r>
            </w:ins>
          </w:p>
        </w:tc>
        <w:tc>
          <w:tcPr>
            <w:tcW w:w="800" w:type="dxa"/>
          </w:tcPr>
          <w:p>
            <w:pPr>
              <w:keepNext/>
              <w:spacing w:after="0"/>
              <w:ind w:firstLine="0"/>
              <w:jc w:val="center"/>
              <w:rPr>
                <w:ins w:id="90182" w:author="Claude (revisão de dados)" w:date="2026-09-21T01:01:57Z"/>
              </w:rPr>
            </w:pPr>
            <w:ins w:id="90684" w:author="Claude (revisão de dados)" w:date="2026-09-21T01:01:57Z">
              <w:r>
                <w:rPr>
                  <w:sz w:val="16"/>
                  <w:szCs w:val="16"/>
                </w:rPr>
                <w:t xml:space="preserve">33,8</w:t>
              </w:r>
            </w:ins>
          </w:p>
        </w:tc>
        <w:tc>
          <w:tcPr>
            <w:tcW w:w="800" w:type="dxa"/>
          </w:tcPr>
          <w:p>
            <w:pPr>
              <w:keepNext/>
              <w:spacing w:after="0"/>
              <w:ind w:firstLine="0"/>
              <w:jc w:val="center"/>
              <w:rPr>
                <w:ins w:id="90182" w:author="Claude (revisão de dados)" w:date="2026-09-21T01:01:57Z"/>
              </w:rPr>
            </w:pPr>
            <w:ins w:id="90685" w:author="Claude (revisão de dados)" w:date="2026-09-21T01:01:57Z">
              <w:r>
                <w:rPr>
                  <w:sz w:val="16"/>
                  <w:szCs w:val="16"/>
                </w:rPr>
                <w:t xml:space="preserve">40,6</w:t>
              </w:r>
            </w:ins>
          </w:p>
        </w:tc>
        <w:tc>
          <w:tcPr>
            <w:tcW w:w="672" w:type="dxa"/>
          </w:tcPr>
          <w:p>
            <w:pPr>
              <w:keepNext/>
              <w:spacing w:after="0"/>
              <w:ind w:firstLine="0"/>
              <w:jc w:val="center"/>
              <w:rPr>
                <w:ins w:id="90182" w:author="Claude (revisão de dados)" w:date="2026-09-21T01:01:57Z"/>
              </w:rPr>
            </w:pPr>
            <w:ins w:id="90686" w:author="Claude (revisão de dados)" w:date="2026-09-21T01:01:57Z">
              <w:r>
                <w:rPr>
                  <w:sz w:val="16"/>
                  <w:szCs w:val="16"/>
                </w:rPr>
                <w:t xml:space="preserve">0</w:t>
              </w:r>
            </w:ins>
          </w:p>
        </w:tc>
      </w:tr>
      <w:tr>
        <w:trPr>
          <w:cantSplit/>
          <w:jc w:val="center"/>
          <w:ins w:id="90687" w:author="Claude (revisão de dados)" w:date="2026-09-21T01:01:57Z"/>
        </w:trPr>
        <w:tc>
          <w:tcPr>
            <w:tcW w:w="1400" w:type="dxa"/>
          </w:tcPr>
          <w:p>
            <w:pPr>
              <w:keepNext/>
              <w:spacing w:after="0"/>
              <w:ind w:firstLine="0"/>
              <w:jc w:val="center"/>
              <w:rPr>
                <w:ins w:id="90182" w:author="Claude (revisão de dados)" w:date="2026-09-21T01:01:57Z"/>
              </w:rPr>
            </w:pPr>
            <w:ins w:id="90688"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689"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690" w:author="Claude (revisão de dados)" w:date="2026-09-21T01:01:57Z">
              <w:r>
                <w:rPr>
                  <w:sz w:val="16"/>
                  <w:szCs w:val="16"/>
                </w:rPr>
                <w:t xml:space="preserve">La Niña</w:t>
              </w:r>
            </w:ins>
          </w:p>
        </w:tc>
        <w:tc>
          <w:tcPr>
            <w:tcW w:w="500" w:type="dxa"/>
          </w:tcPr>
          <w:p>
            <w:pPr>
              <w:keepNext/>
              <w:spacing w:after="0"/>
              <w:ind w:firstLine="0"/>
              <w:jc w:val="center"/>
              <w:rPr>
                <w:ins w:id="90182" w:author="Claude (revisão de dados)" w:date="2026-09-21T01:01:57Z"/>
              </w:rPr>
            </w:pPr>
            <w:ins w:id="90691" w:author="Claude (revisão de dados)" w:date="2026-09-21T01:01:57Z">
              <w:r>
                <w:rPr>
                  <w:sz w:val="16"/>
                  <w:szCs w:val="16"/>
                </w:rPr>
                <w:t xml:space="preserve">70</w:t>
              </w:r>
            </w:ins>
          </w:p>
        </w:tc>
        <w:tc>
          <w:tcPr>
            <w:tcW w:w="800" w:type="dxa"/>
          </w:tcPr>
          <w:p>
            <w:pPr>
              <w:keepNext/>
              <w:spacing w:after="0"/>
              <w:ind w:firstLine="0"/>
              <w:jc w:val="center"/>
              <w:rPr>
                <w:ins w:id="90182" w:author="Claude (revisão de dados)" w:date="2026-09-21T01:01:57Z"/>
              </w:rPr>
            </w:pPr>
            <w:ins w:id="90692" w:author="Claude (revisão de dados)" w:date="2026-09-21T01:01:57Z">
              <w:r>
                <w:rPr>
                  <w:sz w:val="16"/>
                  <w:szCs w:val="16"/>
                </w:rPr>
                <w:t xml:space="preserve">27,8</w:t>
              </w:r>
            </w:ins>
          </w:p>
        </w:tc>
        <w:tc>
          <w:tcPr>
            <w:tcW w:w="800" w:type="dxa"/>
          </w:tcPr>
          <w:p>
            <w:pPr>
              <w:keepNext/>
              <w:spacing w:after="0"/>
              <w:ind w:firstLine="0"/>
              <w:jc w:val="center"/>
              <w:rPr>
                <w:ins w:id="90182" w:author="Claude (revisão de dados)" w:date="2026-09-21T01:01:57Z"/>
              </w:rPr>
            </w:pPr>
            <w:ins w:id="90693" w:author="Claude (revisão de dados)" w:date="2026-09-21T01:01:57Z">
              <w:r>
                <w:rPr>
                  <w:sz w:val="16"/>
                  <w:szCs w:val="16"/>
                </w:rPr>
                <w:t xml:space="preserve">30,1</w:t>
              </w:r>
            </w:ins>
          </w:p>
        </w:tc>
        <w:tc>
          <w:tcPr>
            <w:tcW w:w="850" w:type="dxa"/>
          </w:tcPr>
          <w:p>
            <w:pPr>
              <w:keepNext/>
              <w:spacing w:after="0"/>
              <w:ind w:firstLine="0"/>
              <w:jc w:val="center"/>
              <w:rPr>
                <w:ins w:id="90182" w:author="Claude (revisão de dados)" w:date="2026-09-21T01:01:57Z"/>
              </w:rPr>
            </w:pPr>
            <w:ins w:id="90694" w:author="Claude (revisão de dados)" w:date="2026-09-21T01:01:57Z">
              <w:r>
                <w:rPr>
                  <w:sz w:val="16"/>
                  <w:szCs w:val="16"/>
                </w:rPr>
                <w:t xml:space="preserve">32,0</w:t>
              </w:r>
            </w:ins>
          </w:p>
        </w:tc>
        <w:tc>
          <w:tcPr>
            <w:tcW w:w="800" w:type="dxa"/>
          </w:tcPr>
          <w:p>
            <w:pPr>
              <w:keepNext/>
              <w:spacing w:after="0"/>
              <w:ind w:firstLine="0"/>
              <w:jc w:val="center"/>
              <w:rPr>
                <w:ins w:id="90182" w:author="Claude (revisão de dados)" w:date="2026-09-21T01:01:57Z"/>
              </w:rPr>
            </w:pPr>
            <w:ins w:id="90695" w:author="Claude (revisão de dados)" w:date="2026-09-21T01:01:57Z">
              <w:r>
                <w:rPr>
                  <w:sz w:val="16"/>
                  <w:szCs w:val="16"/>
                </w:rPr>
                <w:t xml:space="preserve">32,4</w:t>
              </w:r>
            </w:ins>
          </w:p>
        </w:tc>
        <w:tc>
          <w:tcPr>
            <w:tcW w:w="800" w:type="dxa"/>
          </w:tcPr>
          <w:p>
            <w:pPr>
              <w:keepNext/>
              <w:spacing w:after="0"/>
              <w:ind w:firstLine="0"/>
              <w:jc w:val="center"/>
              <w:rPr>
                <w:ins w:id="90182" w:author="Claude (revisão de dados)" w:date="2026-09-21T01:01:57Z"/>
              </w:rPr>
            </w:pPr>
            <w:ins w:id="90696" w:author="Claude (revisão de dados)" w:date="2026-09-21T01:01:57Z">
              <w:r>
                <w:rPr>
                  <w:sz w:val="16"/>
                  <w:szCs w:val="16"/>
                </w:rPr>
                <w:t xml:space="preserve">34,9</w:t>
              </w:r>
            </w:ins>
          </w:p>
        </w:tc>
        <w:tc>
          <w:tcPr>
            <w:tcW w:w="800" w:type="dxa"/>
          </w:tcPr>
          <w:p>
            <w:pPr>
              <w:keepNext/>
              <w:spacing w:after="0"/>
              <w:ind w:firstLine="0"/>
              <w:jc w:val="center"/>
              <w:rPr>
                <w:ins w:id="90182" w:author="Claude (revisão de dados)" w:date="2026-09-21T01:01:57Z"/>
              </w:rPr>
            </w:pPr>
            <w:ins w:id="90697" w:author="Claude (revisão de dados)" w:date="2026-09-21T01:01:57Z">
              <w:r>
                <w:rPr>
                  <w:sz w:val="16"/>
                  <w:szCs w:val="16"/>
                </w:rPr>
                <w:t xml:space="preserve">39,3</w:t>
              </w:r>
            </w:ins>
          </w:p>
        </w:tc>
        <w:tc>
          <w:tcPr>
            <w:tcW w:w="672" w:type="dxa"/>
          </w:tcPr>
          <w:p>
            <w:pPr>
              <w:keepNext/>
              <w:spacing w:after="0"/>
              <w:ind w:firstLine="0"/>
              <w:jc w:val="center"/>
              <w:rPr>
                <w:ins w:id="90182" w:author="Claude (revisão de dados)" w:date="2026-09-21T01:01:57Z"/>
              </w:rPr>
            </w:pPr>
            <w:ins w:id="90698" w:author="Claude (revisão de dados)" w:date="2026-09-21T01:01:57Z">
              <w:r>
                <w:rPr>
                  <w:sz w:val="16"/>
                  <w:szCs w:val="16"/>
                </w:rPr>
                <w:t xml:space="preserve">0</w:t>
              </w:r>
            </w:ins>
          </w:p>
        </w:tc>
      </w:tr>
      <w:tr>
        <w:trPr>
          <w:cantSplit/>
          <w:jc w:val="center"/>
          <w:ins w:id="90699" w:author="Claude (revisão de dados)" w:date="2026-09-21T01:01:57Z"/>
        </w:trPr>
        <w:tc>
          <w:tcPr>
            <w:tcW w:w="1400" w:type="dxa"/>
          </w:tcPr>
          <w:p>
            <w:pPr>
              <w:keepNext/>
              <w:spacing w:after="0"/>
              <w:ind w:firstLine="0"/>
              <w:jc w:val="center"/>
              <w:rPr>
                <w:ins w:id="90182" w:author="Claude (revisão de dados)" w:date="2026-09-21T01:01:57Z"/>
              </w:rPr>
            </w:pPr>
            <w:ins w:id="90700"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701" w:author="Claude (revisão de dados)" w:date="2026-09-21T01:01:57Z">
              <w:r>
                <w:rPr>
                  <w:sz w:val="16"/>
                  <w:szCs w:val="16"/>
                </w:rPr>
                <w:t xml:space="preserve">WAI</w:t>
              </w:r>
            </w:ins>
          </w:p>
        </w:tc>
        <w:tc>
          <w:tcPr>
            <w:tcW w:w="850" w:type="dxa"/>
          </w:tcPr>
          <w:p>
            <w:pPr>
              <w:keepNext/>
              <w:spacing w:after="0"/>
              <w:ind w:firstLine="0"/>
              <w:jc w:val="center"/>
              <w:rPr>
                <w:ins w:id="90182" w:author="Claude (revisão de dados)" w:date="2026-09-21T01:01:57Z"/>
              </w:rPr>
            </w:pPr>
            <w:ins w:id="90702" w:author="Claude (revisão de dados)" w:date="2026-09-21T01:01:57Z">
              <w:r>
                <w:rPr>
                  <w:sz w:val="16"/>
                  <w:szCs w:val="16"/>
                </w:rPr>
                <w:t xml:space="preserve">El Niño</w:t>
              </w:r>
            </w:ins>
          </w:p>
        </w:tc>
        <w:tc>
          <w:tcPr>
            <w:tcW w:w="500" w:type="dxa"/>
          </w:tcPr>
          <w:p>
            <w:pPr>
              <w:keepNext/>
              <w:spacing w:after="0"/>
              <w:ind w:firstLine="0"/>
              <w:jc w:val="center"/>
              <w:rPr>
                <w:ins w:id="90182" w:author="Claude (revisão de dados)" w:date="2026-09-21T01:01:57Z"/>
              </w:rPr>
            </w:pPr>
            <w:ins w:id="90703" w:author="Claude (revisão de dados)" w:date="2026-09-21T01:01:57Z">
              <w:r>
                <w:rPr>
                  <w:sz w:val="16"/>
                  <w:szCs w:val="16"/>
                </w:rPr>
                <w:t xml:space="preserve">76</w:t>
              </w:r>
            </w:ins>
          </w:p>
        </w:tc>
        <w:tc>
          <w:tcPr>
            <w:tcW w:w="800" w:type="dxa"/>
          </w:tcPr>
          <w:p>
            <w:pPr>
              <w:keepNext/>
              <w:spacing w:after="0"/>
              <w:ind w:firstLine="0"/>
              <w:jc w:val="center"/>
              <w:rPr>
                <w:ins w:id="90182" w:author="Claude (revisão de dados)" w:date="2026-09-21T01:01:57Z"/>
              </w:rPr>
            </w:pPr>
            <w:ins w:id="90704" w:author="Claude (revisão de dados)" w:date="2026-09-21T01:01:57Z">
              <w:r>
                <w:rPr>
                  <w:sz w:val="16"/>
                  <w:szCs w:val="16"/>
                </w:rPr>
                <w:t xml:space="preserve">0,083</w:t>
              </w:r>
            </w:ins>
          </w:p>
        </w:tc>
        <w:tc>
          <w:tcPr>
            <w:tcW w:w="800" w:type="dxa"/>
          </w:tcPr>
          <w:p>
            <w:pPr>
              <w:keepNext/>
              <w:spacing w:after="0"/>
              <w:ind w:firstLine="0"/>
              <w:jc w:val="center"/>
              <w:rPr>
                <w:ins w:id="90182" w:author="Claude (revisão de dados)" w:date="2026-09-21T01:01:57Z"/>
              </w:rPr>
            </w:pPr>
            <w:ins w:id="90705" w:author="Claude (revisão de dados)" w:date="2026-09-21T01:01:57Z">
              <w:r>
                <w:rPr>
                  <w:sz w:val="16"/>
                  <w:szCs w:val="16"/>
                </w:rPr>
                <w:t xml:space="preserve">0,146</w:t>
              </w:r>
            </w:ins>
          </w:p>
        </w:tc>
        <w:tc>
          <w:tcPr>
            <w:tcW w:w="850" w:type="dxa"/>
          </w:tcPr>
          <w:p>
            <w:pPr>
              <w:keepNext/>
              <w:spacing w:after="0"/>
              <w:ind w:firstLine="0"/>
              <w:jc w:val="center"/>
              <w:rPr>
                <w:ins w:id="90182" w:author="Claude (revisão de dados)" w:date="2026-09-21T01:01:57Z"/>
              </w:rPr>
            </w:pPr>
            <w:ins w:id="90706" w:author="Claude (revisão de dados)" w:date="2026-09-21T01:01:57Z">
              <w:r>
                <w:rPr>
                  <w:sz w:val="16"/>
                  <w:szCs w:val="16"/>
                </w:rPr>
                <w:t xml:space="preserve">0,294</w:t>
              </w:r>
            </w:ins>
          </w:p>
        </w:tc>
        <w:tc>
          <w:tcPr>
            <w:tcW w:w="800" w:type="dxa"/>
          </w:tcPr>
          <w:p>
            <w:pPr>
              <w:keepNext/>
              <w:spacing w:after="0"/>
              <w:ind w:firstLine="0"/>
              <w:jc w:val="center"/>
              <w:rPr>
                <w:ins w:id="90182" w:author="Claude (revisão de dados)" w:date="2026-09-21T01:01:57Z"/>
              </w:rPr>
            </w:pPr>
            <w:ins w:id="90707" w:author="Claude (revisão de dados)" w:date="2026-09-21T01:01:57Z">
              <w:r>
                <w:rPr>
                  <w:sz w:val="16"/>
                  <w:szCs w:val="16"/>
                </w:rPr>
                <w:t xml:space="preserve">0,277</w:t>
              </w:r>
            </w:ins>
          </w:p>
        </w:tc>
        <w:tc>
          <w:tcPr>
            <w:tcW w:w="800" w:type="dxa"/>
          </w:tcPr>
          <w:p>
            <w:pPr>
              <w:keepNext/>
              <w:spacing w:after="0"/>
              <w:ind w:firstLine="0"/>
              <w:jc w:val="center"/>
              <w:rPr>
                <w:ins w:id="90182" w:author="Claude (revisão de dados)" w:date="2026-09-21T01:01:57Z"/>
              </w:rPr>
            </w:pPr>
            <w:ins w:id="90708" w:author="Claude (revisão de dados)" w:date="2026-09-21T01:01:57Z">
              <w:r>
                <w:rPr>
                  <w:sz w:val="16"/>
                  <w:szCs w:val="16"/>
                </w:rPr>
                <w:t xml:space="preserve">0,362</w:t>
              </w:r>
            </w:ins>
          </w:p>
        </w:tc>
        <w:tc>
          <w:tcPr>
            <w:tcW w:w="800" w:type="dxa"/>
          </w:tcPr>
          <w:p>
            <w:pPr>
              <w:keepNext/>
              <w:spacing w:after="0"/>
              <w:ind w:firstLine="0"/>
              <w:jc w:val="center"/>
              <w:rPr>
                <w:ins w:id="90182" w:author="Claude (revisão de dados)" w:date="2026-09-21T01:01:57Z"/>
              </w:rPr>
            </w:pPr>
            <w:ins w:id="90709" w:author="Claude (revisão de dados)" w:date="2026-09-21T01:01:57Z">
              <w:r>
                <w:rPr>
                  <w:sz w:val="16"/>
                  <w:szCs w:val="16"/>
                </w:rPr>
                <w:t xml:space="preserve">0,546</w:t>
              </w:r>
            </w:ins>
          </w:p>
        </w:tc>
        <w:tc>
          <w:tcPr>
            <w:tcW w:w="672" w:type="dxa"/>
          </w:tcPr>
          <w:p>
            <w:pPr>
              <w:keepNext/>
              <w:spacing w:after="0"/>
              <w:ind w:firstLine="0"/>
              <w:jc w:val="center"/>
              <w:rPr>
                <w:ins w:id="90182" w:author="Claude (revisão de dados)" w:date="2026-09-21T01:01:57Z"/>
              </w:rPr>
            </w:pPr>
            <w:ins w:id="90710" w:author="Claude (revisão de dados)" w:date="2026-09-21T01:01:57Z">
              <w:r>
                <w:rPr>
                  <w:sz w:val="16"/>
                  <w:szCs w:val="16"/>
                </w:rPr>
                <w:t xml:space="preserve">0</w:t>
              </w:r>
            </w:ins>
          </w:p>
        </w:tc>
      </w:tr>
      <w:tr>
        <w:trPr>
          <w:cantSplit/>
          <w:jc w:val="center"/>
          <w:ins w:id="90711" w:author="Claude (revisão de dados)" w:date="2026-09-21T01:01:57Z"/>
        </w:trPr>
        <w:tc>
          <w:tcPr>
            <w:tcW w:w="1400" w:type="dxa"/>
          </w:tcPr>
          <w:p>
            <w:pPr>
              <w:keepNext/>
              <w:spacing w:after="0"/>
              <w:ind w:firstLine="0"/>
              <w:jc w:val="center"/>
              <w:rPr>
                <w:ins w:id="90182" w:author="Claude (revisão de dados)" w:date="2026-09-21T01:01:57Z"/>
              </w:rPr>
            </w:pPr>
            <w:ins w:id="90712" w:author="Claude (revisão de dados)" w:date="2026-09-21T01:01:57Z">
              <w:r>
                <w:rPr>
                  <w:sz w:val="16"/>
                  <w:szCs w:val="16"/>
                </w:rPr>
                <w:t xml:space="preserve"/>
              </w:r>
            </w:ins>
          </w:p>
        </w:tc>
        <w:tc>
          <w:tcPr>
            <w:tcW w:w="800" w:type="dxa"/>
          </w:tcPr>
          <w:p>
            <w:pPr>
              <w:keepNext/>
              <w:spacing w:after="0"/>
              <w:ind w:firstLine="0"/>
              <w:jc w:val="center"/>
              <w:rPr>
                <w:ins w:id="90182" w:author="Claude (revisão de dados)" w:date="2026-09-21T01:01:57Z"/>
              </w:rPr>
            </w:pPr>
            <w:ins w:id="90713" w:author="Claude (revisão de dados)" w:date="2026-09-21T01:01:57Z">
              <w:r>
                <w:rPr>
                  <w:sz w:val="16"/>
                  <w:szCs w:val="16"/>
                </w:rPr>
                <w:t xml:space="preserve"/>
              </w:r>
            </w:ins>
          </w:p>
        </w:tc>
        <w:tc>
          <w:tcPr>
            <w:tcW w:w="850" w:type="dxa"/>
          </w:tcPr>
          <w:p>
            <w:pPr>
              <w:keepNext/>
              <w:spacing w:after="0"/>
              <w:ind w:firstLine="0"/>
              <w:jc w:val="center"/>
              <w:rPr>
                <w:ins w:id="90182" w:author="Claude (revisão de dados)" w:date="2026-09-21T01:01:57Z"/>
              </w:rPr>
            </w:pPr>
            <w:ins w:id="90714" w:author="Claude (revisão de dados)" w:date="2026-09-21T01:01:57Z">
              <w:r>
                <w:rPr>
                  <w:sz w:val="16"/>
                  <w:szCs w:val="16"/>
                </w:rPr>
                <w:t xml:space="preserve">Neutro</w:t>
              </w:r>
            </w:ins>
          </w:p>
        </w:tc>
        <w:tc>
          <w:tcPr>
            <w:tcW w:w="500" w:type="dxa"/>
          </w:tcPr>
          <w:p>
            <w:pPr>
              <w:keepNext/>
              <w:spacing w:after="0"/>
              <w:ind w:firstLine="0"/>
              <w:jc w:val="center"/>
              <w:rPr>
                <w:ins w:id="90182" w:author="Claude (revisão de dados)" w:date="2026-09-21T01:01:57Z"/>
              </w:rPr>
            </w:pPr>
            <w:ins w:id="90715" w:author="Claude (revisão de dados)" w:date="2026-09-21T01:01:57Z">
              <w:r>
                <w:rPr>
                  <w:sz w:val="16"/>
                  <w:szCs w:val="16"/>
                </w:rPr>
                <w:t xml:space="preserve">151</w:t>
              </w:r>
            </w:ins>
          </w:p>
        </w:tc>
        <w:tc>
          <w:tcPr>
            <w:tcW w:w="800" w:type="dxa"/>
          </w:tcPr>
          <w:p>
            <w:pPr>
              <w:keepNext/>
              <w:spacing w:after="0"/>
              <w:ind w:firstLine="0"/>
              <w:jc w:val="center"/>
              <w:rPr>
                <w:ins w:id="90182" w:author="Claude (revisão de dados)" w:date="2026-09-21T01:01:57Z"/>
              </w:rPr>
            </w:pPr>
            <w:ins w:id="90716" w:author="Claude (revisão de dados)" w:date="2026-09-21T01:01:57Z">
              <w:r>
                <w:rPr>
                  <w:sz w:val="16"/>
                  <w:szCs w:val="16"/>
                </w:rPr>
                <w:t xml:space="preserve">0,085</w:t>
              </w:r>
            </w:ins>
          </w:p>
        </w:tc>
        <w:tc>
          <w:tcPr>
            <w:tcW w:w="800" w:type="dxa"/>
          </w:tcPr>
          <w:p>
            <w:pPr>
              <w:keepNext/>
              <w:spacing w:after="0"/>
              <w:ind w:firstLine="0"/>
              <w:jc w:val="center"/>
              <w:rPr>
                <w:ins w:id="90182" w:author="Claude (revisão de dados)" w:date="2026-09-21T01:01:57Z"/>
              </w:rPr>
            </w:pPr>
            <w:ins w:id="90717" w:author="Claude (revisão de dados)" w:date="2026-09-21T01:01:57Z">
              <w:r>
                <w:rPr>
                  <w:sz w:val="16"/>
                  <w:szCs w:val="16"/>
                </w:rPr>
                <w:t xml:space="preserve">0,175</w:t>
              </w:r>
            </w:ins>
          </w:p>
        </w:tc>
        <w:tc>
          <w:tcPr>
            <w:tcW w:w="850" w:type="dxa"/>
          </w:tcPr>
          <w:p>
            <w:pPr>
              <w:keepNext/>
              <w:spacing w:after="0"/>
              <w:ind w:firstLine="0"/>
              <w:jc w:val="center"/>
              <w:rPr>
                <w:ins w:id="90182" w:author="Claude (revisão de dados)" w:date="2026-09-21T01:01:57Z"/>
              </w:rPr>
            </w:pPr>
            <w:ins w:id="90718" w:author="Claude (revisão de dados)" w:date="2026-09-21T01:01:57Z">
              <w:r>
                <w:rPr>
                  <w:sz w:val="16"/>
                  <w:szCs w:val="16"/>
                </w:rPr>
                <w:t xml:space="preserve">0,259</w:t>
              </w:r>
            </w:ins>
          </w:p>
        </w:tc>
        <w:tc>
          <w:tcPr>
            <w:tcW w:w="800" w:type="dxa"/>
          </w:tcPr>
          <w:p>
            <w:pPr>
              <w:keepNext/>
              <w:spacing w:after="0"/>
              <w:ind w:firstLine="0"/>
              <w:jc w:val="center"/>
              <w:rPr>
                <w:ins w:id="90182" w:author="Claude (revisão de dados)" w:date="2026-09-21T01:01:57Z"/>
              </w:rPr>
            </w:pPr>
            <w:ins w:id="90719" w:author="Claude (revisão de dados)" w:date="2026-09-21T01:01:57Z">
              <w:r>
                <w:rPr>
                  <w:sz w:val="16"/>
                  <w:szCs w:val="16"/>
                </w:rPr>
                <w:t xml:space="preserve">0,280</w:t>
              </w:r>
            </w:ins>
          </w:p>
        </w:tc>
        <w:tc>
          <w:tcPr>
            <w:tcW w:w="800" w:type="dxa"/>
          </w:tcPr>
          <w:p>
            <w:pPr>
              <w:keepNext/>
              <w:spacing w:after="0"/>
              <w:ind w:firstLine="0"/>
              <w:jc w:val="center"/>
              <w:rPr>
                <w:ins w:id="90182" w:author="Claude (revisão de dados)" w:date="2026-09-21T01:01:57Z"/>
              </w:rPr>
            </w:pPr>
            <w:ins w:id="90720" w:author="Claude (revisão de dados)" w:date="2026-09-21T01:01:57Z">
              <w:r>
                <w:rPr>
                  <w:sz w:val="16"/>
                  <w:szCs w:val="16"/>
                </w:rPr>
                <w:t xml:space="preserve">0,354</w:t>
              </w:r>
            </w:ins>
          </w:p>
        </w:tc>
        <w:tc>
          <w:tcPr>
            <w:tcW w:w="800" w:type="dxa"/>
          </w:tcPr>
          <w:p>
            <w:pPr>
              <w:keepNext/>
              <w:spacing w:after="0"/>
              <w:ind w:firstLine="0"/>
              <w:jc w:val="center"/>
              <w:rPr>
                <w:ins w:id="90182" w:author="Claude (revisão de dados)" w:date="2026-09-21T01:01:57Z"/>
              </w:rPr>
            </w:pPr>
            <w:ins w:id="90721" w:author="Claude (revisão de dados)" w:date="2026-09-21T01:01:57Z">
              <w:r>
                <w:rPr>
                  <w:sz w:val="16"/>
                  <w:szCs w:val="16"/>
                </w:rPr>
                <w:t xml:space="preserve">0,620</w:t>
              </w:r>
            </w:ins>
          </w:p>
        </w:tc>
        <w:tc>
          <w:tcPr>
            <w:tcW w:w="672" w:type="dxa"/>
          </w:tcPr>
          <w:p>
            <w:pPr>
              <w:keepNext/>
              <w:spacing w:after="0"/>
              <w:ind w:firstLine="0"/>
              <w:jc w:val="center"/>
              <w:rPr>
                <w:ins w:id="90182" w:author="Claude (revisão de dados)" w:date="2026-09-21T01:01:57Z"/>
              </w:rPr>
            </w:pPr>
            <w:ins w:id="90722" w:author="Claude (revisão de dados)" w:date="2026-09-21T01:01:57Z">
              <w:r>
                <w:rPr>
                  <w:sz w:val="16"/>
                  <w:szCs w:val="16"/>
                </w:rPr>
                <w:t xml:space="preserve">0</w:t>
              </w:r>
            </w:ins>
          </w:p>
        </w:tc>
      </w:tr>
      <w:tr>
        <w:trPr>
          <w:cantSplit/>
          <w:jc w:val="center"/>
          <w:ins w:id="90723" w:author="Claude (revisão de dados)" w:date="2026-09-21T01:01:57Z"/>
        </w:trPr>
        <w:tc>
          <w:tcPr>
            <w:tcW w:w="1400" w:type="dxa"/>
            <w:tcBorders>
              <w:bottom w:val="single" w:sz="4" w:space="0" w:color="auto"/>
            </w:tcBorders>
          </w:tcPr>
          <w:p>
            <w:pPr>
              <w:keepNext/>
              <w:spacing w:after="0"/>
              <w:ind w:firstLine="0"/>
              <w:jc w:val="center"/>
              <w:rPr>
                <w:ins w:id="90182" w:author="Claude (revisão de dados)" w:date="2026-09-21T01:01:57Z"/>
              </w:rPr>
            </w:pPr>
            <w:ins w:id="90724" w:author="Claude (revisão de dados)" w:date="2026-09-21T01:01:57Z">
              <w:r>
                <w:rPr>
                  <w:sz w:val="16"/>
                  <w:szCs w:val="16"/>
                </w:rPr>
                <w:t xml:space="preserve"/>
              </w:r>
            </w:ins>
          </w:p>
        </w:tc>
        <w:tc>
          <w:tcPr>
            <w:tcW w:w="800" w:type="dxa"/>
            <w:tcBorders>
              <w:bottom w:val="single" w:sz="4" w:space="0" w:color="auto"/>
            </w:tcBorders>
          </w:tcPr>
          <w:p>
            <w:pPr>
              <w:keepNext/>
              <w:spacing w:after="0"/>
              <w:ind w:firstLine="0"/>
              <w:jc w:val="center"/>
              <w:rPr>
                <w:ins w:id="90182" w:author="Claude (revisão de dados)" w:date="2026-09-21T01:01:57Z"/>
              </w:rPr>
            </w:pPr>
            <w:ins w:id="90725" w:author="Claude (revisão de dados)" w:date="2026-09-21T01:01:57Z">
              <w:r>
                <w:rPr>
                  <w:sz w:val="16"/>
                  <w:szCs w:val="16"/>
                </w:rPr>
                <w:t xml:space="preserve"/>
              </w:r>
            </w:ins>
          </w:p>
        </w:tc>
        <w:tc>
          <w:tcPr>
            <w:tcW w:w="850" w:type="dxa"/>
            <w:tcBorders>
              <w:bottom w:val="single" w:sz="4" w:space="0" w:color="auto"/>
            </w:tcBorders>
          </w:tcPr>
          <w:p>
            <w:pPr>
              <w:keepNext/>
              <w:spacing w:after="0"/>
              <w:ind w:firstLine="0"/>
              <w:jc w:val="center"/>
              <w:rPr>
                <w:ins w:id="90182" w:author="Claude (revisão de dados)" w:date="2026-09-21T01:01:57Z"/>
              </w:rPr>
            </w:pPr>
            <w:ins w:id="90726" w:author="Claude (revisão de dados)" w:date="2026-09-21T01:01:57Z">
              <w:r>
                <w:rPr>
                  <w:sz w:val="16"/>
                  <w:szCs w:val="16"/>
                </w:rPr>
                <w:t xml:space="preserve">La Niña</w:t>
              </w:r>
            </w:ins>
          </w:p>
        </w:tc>
        <w:tc>
          <w:tcPr>
            <w:tcW w:w="500" w:type="dxa"/>
            <w:tcBorders>
              <w:bottom w:val="single" w:sz="4" w:space="0" w:color="auto"/>
            </w:tcBorders>
          </w:tcPr>
          <w:p>
            <w:pPr>
              <w:keepNext/>
              <w:spacing w:after="0"/>
              <w:ind w:firstLine="0"/>
              <w:jc w:val="center"/>
              <w:rPr>
                <w:ins w:id="90182" w:author="Claude (revisão de dados)" w:date="2026-09-21T01:01:57Z"/>
              </w:rPr>
            </w:pPr>
            <w:ins w:id="90727" w:author="Claude (revisão de dados)" w:date="2026-09-21T01:01:57Z">
              <w:r>
                <w:rPr>
                  <w:sz w:val="16"/>
                  <w:szCs w:val="16"/>
                </w:rPr>
                <w:t xml:space="preserve">70</w:t>
              </w:r>
            </w:ins>
          </w:p>
        </w:tc>
        <w:tc>
          <w:tcPr>
            <w:tcW w:w="800" w:type="dxa"/>
            <w:tcBorders>
              <w:bottom w:val="single" w:sz="4" w:space="0" w:color="auto"/>
            </w:tcBorders>
          </w:tcPr>
          <w:p>
            <w:pPr>
              <w:keepNext/>
              <w:spacing w:after="0"/>
              <w:ind w:firstLine="0"/>
              <w:jc w:val="center"/>
              <w:rPr>
                <w:ins w:id="90182" w:author="Claude (revisão de dados)" w:date="2026-09-21T01:01:57Z"/>
              </w:rPr>
            </w:pPr>
            <w:ins w:id="90728" w:author="Claude (revisão de dados)" w:date="2026-09-21T01:01:57Z">
              <w:r>
                <w:rPr>
                  <w:sz w:val="16"/>
                  <w:szCs w:val="16"/>
                </w:rPr>
                <w:t xml:space="preserve">0,080</w:t>
              </w:r>
            </w:ins>
          </w:p>
        </w:tc>
        <w:tc>
          <w:tcPr>
            <w:tcW w:w="800" w:type="dxa"/>
            <w:tcBorders>
              <w:bottom w:val="single" w:sz="4" w:space="0" w:color="auto"/>
            </w:tcBorders>
          </w:tcPr>
          <w:p>
            <w:pPr>
              <w:keepNext/>
              <w:spacing w:after="0"/>
              <w:ind w:firstLine="0"/>
              <w:jc w:val="center"/>
              <w:rPr>
                <w:ins w:id="90182" w:author="Claude (revisão de dados)" w:date="2026-09-21T01:01:57Z"/>
              </w:rPr>
            </w:pPr>
            <w:ins w:id="90729" w:author="Claude (revisão de dados)" w:date="2026-09-21T01:01:57Z">
              <w:r>
                <w:rPr>
                  <w:sz w:val="16"/>
                  <w:szCs w:val="16"/>
                </w:rPr>
                <w:t xml:space="preserve">0,230</w:t>
              </w:r>
            </w:ins>
          </w:p>
        </w:tc>
        <w:tc>
          <w:tcPr>
            <w:tcW w:w="850" w:type="dxa"/>
            <w:tcBorders>
              <w:bottom w:val="single" w:sz="4" w:space="0" w:color="auto"/>
            </w:tcBorders>
          </w:tcPr>
          <w:p>
            <w:pPr>
              <w:keepNext/>
              <w:spacing w:after="0"/>
              <w:ind w:firstLine="0"/>
              <w:jc w:val="center"/>
              <w:rPr>
                <w:ins w:id="90182" w:author="Claude (revisão de dados)" w:date="2026-09-21T01:01:57Z"/>
              </w:rPr>
            </w:pPr>
            <w:ins w:id="90730" w:author="Claude (revisão de dados)" w:date="2026-09-21T01:01:57Z">
              <w:r>
                <w:rPr>
                  <w:sz w:val="16"/>
                  <w:szCs w:val="16"/>
                </w:rPr>
                <w:t xml:space="preserve">0,326</w:t>
              </w:r>
            </w:ins>
          </w:p>
        </w:tc>
        <w:tc>
          <w:tcPr>
            <w:tcW w:w="800" w:type="dxa"/>
            <w:tcBorders>
              <w:bottom w:val="single" w:sz="4" w:space="0" w:color="auto"/>
            </w:tcBorders>
          </w:tcPr>
          <w:p>
            <w:pPr>
              <w:keepNext/>
              <w:spacing w:after="0"/>
              <w:ind w:firstLine="0"/>
              <w:jc w:val="center"/>
              <w:rPr>
                <w:ins w:id="90182" w:author="Claude (revisão de dados)" w:date="2026-09-21T01:01:57Z"/>
              </w:rPr>
            </w:pPr>
            <w:ins w:id="90731" w:author="Claude (revisão de dados)" w:date="2026-09-21T01:01:57Z">
              <w:r>
                <w:rPr>
                  <w:sz w:val="16"/>
                  <w:szCs w:val="16"/>
                </w:rPr>
                <w:t xml:space="preserve">0,328</w:t>
              </w:r>
            </w:ins>
          </w:p>
        </w:tc>
        <w:tc>
          <w:tcPr>
            <w:tcW w:w="800" w:type="dxa"/>
            <w:tcBorders>
              <w:bottom w:val="single" w:sz="4" w:space="0" w:color="auto"/>
            </w:tcBorders>
          </w:tcPr>
          <w:p>
            <w:pPr>
              <w:keepNext/>
              <w:spacing w:after="0"/>
              <w:ind w:firstLine="0"/>
              <w:jc w:val="center"/>
              <w:rPr>
                <w:ins w:id="90182" w:author="Claude (revisão de dados)" w:date="2026-09-21T01:01:57Z"/>
              </w:rPr>
            </w:pPr>
            <w:ins w:id="90732" w:author="Claude (revisão de dados)" w:date="2026-09-21T01:01:57Z">
              <w:r>
                <w:rPr>
                  <w:sz w:val="16"/>
                  <w:szCs w:val="16"/>
                </w:rPr>
                <w:t xml:space="preserve">0,445</w:t>
              </w:r>
            </w:ins>
          </w:p>
        </w:tc>
        <w:tc>
          <w:tcPr>
            <w:tcW w:w="800" w:type="dxa"/>
            <w:tcBorders>
              <w:bottom w:val="single" w:sz="4" w:space="0" w:color="auto"/>
            </w:tcBorders>
          </w:tcPr>
          <w:p>
            <w:pPr>
              <w:keepNext/>
              <w:spacing w:after="0"/>
              <w:ind w:firstLine="0"/>
              <w:jc w:val="center"/>
              <w:rPr>
                <w:ins w:id="90182" w:author="Claude (revisão de dados)" w:date="2026-09-21T01:01:57Z"/>
              </w:rPr>
            </w:pPr>
            <w:ins w:id="90733" w:author="Claude (revisão de dados)" w:date="2026-09-21T01:01:57Z">
              <w:r>
                <w:rPr>
                  <w:sz w:val="16"/>
                  <w:szCs w:val="16"/>
                </w:rPr>
                <w:t xml:space="preserve">0,559</w:t>
              </w:r>
            </w:ins>
          </w:p>
        </w:tc>
        <w:tc>
          <w:tcPr>
            <w:tcW w:w="672" w:type="dxa"/>
            <w:tcBorders>
              <w:bottom w:val="single" w:sz="4" w:space="0" w:color="auto"/>
            </w:tcBorders>
          </w:tcPr>
          <w:p>
            <w:pPr>
              <w:keepNext/>
              <w:spacing w:after="0"/>
              <w:ind w:firstLine="0"/>
              <w:jc w:val="center"/>
              <w:rPr>
                <w:ins w:id="90182" w:author="Claude (revisão de dados)" w:date="2026-09-21T01:01:57Z"/>
              </w:rPr>
            </w:pPr>
            <w:ins w:id="90734" w:author="Claude (revisão de dados)" w:date="2026-09-21T01:01:57Z">
              <w:r>
                <w:rPr>
                  <w:sz w:val="16"/>
                  <w:szCs w:val="16"/>
                </w:rPr>
                <w:t xml:space="preserve">0</w:t>
              </w:r>
            </w:ins>
          </w:p>
        </w:tc>
      </w:tr>
    </w:tbl>
    <w:p w14:paraId="750E3B95" w14:textId="77777777" w:rsidR="00424DB9" w:rsidRDefault="00B854DD">
      <w:pPr>
        <w:pStyle w:val="Ttulo1"/>
        <w:spacing w:after="183"/>
        <w:ind w:left="839" w:hanging="218"/>
      </w:pPr>
      <w:bookmarkStart w:id="25" w:name="_Toc235276066"/>
      <w:r>
        <w:lastRenderedPageBreak/>
        <w:t>REFERÊNCIAS</w:t>
      </w:r>
      <w:bookmarkEnd w:id="25"/>
      <w:r>
        <w:t xml:space="preserve"> </w:t>
      </w:r>
    </w:p>
    <w:p w14:paraId="3E10BF49" w14:textId="77777777" w:rsidR="00DA20D3" w:rsidRDefault="00DA20D3" w:rsidP="00DA20D3">
      <w:pPr>
        <w:spacing w:after="200"/>
        <w:ind w:firstLine="0"/>
      </w:pPr>
      <w:r>
        <w:t xml:space="preserve">ALVARES, C. A.; STAPE, J. L.; SENTELHAS, P. C.; GONÇALVES, J. L. M.; SPAROVEK, G. Köppen's climate classification map for Brazil. </w:t>
      </w:r>
      <w:r>
        <w:rPr>
          <w:i/>
          <w:iCs/>
        </w:rPr>
        <w:t>Meteorologische Zeitschrift</w:t>
      </w:r>
      <w:r>
        <w:t>, v. 22, n. 6, p. 711-728, 2013. DOI: 10.1127/0941-2948/2013/0507.</w:t>
      </w:r>
    </w:p>
    <w:p w14:paraId="23872C9D" w14:textId="77777777" w:rsidR="00DA20D3" w:rsidRDefault="00DA20D3" w:rsidP="00DA20D3">
      <w:pPr>
        <w:spacing w:after="200"/>
        <w:ind w:firstLine="0"/>
      </w:pPr>
      <w:r>
        <w:t xml:space="preserve">ARRUDA, P. H. Z. de; VOURLITIS, G. L.; SANTANNA, F. B.; PINTO, O. B.; LOBO, F. A.; NOGUEIRA, J. S. Large net CO2 loss from a grass-dominated tropical savanna in south-central Brazil in response to seasonal and interannual drought. </w:t>
      </w:r>
      <w:r>
        <w:rPr>
          <w:i/>
          <w:iCs/>
        </w:rPr>
        <w:t>Journal of Geophysical Research: Biogeosciences</w:t>
      </w:r>
      <w:r>
        <w:t>, v. 121, n. 8, p. 2110-2124, 2016. DOI: 10.1002/2016JG003404.</w:t>
      </w:r>
    </w:p>
    <w:p w14:paraId="13C73564" w14:textId="77777777" w:rsidR="00DA20D3" w:rsidRDefault="00DA20D3" w:rsidP="00DA20D3">
      <w:pPr>
        <w:spacing w:after="200"/>
        <w:ind w:firstLine="0"/>
      </w:pPr>
      <w:r>
        <w:t xml:space="preserve">BENFICA, N. S. et al. The relation between net primary productivity and human activities for three biomes in Bahia state, Brazil. </w:t>
      </w:r>
      <w:r>
        <w:rPr>
          <w:i/>
          <w:iCs/>
        </w:rPr>
        <w:t>Geography, Environment, Sustainability</w:t>
      </w:r>
      <w:r>
        <w:t>, v. 15, n. 4, p. 6-16, 2022.</w:t>
      </w:r>
    </w:p>
    <w:p w14:paraId="5C57F333" w14:textId="77777777" w:rsidR="00DA20D3" w:rsidRDefault="00DA20D3" w:rsidP="00DA20D3">
      <w:pPr>
        <w:spacing w:after="200"/>
        <w:ind w:firstLine="0"/>
      </w:pPr>
      <w:r>
        <w:t xml:space="preserve">BIUDES, M. S. et al. Gross primary productivity of Brazilian Savanna (Cerrado) estimated by different remote sensing-based models. </w:t>
      </w:r>
      <w:r>
        <w:rPr>
          <w:i/>
          <w:iCs/>
        </w:rPr>
        <w:t>Agricultural and Forest Meteorology</w:t>
      </w:r>
      <w:r>
        <w:t>, v. 307, 108456, 2021. DOI: 10.1016/j.agrformet.2021.108456.</w:t>
      </w:r>
    </w:p>
    <w:p w14:paraId="3519DC5F" w14:textId="77777777" w:rsidR="00DA20D3" w:rsidRDefault="00DA20D3" w:rsidP="00DA20D3">
      <w:pPr>
        <w:spacing w:after="200"/>
        <w:ind w:firstLine="0"/>
      </w:pPr>
      <w:r>
        <w:t xml:space="preserve">BROGGIO, I. S.; SILVA-JUNIOR, C. H. L.; NASCIMENTO, M. T.; VILLELA, D. M.; ARAGÃO, L. E. O. C. Quantifying landscape fragmentation and forest carbon dynamics over 35 years in the Brazilian Atlantic Forest. </w:t>
      </w:r>
      <w:r>
        <w:rPr>
          <w:i/>
          <w:iCs/>
        </w:rPr>
        <w:t>Environmental Research Letters</w:t>
      </w:r>
      <w:r>
        <w:t>, v. 19, n. 3, 034047, 2024. DOI: 10.1088/1748-9326/ad281c.</w:t>
      </w:r>
    </w:p>
    <w:p w14:paraId="3C27F11E" w14:textId="77777777" w:rsidR="00DA20D3" w:rsidRDefault="00DA20D3" w:rsidP="00DA20D3">
      <w:pPr>
        <w:spacing w:after="200"/>
        <w:ind w:firstLine="0"/>
      </w:pPr>
      <w:r>
        <w:t xml:space="preserve">BUCCI, S. J.; SCHOLZ, F. G.; GOLDSTEIN, G.; MEINZER, F. C.; FRANCO, A. C.; ZHANG, Y.; HAO, G. Y. Water relations and hydraulic architecture in Cerrado trees: adjustments to seasonal changes in water availability and evaporative demand. </w:t>
      </w:r>
      <w:r>
        <w:rPr>
          <w:i/>
          <w:iCs/>
        </w:rPr>
        <w:t>Brazilian Journal of Plant Physiology</w:t>
      </w:r>
      <w:r>
        <w:t>, v. 20, n. 3, p. 233-245, 2008.</w:t>
      </w:r>
    </w:p>
    <w:p w14:paraId="6359E61C" w14:textId="77777777" w:rsidR="00DA20D3" w:rsidRDefault="00DA20D3" w:rsidP="00DA20D3">
      <w:pPr>
        <w:spacing w:after="200"/>
        <w:ind w:firstLine="0"/>
      </w:pPr>
      <w:r>
        <w:t xml:space="preserve">DIONIZIO, E. A.; PIMENTA, F. M.; LIMA, L. B.; COSTA, M. H. Carbon stocks and dynamics of different land uses on the Cerrado agricultural frontier. </w:t>
      </w:r>
      <w:r>
        <w:rPr>
          <w:i/>
          <w:iCs/>
        </w:rPr>
        <w:t>PLoS ONE</w:t>
      </w:r>
      <w:r>
        <w:t>, v. 15, n. 11, e0241637, 2020. DOI: 10.1371/journal.pone.0241637.</w:t>
      </w:r>
    </w:p>
    <w:p w14:paraId="0ADDB4B0" w14:textId="77777777" w:rsidR="00DA20D3" w:rsidRDefault="00DA20D3" w:rsidP="00DA20D3">
      <w:pPr>
        <w:spacing w:after="200"/>
        <w:ind w:firstLine="0"/>
      </w:pPr>
      <w:r>
        <w:t xml:space="preserve">FLORES, B. M. et al. Critical transitions in the Amazon forest system. </w:t>
      </w:r>
      <w:r>
        <w:rPr>
          <w:i/>
          <w:iCs/>
        </w:rPr>
        <w:t>Nature</w:t>
      </w:r>
      <w:r>
        <w:t>, v. 626, p. 555-564, 2024.</w:t>
      </w:r>
    </w:p>
    <w:p>
      <w:pPr>
        <w:spacing w:after="200"/>
        <w:ind w:firstLine="0"/>
        <w:rPr>
          <w:ins w:id="90737" w:author="Claude (revisão de dados)" w:date="2026-09-21T01:01:57Z"/>
        </w:rPr>
      </w:pPr>
      <w:ins w:id="90738" w:author="Claude (revisão de dados)" w:date="2026-09-21T01:01:57Z">
        <w:r>
          <w:t xml:space="preserve">GIGLIO, L.; BOSCHETTI, L.; ROY, D. P.; HUMBER, M. L.; JUSTICE, C. O. The Collection 6 MODIS burned area mapping algorithm and product. Remote Sensing of Environment, v. 217, p. 72-85, 2018. DOI: 10.1016/j.rse.2018.08.005.</w:t>
        </w:r>
      </w:ins>
    </w:p>
    <w:p>
      <w:pPr>
        <w:spacing w:after="200"/>
        <w:ind w:firstLine="0"/>
        <w:rPr>
          <w:ins w:id="90739" w:author="Claude (revisão de dados)" w:date="2026-09-21T01:01:57Z"/>
        </w:rPr>
      </w:pPr>
      <w:ins w:id="90740" w:author="Claude (revisão de dados)" w:date="2026-09-21T01:01:57Z">
        <w:r>
          <w:t xml:space="preserve">GORELICK, N.; HANCHER, M.; DIXON, M.; ILYUSHCHENKO, S.; THAU, D.; MOORE, R. Google Earth Engine: planetary-scale geospatial analysis for everyone. Remote Sensing of Environment, v. 202, p. 18-27, 2017. DOI: 10.1016/j.rse.2017.06.031.</w:t>
        </w:r>
      </w:ins>
    </w:p>
    <w:p w14:paraId="766988B8" w14:textId="77777777" w:rsidR="00DA20D3" w:rsidRDefault="00DA20D3" w:rsidP="00DA20D3">
      <w:pPr>
        <w:spacing w:after="200"/>
        <w:ind w:firstLine="0"/>
      </w:pPr>
      <w:r>
        <w:lastRenderedPageBreak/>
        <w:t xml:space="preserve">GUIMARÃES, R. M. S. et al. Application of machine learning in the development of fourth degree quantitative structure-activity relationship model for triclosan analogs tested against Plasmodium falciparum 3D7. </w:t>
      </w:r>
      <w:r>
        <w:rPr>
          <w:i/>
          <w:iCs/>
        </w:rPr>
        <w:t>ACS Omega</w:t>
      </w:r>
      <w:r>
        <w:t>, v. 9, n. 44, p. 44436-44447, 2024.</w:t>
      </w:r>
    </w:p>
    <w:p w14:paraId="49AEF14E" w14:textId="77777777" w:rsidR="00DA20D3" w:rsidRDefault="00DA20D3" w:rsidP="00DA20D3">
      <w:pPr>
        <w:spacing w:after="200"/>
        <w:ind w:firstLine="0"/>
      </w:pPr>
      <w:r>
        <w:t xml:space="preserve">HAO, T. et al. A review of evidence about use and performance of species distribution modelling ensembles like BIOMOD. </w:t>
      </w:r>
      <w:r>
        <w:rPr>
          <w:i/>
          <w:iCs/>
        </w:rPr>
        <w:t>Diversity and Distributions</w:t>
      </w:r>
      <w:r>
        <w:t>, v. 25, n. 5, p. 838-847, 2019.</w:t>
      </w:r>
    </w:p>
    <w:p>
      <w:pPr>
        <w:spacing w:after="200"/>
        <w:ind w:firstLine="0"/>
        <w:rPr>
          <w:ins w:id="90741" w:author="Claude (revisão de dados)" w:date="2026-09-21T01:01:57Z"/>
        </w:rPr>
      </w:pPr>
      <w:ins w:id="90742" w:author="Claude (revisão de dados)" w:date="2026-09-21T01:01:57Z">
        <w:r>
          <w:t xml:space="preserve">HUFFMAN, G. J.; STOCKER, E. F.; BOLVIN, D. T.; NELKIN, E. J.; TAN, J. GPM IMERG Final Precipitation L3 1 month 0.1 degree x 0.1 degree V07. Greenbelt: Goddard Earth Sciences Data and Information Services Center (GES DISC), 2023. DOI: 10.5067/GPM/IMERG/3B-MONTH/07.</w:t>
        </w:r>
      </w:ins>
    </w:p>
    <w:p w14:paraId="576C1DEB" w14:textId="77777777" w:rsidR="00DA20D3" w:rsidRDefault="00DA20D3" w:rsidP="00DA20D3">
      <w:pPr>
        <w:spacing w:after="200"/>
        <w:ind w:firstLine="0"/>
      </w:pPr>
      <w:r>
        <w:t xml:space="preserve">INSTITUTO BRASILEIRO DE GEOGRAFIA E ESTATÍSTICA (IBGE). </w:t>
      </w:r>
      <w:r>
        <w:rPr>
          <w:i/>
          <w:iCs/>
        </w:rPr>
        <w:t>Mapa de Biomas do Brasil: primeira aproximação</w:t>
      </w:r>
      <w:r>
        <w:t>. Rio de Janeiro: IBGE; MMA, 2004.</w:t>
      </w:r>
    </w:p>
    <w:p>
      <w:pPr>
        <w:spacing w:after="200"/>
        <w:ind w:firstLine="0"/>
        <w:rPr>
          <w:ins w:id="90743" w:author="Claude (revisão de dados)" w:date="2026-09-21T01:01:57Z"/>
        </w:rPr>
      </w:pPr>
      <w:ins w:id="90744" w:author="Claude (revisão de dados)" w:date="2026-09-21T01:01:57Z">
        <w:r>
          <w:t xml:space="preserve">INSTITUTO BRASILEIRO DE GEOGRAFIA E ESTATÍSTICA (IBGE). Biomas e sistema costeiro-marinho do Brasil: compatível com a escala 1:250 000. Rio de Janeiro: IBGE, 2019. (Relatórios Metodológicos, v. 45).</w:t>
        </w:r>
      </w:ins>
    </w:p>
    <w:p w14:paraId="69C49F61" w14:textId="77777777" w:rsidR="00DA20D3" w:rsidRDefault="00DA20D3" w:rsidP="00DA20D3">
      <w:pPr>
        <w:spacing w:after="200"/>
        <w:ind w:firstLine="0"/>
      </w:pPr>
      <w:r>
        <w:t xml:space="preserve">INSTITUTO NACIONAL DE PESQUISAS ESPACIAIS (INPE). Centro de Previsão de Tempo e Estudos Climáticos. </w:t>
      </w:r>
      <w:r>
        <w:rPr>
          <w:i/>
          <w:iCs/>
        </w:rPr>
        <w:t>Monitoramento do El Niño e La Niña</w:t>
      </w:r>
      <w:r>
        <w:t>. São José dos Campos: INPE, 2020. Disponível em: http://enos.cptec.inpe.br/. Acesso em: 11 out. 2025.</w:t>
      </w:r>
    </w:p>
    <w:p w14:paraId="3723325E" w14:textId="77777777" w:rsidR="00DA20D3" w:rsidRDefault="00DA20D3" w:rsidP="00DA20D3">
      <w:pPr>
        <w:spacing w:after="200"/>
        <w:ind w:firstLine="0"/>
      </w:pPr>
      <w:r>
        <w:t xml:space="preserve">INTERGOVERNMENTAL PANEL ON CLIMATE CHANGE (IPCC). </w:t>
      </w:r>
      <w:r>
        <w:rPr>
          <w:i/>
          <w:iCs/>
        </w:rPr>
        <w:t>Climate Change 2022: Impacts, Adaptation and Vulnerability. Summary for Policymakers</w:t>
      </w:r>
      <w:r>
        <w:t>. Geneva: IPCC, 2022.</w:t>
      </w:r>
    </w:p>
    <w:p w14:paraId="5C5009BA" w14:textId="77777777" w:rsidR="00DA20D3" w:rsidRDefault="00DA20D3" w:rsidP="00DA20D3">
      <w:pPr>
        <w:spacing w:after="200"/>
        <w:ind w:firstLine="0"/>
      </w:pPr>
      <w:r>
        <w:t xml:space="preserve">JIN, Y.; LI, J.; LIU, C. et al. Response of net primary productivity to precipitation exclusion in a savanna ecosystem. </w:t>
      </w:r>
      <w:r>
        <w:rPr>
          <w:i/>
          <w:iCs/>
        </w:rPr>
        <w:t>Forest Ecology and Management</w:t>
      </w:r>
      <w:r>
        <w:t>, v. 429, p. 69-76, 2018. DOI: 10.1016/j.foreco.2018.07.007.</w:t>
      </w:r>
    </w:p>
    <w:p w14:paraId="05920CA6" w14:textId="77777777" w:rsidR="00DA20D3" w:rsidRDefault="00DA20D3" w:rsidP="00DA20D3">
      <w:pPr>
        <w:spacing w:after="200"/>
        <w:ind w:firstLine="0"/>
      </w:pPr>
      <w:r>
        <w:t xml:space="preserve">LEVIN, S. A. Ecosystems and the biosphere as complex adaptive systems. </w:t>
      </w:r>
      <w:r>
        <w:rPr>
          <w:i/>
          <w:iCs/>
        </w:rPr>
        <w:t>Ecosystems</w:t>
      </w:r>
      <w:r>
        <w:t>, v. 1, n. 5, p. 431-436, 1998.</w:t>
      </w:r>
    </w:p>
    <w:p w14:paraId="4EFBFB3E" w14:textId="77777777" w:rsidR="00DA20D3" w:rsidRDefault="00DA20D3" w:rsidP="00DA20D3">
      <w:pPr>
        <w:spacing w:after="200"/>
        <w:ind w:firstLine="0"/>
      </w:pPr>
      <w:r>
        <w:t xml:space="preserve">LIMA, R. A. F. de; OLIVEIRA, A. A.; PITTA, G. R.; GASPER, A. L. de; VIBRANS, A. C.; CHAVE, J.; TER STEEGE, H.; PRADO, P. I. The erosion of biodiversity and biomass in the Atlantic Forest biodiversity hotspot. </w:t>
      </w:r>
      <w:r>
        <w:rPr>
          <w:i/>
          <w:iCs/>
        </w:rPr>
        <w:t>Nature Communications</w:t>
      </w:r>
      <w:r>
        <w:t>, v. 11, 6347, 2020. DOI: 10.1038/s41467-020-20217-w.</w:t>
      </w:r>
    </w:p>
    <w:p w14:paraId="33E2698B" w14:textId="77777777" w:rsidR="00DA20D3" w:rsidRDefault="00DA20D3" w:rsidP="00DA20D3">
      <w:pPr>
        <w:spacing w:after="200"/>
        <w:ind w:firstLine="0"/>
      </w:pPr>
      <w:r>
        <w:t xml:space="preserve">LINGER, E.; HOGAN, J. A.; CAO, M.; ZHANG, W.-F.; YANG, X.-F.; HU, Y.-H. Precipitation influences on the net primary productivity of a tropical seasonal rainforest in Southwest China: a 9-year case study. </w:t>
      </w:r>
      <w:r>
        <w:rPr>
          <w:i/>
          <w:iCs/>
        </w:rPr>
        <w:t>Forest Ecology and Management</w:t>
      </w:r>
      <w:r>
        <w:t>, v. 467, 118153, 2020. DOI: 10.1016/j.foreco.2020.118153.</w:t>
      </w:r>
    </w:p>
    <w:p w14:paraId="0FF7C22E" w14:textId="77777777" w:rsidR="00DA20D3" w:rsidRDefault="00DA20D3" w:rsidP="00DA20D3">
      <w:pPr>
        <w:spacing w:after="200"/>
        <w:ind w:firstLine="0"/>
      </w:pPr>
      <w:r>
        <w:t xml:space="preserve">MAPBIOMAS. </w:t>
      </w:r>
      <w:r>
        <w:rPr>
          <w:i/>
          <w:iCs/>
        </w:rPr>
        <w:t>Coleção 10 da Série Anual de Mapas de Uso e Cobertura da Terra do Brasil (1985-2024)</w:t>
      </w:r>
      <w:r>
        <w:t>. MapBiomas, 2025. Disponível em: https://brasil.mapbiomas.org/. Acesso em: 22 jun. 2026.</w:t>
      </w:r>
    </w:p>
    <w:p w14:paraId="2EE11988" w14:textId="77777777" w:rsidR="00DA20D3" w:rsidRDefault="00DA20D3" w:rsidP="00DA20D3">
      <w:pPr>
        <w:spacing w:after="200"/>
        <w:ind w:firstLine="0"/>
      </w:pPr>
      <w:r>
        <w:lastRenderedPageBreak/>
        <w:t xml:space="preserve">MWANGI, B. N.; AYOMA, W.; LI, Y. et al. Drought-driven declines in water-use efficiency reshape carbon dynamics of a subtropical forest. </w:t>
      </w:r>
      <w:r>
        <w:rPr>
          <w:i/>
          <w:iCs/>
        </w:rPr>
        <w:t>Ecological Processes</w:t>
      </w:r>
      <w:r>
        <w:t>, v. 14, 2025. DOI: 10.1186/s13717-025-00629-6.</w:t>
      </w:r>
    </w:p>
    <w:p w14:paraId="0C9D4070" w14:textId="77777777" w:rsidR="00DA20D3" w:rsidRDefault="00DA20D3" w:rsidP="00DA20D3">
      <w:pPr>
        <w:spacing w:after="200"/>
        <w:ind w:firstLine="0"/>
      </w:pPr>
      <w:r>
        <w:t xml:space="preserve">NAVARRO-ROSALES, F. et al. The effect of fire on the carbon fluxes and productivity of Brazilian woodland savannas. </w:t>
      </w:r>
      <w:r>
        <w:rPr>
          <w:i/>
          <w:iCs/>
        </w:rPr>
        <w:t>Science of The Total Environment</w:t>
      </w:r>
      <w:r>
        <w:t>, v. 987, 179626, 2025. DOI: 10.1016/j.scitotenv.2025.179626.</w:t>
      </w:r>
    </w:p>
    <w:p w14:paraId="07BDCDDA" w14:textId="77777777" w:rsidR="00DA20D3" w:rsidRDefault="00DA20D3" w:rsidP="00DA20D3">
      <w:pPr>
        <w:spacing w:after="200"/>
        <w:ind w:firstLine="0"/>
      </w:pPr>
      <w:r>
        <w:t xml:space="preserve">NEMANI, R. R. et al. Climate-driven increases in global terrestrial net primary production from 1982 to 1999. </w:t>
      </w:r>
      <w:r>
        <w:rPr>
          <w:i/>
          <w:iCs/>
        </w:rPr>
        <w:t>Science</w:t>
      </w:r>
      <w:r>
        <w:t>, v. 300, n. 5625, p. 1560-1563, 2003.</w:t>
      </w:r>
    </w:p>
    <w:p>
      <w:pPr>
        <w:spacing w:after="200"/>
        <w:ind w:firstLine="0"/>
        <w:rPr>
          <w:ins w:id="90745" w:author="Claude (revisão de dados)" w:date="2026-09-21T01:01:57Z"/>
        </w:rPr>
      </w:pPr>
      <w:ins w:id="90746" w:author="Claude (revisão de dados)" w:date="2026-09-21T01:01:57Z">
        <w:r>
          <w:t xml:space="preserve">NATIONAL AERONAUTICS AND SPACE ADMINISTRATION (NASA). IMERG V08 transition schedule. Greenbelt: NASA Global Precipitation Measurement, 2026. Disponível em: https://gpm.nasa.gov/data/news/imerg-v08-transition-schedule. Acesso em: 17 set. 2026.</w:t>
        </w:r>
      </w:ins>
    </w:p>
    <w:p w14:paraId="178ECA69" w14:textId="77777777" w:rsidR="00666A6A" w:rsidRDefault="00666A6A" w:rsidP="00DA20D3">
      <w:pPr>
        <w:spacing w:after="200"/>
        <w:ind w:firstLine="0"/>
      </w:pPr>
      <w:r>
        <w:t xml:space="preserve">NATIONAL OCEANIC AND ATMOSPHERIC ADMINISTRATION (NOAA). </w:t>
      </w:r>
      <w:r>
        <w:rPr>
          <w:i/>
          <w:iCs/>
        </w:rPr>
        <w:t>Climate Prediction Center: Oceanic Niño Index (ONI)</w:t>
      </w:r>
      <w:r>
        <w:t>. College Park: NOAA, 2025. Disponível em: https://origin.cpc.ncep.noaa.gov/products/analysis_monitoring/ensostuff/ONI_v5.php. Acesso em: 11 out. 2025.</w:t>
      </w:r>
    </w:p>
    <w:p w14:paraId="5BF7EA0C" w14:textId="77777777" w:rsidR="00DA20D3" w:rsidRDefault="00DA20D3" w:rsidP="00DA20D3">
      <w:pPr>
        <w:spacing w:after="200"/>
        <w:ind w:firstLine="0"/>
      </w:pPr>
      <w:r>
        <w:t xml:space="preserve">RIBEIRO, M. C. et al. The Brazilian Atlantic Forest: how much is left, and how is the remaining forest distributed? Implications for conservation. </w:t>
      </w:r>
      <w:r>
        <w:rPr>
          <w:i/>
          <w:iCs/>
        </w:rPr>
        <w:t>Biological Conservation</w:t>
      </w:r>
      <w:r>
        <w:t>, v. 142, n. 6, p. 1141-1153, 2009.</w:t>
      </w:r>
    </w:p>
    <w:p w14:paraId="50DAA846" w14:textId="77777777" w:rsidR="00DA20D3" w:rsidRDefault="00DA20D3" w:rsidP="00DA20D3">
      <w:pPr>
        <w:spacing w:after="200"/>
        <w:ind w:firstLine="0"/>
      </w:pPr>
      <w:r>
        <w:t xml:space="preserve">RUNNING, S. W. et al. A continuous satellite-derived measure of global terrestrial primary production. </w:t>
      </w:r>
      <w:r>
        <w:rPr>
          <w:i/>
          <w:iCs/>
        </w:rPr>
        <w:t>BioScience</w:t>
      </w:r>
      <w:r>
        <w:t>, v. 54, n. 6, p. 547-560, 2004.</w:t>
      </w:r>
    </w:p>
    <w:p w14:paraId="6F765E11" w14:textId="77777777" w:rsidR="00DA20D3" w:rsidRDefault="00DA20D3" w:rsidP="00DA20D3">
      <w:pPr>
        <w:spacing w:after="200"/>
        <w:ind w:firstLine="0"/>
      </w:pPr>
      <w:r>
        <w:t xml:space="preserve">RUNNING, S. W.; ZHAO, M. </w:t>
      </w:r>
      <w:r>
        <w:rPr>
          <w:i/>
          <w:iCs/>
        </w:rPr>
        <w:t>User's guide: NASA MOD17 daily GPP and annual NPP (MOD17A2H/A3H) and year-end gap-filled products, Collection 6.1</w:t>
      </w:r>
      <w:r>
        <w:t>. Missoula: Numerical Terradynamic Simulation Group, University of Montana, 2021.</w:t>
      </w:r>
    </w:p>
    <w:p>
      <w:pPr>
        <w:spacing w:after="200"/>
        <w:ind w:firstLine="0"/>
        <w:rPr>
          <w:ins w:id="90747" w:author="Claude (revisão de dados)" w:date="2026-09-21T01:01:57Z"/>
        </w:rPr>
      </w:pPr>
      <w:ins w:id="90748" w:author="Claude (revisão de dados)" w:date="2026-09-21T01:01:57Z">
        <w:r>
          <w:t xml:space="preserve">RUNNING, S. W.; MU, Q.; ZHAO, M.; MORENO, A. User's guide: MODIS global terrestrial evapotranspiration (ET) product (MOD16A2/A3 and year-end gap-filled MOD16A2GF/A3GF), Collection 6.1. Missoula: Numerical Terradynamic Simulation Group, University of Montana, 2021.</w:t>
        </w:r>
      </w:ins>
    </w:p>
    <w:p w14:paraId="2B03ADCF" w14:textId="77777777" w:rsidR="00DA20D3" w:rsidRDefault="00DA20D3" w:rsidP="00DA20D3">
      <w:pPr>
        <w:spacing w:after="200"/>
        <w:ind w:firstLine="0"/>
      </w:pPr>
      <w:r>
        <w:t xml:space="preserve">SILVA, C. V. J. et al. Climatic stress versus anthropogenic degradation: an ecohydrological perspective on the drivers of net primary productivity in a seasonally dry tropical forest. </w:t>
      </w:r>
      <w:r>
        <w:rPr>
          <w:i/>
          <w:iCs/>
        </w:rPr>
        <w:t>Ecohydrology</w:t>
      </w:r>
      <w:r>
        <w:t>, v. 19, 2026. DOI: 10.1002/eco.70220.</w:t>
      </w:r>
    </w:p>
    <w:p w14:paraId="472FACF3" w14:textId="77777777" w:rsidR="00DA20D3" w:rsidRDefault="00DA20D3" w:rsidP="00DA20D3">
      <w:pPr>
        <w:spacing w:after="200"/>
        <w:ind w:firstLine="0"/>
      </w:pPr>
      <w:r>
        <w:t xml:space="preserve">VOURLITIS, G. L. et al. Net primary production and ecosystem carbon flux of Brazilian tropical savanna ecosystems from </w:t>
      </w:r>
      <w:r>
        <w:rPr>
          <w:i/>
        </w:rPr>
        <w:t>eddy covariance</w:t>
      </w:r>
      <w:r>
        <w:t xml:space="preserve"> and inventory methods. </w:t>
      </w:r>
      <w:r>
        <w:rPr>
          <w:i/>
          <w:iCs/>
        </w:rPr>
        <w:t>Journal of Geophysical Research: Biogeosciences</w:t>
      </w:r>
      <w:r>
        <w:t>, v. 127, e2021JG006780, 2022.</w:t>
      </w:r>
    </w:p>
    <w:p w14:paraId="0B0ABC73" w14:textId="77777777" w:rsidR="00B33ADB" w:rsidRDefault="00DA20D3" w:rsidP="00064E1A">
      <w:pPr>
        <w:spacing w:after="200"/>
        <w:ind w:firstLine="0"/>
      </w:pPr>
      <w:r>
        <w:t xml:space="preserve">ZHAO, M.; HEINSCH, F. A.; NEMANI, R. R.; RUNNING, S. W. Improvements of the MODIS terrestrial gross and net primary production global data set. </w:t>
      </w:r>
      <w:r>
        <w:rPr>
          <w:i/>
          <w:iCs/>
        </w:rPr>
        <w:t>Remote Sensing of Environment</w:t>
      </w:r>
      <w:r>
        <w:t>, v. 95, n. 2, p. 164-176, 2005.</w:t>
      </w:r>
    </w:p>
    <w:p>
      <w:pPr>
        <w:spacing w:after="200"/>
        <w:ind w:firstLine="0"/>
        <w:rPr>
          <w:ins w:id="90749" w:author="Claude (revisão de dados)" w:date="2026-09-21T01:01:57Z"/>
        </w:rPr>
      </w:pPr>
      <w:ins w:id="90750" w:author="Claude (revisão de dados)" w:date="2026-09-21T01:01:57Z">
        <w:r>
          <w:t xml:space="preserve">WAN, Z.; HOOK, S.; HULLEY, G. MODIS/Terra Land Surface Temperature/Emissivity 8-Day L3 Global 1 km SIN Grid V061 (MOD11A2). Sioux Falls: NASA EOSDIS Land Processes DAAC, 2021. DOI: 10.5067/MODIS/MOD11A2.061.</w:t>
        </w:r>
      </w:ins>
    </w:p>
    <w:sectPr w:rsidR="00B33ADB" w:rsidSect="00E87B8D">
      <w:headerReference w:type="even" r:id="rId43"/>
      <w:headerReference w:type="default" r:id="rId44"/>
      <w:footerReference w:type="even" r:id="rId45"/>
      <w:footerReference w:type="default" r:id="rId46"/>
      <w:headerReference w:type="first" r:id="rId47"/>
      <w:footerReference w:type="first" r:id="rId48"/>
      <w:pgSz w:w="11906" w:h="16838" w:code="9"/>
      <w:pgMar w:top="1701" w:right="1134" w:bottom="1134" w:left="1701" w:header="7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66CE6" w14:textId="77777777" w:rsidR="00D4621C" w:rsidRDefault="00D4621C">
      <w:pPr>
        <w:spacing w:line="240" w:lineRule="auto"/>
      </w:pPr>
      <w:r>
        <w:separator/>
      </w:r>
    </w:p>
  </w:endnote>
  <w:endnote w:type="continuationSeparator" w:id="0">
    <w:p w14:paraId="5FDFD562" w14:textId="77777777" w:rsidR="00D4621C" w:rsidRDefault="00D46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57BA" w14:textId="77777777" w:rsidR="0029389C" w:rsidRDefault="0029389C">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735E" w14:textId="77777777" w:rsidR="0029389C" w:rsidRDefault="0029389C">
    <w:pPr>
      <w:spacing w:line="259" w:lineRule="auto"/>
      <w:ind w:left="708" w:firstLine="0"/>
      <w:jc w:val="left"/>
    </w:pPr>
  </w:p>
  <w:p w14:paraId="2203D662" w14:textId="77777777" w:rsidR="0029389C" w:rsidRDefault="0029389C">
    <w:pPr>
      <w:spacing w:line="243" w:lineRule="auto"/>
      <w:ind w:right="8318" w:firstLine="0"/>
      <w:jc w:val="left"/>
    </w:pP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9E43" w14:textId="77777777" w:rsidR="0029389C" w:rsidRDefault="0029389C">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F52F" w14:textId="77777777" w:rsidR="0029389C" w:rsidRDefault="0029389C">
    <w:pPr>
      <w:spacing w:line="259" w:lineRule="auto"/>
      <w:ind w:left="1344" w:firstLine="0"/>
      <w:jc w:val="left"/>
    </w:pPr>
  </w:p>
  <w:p w14:paraId="062DF14E"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B2FC" w14:textId="77777777" w:rsidR="0029389C" w:rsidRDefault="0029389C">
    <w:pPr>
      <w:spacing w:line="259" w:lineRule="auto"/>
      <w:ind w:left="1344" w:firstLine="0"/>
      <w:jc w:val="left"/>
    </w:pPr>
  </w:p>
  <w:p w14:paraId="3DDF27FE"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1DBB" w14:textId="77777777" w:rsidR="0029389C" w:rsidRDefault="0029389C">
    <w:pPr>
      <w:spacing w:line="259" w:lineRule="auto"/>
      <w:ind w:left="1344" w:firstLine="0"/>
      <w:jc w:val="left"/>
    </w:pPr>
  </w:p>
  <w:p w14:paraId="16605A17"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A872" w14:textId="77777777" w:rsidR="0029389C" w:rsidRDefault="0029389C">
    <w:pPr>
      <w:spacing w:line="259" w:lineRule="auto"/>
      <w:ind w:left="1344" w:firstLine="0"/>
      <w:jc w:val="left"/>
    </w:pPr>
  </w:p>
  <w:p w14:paraId="7E66EA10"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DF4E" w14:textId="77777777" w:rsidR="0029389C" w:rsidRDefault="0029389C">
    <w:pPr>
      <w:spacing w:line="259" w:lineRule="auto"/>
      <w:ind w:left="1344" w:firstLine="0"/>
      <w:jc w:val="left"/>
    </w:pPr>
  </w:p>
  <w:p w14:paraId="517C73EC"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A031" w14:textId="77777777" w:rsidR="0029389C" w:rsidRDefault="0029389C">
    <w:pPr>
      <w:spacing w:line="259" w:lineRule="auto"/>
      <w:ind w:left="1344" w:firstLine="0"/>
      <w:jc w:val="left"/>
    </w:pPr>
  </w:p>
  <w:p w14:paraId="01C16DAB"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DB1F" w14:textId="77777777" w:rsidR="0029389C" w:rsidRDefault="0029389C">
    <w:pPr>
      <w:spacing w:line="259" w:lineRule="auto"/>
      <w:ind w:left="1344" w:firstLine="0"/>
      <w:jc w:val="left"/>
    </w:pPr>
  </w:p>
  <w:p w14:paraId="13540B2E"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AF8D" w14:textId="77777777" w:rsidR="0029389C" w:rsidRDefault="0029389C">
    <w:pPr>
      <w:spacing w:line="259" w:lineRule="auto"/>
      <w:ind w:left="1344" w:firstLine="0"/>
      <w:jc w:val="left"/>
    </w:pPr>
  </w:p>
  <w:p w14:paraId="38A39A33"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FA8D" w14:textId="77777777" w:rsidR="0029389C" w:rsidRDefault="0029389C">
    <w:pPr>
      <w:spacing w:line="259" w:lineRule="auto"/>
      <w:ind w:left="1344" w:firstLine="0"/>
      <w:jc w:val="left"/>
    </w:pPr>
  </w:p>
  <w:p w14:paraId="0BF6D109"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AD218" w14:textId="77777777" w:rsidR="00D4621C" w:rsidRDefault="00D4621C">
      <w:pPr>
        <w:spacing w:line="240" w:lineRule="auto"/>
      </w:pPr>
      <w:r>
        <w:separator/>
      </w:r>
    </w:p>
  </w:footnote>
  <w:footnote w:type="continuationSeparator" w:id="0">
    <w:p w14:paraId="19FFD955" w14:textId="77777777" w:rsidR="00D4621C" w:rsidRDefault="00D462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2B99" w14:textId="77777777" w:rsidR="0029389C" w:rsidRDefault="0029389C">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E8A1" w14:textId="77777777" w:rsidR="0029389C" w:rsidRDefault="0029389C">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1273" w14:textId="77777777" w:rsidR="0029389C" w:rsidRDefault="0029389C">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7D7C"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1E07CA40" w14:textId="77777777" w:rsidR="0029389C" w:rsidRDefault="0029389C">
    <w:pPr>
      <w:spacing w:line="259" w:lineRule="auto"/>
      <w:ind w:left="1344"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5D01"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48D5C621" w14:textId="77777777" w:rsidR="0029389C" w:rsidRDefault="0029389C">
    <w:pPr>
      <w:spacing w:line="259" w:lineRule="auto"/>
      <w:ind w:left="1344"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606A"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1000B394" w14:textId="77777777" w:rsidR="0029389C" w:rsidRDefault="0029389C">
    <w:pPr>
      <w:spacing w:line="259" w:lineRule="auto"/>
      <w:ind w:left="1344"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EBC4"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34AE8FBA" w14:textId="77777777" w:rsidR="0029389C" w:rsidRDefault="0029389C">
    <w:pPr>
      <w:spacing w:line="259" w:lineRule="auto"/>
      <w:ind w:left="1344"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22A5"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2B59054F" w14:textId="77777777" w:rsidR="0029389C" w:rsidRDefault="0029389C">
    <w:pPr>
      <w:spacing w:line="259" w:lineRule="auto"/>
      <w:ind w:left="1344"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390D"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5C889125" w14:textId="77777777" w:rsidR="0029389C" w:rsidRDefault="0029389C">
    <w:pPr>
      <w:spacing w:line="259" w:lineRule="auto"/>
      <w:ind w:left="1344"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6DC0"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326536A4" w14:textId="77777777" w:rsidR="0029389C" w:rsidRDefault="0029389C">
    <w:pPr>
      <w:spacing w:line="259" w:lineRule="auto"/>
      <w:ind w:left="1344"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B547"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4912295A" w14:textId="77777777" w:rsidR="0029389C" w:rsidRDefault="0029389C">
    <w:pPr>
      <w:spacing w:line="259" w:lineRule="auto"/>
      <w:ind w:left="1344"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E9BA"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25D642D6" w14:textId="77777777" w:rsidR="0029389C" w:rsidRDefault="0029389C">
    <w:pPr>
      <w:spacing w:line="259" w:lineRule="auto"/>
      <w:ind w:left="1344"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4B"/>
    <w:multiLevelType w:val="hybridMultilevel"/>
    <w:tmpl w:val="1E10B75E"/>
    <w:lvl w:ilvl="0" w:tplc="3984070C">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6AD7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28B9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D69D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8DA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12A7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EAF0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F02E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F805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043AE"/>
    <w:multiLevelType w:val="multilevel"/>
    <w:tmpl w:val="682E4B4A"/>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717A5"/>
    <w:multiLevelType w:val="hybridMultilevel"/>
    <w:tmpl w:val="0248E15E"/>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765025"/>
    <w:multiLevelType w:val="hybridMultilevel"/>
    <w:tmpl w:val="4F502FDA"/>
    <w:lvl w:ilvl="0" w:tplc="30CC57F8">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EAE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AAE3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B216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56C3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6E97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1032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4C59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468A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89120D"/>
    <w:multiLevelType w:val="hybridMultilevel"/>
    <w:tmpl w:val="4E3CE81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AD15C60"/>
    <w:multiLevelType w:val="hybridMultilevel"/>
    <w:tmpl w:val="2DD80630"/>
    <w:lvl w:ilvl="0" w:tplc="A46C2C7C">
      <w:start w:val="1"/>
      <w:numFmt w:val="bullet"/>
      <w:lvlText w:val="•"/>
      <w:lvlJc w:val="left"/>
      <w:pPr>
        <w:ind w:left="1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00D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42CE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B69C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E616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6267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189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226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D0FF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CB4154"/>
    <w:multiLevelType w:val="hybridMultilevel"/>
    <w:tmpl w:val="CA16238A"/>
    <w:lvl w:ilvl="0" w:tplc="0DA611E8">
      <w:numFmt w:val="bullet"/>
      <w:lvlText w:val="•"/>
      <w:lvlJc w:val="left"/>
      <w:pPr>
        <w:ind w:left="2065" w:hanging="360"/>
      </w:pPr>
      <w:rPr>
        <w:rFonts w:ascii="Segoe UI Symbol" w:eastAsia="Segoe UI Symbol" w:hAnsi="Segoe UI Symbol" w:cs="Segoe UI 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4C046CB3"/>
    <w:multiLevelType w:val="hybridMultilevel"/>
    <w:tmpl w:val="E13C5B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C9E1B10"/>
    <w:multiLevelType w:val="hybridMultilevel"/>
    <w:tmpl w:val="419208A6"/>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2076" w:hanging="360"/>
      </w:pPr>
      <w:rPr>
        <w:rFonts w:ascii="Courier New" w:hAnsi="Courier New" w:cs="Courier New" w:hint="default"/>
      </w:rPr>
    </w:lvl>
    <w:lvl w:ilvl="2" w:tplc="04160005" w:tentative="1">
      <w:start w:val="1"/>
      <w:numFmt w:val="bullet"/>
      <w:lvlText w:val=""/>
      <w:lvlJc w:val="left"/>
      <w:pPr>
        <w:ind w:left="2796" w:hanging="360"/>
      </w:pPr>
      <w:rPr>
        <w:rFonts w:ascii="Wingdings" w:hAnsi="Wingdings" w:hint="default"/>
      </w:rPr>
    </w:lvl>
    <w:lvl w:ilvl="3" w:tplc="04160001" w:tentative="1">
      <w:start w:val="1"/>
      <w:numFmt w:val="bullet"/>
      <w:lvlText w:val=""/>
      <w:lvlJc w:val="left"/>
      <w:pPr>
        <w:ind w:left="3516" w:hanging="360"/>
      </w:pPr>
      <w:rPr>
        <w:rFonts w:ascii="Symbol" w:hAnsi="Symbol" w:hint="default"/>
      </w:rPr>
    </w:lvl>
    <w:lvl w:ilvl="4" w:tplc="04160003" w:tentative="1">
      <w:start w:val="1"/>
      <w:numFmt w:val="bullet"/>
      <w:lvlText w:val="o"/>
      <w:lvlJc w:val="left"/>
      <w:pPr>
        <w:ind w:left="4236" w:hanging="360"/>
      </w:pPr>
      <w:rPr>
        <w:rFonts w:ascii="Courier New" w:hAnsi="Courier New" w:cs="Courier New" w:hint="default"/>
      </w:rPr>
    </w:lvl>
    <w:lvl w:ilvl="5" w:tplc="04160005" w:tentative="1">
      <w:start w:val="1"/>
      <w:numFmt w:val="bullet"/>
      <w:lvlText w:val=""/>
      <w:lvlJc w:val="left"/>
      <w:pPr>
        <w:ind w:left="4956" w:hanging="360"/>
      </w:pPr>
      <w:rPr>
        <w:rFonts w:ascii="Wingdings" w:hAnsi="Wingdings" w:hint="default"/>
      </w:rPr>
    </w:lvl>
    <w:lvl w:ilvl="6" w:tplc="04160001" w:tentative="1">
      <w:start w:val="1"/>
      <w:numFmt w:val="bullet"/>
      <w:lvlText w:val=""/>
      <w:lvlJc w:val="left"/>
      <w:pPr>
        <w:ind w:left="5676" w:hanging="360"/>
      </w:pPr>
      <w:rPr>
        <w:rFonts w:ascii="Symbol" w:hAnsi="Symbol" w:hint="default"/>
      </w:rPr>
    </w:lvl>
    <w:lvl w:ilvl="7" w:tplc="04160003" w:tentative="1">
      <w:start w:val="1"/>
      <w:numFmt w:val="bullet"/>
      <w:lvlText w:val="o"/>
      <w:lvlJc w:val="left"/>
      <w:pPr>
        <w:ind w:left="6396" w:hanging="360"/>
      </w:pPr>
      <w:rPr>
        <w:rFonts w:ascii="Courier New" w:hAnsi="Courier New" w:cs="Courier New" w:hint="default"/>
      </w:rPr>
    </w:lvl>
    <w:lvl w:ilvl="8" w:tplc="04160005" w:tentative="1">
      <w:start w:val="1"/>
      <w:numFmt w:val="bullet"/>
      <w:lvlText w:val=""/>
      <w:lvlJc w:val="left"/>
      <w:pPr>
        <w:ind w:left="7116" w:hanging="360"/>
      </w:pPr>
      <w:rPr>
        <w:rFonts w:ascii="Wingdings" w:hAnsi="Wingdings" w:hint="default"/>
      </w:rPr>
    </w:lvl>
  </w:abstractNum>
  <w:abstractNum w:abstractNumId="9" w15:restartNumberingAfterBreak="0">
    <w:nsid w:val="50A337B3"/>
    <w:multiLevelType w:val="hybridMultilevel"/>
    <w:tmpl w:val="0548E4B2"/>
    <w:lvl w:ilvl="0" w:tplc="17989468">
      <w:start w:val="1"/>
      <w:numFmt w:val="bullet"/>
      <w:lvlText w:val="•"/>
      <w:lvlJc w:val="left"/>
      <w:pPr>
        <w:ind w:left="1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6CE78A">
      <w:start w:val="1"/>
      <w:numFmt w:val="bullet"/>
      <w:lvlText w:val="o"/>
      <w:lvlJc w:val="left"/>
      <w:pPr>
        <w:ind w:left="1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6AF2EC">
      <w:start w:val="1"/>
      <w:numFmt w:val="bullet"/>
      <w:lvlText w:val="▪"/>
      <w:lvlJc w:val="left"/>
      <w:pPr>
        <w:ind w:left="2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44612">
      <w:start w:val="1"/>
      <w:numFmt w:val="bullet"/>
      <w:lvlText w:val="•"/>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2892E">
      <w:start w:val="1"/>
      <w:numFmt w:val="bullet"/>
      <w:lvlText w:val="o"/>
      <w:lvlJc w:val="left"/>
      <w:pPr>
        <w:ind w:left="3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3CDCEE">
      <w:start w:val="1"/>
      <w:numFmt w:val="bullet"/>
      <w:lvlText w:val="▪"/>
      <w:lvlJc w:val="left"/>
      <w:pPr>
        <w:ind w:left="4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C9B96">
      <w:start w:val="1"/>
      <w:numFmt w:val="bullet"/>
      <w:lvlText w:val="•"/>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A2C2E">
      <w:start w:val="1"/>
      <w:numFmt w:val="bullet"/>
      <w:lvlText w:val="o"/>
      <w:lvlJc w:val="left"/>
      <w:pPr>
        <w:ind w:left="6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3E139C">
      <w:start w:val="1"/>
      <w:numFmt w:val="bullet"/>
      <w:lvlText w:val="▪"/>
      <w:lvlJc w:val="left"/>
      <w:pPr>
        <w:ind w:left="6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2C78C0"/>
    <w:multiLevelType w:val="hybridMultilevel"/>
    <w:tmpl w:val="4ABCA5B6"/>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95309F7"/>
    <w:multiLevelType w:val="hybridMultilevel"/>
    <w:tmpl w:val="E79AC6E2"/>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5C1E2679"/>
    <w:multiLevelType w:val="hybridMultilevel"/>
    <w:tmpl w:val="66D8D3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D182708"/>
    <w:multiLevelType w:val="hybridMultilevel"/>
    <w:tmpl w:val="2564DFC2"/>
    <w:lvl w:ilvl="0" w:tplc="CBE23078">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68A3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B01E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678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70F1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8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6EEA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7233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5E05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7446C54"/>
    <w:multiLevelType w:val="hybridMultilevel"/>
    <w:tmpl w:val="3B4EAF78"/>
    <w:lvl w:ilvl="0" w:tplc="04160001">
      <w:start w:val="1"/>
      <w:numFmt w:val="bullet"/>
      <w:lvlText w:val=""/>
      <w:lvlJc w:val="left"/>
      <w:pPr>
        <w:ind w:left="1716" w:hanging="360"/>
      </w:pPr>
      <w:rPr>
        <w:rFonts w:ascii="Symbol" w:hAnsi="Symbol" w:hint="default"/>
      </w:rPr>
    </w:lvl>
    <w:lvl w:ilvl="1" w:tplc="04160003" w:tentative="1">
      <w:start w:val="1"/>
      <w:numFmt w:val="bullet"/>
      <w:lvlText w:val="o"/>
      <w:lvlJc w:val="left"/>
      <w:pPr>
        <w:ind w:left="2436" w:hanging="360"/>
      </w:pPr>
      <w:rPr>
        <w:rFonts w:ascii="Courier New" w:hAnsi="Courier New" w:cs="Courier New" w:hint="default"/>
      </w:rPr>
    </w:lvl>
    <w:lvl w:ilvl="2" w:tplc="04160005" w:tentative="1">
      <w:start w:val="1"/>
      <w:numFmt w:val="bullet"/>
      <w:lvlText w:val=""/>
      <w:lvlJc w:val="left"/>
      <w:pPr>
        <w:ind w:left="3156" w:hanging="360"/>
      </w:pPr>
      <w:rPr>
        <w:rFonts w:ascii="Wingdings" w:hAnsi="Wingdings" w:hint="default"/>
      </w:rPr>
    </w:lvl>
    <w:lvl w:ilvl="3" w:tplc="04160001" w:tentative="1">
      <w:start w:val="1"/>
      <w:numFmt w:val="bullet"/>
      <w:lvlText w:val=""/>
      <w:lvlJc w:val="left"/>
      <w:pPr>
        <w:ind w:left="3876" w:hanging="360"/>
      </w:pPr>
      <w:rPr>
        <w:rFonts w:ascii="Symbol" w:hAnsi="Symbol" w:hint="default"/>
      </w:rPr>
    </w:lvl>
    <w:lvl w:ilvl="4" w:tplc="04160003" w:tentative="1">
      <w:start w:val="1"/>
      <w:numFmt w:val="bullet"/>
      <w:lvlText w:val="o"/>
      <w:lvlJc w:val="left"/>
      <w:pPr>
        <w:ind w:left="4596" w:hanging="360"/>
      </w:pPr>
      <w:rPr>
        <w:rFonts w:ascii="Courier New" w:hAnsi="Courier New" w:cs="Courier New" w:hint="default"/>
      </w:rPr>
    </w:lvl>
    <w:lvl w:ilvl="5" w:tplc="04160005" w:tentative="1">
      <w:start w:val="1"/>
      <w:numFmt w:val="bullet"/>
      <w:lvlText w:val=""/>
      <w:lvlJc w:val="left"/>
      <w:pPr>
        <w:ind w:left="5316" w:hanging="360"/>
      </w:pPr>
      <w:rPr>
        <w:rFonts w:ascii="Wingdings" w:hAnsi="Wingdings" w:hint="default"/>
      </w:rPr>
    </w:lvl>
    <w:lvl w:ilvl="6" w:tplc="04160001" w:tentative="1">
      <w:start w:val="1"/>
      <w:numFmt w:val="bullet"/>
      <w:lvlText w:val=""/>
      <w:lvlJc w:val="left"/>
      <w:pPr>
        <w:ind w:left="6036" w:hanging="360"/>
      </w:pPr>
      <w:rPr>
        <w:rFonts w:ascii="Symbol" w:hAnsi="Symbol" w:hint="default"/>
      </w:rPr>
    </w:lvl>
    <w:lvl w:ilvl="7" w:tplc="04160003" w:tentative="1">
      <w:start w:val="1"/>
      <w:numFmt w:val="bullet"/>
      <w:lvlText w:val="o"/>
      <w:lvlJc w:val="left"/>
      <w:pPr>
        <w:ind w:left="6756" w:hanging="360"/>
      </w:pPr>
      <w:rPr>
        <w:rFonts w:ascii="Courier New" w:hAnsi="Courier New" w:cs="Courier New" w:hint="default"/>
      </w:rPr>
    </w:lvl>
    <w:lvl w:ilvl="8" w:tplc="04160005" w:tentative="1">
      <w:start w:val="1"/>
      <w:numFmt w:val="bullet"/>
      <w:lvlText w:val=""/>
      <w:lvlJc w:val="left"/>
      <w:pPr>
        <w:ind w:left="7476" w:hanging="360"/>
      </w:pPr>
      <w:rPr>
        <w:rFonts w:ascii="Wingdings" w:hAnsi="Wingdings" w:hint="default"/>
      </w:rPr>
    </w:lvl>
  </w:abstractNum>
  <w:abstractNum w:abstractNumId="15" w15:restartNumberingAfterBreak="0">
    <w:nsid w:val="6DAF1F11"/>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38442716">
    <w:abstractNumId w:val="3"/>
  </w:num>
  <w:num w:numId="2" w16cid:durableId="1689674401">
    <w:abstractNumId w:val="5"/>
  </w:num>
  <w:num w:numId="3" w16cid:durableId="757676030">
    <w:abstractNumId w:val="0"/>
  </w:num>
  <w:num w:numId="4" w16cid:durableId="692846982">
    <w:abstractNumId w:val="13"/>
  </w:num>
  <w:num w:numId="5" w16cid:durableId="696128071">
    <w:abstractNumId w:val="9"/>
  </w:num>
  <w:num w:numId="6" w16cid:durableId="1622685409">
    <w:abstractNumId w:val="1"/>
  </w:num>
  <w:num w:numId="7" w16cid:durableId="728380231">
    <w:abstractNumId w:val="14"/>
  </w:num>
  <w:num w:numId="8" w16cid:durableId="1725593979">
    <w:abstractNumId w:val="8"/>
  </w:num>
  <w:num w:numId="9" w16cid:durableId="1694770180">
    <w:abstractNumId w:val="1"/>
  </w:num>
  <w:num w:numId="10" w16cid:durableId="594482292">
    <w:abstractNumId w:val="6"/>
  </w:num>
  <w:num w:numId="11" w16cid:durableId="1792507293">
    <w:abstractNumId w:val="2"/>
  </w:num>
  <w:num w:numId="12" w16cid:durableId="264002239">
    <w:abstractNumId w:val="10"/>
  </w:num>
  <w:num w:numId="13" w16cid:durableId="1435903705">
    <w:abstractNumId w:val="7"/>
  </w:num>
  <w:num w:numId="14" w16cid:durableId="1229459520">
    <w:abstractNumId w:val="12"/>
  </w:num>
  <w:num w:numId="15" w16cid:durableId="1508905600">
    <w:abstractNumId w:val="15"/>
  </w:num>
  <w:num w:numId="16" w16cid:durableId="448740940">
    <w:abstractNumId w:val="4"/>
  </w:num>
  <w:num w:numId="17" w16cid:durableId="10624842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DB9"/>
    <w:rsid w:val="00001C2F"/>
    <w:rsid w:val="000027BC"/>
    <w:rsid w:val="00003719"/>
    <w:rsid w:val="000063C2"/>
    <w:rsid w:val="00007AF1"/>
    <w:rsid w:val="00011C22"/>
    <w:rsid w:val="00053545"/>
    <w:rsid w:val="0005460D"/>
    <w:rsid w:val="00054BE2"/>
    <w:rsid w:val="00064E1A"/>
    <w:rsid w:val="000669B2"/>
    <w:rsid w:val="00082519"/>
    <w:rsid w:val="00086925"/>
    <w:rsid w:val="00087D0C"/>
    <w:rsid w:val="00091EE2"/>
    <w:rsid w:val="00093379"/>
    <w:rsid w:val="000A1943"/>
    <w:rsid w:val="000B2EBA"/>
    <w:rsid w:val="000B581E"/>
    <w:rsid w:val="000C4E45"/>
    <w:rsid w:val="000C73EA"/>
    <w:rsid w:val="000E3FF9"/>
    <w:rsid w:val="0010547F"/>
    <w:rsid w:val="00122E78"/>
    <w:rsid w:val="00142D11"/>
    <w:rsid w:val="001447B0"/>
    <w:rsid w:val="00146789"/>
    <w:rsid w:val="00154D40"/>
    <w:rsid w:val="00155947"/>
    <w:rsid w:val="00160B7F"/>
    <w:rsid w:val="00161BEE"/>
    <w:rsid w:val="00170C19"/>
    <w:rsid w:val="00177AF0"/>
    <w:rsid w:val="0018172F"/>
    <w:rsid w:val="00182B9F"/>
    <w:rsid w:val="00184D23"/>
    <w:rsid w:val="001B3508"/>
    <w:rsid w:val="001C4CFD"/>
    <w:rsid w:val="001C52F5"/>
    <w:rsid w:val="001D0DAF"/>
    <w:rsid w:val="001E3A12"/>
    <w:rsid w:val="001E42ED"/>
    <w:rsid w:val="001F4E69"/>
    <w:rsid w:val="00202C92"/>
    <w:rsid w:val="00206D6D"/>
    <w:rsid w:val="0021508A"/>
    <w:rsid w:val="0021516D"/>
    <w:rsid w:val="00222F81"/>
    <w:rsid w:val="00237518"/>
    <w:rsid w:val="00240DDD"/>
    <w:rsid w:val="002424D2"/>
    <w:rsid w:val="00245FC6"/>
    <w:rsid w:val="00260FC0"/>
    <w:rsid w:val="002667EC"/>
    <w:rsid w:val="00267E90"/>
    <w:rsid w:val="00274A10"/>
    <w:rsid w:val="00277263"/>
    <w:rsid w:val="00277C4A"/>
    <w:rsid w:val="00277CA9"/>
    <w:rsid w:val="00280280"/>
    <w:rsid w:val="0029389C"/>
    <w:rsid w:val="002C6073"/>
    <w:rsid w:val="002D0469"/>
    <w:rsid w:val="002F72FD"/>
    <w:rsid w:val="003000D3"/>
    <w:rsid w:val="0031552A"/>
    <w:rsid w:val="003178F0"/>
    <w:rsid w:val="003368C7"/>
    <w:rsid w:val="003379A5"/>
    <w:rsid w:val="003414FF"/>
    <w:rsid w:val="00341565"/>
    <w:rsid w:val="0034625F"/>
    <w:rsid w:val="003522D9"/>
    <w:rsid w:val="00353F23"/>
    <w:rsid w:val="0035582D"/>
    <w:rsid w:val="00360748"/>
    <w:rsid w:val="00364885"/>
    <w:rsid w:val="00367461"/>
    <w:rsid w:val="003708AE"/>
    <w:rsid w:val="003749F2"/>
    <w:rsid w:val="00396212"/>
    <w:rsid w:val="00396D85"/>
    <w:rsid w:val="00397D65"/>
    <w:rsid w:val="003B2E55"/>
    <w:rsid w:val="003B2FBA"/>
    <w:rsid w:val="003C558B"/>
    <w:rsid w:val="003D1DE8"/>
    <w:rsid w:val="003D7E04"/>
    <w:rsid w:val="003E4299"/>
    <w:rsid w:val="003E78C3"/>
    <w:rsid w:val="003F59CE"/>
    <w:rsid w:val="003F7914"/>
    <w:rsid w:val="004047AE"/>
    <w:rsid w:val="004063FE"/>
    <w:rsid w:val="0041506D"/>
    <w:rsid w:val="00420B56"/>
    <w:rsid w:val="004217B7"/>
    <w:rsid w:val="00424DB9"/>
    <w:rsid w:val="00445E4B"/>
    <w:rsid w:val="004468A3"/>
    <w:rsid w:val="00462727"/>
    <w:rsid w:val="0047211E"/>
    <w:rsid w:val="0048067C"/>
    <w:rsid w:val="004A1788"/>
    <w:rsid w:val="004A2DAD"/>
    <w:rsid w:val="004D01F6"/>
    <w:rsid w:val="004D249F"/>
    <w:rsid w:val="004D78C7"/>
    <w:rsid w:val="004D7FB0"/>
    <w:rsid w:val="004E27B7"/>
    <w:rsid w:val="004F23EB"/>
    <w:rsid w:val="00511EB1"/>
    <w:rsid w:val="00513298"/>
    <w:rsid w:val="005143B0"/>
    <w:rsid w:val="00514AA9"/>
    <w:rsid w:val="00514B77"/>
    <w:rsid w:val="005165DC"/>
    <w:rsid w:val="00535E82"/>
    <w:rsid w:val="00536919"/>
    <w:rsid w:val="00565662"/>
    <w:rsid w:val="00567A8F"/>
    <w:rsid w:val="005734FA"/>
    <w:rsid w:val="00573DF0"/>
    <w:rsid w:val="005813C1"/>
    <w:rsid w:val="005A1BF8"/>
    <w:rsid w:val="005A25B8"/>
    <w:rsid w:val="005A61D8"/>
    <w:rsid w:val="005A6F7A"/>
    <w:rsid w:val="005B3319"/>
    <w:rsid w:val="005B4B86"/>
    <w:rsid w:val="005B5260"/>
    <w:rsid w:val="005B754E"/>
    <w:rsid w:val="005D0D04"/>
    <w:rsid w:val="005E7C08"/>
    <w:rsid w:val="005F7DD0"/>
    <w:rsid w:val="006028B1"/>
    <w:rsid w:val="00602F3D"/>
    <w:rsid w:val="006045D3"/>
    <w:rsid w:val="006129AF"/>
    <w:rsid w:val="00617857"/>
    <w:rsid w:val="00635654"/>
    <w:rsid w:val="00660B6B"/>
    <w:rsid w:val="00666A6A"/>
    <w:rsid w:val="006776F6"/>
    <w:rsid w:val="00685026"/>
    <w:rsid w:val="0068613D"/>
    <w:rsid w:val="006A6B55"/>
    <w:rsid w:val="006B2A28"/>
    <w:rsid w:val="006B33E8"/>
    <w:rsid w:val="006B6E26"/>
    <w:rsid w:val="006C5C83"/>
    <w:rsid w:val="006C716B"/>
    <w:rsid w:val="006D1256"/>
    <w:rsid w:val="006D5BED"/>
    <w:rsid w:val="006D6DDB"/>
    <w:rsid w:val="006D73DA"/>
    <w:rsid w:val="006E2C78"/>
    <w:rsid w:val="006F6A8D"/>
    <w:rsid w:val="0070233F"/>
    <w:rsid w:val="00706380"/>
    <w:rsid w:val="00710D5A"/>
    <w:rsid w:val="0072118C"/>
    <w:rsid w:val="007415DC"/>
    <w:rsid w:val="007452E1"/>
    <w:rsid w:val="00745D75"/>
    <w:rsid w:val="00757D04"/>
    <w:rsid w:val="00772F9A"/>
    <w:rsid w:val="00777AD1"/>
    <w:rsid w:val="00780AC0"/>
    <w:rsid w:val="007855F4"/>
    <w:rsid w:val="007943A2"/>
    <w:rsid w:val="007A1574"/>
    <w:rsid w:val="007B59AC"/>
    <w:rsid w:val="007B6063"/>
    <w:rsid w:val="007B6283"/>
    <w:rsid w:val="007B7ECB"/>
    <w:rsid w:val="007C1CBD"/>
    <w:rsid w:val="007C25CA"/>
    <w:rsid w:val="007C40C4"/>
    <w:rsid w:val="007C53C2"/>
    <w:rsid w:val="007C6C9C"/>
    <w:rsid w:val="007D28B8"/>
    <w:rsid w:val="007D2CF3"/>
    <w:rsid w:val="007E4F67"/>
    <w:rsid w:val="007F502B"/>
    <w:rsid w:val="007F7F2F"/>
    <w:rsid w:val="0080184A"/>
    <w:rsid w:val="00811190"/>
    <w:rsid w:val="008176F9"/>
    <w:rsid w:val="00830FE5"/>
    <w:rsid w:val="0083226E"/>
    <w:rsid w:val="00832506"/>
    <w:rsid w:val="00834AC0"/>
    <w:rsid w:val="008351D4"/>
    <w:rsid w:val="00845BDE"/>
    <w:rsid w:val="008506E6"/>
    <w:rsid w:val="00871CEE"/>
    <w:rsid w:val="00876A3A"/>
    <w:rsid w:val="00881667"/>
    <w:rsid w:val="00883111"/>
    <w:rsid w:val="00884DE1"/>
    <w:rsid w:val="00886FF0"/>
    <w:rsid w:val="00896DD2"/>
    <w:rsid w:val="008A28A8"/>
    <w:rsid w:val="008B3476"/>
    <w:rsid w:val="008B755D"/>
    <w:rsid w:val="008C39E0"/>
    <w:rsid w:val="008C3C51"/>
    <w:rsid w:val="008C441A"/>
    <w:rsid w:val="008D07D9"/>
    <w:rsid w:val="008E05BE"/>
    <w:rsid w:val="008E6EBD"/>
    <w:rsid w:val="008F4CBD"/>
    <w:rsid w:val="008F767F"/>
    <w:rsid w:val="009008A9"/>
    <w:rsid w:val="00901DAB"/>
    <w:rsid w:val="0090273F"/>
    <w:rsid w:val="00903156"/>
    <w:rsid w:val="009131D2"/>
    <w:rsid w:val="0091402F"/>
    <w:rsid w:val="00916730"/>
    <w:rsid w:val="00947994"/>
    <w:rsid w:val="00947AA9"/>
    <w:rsid w:val="0096391B"/>
    <w:rsid w:val="00963E1E"/>
    <w:rsid w:val="00965CF7"/>
    <w:rsid w:val="0096782F"/>
    <w:rsid w:val="00981B29"/>
    <w:rsid w:val="00981F60"/>
    <w:rsid w:val="0098396A"/>
    <w:rsid w:val="0099187C"/>
    <w:rsid w:val="00994618"/>
    <w:rsid w:val="009A0877"/>
    <w:rsid w:val="009B008B"/>
    <w:rsid w:val="009B501F"/>
    <w:rsid w:val="009C4BF3"/>
    <w:rsid w:val="009C6B81"/>
    <w:rsid w:val="009D2724"/>
    <w:rsid w:val="009D4681"/>
    <w:rsid w:val="009D5BA1"/>
    <w:rsid w:val="009E010E"/>
    <w:rsid w:val="009E3350"/>
    <w:rsid w:val="009E3F56"/>
    <w:rsid w:val="009E5B35"/>
    <w:rsid w:val="00A0065E"/>
    <w:rsid w:val="00A0627B"/>
    <w:rsid w:val="00A30855"/>
    <w:rsid w:val="00A34992"/>
    <w:rsid w:val="00A43672"/>
    <w:rsid w:val="00A47F9C"/>
    <w:rsid w:val="00A5119D"/>
    <w:rsid w:val="00A62575"/>
    <w:rsid w:val="00A636D6"/>
    <w:rsid w:val="00A733E9"/>
    <w:rsid w:val="00A73743"/>
    <w:rsid w:val="00A748F9"/>
    <w:rsid w:val="00A8177B"/>
    <w:rsid w:val="00A85E16"/>
    <w:rsid w:val="00A97112"/>
    <w:rsid w:val="00AA61A5"/>
    <w:rsid w:val="00AB084D"/>
    <w:rsid w:val="00AB70DE"/>
    <w:rsid w:val="00AD1754"/>
    <w:rsid w:val="00AD3659"/>
    <w:rsid w:val="00AE6906"/>
    <w:rsid w:val="00AE7CCE"/>
    <w:rsid w:val="00AF27A0"/>
    <w:rsid w:val="00AF3B57"/>
    <w:rsid w:val="00B03AED"/>
    <w:rsid w:val="00B163A5"/>
    <w:rsid w:val="00B24C5F"/>
    <w:rsid w:val="00B26287"/>
    <w:rsid w:val="00B27969"/>
    <w:rsid w:val="00B3126A"/>
    <w:rsid w:val="00B33ADB"/>
    <w:rsid w:val="00B36B39"/>
    <w:rsid w:val="00B63A4F"/>
    <w:rsid w:val="00B83232"/>
    <w:rsid w:val="00B854DD"/>
    <w:rsid w:val="00B86CA7"/>
    <w:rsid w:val="00BA1603"/>
    <w:rsid w:val="00BA51D2"/>
    <w:rsid w:val="00BB0034"/>
    <w:rsid w:val="00BD002A"/>
    <w:rsid w:val="00BD74EA"/>
    <w:rsid w:val="00BE6F6A"/>
    <w:rsid w:val="00BF13DE"/>
    <w:rsid w:val="00C0065F"/>
    <w:rsid w:val="00C01CF6"/>
    <w:rsid w:val="00C05659"/>
    <w:rsid w:val="00C06DC7"/>
    <w:rsid w:val="00C137C9"/>
    <w:rsid w:val="00C1524C"/>
    <w:rsid w:val="00C1630D"/>
    <w:rsid w:val="00C276ED"/>
    <w:rsid w:val="00C325BD"/>
    <w:rsid w:val="00C3268B"/>
    <w:rsid w:val="00C32DB5"/>
    <w:rsid w:val="00C41D46"/>
    <w:rsid w:val="00C635BE"/>
    <w:rsid w:val="00C63721"/>
    <w:rsid w:val="00C652BB"/>
    <w:rsid w:val="00C716A3"/>
    <w:rsid w:val="00C7468E"/>
    <w:rsid w:val="00C7680C"/>
    <w:rsid w:val="00C8495D"/>
    <w:rsid w:val="00C92956"/>
    <w:rsid w:val="00CA6065"/>
    <w:rsid w:val="00CA61C7"/>
    <w:rsid w:val="00CB0DC6"/>
    <w:rsid w:val="00CD77D7"/>
    <w:rsid w:val="00CE3A28"/>
    <w:rsid w:val="00CF41F9"/>
    <w:rsid w:val="00CF5984"/>
    <w:rsid w:val="00D05B09"/>
    <w:rsid w:val="00D11911"/>
    <w:rsid w:val="00D14E42"/>
    <w:rsid w:val="00D20737"/>
    <w:rsid w:val="00D246D4"/>
    <w:rsid w:val="00D253A1"/>
    <w:rsid w:val="00D27E66"/>
    <w:rsid w:val="00D302D8"/>
    <w:rsid w:val="00D446B2"/>
    <w:rsid w:val="00D4621C"/>
    <w:rsid w:val="00D471CE"/>
    <w:rsid w:val="00D51ADE"/>
    <w:rsid w:val="00D70432"/>
    <w:rsid w:val="00D809B1"/>
    <w:rsid w:val="00D812F8"/>
    <w:rsid w:val="00D90FD6"/>
    <w:rsid w:val="00D91AA9"/>
    <w:rsid w:val="00D92005"/>
    <w:rsid w:val="00D9330E"/>
    <w:rsid w:val="00DA20D3"/>
    <w:rsid w:val="00DA2490"/>
    <w:rsid w:val="00DC71C9"/>
    <w:rsid w:val="00DF2F13"/>
    <w:rsid w:val="00E018EA"/>
    <w:rsid w:val="00E02D4B"/>
    <w:rsid w:val="00E03DE1"/>
    <w:rsid w:val="00E1131D"/>
    <w:rsid w:val="00E146C9"/>
    <w:rsid w:val="00E14774"/>
    <w:rsid w:val="00E201CC"/>
    <w:rsid w:val="00E22829"/>
    <w:rsid w:val="00E303DC"/>
    <w:rsid w:val="00E367F6"/>
    <w:rsid w:val="00E419A7"/>
    <w:rsid w:val="00E55628"/>
    <w:rsid w:val="00E558E1"/>
    <w:rsid w:val="00E64AFD"/>
    <w:rsid w:val="00E72843"/>
    <w:rsid w:val="00E738E3"/>
    <w:rsid w:val="00E73A72"/>
    <w:rsid w:val="00E7589C"/>
    <w:rsid w:val="00E84CC4"/>
    <w:rsid w:val="00E86427"/>
    <w:rsid w:val="00E8747C"/>
    <w:rsid w:val="00E87B8D"/>
    <w:rsid w:val="00E9630D"/>
    <w:rsid w:val="00E97242"/>
    <w:rsid w:val="00EA105B"/>
    <w:rsid w:val="00EA605F"/>
    <w:rsid w:val="00EA779E"/>
    <w:rsid w:val="00EB6BB0"/>
    <w:rsid w:val="00ED592F"/>
    <w:rsid w:val="00ED641F"/>
    <w:rsid w:val="00ED668C"/>
    <w:rsid w:val="00EF0091"/>
    <w:rsid w:val="00F050C7"/>
    <w:rsid w:val="00F11BEB"/>
    <w:rsid w:val="00F16154"/>
    <w:rsid w:val="00F22977"/>
    <w:rsid w:val="00F2405E"/>
    <w:rsid w:val="00F2648F"/>
    <w:rsid w:val="00F37178"/>
    <w:rsid w:val="00F51930"/>
    <w:rsid w:val="00F54DBC"/>
    <w:rsid w:val="00F55A4E"/>
    <w:rsid w:val="00F611FE"/>
    <w:rsid w:val="00F826C8"/>
    <w:rsid w:val="00F979D2"/>
    <w:rsid w:val="00FA6189"/>
    <w:rsid w:val="00FA6D36"/>
    <w:rsid w:val="00FB11B7"/>
    <w:rsid w:val="00FB1247"/>
    <w:rsid w:val="00FB19B7"/>
    <w:rsid w:val="00FB6C08"/>
    <w:rsid w:val="00FB7636"/>
    <w:rsid w:val="00FC01D1"/>
    <w:rsid w:val="00FE059F"/>
    <w:rsid w:val="00FE41C4"/>
    <w:rsid w:val="00FF2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BCA5"/>
  <w15:docId w15:val="{8D4E28C6-5BC1-4833-A81A-B72D6447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6A3"/>
    <w:pPr>
      <w:spacing w:after="20" w:line="360" w:lineRule="auto"/>
      <w:ind w:firstLine="709"/>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6"/>
      </w:numPr>
      <w:spacing w:before="360" w:after="120" w:line="360" w:lineRule="auto"/>
      <w:outlineLvl w:val="0"/>
    </w:pPr>
    <w:rPr>
      <w:rFonts w:ascii="Times New Roman" w:eastAsia="Times New Roman" w:hAnsi="Times New Roman" w:cs="Times New Roman"/>
      <w:b/>
      <w:bCs/>
      <w:caps/>
      <w:color w:val="000000"/>
    </w:rPr>
  </w:style>
  <w:style w:type="paragraph" w:styleId="Ttulo2">
    <w:name w:val="heading 2"/>
    <w:next w:val="Normal"/>
    <w:link w:val="Ttulo2Char"/>
    <w:uiPriority w:val="9"/>
    <w:unhideWhenUsed/>
    <w:qFormat/>
    <w:pPr>
      <w:keepNext/>
      <w:keepLines/>
      <w:numPr>
        <w:ilvl w:val="1"/>
        <w:numId w:val="6"/>
      </w:numPr>
      <w:spacing w:before="240" w:after="120" w:line="360" w:lineRule="auto"/>
      <w:outlineLvl w:val="1"/>
    </w:pPr>
    <w:rPr>
      <w:rFonts w:ascii="Times New Roman" w:eastAsia="Times New Roman" w:hAnsi="Times New Roman" w:cs="Times New Roman"/>
      <w:b/>
      <w:bCs/>
      <w:color w:val="000000"/>
    </w:rPr>
  </w:style>
  <w:style w:type="paragraph" w:styleId="Ttulo3">
    <w:name w:val="heading 3"/>
    <w:basedOn w:val="Normal"/>
    <w:next w:val="Normal"/>
    <w:link w:val="Ttulo3Char"/>
    <w:uiPriority w:val="9"/>
    <w:semiHidden/>
    <w:unhideWhenUsed/>
    <w:qFormat/>
    <w:rsid w:val="009C4BF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bealhodoSumrio">
    <w:name w:val="TOC Heading"/>
    <w:basedOn w:val="Ttulo1"/>
    <w:next w:val="Normal"/>
    <w:uiPriority w:val="39"/>
    <w:unhideWhenUsed/>
    <w:qFormat/>
    <w:rsid w:val="00635654"/>
    <w:pPr>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kern w:val="0"/>
      <w:sz w:val="32"/>
      <w:szCs w:val="32"/>
      <w14:ligatures w14:val="none"/>
    </w:rPr>
  </w:style>
  <w:style w:type="paragraph" w:styleId="Sumrio1">
    <w:name w:val="toc 1"/>
    <w:basedOn w:val="Normal"/>
    <w:next w:val="Normal"/>
    <w:autoRedefine/>
    <w:uiPriority w:val="39"/>
    <w:unhideWhenUsed/>
    <w:rsid w:val="00635654"/>
    <w:pPr>
      <w:spacing w:after="100"/>
    </w:pPr>
  </w:style>
  <w:style w:type="paragraph" w:styleId="Sumrio2">
    <w:name w:val="toc 2"/>
    <w:basedOn w:val="Normal"/>
    <w:next w:val="Normal"/>
    <w:autoRedefine/>
    <w:uiPriority w:val="39"/>
    <w:unhideWhenUsed/>
    <w:rsid w:val="00635654"/>
    <w:pPr>
      <w:spacing w:after="100"/>
      <w:ind w:left="240"/>
    </w:pPr>
  </w:style>
  <w:style w:type="character" w:styleId="Hyperlink">
    <w:name w:val="Hyperlink"/>
    <w:basedOn w:val="Fontepargpadro"/>
    <w:uiPriority w:val="99"/>
    <w:unhideWhenUsed/>
    <w:rsid w:val="00635654"/>
    <w:rPr>
      <w:color w:val="0563C1" w:themeColor="hyperlink"/>
      <w:u w:val="single"/>
    </w:rPr>
  </w:style>
  <w:style w:type="paragraph" w:styleId="Sumrio3">
    <w:name w:val="toc 3"/>
    <w:basedOn w:val="Normal"/>
    <w:next w:val="Normal"/>
    <w:autoRedefine/>
    <w:uiPriority w:val="39"/>
    <w:unhideWhenUsed/>
    <w:rsid w:val="005B754E"/>
    <w:pPr>
      <w:spacing w:after="100" w:line="259" w:lineRule="auto"/>
      <w:ind w:left="440" w:firstLine="0"/>
      <w:jc w:val="left"/>
    </w:pPr>
    <w:rPr>
      <w:rFonts w:asciiTheme="minorHAnsi" w:eastAsiaTheme="minorEastAsia" w:hAnsiTheme="minorHAnsi"/>
      <w:color w:val="auto"/>
      <w:kern w:val="0"/>
      <w:sz w:val="22"/>
      <w:szCs w:val="22"/>
      <w14:ligatures w14:val="none"/>
    </w:rPr>
  </w:style>
  <w:style w:type="paragraph" w:styleId="PargrafodaLista">
    <w:name w:val="List Paragraph"/>
    <w:basedOn w:val="Normal"/>
    <w:uiPriority w:val="34"/>
    <w:qFormat/>
    <w:rsid w:val="00C41D46"/>
    <w:pPr>
      <w:ind w:left="720"/>
      <w:contextualSpacing/>
    </w:pPr>
  </w:style>
  <w:style w:type="character" w:styleId="TextodoEspaoReservado">
    <w:name w:val="Placeholder Text"/>
    <w:basedOn w:val="Fontepargpadro"/>
    <w:uiPriority w:val="99"/>
    <w:semiHidden/>
    <w:rsid w:val="0098396A"/>
    <w:rPr>
      <w:color w:val="666666"/>
    </w:rPr>
  </w:style>
  <w:style w:type="paragraph" w:customStyle="1" w:styleId="font-claude-response-body">
    <w:name w:val="font-claude-response-body"/>
    <w:basedOn w:val="Normal"/>
    <w:rsid w:val="00757D04"/>
    <w:pPr>
      <w:spacing w:before="100" w:beforeAutospacing="1" w:after="100" w:afterAutospacing="1" w:line="240" w:lineRule="auto"/>
      <w:ind w:firstLine="0"/>
      <w:jc w:val="left"/>
    </w:pPr>
    <w:rPr>
      <w:color w:val="auto"/>
      <w:kern w:val="0"/>
      <w14:ligatures w14:val="none"/>
    </w:rPr>
  </w:style>
  <w:style w:type="character" w:styleId="nfase">
    <w:name w:val="Emphasis"/>
    <w:basedOn w:val="Fontepargpadro"/>
    <w:uiPriority w:val="20"/>
    <w:qFormat/>
    <w:rsid w:val="00757D04"/>
    <w:rPr>
      <w:i/>
      <w:iCs/>
    </w:rPr>
  </w:style>
  <w:style w:type="paragraph" w:styleId="SemEspaamento">
    <w:name w:val="No Spacing"/>
    <w:uiPriority w:val="1"/>
    <w:qFormat/>
    <w:rsid w:val="00091EE2"/>
    <w:pPr>
      <w:spacing w:after="0" w:line="240" w:lineRule="auto"/>
      <w:ind w:firstLine="709"/>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6D5BED"/>
    <w:pPr>
      <w:spacing w:before="100" w:beforeAutospacing="1" w:after="100" w:afterAutospacing="1" w:line="240" w:lineRule="auto"/>
      <w:ind w:firstLine="0"/>
      <w:jc w:val="left"/>
    </w:pPr>
    <w:rPr>
      <w:color w:val="auto"/>
      <w:kern w:val="0"/>
      <w14:ligatures w14:val="none"/>
    </w:rPr>
  </w:style>
  <w:style w:type="character" w:customStyle="1" w:styleId="katex-mathml">
    <w:name w:val="katex-mathml"/>
    <w:basedOn w:val="Fontepargpadro"/>
    <w:rsid w:val="00A636D6"/>
  </w:style>
  <w:style w:type="character" w:customStyle="1" w:styleId="mord">
    <w:name w:val="mord"/>
    <w:basedOn w:val="Fontepargpadro"/>
    <w:rsid w:val="00A636D6"/>
  </w:style>
  <w:style w:type="character" w:customStyle="1" w:styleId="vlist-s">
    <w:name w:val="vlist-s"/>
    <w:basedOn w:val="Fontepargpadro"/>
    <w:rsid w:val="00A636D6"/>
  </w:style>
  <w:style w:type="character" w:customStyle="1" w:styleId="mrel">
    <w:name w:val="mrel"/>
    <w:basedOn w:val="Fontepargpadro"/>
    <w:rsid w:val="00A636D6"/>
  </w:style>
  <w:style w:type="character" w:customStyle="1" w:styleId="mop">
    <w:name w:val="mop"/>
    <w:basedOn w:val="Fontepargpadro"/>
    <w:rsid w:val="00A636D6"/>
  </w:style>
  <w:style w:type="character" w:customStyle="1" w:styleId="mopen">
    <w:name w:val="mopen"/>
    <w:basedOn w:val="Fontepargpadro"/>
    <w:rsid w:val="00A636D6"/>
  </w:style>
  <w:style w:type="character" w:customStyle="1" w:styleId="delimsizing">
    <w:name w:val="delimsizing"/>
    <w:basedOn w:val="Fontepargpadro"/>
    <w:rsid w:val="00A636D6"/>
  </w:style>
  <w:style w:type="character" w:customStyle="1" w:styleId="mbin">
    <w:name w:val="mbin"/>
    <w:basedOn w:val="Fontepargpadro"/>
    <w:rsid w:val="00A636D6"/>
  </w:style>
  <w:style w:type="character" w:customStyle="1" w:styleId="mclose">
    <w:name w:val="mclose"/>
    <w:basedOn w:val="Fontepargpadro"/>
    <w:rsid w:val="00A636D6"/>
  </w:style>
  <w:style w:type="character" w:customStyle="1" w:styleId="mpunct">
    <w:name w:val="mpunct"/>
    <w:basedOn w:val="Fontepargpadro"/>
    <w:rsid w:val="00A636D6"/>
  </w:style>
  <w:style w:type="character" w:styleId="Forte">
    <w:name w:val="Strong"/>
    <w:basedOn w:val="Fontepargpadro"/>
    <w:uiPriority w:val="22"/>
    <w:qFormat/>
    <w:rsid w:val="00660B6B"/>
    <w:rPr>
      <w:b/>
      <w:bCs/>
    </w:rPr>
  </w:style>
  <w:style w:type="table" w:styleId="Tabelacomgrade">
    <w:name w:val="Table Grid"/>
    <w:basedOn w:val="Tabelanormal"/>
    <w:uiPriority w:val="39"/>
    <w:rsid w:val="00660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9C4BF3"/>
    <w:rPr>
      <w:rFonts w:asciiTheme="majorHAnsi" w:eastAsiaTheme="majorEastAsia" w:hAnsiTheme="majorHAnsi" w:cstheme="majorBidi"/>
      <w:color w:val="1F3763" w:themeColor="accent1" w:themeShade="7F"/>
    </w:rPr>
  </w:style>
  <w:style w:type="character" w:styleId="Refdecomentrio">
    <w:name w:val="annotation reference"/>
    <w:basedOn w:val="Fontepargpadro"/>
    <w:uiPriority w:val="99"/>
    <w:semiHidden/>
    <w:unhideWhenUsed/>
    <w:rsid w:val="00EA605F"/>
    <w:rPr>
      <w:sz w:val="16"/>
      <w:szCs w:val="16"/>
    </w:rPr>
  </w:style>
  <w:style w:type="paragraph" w:styleId="Textodecomentrio">
    <w:name w:val="annotation text"/>
    <w:basedOn w:val="Normal"/>
    <w:link w:val="TextodecomentrioChar"/>
    <w:uiPriority w:val="99"/>
    <w:semiHidden/>
    <w:unhideWhenUsed/>
    <w:rsid w:val="00EA60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A605F"/>
    <w:rPr>
      <w:rFonts w:ascii="Times New Roman" w:eastAsia="Times New Roman" w:hAnsi="Times New Roman" w:cs="Times New Roman"/>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EA605F"/>
    <w:rPr>
      <w:b/>
      <w:bCs/>
    </w:rPr>
  </w:style>
  <w:style w:type="character" w:customStyle="1" w:styleId="AssuntodocomentrioChar">
    <w:name w:val="Assunto do comentário Char"/>
    <w:basedOn w:val="TextodecomentrioChar"/>
    <w:link w:val="Assuntodocomentrio"/>
    <w:uiPriority w:val="99"/>
    <w:semiHidden/>
    <w:rsid w:val="00EA605F"/>
    <w:rPr>
      <w:rFonts w:ascii="Times New Roman" w:eastAsia="Times New Roman" w:hAnsi="Times New Roman" w:cs="Times New Roman"/>
      <w:b/>
      <w:bCs/>
      <w:color w:val="000000"/>
      <w:sz w:val="20"/>
      <w:szCs w:val="20"/>
    </w:rPr>
  </w:style>
  <w:style w:type="paragraph" w:styleId="Textodebalo">
    <w:name w:val="Balloon Text"/>
    <w:basedOn w:val="Normal"/>
    <w:link w:val="TextodebaloChar"/>
    <w:uiPriority w:val="99"/>
    <w:semiHidden/>
    <w:unhideWhenUsed/>
    <w:rsid w:val="00EA605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A605F"/>
    <w:rPr>
      <w:rFonts w:ascii="Segoe UI" w:eastAsia="Times New Roman" w:hAnsi="Segoe UI" w:cs="Segoe UI"/>
      <w:color w:val="000000"/>
      <w:sz w:val="18"/>
      <w:szCs w:val="18"/>
    </w:rPr>
  </w:style>
  <w:style w:type="paragraph" w:styleId="Reviso">
    <w:name w:val="Revision"/>
    <w:hidden/>
    <w:uiPriority w:val="99"/>
    <w:semiHidden/>
    <w:rsid w:val="005165DC"/>
    <w:pPr>
      <w:spacing w:after="0" w:line="240" w:lineRule="auto"/>
    </w:pPr>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5B5260"/>
    <w:pPr>
      <w:spacing w:before="100" w:beforeAutospacing="1" w:after="100" w:afterAutospacing="1" w:line="240" w:lineRule="auto"/>
      <w:ind w:firstLine="0"/>
      <w:jc w:val="left"/>
    </w:pPr>
    <w:rPr>
      <w:color w:val="auto"/>
      <w:kern w:val="0"/>
      <w14:ligatures w14:val="none"/>
    </w:rPr>
  </w:style>
  <w:style w:type="character" w:styleId="MenoPendente">
    <w:name w:val="Unresolved Mention"/>
    <w:basedOn w:val="Fontepargpadro"/>
    <w:uiPriority w:val="99"/>
    <w:semiHidden/>
    <w:unhideWhenUsed/>
    <w:rsid w:val="00666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5.xml"/><Relationship Id="rId42" Type="http://schemas.openxmlformats.org/officeDocument/2006/relationships/footer" Target="footer9.xml"/><Relationship Id="rId47" Type="http://schemas.openxmlformats.org/officeDocument/2006/relationships/header" Target="header1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png"/><Relationship Id="rId33" Type="http://schemas.openxmlformats.org/officeDocument/2006/relationships/footer" Target="footer4.xml"/><Relationship Id="rId38" Type="http://schemas.openxmlformats.org/officeDocument/2006/relationships/header" Target="header8.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header" Target="header5.xml"/><Relationship Id="rId37" Type="http://schemas.openxmlformats.org/officeDocument/2006/relationships/header" Target="header7.xml"/><Relationship Id="rId40" Type="http://schemas.openxmlformats.org/officeDocument/2006/relationships/footer" Target="footer8.xml"/><Relationship Id="rId45"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header" Target="header4.xml"/><Relationship Id="rId44"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6.xml"/><Relationship Id="rId43" Type="http://schemas.openxmlformats.org/officeDocument/2006/relationships/header" Target="header10.xml"/><Relationship Id="rId48" Type="http://schemas.openxmlformats.org/officeDocument/2006/relationships/footer" Target="footer12.xml"/><Relationship Id="rId8" Type="http://schemas.openxmlformats.org/officeDocument/2006/relationships/image" Target="media/image1.jpg"/><Relationship Id="rId51"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031C4-965F-4E0D-854F-8A304B7F3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23678</Words>
  <Characters>127862</Characters>
  <Application>Microsoft Office Word</Application>
  <DocSecurity>0</DocSecurity>
  <Lines>1065</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Lite2</dc:creator>
  <cp:keywords/>
  <dc:description/>
  <cp:lastModifiedBy>ygor augusto</cp:lastModifiedBy>
  <cp:revision>8</cp:revision>
  <cp:lastPrinted>2026-07-20T18:37:00Z</cp:lastPrinted>
  <dcterms:created xsi:type="dcterms:W3CDTF">2026-07-18T17:11:00Z</dcterms:created>
  <dcterms:modified xsi:type="dcterms:W3CDTF">2026-09-12T23:27:00Z</dcterms:modified>
</cp:coreProperties>
</file>